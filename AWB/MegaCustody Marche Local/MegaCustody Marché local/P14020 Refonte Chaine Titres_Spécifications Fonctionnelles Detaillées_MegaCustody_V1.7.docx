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F1A6" w14:textId="77777777" w:rsidR="007A49C2" w:rsidRDefault="007A49C2" w:rsidP="007A49C2">
      <w:pPr>
        <w:ind w:left="2977"/>
      </w:pPr>
    </w:p>
    <w:p w14:paraId="2D042A86" w14:textId="77777777" w:rsidR="007A49C2" w:rsidRDefault="007A49C2" w:rsidP="007A49C2">
      <w:pPr>
        <w:ind w:left="2977"/>
      </w:pPr>
    </w:p>
    <w:p w14:paraId="13E01985" w14:textId="77777777" w:rsidR="005F7C0C" w:rsidRDefault="005F7C0C" w:rsidP="007A49C2">
      <w:pPr>
        <w:ind w:left="2977"/>
      </w:pPr>
    </w:p>
    <w:p w14:paraId="173FB7B2" w14:textId="77777777" w:rsidR="005F7C0C" w:rsidRDefault="005F7C0C" w:rsidP="007A49C2">
      <w:pPr>
        <w:ind w:left="2977"/>
      </w:pPr>
    </w:p>
    <w:p w14:paraId="0276D9DF" w14:textId="77777777" w:rsidR="007A49C2" w:rsidRDefault="007A49C2" w:rsidP="007A49C2">
      <w:pPr>
        <w:ind w:left="2977"/>
      </w:pPr>
    </w:p>
    <w:p w14:paraId="2490E7F3" w14:textId="77777777" w:rsidR="004411F7" w:rsidRDefault="004411F7" w:rsidP="007A49C2">
      <w:pPr>
        <w:ind w:left="2977"/>
      </w:pPr>
    </w:p>
    <w:p w14:paraId="661F2800" w14:textId="77777777" w:rsidR="006B0694" w:rsidRDefault="006B0694" w:rsidP="007A49C2">
      <w:pPr>
        <w:ind w:left="2977"/>
      </w:pPr>
    </w:p>
    <w:p w14:paraId="544E66DC" w14:textId="77777777" w:rsidR="006B0694" w:rsidRDefault="006B0694" w:rsidP="007A49C2">
      <w:pPr>
        <w:ind w:left="2977"/>
      </w:pPr>
    </w:p>
    <w:p w14:paraId="5ECCDE1C" w14:textId="77777777" w:rsidR="006B0694" w:rsidRDefault="006B0694" w:rsidP="007A49C2">
      <w:pPr>
        <w:ind w:left="2977"/>
      </w:pPr>
    </w:p>
    <w:p w14:paraId="7471D05B" w14:textId="77777777" w:rsidR="006B0694" w:rsidRDefault="006B0694" w:rsidP="007A49C2">
      <w:pPr>
        <w:ind w:left="2977"/>
      </w:pPr>
    </w:p>
    <w:p w14:paraId="4D531A62" w14:textId="77777777" w:rsidR="00501F54" w:rsidRDefault="00501F54" w:rsidP="00460E07"/>
    <w:sdt>
      <w:sdtPr>
        <w:rPr>
          <w:b/>
          <w:bCs/>
          <w:sz w:val="44"/>
          <w:szCs w:val="44"/>
        </w:rPr>
        <w:alias w:val="Titre "/>
        <w:id w:val="161333688"/>
        <w:placeholder>
          <w:docPart w:val="580E8A979D554B398C7922F06D3B8EDA"/>
        </w:placeholder>
        <w:dataBinding w:prefixMappings="xmlns:ns0='http://purl.org/dc/elements/1.1/' xmlns:ns1='http://schemas.openxmlformats.org/package/2006/metadata/core-properties' " w:xpath="/ns1:coreProperties[1]/ns0:title[1]" w:storeItemID="{6C3C8BC8-F283-45AE-878A-BAB7291924A1}"/>
        <w:text/>
      </w:sdtPr>
      <w:sdtContent>
        <w:p w14:paraId="08280E07" w14:textId="77777777" w:rsidR="006B0694" w:rsidRDefault="00E06011" w:rsidP="00BA7060">
          <w:pPr>
            <w:ind w:left="1701" w:right="283"/>
            <w:jc w:val="center"/>
            <w:rPr>
              <w:b/>
              <w:bCs/>
              <w:sz w:val="36"/>
              <w:szCs w:val="36"/>
            </w:rPr>
          </w:pPr>
          <w:r w:rsidRPr="00692319">
            <w:rPr>
              <w:b/>
              <w:bCs/>
              <w:sz w:val="44"/>
              <w:szCs w:val="44"/>
            </w:rPr>
            <w:t>SPECIFICATIONS FONCTIONNELLES DETAILLEES (</w:t>
          </w:r>
          <w:proofErr w:type="spellStart"/>
          <w:r w:rsidRPr="00692319">
            <w:rPr>
              <w:b/>
              <w:bCs/>
              <w:sz w:val="44"/>
              <w:szCs w:val="44"/>
            </w:rPr>
            <w:t>MegaC</w:t>
          </w:r>
          <w:r>
            <w:rPr>
              <w:b/>
              <w:bCs/>
              <w:sz w:val="44"/>
              <w:szCs w:val="44"/>
            </w:rPr>
            <w:t>ustody</w:t>
          </w:r>
          <w:proofErr w:type="spellEnd"/>
          <w:r w:rsidRPr="00692319">
            <w:rPr>
              <w:b/>
              <w:bCs/>
              <w:sz w:val="44"/>
              <w:szCs w:val="44"/>
            </w:rPr>
            <w:t>)</w:t>
          </w:r>
        </w:p>
      </w:sdtContent>
    </w:sdt>
    <w:p w14:paraId="03AECFA7" w14:textId="77777777" w:rsidR="005F7C0C" w:rsidRDefault="005F7C0C" w:rsidP="00460E07"/>
    <w:p w14:paraId="6460FA7B" w14:textId="16BBBF0F" w:rsidR="005F7C0C" w:rsidRDefault="00683426" w:rsidP="006D401E">
      <w:pPr>
        <w:ind w:left="2977"/>
      </w:pPr>
      <w:r>
        <w:rPr>
          <w:noProof/>
          <w:lang w:eastAsia="fr-FR"/>
        </w:rPr>
        <mc:AlternateContent>
          <mc:Choice Requires="wps">
            <w:drawing>
              <wp:inline distT="0" distB="0" distL="0" distR="0" wp14:anchorId="3E3B675E" wp14:editId="37D8E451">
                <wp:extent cx="4347845" cy="635"/>
                <wp:effectExtent l="27940" t="26670" r="24765" b="20955"/>
                <wp:docPr id="201595776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7845" cy="0"/>
                        </a:xfrm>
                        <a:prstGeom prst="straightConnector1">
                          <a:avLst/>
                        </a:prstGeom>
                        <a:noFill/>
                        <a:ln w="38100">
                          <a:solidFill>
                            <a:srgbClr val="FFD85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32C33C22" id="_x0000_t32" coordsize="21600,21600" o:spt="32" o:oned="t" path="m,l21600,21600e" filled="f">
                <v:path arrowok="t" fillok="f" o:connecttype="none"/>
                <o:lock v:ext="edit" shapetype="t"/>
              </v:shapetype>
              <v:shape id="AutoShape 10" o:spid="_x0000_s1026" type="#_x0000_t32" style="width:342.3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" strokecolor="#ffd85d" strokeweight="3pt">
                <w10:anchorlock/>
              </v:shape>
            </w:pict>
          </mc:Fallback>
        </mc:AlternateContent>
      </w:r>
    </w:p>
    <w:p w14:paraId="77761F17" w14:textId="77777777" w:rsidR="005F7C0C" w:rsidRDefault="005F7C0C" w:rsidP="00460E07"/>
    <w:sdt>
      <w:sdtPr>
        <w:rPr>
          <w:b/>
          <w:bCs/>
          <w:i/>
          <w:iCs/>
          <w:sz w:val="40"/>
          <w:szCs w:val="40"/>
        </w:rPr>
        <w:alias w:val="Objet "/>
        <w:id w:val="161333694"/>
        <w:placeholder>
          <w:docPart w:val="FFBACEDCBE404F16B288BF5A1B9CAE30"/>
        </w:placeholder>
        <w:dataBinding w:prefixMappings="xmlns:ns0='http://purl.org/dc/elements/1.1/' xmlns:ns1='http://schemas.openxmlformats.org/package/2006/metadata/core-properties' " w:xpath="/ns1:coreProperties[1]/ns0:subject[1]" w:storeItemID="{6C3C8BC8-F283-45AE-878A-BAB7291924A1}"/>
        <w:text/>
      </w:sdtPr>
      <w:sdtContent>
        <w:p w14:paraId="0993B077" w14:textId="77777777" w:rsidR="006B0694" w:rsidRPr="009A0A0F" w:rsidRDefault="00E06011" w:rsidP="00E06011">
          <w:pPr>
            <w:ind w:left="2835"/>
            <w:rPr>
              <w:b/>
              <w:bCs/>
              <w:i/>
              <w:iCs/>
              <w:sz w:val="40"/>
              <w:szCs w:val="40"/>
            </w:rPr>
          </w:pPr>
          <w:r w:rsidRPr="009C4118">
            <w:rPr>
              <w:b/>
              <w:bCs/>
              <w:i/>
              <w:iCs/>
              <w:sz w:val="40"/>
              <w:szCs w:val="40"/>
            </w:rPr>
            <w:t>P14020 – REFONTE CHAINE TITRES</w:t>
          </w:r>
        </w:p>
      </w:sdtContent>
    </w:sdt>
    <w:p w14:paraId="01E5897F" w14:textId="77777777" w:rsidR="005F7C0C" w:rsidRDefault="005F7C0C" w:rsidP="00460E07"/>
    <w:p w14:paraId="5DD86C75" w14:textId="77777777" w:rsidR="005F7C0C" w:rsidRDefault="005F7C0C" w:rsidP="00B23893">
      <w:pPr>
        <w:pStyle w:val="NoSpacing"/>
      </w:pPr>
    </w:p>
    <w:p w14:paraId="52C59B7F" w14:textId="77777777" w:rsidR="001B0976" w:rsidRDefault="001B0976" w:rsidP="00B23893">
      <w:pPr>
        <w:pStyle w:val="NoSpacing"/>
      </w:pPr>
    </w:p>
    <w:p w14:paraId="01EB4390" w14:textId="77777777" w:rsidR="00D57379" w:rsidRDefault="00D57379" w:rsidP="00B23893">
      <w:pPr>
        <w:pStyle w:val="NoSpacing"/>
      </w:pPr>
    </w:p>
    <w:p w14:paraId="398B986C" w14:textId="77777777" w:rsidR="00D57379" w:rsidRDefault="00D57379" w:rsidP="00B23893">
      <w:pPr>
        <w:pStyle w:val="NoSpacing"/>
      </w:pPr>
    </w:p>
    <w:p w14:paraId="3B63280D" w14:textId="77777777" w:rsidR="00D57379" w:rsidRDefault="00D57379" w:rsidP="00B23893">
      <w:pPr>
        <w:pStyle w:val="NoSpacing"/>
      </w:pPr>
    </w:p>
    <w:p w14:paraId="660449C5" w14:textId="77777777" w:rsidR="00D57379" w:rsidRDefault="00D57379" w:rsidP="00B23893">
      <w:pPr>
        <w:pStyle w:val="NoSpacing"/>
      </w:pPr>
    </w:p>
    <w:p w14:paraId="4D8EFC9B" w14:textId="77777777" w:rsidR="00D57379" w:rsidRDefault="00D57379" w:rsidP="00B23893">
      <w:pPr>
        <w:pStyle w:val="NoSpacing"/>
      </w:pPr>
    </w:p>
    <w:p w14:paraId="017DB1AF" w14:textId="77777777" w:rsidR="00D57379" w:rsidRDefault="00D57379" w:rsidP="00B23893">
      <w:pPr>
        <w:pStyle w:val="NoSpacing"/>
      </w:pPr>
    </w:p>
    <w:p w14:paraId="4E164537" w14:textId="77777777" w:rsidR="00D57379" w:rsidRDefault="00D57379" w:rsidP="00B23893">
      <w:pPr>
        <w:pStyle w:val="NoSpacing"/>
      </w:pPr>
    </w:p>
    <w:p w14:paraId="476A2320" w14:textId="77777777" w:rsidR="00D57379" w:rsidRDefault="00D57379" w:rsidP="00B23893">
      <w:pPr>
        <w:pStyle w:val="NoSpacing"/>
      </w:pPr>
    </w:p>
    <w:p w14:paraId="4DD26741" w14:textId="77777777" w:rsidR="00D57379" w:rsidRDefault="00D57379" w:rsidP="00B23893">
      <w:pPr>
        <w:pStyle w:val="NoSpacing"/>
      </w:pPr>
    </w:p>
    <w:p w14:paraId="1BD00048" w14:textId="77777777" w:rsidR="001B0976" w:rsidRDefault="001B0976" w:rsidP="00B23893">
      <w:pPr>
        <w:pStyle w:val="NoSpacing"/>
      </w:pPr>
    </w:p>
    <w:p w14:paraId="15A79191" w14:textId="77777777" w:rsidR="00BE7586" w:rsidRDefault="00BE7586" w:rsidP="00B23893">
      <w:pPr>
        <w:pStyle w:val="NoSpacing"/>
      </w:pPr>
    </w:p>
    <w:p w14:paraId="58881F1F" w14:textId="77777777" w:rsidR="00BE7586" w:rsidRDefault="00BE7586" w:rsidP="00D57379">
      <w:pPr>
        <w:pStyle w:val="NoSpacing"/>
      </w:pPr>
    </w:p>
    <w:sdt>
      <w:sdtPr>
        <w:rPr>
          <w:b/>
          <w:bCs/>
          <w:i/>
          <w:iCs/>
          <w:sz w:val="32"/>
          <w:szCs w:val="32"/>
        </w:rPr>
        <w:alias w:val="Catégorie "/>
        <w:id w:val="161333924"/>
        <w:placeholder>
          <w:docPart w:val="09B4F68ABB204042BD6DDA2450E1F8F3"/>
        </w:placeholder>
        <w:dataBinding w:prefixMappings="xmlns:ns0='http://purl.org/dc/elements/1.1/' xmlns:ns1='http://schemas.openxmlformats.org/package/2006/metadata/core-properties' " w:xpath="/ns1:coreProperties[1]/ns1:category[1]" w:storeItemID="{6C3C8BC8-F283-45AE-878A-BAB7291924A1}"/>
        <w:text/>
      </w:sdtPr>
      <w:sdtContent>
        <w:p w14:paraId="791ED1FB" w14:textId="77777777" w:rsidR="00BE7586" w:rsidRPr="00C77F58" w:rsidRDefault="006637B4" w:rsidP="00710290">
          <w:pPr>
            <w:pStyle w:val="NoSpacing"/>
            <w:jc w:val="right"/>
            <w:rPr>
              <w:b/>
              <w:bCs/>
              <w:i/>
              <w:iCs/>
              <w:sz w:val="32"/>
              <w:szCs w:val="32"/>
            </w:rPr>
          </w:pPr>
          <w:del w:id="0" w:author="souchem" w:date="2015-07-28T18:03:00Z">
            <w:r w:rsidDel="006637B4">
              <w:rPr>
                <w:b/>
                <w:bCs/>
                <w:i/>
                <w:iCs/>
                <w:sz w:val="32"/>
                <w:szCs w:val="32"/>
              </w:rPr>
              <w:delText>V1.6</w:delText>
            </w:r>
          </w:del>
          <w:ins w:id="1" w:author="souchem" w:date="2015-07-28T18:03:00Z">
            <w:r>
              <w:rPr>
                <w:b/>
                <w:bCs/>
                <w:i/>
                <w:iCs/>
                <w:sz w:val="32"/>
                <w:szCs w:val="32"/>
              </w:rPr>
              <w:t>V1.7</w:t>
            </w:r>
          </w:ins>
        </w:p>
      </w:sdtContent>
    </w:sdt>
    <w:p w14:paraId="2E6A95B4" w14:textId="77777777" w:rsidR="00BE7586" w:rsidRDefault="00BE7586" w:rsidP="00B23893">
      <w:pPr>
        <w:pStyle w:val="NoSpacing"/>
      </w:pPr>
    </w:p>
    <w:sdt>
      <w:sdtPr>
        <w:rPr>
          <w:b/>
          <w:bCs/>
          <w:i/>
          <w:iCs/>
          <w:sz w:val="32"/>
          <w:szCs w:val="32"/>
        </w:rPr>
        <w:alias w:val="État "/>
        <w:id w:val="161333926"/>
        <w:placeholder>
          <w:docPart w:val="2EFF4288FB7E47BE92A805D20FB931F0"/>
        </w:placeholder>
        <w:dataBinding w:prefixMappings="xmlns:ns0='http://purl.org/dc/elements/1.1/' xmlns:ns1='http://schemas.openxmlformats.org/package/2006/metadata/core-properties' " w:xpath="/ns1:coreProperties[1]/ns1:contentStatus[1]" w:storeItemID="{6C3C8BC8-F283-45AE-878A-BAB7291924A1}"/>
        <w:text/>
      </w:sdtPr>
      <w:sdtContent>
        <w:p w14:paraId="49FDD642" w14:textId="77777777" w:rsidR="00BE7586" w:rsidRPr="00C77F58" w:rsidRDefault="006637B4" w:rsidP="00710290">
          <w:pPr>
            <w:pStyle w:val="NoSpacing"/>
            <w:jc w:val="right"/>
            <w:rPr>
              <w:b/>
              <w:bCs/>
              <w:i/>
              <w:iCs/>
              <w:sz w:val="32"/>
              <w:szCs w:val="32"/>
            </w:rPr>
          </w:pPr>
          <w:del w:id="2" w:author="souchem" w:date="2015-07-28T18:03:00Z">
            <w:r w:rsidDel="006637B4">
              <w:rPr>
                <w:b/>
                <w:bCs/>
                <w:i/>
                <w:iCs/>
                <w:sz w:val="32"/>
                <w:szCs w:val="32"/>
              </w:rPr>
              <w:delText>06/04/2015</w:delText>
            </w:r>
          </w:del>
          <w:ins w:id="3" w:author="souchem" w:date="2015-07-28T18:03:00Z">
            <w:r>
              <w:rPr>
                <w:b/>
                <w:bCs/>
                <w:i/>
                <w:iCs/>
                <w:sz w:val="32"/>
                <w:szCs w:val="32"/>
              </w:rPr>
              <w:t>28/07/2015</w:t>
            </w:r>
          </w:ins>
        </w:p>
      </w:sdtContent>
    </w:sdt>
    <w:p w14:paraId="2A1180D6" w14:textId="77777777" w:rsidR="00BE7586" w:rsidRDefault="00BE7586" w:rsidP="00B23893">
      <w:pPr>
        <w:pStyle w:val="NoSpacing"/>
      </w:pPr>
    </w:p>
    <w:p w14:paraId="7C8869EE" w14:textId="77777777" w:rsidR="00BE7586" w:rsidRDefault="00BE7586" w:rsidP="00D57379">
      <w:pPr>
        <w:pStyle w:val="NoSpacing"/>
        <w:jc w:val="right"/>
      </w:pPr>
    </w:p>
    <w:p w14:paraId="1854C7A6" w14:textId="77777777" w:rsidR="00BE7586" w:rsidRDefault="00BE7586" w:rsidP="00B23893">
      <w:pPr>
        <w:pStyle w:val="NoSpacing"/>
      </w:pPr>
    </w:p>
    <w:p w14:paraId="077BEC45" w14:textId="77777777" w:rsidR="00BE7586" w:rsidRDefault="00BE7586" w:rsidP="00B23893">
      <w:pPr>
        <w:pStyle w:val="NoSpacing"/>
      </w:pPr>
    </w:p>
    <w:p w14:paraId="3823D90D" w14:textId="77777777" w:rsidR="00BE7586" w:rsidRDefault="00BE7586" w:rsidP="00B23893">
      <w:pPr>
        <w:pStyle w:val="NoSpacing"/>
      </w:pPr>
    </w:p>
    <w:p w14:paraId="524A9439" w14:textId="77777777" w:rsidR="009A0A0F" w:rsidRDefault="009A0A0F" w:rsidP="00BE7586">
      <w:pPr>
        <w:sectPr w:rsidR="009A0A0F" w:rsidSect="005E5FC9">
          <w:headerReference w:type="default" r:id="rId11"/>
          <w:footerReference w:type="default" r:id="rId12"/>
          <w:headerReference w:type="first" r:id="rId13"/>
          <w:footerReference w:type="first" r:id="rId14"/>
          <w:type w:val="continuous"/>
          <w:pgSz w:w="11906" w:h="16838"/>
          <w:pgMar w:top="1417" w:right="1417" w:bottom="0" w:left="1417" w:header="0" w:footer="346" w:gutter="0"/>
          <w:cols w:space="708"/>
          <w:titlePg/>
          <w:docGrid w:linePitch="360"/>
        </w:sectPr>
      </w:pPr>
    </w:p>
    <w:p w14:paraId="12253A02" w14:textId="77777777" w:rsidR="00C53944" w:rsidRPr="00C53944" w:rsidRDefault="00C53944" w:rsidP="00C53944">
      <w:pPr>
        <w:pBdr>
          <w:bottom w:val="single" w:sz="24" w:space="1" w:color="FFC000"/>
        </w:pBdr>
        <w:rPr>
          <w:b/>
          <w:bCs/>
          <w:color w:val="404040" w:themeColor="text1" w:themeTint="BF"/>
          <w:sz w:val="32"/>
          <w:szCs w:val="32"/>
        </w:rPr>
      </w:pPr>
      <w:bookmarkStart w:id="8" w:name="_Toc319481555"/>
      <w:r w:rsidRPr="00C53944">
        <w:rPr>
          <w:b/>
          <w:bCs/>
          <w:color w:val="404040" w:themeColor="text1" w:themeTint="BF"/>
          <w:sz w:val="32"/>
          <w:szCs w:val="32"/>
        </w:rPr>
        <w:lastRenderedPageBreak/>
        <w:t>SUIVI DES VERSIONS</w:t>
      </w:r>
    </w:p>
    <w:p w14:paraId="392F1666" w14:textId="77777777" w:rsidR="00C53944" w:rsidRPr="00457D69" w:rsidRDefault="00C53944" w:rsidP="00C53944"/>
    <w:tbl>
      <w:tblPr>
        <w:tblStyle w:val="TableGrid"/>
        <w:tblW w:w="9180"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033"/>
        <w:gridCol w:w="1661"/>
        <w:gridCol w:w="4205"/>
        <w:gridCol w:w="2281"/>
      </w:tblGrid>
      <w:tr w:rsidR="00C53944" w:rsidRPr="00A73B28" w14:paraId="4904A1E8" w14:textId="77777777" w:rsidTr="00BA7060">
        <w:tc>
          <w:tcPr>
            <w:tcW w:w="1033" w:type="dxa"/>
            <w:shd w:val="clear" w:color="auto" w:fill="D9D9D9" w:themeFill="background1" w:themeFillShade="D9"/>
          </w:tcPr>
          <w:p w14:paraId="5E7B1F52" w14:textId="77777777" w:rsidR="00C53944" w:rsidRPr="00A73B28" w:rsidRDefault="00C53944" w:rsidP="00BA7060">
            <w:pPr>
              <w:rPr>
                <w:b/>
              </w:rPr>
            </w:pPr>
            <w:r w:rsidRPr="00A73B28">
              <w:rPr>
                <w:b/>
              </w:rPr>
              <w:t>Version</w:t>
            </w:r>
          </w:p>
        </w:tc>
        <w:tc>
          <w:tcPr>
            <w:tcW w:w="1661" w:type="dxa"/>
            <w:shd w:val="clear" w:color="auto" w:fill="D9D9D9" w:themeFill="background1" w:themeFillShade="D9"/>
          </w:tcPr>
          <w:p w14:paraId="346D6595" w14:textId="77777777" w:rsidR="00C53944" w:rsidRPr="00A73B28" w:rsidRDefault="00C53944" w:rsidP="00BA7060">
            <w:pPr>
              <w:rPr>
                <w:b/>
              </w:rPr>
            </w:pPr>
            <w:r>
              <w:rPr>
                <w:b/>
              </w:rPr>
              <w:t>Date</w:t>
            </w:r>
          </w:p>
        </w:tc>
        <w:tc>
          <w:tcPr>
            <w:tcW w:w="4205" w:type="dxa"/>
            <w:shd w:val="clear" w:color="auto" w:fill="D9D9D9" w:themeFill="background1" w:themeFillShade="D9"/>
          </w:tcPr>
          <w:p w14:paraId="63DEC1F8" w14:textId="77777777" w:rsidR="00C53944" w:rsidRPr="00A73B28" w:rsidRDefault="00C53944" w:rsidP="00BA7060">
            <w:pPr>
              <w:rPr>
                <w:b/>
              </w:rPr>
            </w:pPr>
            <w:r w:rsidRPr="00A73B28">
              <w:rPr>
                <w:b/>
              </w:rPr>
              <w:t>Objet de la version</w:t>
            </w:r>
          </w:p>
        </w:tc>
        <w:tc>
          <w:tcPr>
            <w:tcW w:w="2281" w:type="dxa"/>
            <w:shd w:val="clear" w:color="auto" w:fill="D9D9D9" w:themeFill="background1" w:themeFillShade="D9"/>
          </w:tcPr>
          <w:p w14:paraId="73C433D0" w14:textId="77777777" w:rsidR="00C53944" w:rsidRPr="00A73B28" w:rsidRDefault="00C53944" w:rsidP="00BA7060">
            <w:pPr>
              <w:rPr>
                <w:b/>
              </w:rPr>
            </w:pPr>
            <w:r w:rsidRPr="00A73B28">
              <w:rPr>
                <w:b/>
              </w:rPr>
              <w:t>Par</w:t>
            </w:r>
          </w:p>
        </w:tc>
      </w:tr>
      <w:tr w:rsidR="00C53944" w14:paraId="1A992532" w14:textId="77777777" w:rsidTr="00BA7060">
        <w:tc>
          <w:tcPr>
            <w:tcW w:w="1033" w:type="dxa"/>
          </w:tcPr>
          <w:p w14:paraId="51C4181F" w14:textId="77777777" w:rsidR="00C53944" w:rsidRDefault="00710290" w:rsidP="00BA7060">
            <w:r>
              <w:t>1.0</w:t>
            </w:r>
          </w:p>
        </w:tc>
        <w:tc>
          <w:tcPr>
            <w:tcW w:w="1661" w:type="dxa"/>
          </w:tcPr>
          <w:p w14:paraId="6ADE4B1B" w14:textId="77777777" w:rsidR="00C53944" w:rsidRDefault="00937CB5" w:rsidP="00BA7060">
            <w:r>
              <w:t>19/06/2013</w:t>
            </w:r>
          </w:p>
        </w:tc>
        <w:tc>
          <w:tcPr>
            <w:tcW w:w="4205" w:type="dxa"/>
          </w:tcPr>
          <w:p w14:paraId="6CF42F96" w14:textId="77777777" w:rsidR="00C53944" w:rsidRDefault="00937CB5" w:rsidP="00BA7060">
            <w:r>
              <w:t>Mise en forme sous la nouvelle charte</w:t>
            </w:r>
          </w:p>
        </w:tc>
        <w:tc>
          <w:tcPr>
            <w:tcW w:w="2281" w:type="dxa"/>
          </w:tcPr>
          <w:p w14:paraId="6ED2732B" w14:textId="77777777" w:rsidR="00C53944" w:rsidRDefault="00937CB5" w:rsidP="00BA7060">
            <w:r>
              <w:t>Sara AREZKI</w:t>
            </w:r>
          </w:p>
        </w:tc>
      </w:tr>
      <w:tr w:rsidR="00C53944" w14:paraId="257DA945" w14:textId="77777777" w:rsidTr="00BA7060">
        <w:tc>
          <w:tcPr>
            <w:tcW w:w="1033" w:type="dxa"/>
          </w:tcPr>
          <w:p w14:paraId="0034AA49" w14:textId="77777777" w:rsidR="00C53944" w:rsidRDefault="008A19CD" w:rsidP="00BA7060">
            <w:r>
              <w:t>1.1</w:t>
            </w:r>
          </w:p>
        </w:tc>
        <w:tc>
          <w:tcPr>
            <w:tcW w:w="1661" w:type="dxa"/>
          </w:tcPr>
          <w:p w14:paraId="7F75720E" w14:textId="77777777" w:rsidR="00C53944" w:rsidRDefault="00C2747A" w:rsidP="00BA7060">
            <w:r>
              <w:t>08/10</w:t>
            </w:r>
            <w:r w:rsidR="00D66ABD">
              <w:t>/2014</w:t>
            </w:r>
          </w:p>
        </w:tc>
        <w:tc>
          <w:tcPr>
            <w:tcW w:w="4205" w:type="dxa"/>
          </w:tcPr>
          <w:p w14:paraId="57A5847D" w14:textId="77777777" w:rsidR="00C53944" w:rsidRDefault="00D66ABD" w:rsidP="00BA7060">
            <w:r>
              <w:t>Ajout de sections</w:t>
            </w:r>
            <w:r w:rsidR="00C348B6">
              <w:t xml:space="preserve"> </w:t>
            </w:r>
            <w:proofErr w:type="spellStart"/>
            <w:r w:rsidR="00C348B6">
              <w:t>Vermeg</w:t>
            </w:r>
            <w:proofErr w:type="spellEnd"/>
          </w:p>
        </w:tc>
        <w:tc>
          <w:tcPr>
            <w:tcW w:w="2281" w:type="dxa"/>
          </w:tcPr>
          <w:p w14:paraId="03D88BF3" w14:textId="77777777" w:rsidR="00C53944" w:rsidRDefault="00D66ABD" w:rsidP="00BA7060">
            <w:r>
              <w:t>Ramzi Abid</w:t>
            </w:r>
          </w:p>
        </w:tc>
      </w:tr>
      <w:tr w:rsidR="00C53944" w14:paraId="18A7750F" w14:textId="77777777" w:rsidTr="00BA7060">
        <w:tc>
          <w:tcPr>
            <w:tcW w:w="1033" w:type="dxa"/>
          </w:tcPr>
          <w:p w14:paraId="60D37430" w14:textId="77777777" w:rsidR="00C53944" w:rsidRDefault="00D96B4A" w:rsidP="00BA7060">
            <w:r>
              <w:t>1.2</w:t>
            </w:r>
          </w:p>
        </w:tc>
        <w:tc>
          <w:tcPr>
            <w:tcW w:w="1661" w:type="dxa"/>
          </w:tcPr>
          <w:p w14:paraId="2B1D3127" w14:textId="77777777" w:rsidR="00C53944" w:rsidRDefault="00D96B4A" w:rsidP="00BA7060">
            <w:r>
              <w:t>09/02/2015</w:t>
            </w:r>
          </w:p>
        </w:tc>
        <w:tc>
          <w:tcPr>
            <w:tcW w:w="4205" w:type="dxa"/>
          </w:tcPr>
          <w:p w14:paraId="19F3653C" w14:textId="77777777" w:rsidR="00C53944" w:rsidRDefault="00D96B4A" w:rsidP="00BA7060">
            <w:r>
              <w:t>Rédaction des spécifications</w:t>
            </w:r>
          </w:p>
        </w:tc>
        <w:tc>
          <w:tcPr>
            <w:tcW w:w="2281" w:type="dxa"/>
          </w:tcPr>
          <w:p w14:paraId="297F6DE3" w14:textId="77777777" w:rsidR="00C53944" w:rsidRDefault="00D96B4A" w:rsidP="00BA7060">
            <w:r>
              <w:t xml:space="preserve">Skander </w:t>
            </w:r>
            <w:proofErr w:type="spellStart"/>
            <w:r>
              <w:t>Ouchem</w:t>
            </w:r>
            <w:proofErr w:type="spellEnd"/>
          </w:p>
        </w:tc>
      </w:tr>
      <w:tr w:rsidR="00C53944" w14:paraId="035422CA" w14:textId="77777777" w:rsidTr="00BA7060">
        <w:tc>
          <w:tcPr>
            <w:tcW w:w="1033" w:type="dxa"/>
          </w:tcPr>
          <w:p w14:paraId="6B4280E3" w14:textId="77777777" w:rsidR="00C53944" w:rsidRDefault="000D32FD" w:rsidP="00BA7060">
            <w:r>
              <w:t>1.3</w:t>
            </w:r>
          </w:p>
        </w:tc>
        <w:tc>
          <w:tcPr>
            <w:tcW w:w="1661" w:type="dxa"/>
          </w:tcPr>
          <w:p w14:paraId="71576665" w14:textId="77777777" w:rsidR="00C53944" w:rsidRDefault="000D32FD" w:rsidP="00BA7060">
            <w:r>
              <w:t>25/02/2015</w:t>
            </w:r>
          </w:p>
        </w:tc>
        <w:tc>
          <w:tcPr>
            <w:tcW w:w="4205" w:type="dxa"/>
          </w:tcPr>
          <w:p w14:paraId="41001A1E" w14:textId="77777777" w:rsidR="00C53944" w:rsidRDefault="000D32FD" w:rsidP="00BA7060">
            <w:r>
              <w:t xml:space="preserve">Mise à jour </w:t>
            </w:r>
            <w:proofErr w:type="gramStart"/>
            <w:r>
              <w:t>suite au</w:t>
            </w:r>
            <w:proofErr w:type="gramEnd"/>
            <w:r>
              <w:t xml:space="preserve"> retour AWB</w:t>
            </w:r>
          </w:p>
        </w:tc>
        <w:tc>
          <w:tcPr>
            <w:tcW w:w="2281" w:type="dxa"/>
          </w:tcPr>
          <w:p w14:paraId="3BF6BA41" w14:textId="77777777" w:rsidR="00C53944" w:rsidRDefault="000D32FD" w:rsidP="00BA7060">
            <w:r>
              <w:t xml:space="preserve">Skander </w:t>
            </w:r>
            <w:proofErr w:type="spellStart"/>
            <w:r>
              <w:t>Ouchem</w:t>
            </w:r>
            <w:proofErr w:type="spellEnd"/>
          </w:p>
        </w:tc>
      </w:tr>
      <w:tr w:rsidR="002D2544" w14:paraId="7478FEE5" w14:textId="77777777" w:rsidTr="00BA7060">
        <w:tc>
          <w:tcPr>
            <w:tcW w:w="1033" w:type="dxa"/>
          </w:tcPr>
          <w:p w14:paraId="4DC74452" w14:textId="77777777" w:rsidR="002D2544" w:rsidRDefault="002D2544" w:rsidP="00BA7060">
            <w:r>
              <w:t>1.4</w:t>
            </w:r>
          </w:p>
        </w:tc>
        <w:tc>
          <w:tcPr>
            <w:tcW w:w="1661" w:type="dxa"/>
          </w:tcPr>
          <w:p w14:paraId="7094ECAF" w14:textId="77777777" w:rsidR="002D2544" w:rsidRDefault="001652E5" w:rsidP="00BA7060">
            <w:r>
              <w:t>12</w:t>
            </w:r>
            <w:r w:rsidR="002D2544">
              <w:t>/03/2015</w:t>
            </w:r>
          </w:p>
        </w:tc>
        <w:tc>
          <w:tcPr>
            <w:tcW w:w="4205" w:type="dxa"/>
          </w:tcPr>
          <w:p w14:paraId="1C48DFD3" w14:textId="77777777" w:rsidR="002D2544" w:rsidRDefault="002D2544" w:rsidP="00BA7060">
            <w:r>
              <w:t xml:space="preserve">Mise à jour </w:t>
            </w:r>
            <w:proofErr w:type="gramStart"/>
            <w:r>
              <w:t>suite au</w:t>
            </w:r>
            <w:proofErr w:type="gramEnd"/>
            <w:r>
              <w:t xml:space="preserve"> retour AWB</w:t>
            </w:r>
          </w:p>
        </w:tc>
        <w:tc>
          <w:tcPr>
            <w:tcW w:w="2281" w:type="dxa"/>
          </w:tcPr>
          <w:p w14:paraId="32BF6B02" w14:textId="77777777" w:rsidR="002D2544" w:rsidRDefault="002D2544" w:rsidP="00BA7060">
            <w:r>
              <w:t xml:space="preserve">Skander </w:t>
            </w:r>
            <w:proofErr w:type="spellStart"/>
            <w:r>
              <w:t>Ouchem</w:t>
            </w:r>
            <w:proofErr w:type="spellEnd"/>
          </w:p>
        </w:tc>
      </w:tr>
      <w:tr w:rsidR="00441ED4" w14:paraId="02C9A5C7" w14:textId="77777777" w:rsidTr="00BA7060">
        <w:tc>
          <w:tcPr>
            <w:tcW w:w="1033" w:type="dxa"/>
          </w:tcPr>
          <w:p w14:paraId="60D788DB" w14:textId="77777777" w:rsidR="00441ED4" w:rsidRDefault="00441ED4" w:rsidP="00BA7060">
            <w:r>
              <w:t>1.5</w:t>
            </w:r>
          </w:p>
        </w:tc>
        <w:tc>
          <w:tcPr>
            <w:tcW w:w="1661" w:type="dxa"/>
          </w:tcPr>
          <w:p w14:paraId="47AA2887" w14:textId="77777777" w:rsidR="00441ED4" w:rsidRDefault="00441ED4" w:rsidP="00BA7060">
            <w:r>
              <w:t>24/03/2015</w:t>
            </w:r>
          </w:p>
        </w:tc>
        <w:tc>
          <w:tcPr>
            <w:tcW w:w="4205" w:type="dxa"/>
          </w:tcPr>
          <w:p w14:paraId="65E19D41" w14:textId="77777777" w:rsidR="00441ED4" w:rsidRDefault="00441ED4" w:rsidP="00BA7060">
            <w:r>
              <w:t xml:space="preserve">Mise à jour </w:t>
            </w:r>
            <w:proofErr w:type="gramStart"/>
            <w:r>
              <w:t>suite au</w:t>
            </w:r>
            <w:proofErr w:type="gramEnd"/>
            <w:r>
              <w:t xml:space="preserve"> retour AWB</w:t>
            </w:r>
          </w:p>
        </w:tc>
        <w:tc>
          <w:tcPr>
            <w:tcW w:w="2281" w:type="dxa"/>
          </w:tcPr>
          <w:p w14:paraId="1B5ABB21" w14:textId="77777777" w:rsidR="00441ED4" w:rsidRDefault="00441ED4" w:rsidP="00BA7060">
            <w:r>
              <w:t xml:space="preserve">Skander </w:t>
            </w:r>
            <w:proofErr w:type="spellStart"/>
            <w:r>
              <w:t>Ouchem</w:t>
            </w:r>
            <w:proofErr w:type="spellEnd"/>
          </w:p>
        </w:tc>
      </w:tr>
      <w:tr w:rsidR="00801D23" w14:paraId="1FD7058D" w14:textId="77777777" w:rsidTr="00BA7060">
        <w:tc>
          <w:tcPr>
            <w:tcW w:w="1033" w:type="dxa"/>
          </w:tcPr>
          <w:p w14:paraId="0CE96D08" w14:textId="77777777" w:rsidR="00801D23" w:rsidRDefault="00801D23" w:rsidP="00BA7060">
            <w:r>
              <w:t>1.6</w:t>
            </w:r>
          </w:p>
        </w:tc>
        <w:tc>
          <w:tcPr>
            <w:tcW w:w="1661" w:type="dxa"/>
          </w:tcPr>
          <w:p w14:paraId="7208860D" w14:textId="77777777" w:rsidR="00801D23" w:rsidRDefault="008C1C39" w:rsidP="00BA7060">
            <w:r>
              <w:t>06</w:t>
            </w:r>
            <w:r w:rsidR="00801D23">
              <w:t>/04/2015</w:t>
            </w:r>
          </w:p>
        </w:tc>
        <w:tc>
          <w:tcPr>
            <w:tcW w:w="4205" w:type="dxa"/>
          </w:tcPr>
          <w:p w14:paraId="4C0B8FC2" w14:textId="77777777" w:rsidR="00801D23" w:rsidRDefault="00801D23" w:rsidP="00BA7060">
            <w:r>
              <w:t xml:space="preserve">Mise à jour </w:t>
            </w:r>
            <w:proofErr w:type="gramStart"/>
            <w:r>
              <w:t>suite au</w:t>
            </w:r>
            <w:proofErr w:type="gramEnd"/>
            <w:r>
              <w:t xml:space="preserve"> retour AWB</w:t>
            </w:r>
          </w:p>
        </w:tc>
        <w:tc>
          <w:tcPr>
            <w:tcW w:w="2281" w:type="dxa"/>
          </w:tcPr>
          <w:p w14:paraId="7296D785" w14:textId="77777777" w:rsidR="00801D23" w:rsidRDefault="00801D23" w:rsidP="00BA7060">
            <w:r>
              <w:t xml:space="preserve">Skander </w:t>
            </w:r>
            <w:proofErr w:type="spellStart"/>
            <w:r>
              <w:t>Ouchem</w:t>
            </w:r>
            <w:proofErr w:type="spellEnd"/>
          </w:p>
        </w:tc>
      </w:tr>
      <w:tr w:rsidR="00627AFA" w14:paraId="0FEC25B4" w14:textId="77777777" w:rsidTr="00BA7060">
        <w:trPr>
          <w:ins w:id="9" w:author="souchem" w:date="2015-07-28T16:55:00Z"/>
        </w:trPr>
        <w:tc>
          <w:tcPr>
            <w:tcW w:w="1033" w:type="dxa"/>
          </w:tcPr>
          <w:p w14:paraId="16FCABFF" w14:textId="77777777" w:rsidR="00627AFA" w:rsidRDefault="00627AFA" w:rsidP="00BA7060">
            <w:pPr>
              <w:rPr>
                <w:ins w:id="10" w:author="souchem" w:date="2015-07-28T16:55:00Z"/>
              </w:rPr>
            </w:pPr>
            <w:ins w:id="11" w:author="souchem" w:date="2015-07-28T16:55:00Z">
              <w:r>
                <w:t>1.7</w:t>
              </w:r>
            </w:ins>
          </w:p>
        </w:tc>
        <w:tc>
          <w:tcPr>
            <w:tcW w:w="1661" w:type="dxa"/>
          </w:tcPr>
          <w:p w14:paraId="765F0AD5" w14:textId="77777777" w:rsidR="00627AFA" w:rsidRDefault="00627AFA" w:rsidP="00BA7060">
            <w:pPr>
              <w:rPr>
                <w:ins w:id="12" w:author="souchem" w:date="2015-07-28T16:55:00Z"/>
              </w:rPr>
            </w:pPr>
            <w:ins w:id="13" w:author="souchem" w:date="2015-07-28T16:55:00Z">
              <w:r>
                <w:t>28/07/2015</w:t>
              </w:r>
            </w:ins>
          </w:p>
        </w:tc>
        <w:tc>
          <w:tcPr>
            <w:tcW w:w="4205" w:type="dxa"/>
          </w:tcPr>
          <w:p w14:paraId="372F8C3C" w14:textId="77777777" w:rsidR="00627AFA" w:rsidRDefault="00627AFA" w:rsidP="00392C1C">
            <w:pPr>
              <w:rPr>
                <w:ins w:id="14" w:author="souchem" w:date="2015-07-28T16:55:00Z"/>
              </w:rPr>
            </w:pPr>
            <w:ins w:id="15" w:author="souchem" w:date="2015-07-28T16:56:00Z">
              <w:r>
                <w:t>Mise à jour (Gaps non retenus</w:t>
              </w:r>
            </w:ins>
            <w:ins w:id="16" w:author="souchem" w:date="2015-07-28T19:49:00Z">
              <w:r w:rsidR="00392C1C">
                <w:t xml:space="preserve"> et §PE)</w:t>
              </w:r>
            </w:ins>
          </w:p>
        </w:tc>
        <w:tc>
          <w:tcPr>
            <w:tcW w:w="2281" w:type="dxa"/>
          </w:tcPr>
          <w:p w14:paraId="3623A134" w14:textId="77777777" w:rsidR="00627AFA" w:rsidRDefault="00627AFA" w:rsidP="00BA7060">
            <w:pPr>
              <w:rPr>
                <w:ins w:id="17" w:author="souchem" w:date="2015-07-28T16:55:00Z"/>
              </w:rPr>
            </w:pPr>
            <w:ins w:id="18" w:author="souchem" w:date="2015-07-28T16:56:00Z">
              <w:r>
                <w:t xml:space="preserve">Skander </w:t>
              </w:r>
              <w:proofErr w:type="spellStart"/>
              <w:r>
                <w:t>Ouchem</w:t>
              </w:r>
            </w:ins>
            <w:proofErr w:type="spellEnd"/>
          </w:p>
        </w:tc>
      </w:tr>
    </w:tbl>
    <w:p w14:paraId="716F2DC0" w14:textId="77777777" w:rsidR="00C53944" w:rsidRDefault="00C53944" w:rsidP="00C53944">
      <w:bookmarkStart w:id="19" w:name="_Toc319481556"/>
    </w:p>
    <w:p w14:paraId="513B03E7" w14:textId="77777777" w:rsidR="00C53944" w:rsidRPr="00C53944" w:rsidRDefault="00C53944" w:rsidP="00C53944">
      <w:pPr>
        <w:pBdr>
          <w:bottom w:val="single" w:sz="24" w:space="1" w:color="FFC000"/>
        </w:pBdr>
        <w:rPr>
          <w:b/>
          <w:bCs/>
          <w:color w:val="404040" w:themeColor="text1" w:themeTint="BF"/>
          <w:sz w:val="32"/>
          <w:szCs w:val="32"/>
        </w:rPr>
      </w:pPr>
      <w:bookmarkStart w:id="20" w:name="_Toc358024481"/>
      <w:r w:rsidRPr="00C53944">
        <w:rPr>
          <w:b/>
          <w:bCs/>
          <w:color w:val="404040" w:themeColor="text1" w:themeTint="BF"/>
          <w:sz w:val="32"/>
          <w:szCs w:val="32"/>
        </w:rPr>
        <w:t>LISTE DE DIFFUSION</w:t>
      </w:r>
      <w:bookmarkEnd w:id="19"/>
      <w:bookmarkEnd w:id="20"/>
    </w:p>
    <w:p w14:paraId="60119726" w14:textId="77777777"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3544"/>
        <w:gridCol w:w="1418"/>
        <w:gridCol w:w="1417"/>
        <w:gridCol w:w="1361"/>
        <w:gridCol w:w="1332"/>
      </w:tblGrid>
      <w:tr w:rsidR="00C53944" w:rsidRPr="00DF1415" w14:paraId="6D65AAA3" w14:textId="77777777" w:rsidTr="00BA7060">
        <w:trPr>
          <w:cantSplit/>
        </w:trPr>
        <w:tc>
          <w:tcPr>
            <w:tcW w:w="3544" w:type="dxa"/>
            <w:shd w:val="clear" w:color="auto" w:fill="D9D9D9" w:themeFill="background1" w:themeFillShade="D9"/>
          </w:tcPr>
          <w:p w14:paraId="1DE06BAB" w14:textId="77777777" w:rsidR="00C53944" w:rsidRPr="00DF1415" w:rsidRDefault="00C53944" w:rsidP="00BA7060">
            <w:pPr>
              <w:spacing w:line="240" w:lineRule="auto"/>
              <w:rPr>
                <w:b/>
              </w:rPr>
            </w:pPr>
            <w:r w:rsidRPr="00DF1415">
              <w:rPr>
                <w:b/>
              </w:rPr>
              <w:t>Nom</w:t>
            </w:r>
          </w:p>
        </w:tc>
        <w:tc>
          <w:tcPr>
            <w:tcW w:w="1418" w:type="dxa"/>
            <w:shd w:val="clear" w:color="auto" w:fill="D9D9D9" w:themeFill="background1" w:themeFillShade="D9"/>
          </w:tcPr>
          <w:p w14:paraId="458F30F3" w14:textId="77777777" w:rsidR="00C53944" w:rsidRPr="00DF1415" w:rsidRDefault="00C53944" w:rsidP="00BA7060">
            <w:pPr>
              <w:spacing w:line="240" w:lineRule="auto"/>
              <w:rPr>
                <w:b/>
              </w:rPr>
            </w:pPr>
            <w:r>
              <w:rPr>
                <w:b/>
              </w:rPr>
              <w:t>Information</w:t>
            </w:r>
          </w:p>
        </w:tc>
        <w:tc>
          <w:tcPr>
            <w:tcW w:w="1417" w:type="dxa"/>
            <w:shd w:val="clear" w:color="auto" w:fill="D9D9D9" w:themeFill="background1" w:themeFillShade="D9"/>
          </w:tcPr>
          <w:p w14:paraId="2155AC1A" w14:textId="77777777" w:rsidR="00C53944" w:rsidRPr="00DF1415" w:rsidRDefault="00C53944" w:rsidP="00BA7060">
            <w:pPr>
              <w:spacing w:line="240" w:lineRule="auto"/>
              <w:rPr>
                <w:b/>
              </w:rPr>
            </w:pPr>
            <w:r w:rsidRPr="00DF1415">
              <w:rPr>
                <w:b/>
              </w:rPr>
              <w:t>Vérification</w:t>
            </w:r>
          </w:p>
        </w:tc>
        <w:tc>
          <w:tcPr>
            <w:tcW w:w="1361" w:type="dxa"/>
            <w:shd w:val="clear" w:color="auto" w:fill="D9D9D9" w:themeFill="background1" w:themeFillShade="D9"/>
          </w:tcPr>
          <w:p w14:paraId="6EB82268" w14:textId="77777777" w:rsidR="00C53944" w:rsidRPr="00DF1415" w:rsidRDefault="00C53944" w:rsidP="00BA7060">
            <w:pPr>
              <w:spacing w:line="240" w:lineRule="auto"/>
              <w:rPr>
                <w:b/>
              </w:rPr>
            </w:pPr>
            <w:r w:rsidRPr="00DF1415">
              <w:rPr>
                <w:b/>
              </w:rPr>
              <w:t>Approbation</w:t>
            </w:r>
          </w:p>
        </w:tc>
        <w:tc>
          <w:tcPr>
            <w:tcW w:w="1332" w:type="dxa"/>
            <w:shd w:val="clear" w:color="auto" w:fill="D9D9D9" w:themeFill="background1" w:themeFillShade="D9"/>
          </w:tcPr>
          <w:p w14:paraId="290CDC21" w14:textId="77777777" w:rsidR="00C53944" w:rsidRPr="00DF1415" w:rsidRDefault="00C53944" w:rsidP="00BA7060">
            <w:pPr>
              <w:spacing w:line="240" w:lineRule="auto"/>
              <w:rPr>
                <w:b/>
              </w:rPr>
            </w:pPr>
            <w:r w:rsidRPr="00DF1415">
              <w:rPr>
                <w:b/>
              </w:rPr>
              <w:t>Application</w:t>
            </w:r>
          </w:p>
        </w:tc>
      </w:tr>
      <w:tr w:rsidR="00C53944" w:rsidRPr="00DF1415" w14:paraId="638C1FC7" w14:textId="77777777" w:rsidTr="00BA7060">
        <w:trPr>
          <w:cantSplit/>
          <w:trHeight w:val="237"/>
        </w:trPr>
        <w:tc>
          <w:tcPr>
            <w:tcW w:w="3544" w:type="dxa"/>
          </w:tcPr>
          <w:p w14:paraId="70502872" w14:textId="77777777" w:rsidR="00C53944" w:rsidRPr="00DF1415" w:rsidRDefault="008772B2" w:rsidP="00BA7060">
            <w:pPr>
              <w:spacing w:line="240" w:lineRule="auto"/>
              <w:rPr>
                <w:b/>
              </w:rPr>
            </w:pPr>
            <w:r>
              <w:rPr>
                <w:b/>
              </w:rPr>
              <w:t xml:space="preserve">Habib </w:t>
            </w:r>
            <w:proofErr w:type="spellStart"/>
            <w:r>
              <w:rPr>
                <w:b/>
              </w:rPr>
              <w:t>Tanoubi</w:t>
            </w:r>
            <w:proofErr w:type="spellEnd"/>
          </w:p>
        </w:tc>
        <w:tc>
          <w:tcPr>
            <w:tcW w:w="1418" w:type="dxa"/>
          </w:tcPr>
          <w:p w14:paraId="4E2C99B8" w14:textId="77777777" w:rsidR="00C53944" w:rsidRDefault="0024648A" w:rsidP="00BA7060">
            <w:pPr>
              <w:spacing w:line="240" w:lineRule="auto"/>
              <w:rPr>
                <w:b/>
              </w:rPr>
            </w:pPr>
            <w:proofErr w:type="spellStart"/>
            <w:r>
              <w:rPr>
                <w:b/>
              </w:rPr>
              <w:t>Vermeg</w:t>
            </w:r>
            <w:proofErr w:type="spellEnd"/>
          </w:p>
        </w:tc>
        <w:tc>
          <w:tcPr>
            <w:tcW w:w="1417" w:type="dxa"/>
          </w:tcPr>
          <w:p w14:paraId="20120EDF" w14:textId="77777777" w:rsidR="00C53944" w:rsidRDefault="00C53944" w:rsidP="00BA7060">
            <w:pPr>
              <w:spacing w:line="240" w:lineRule="auto"/>
              <w:rPr>
                <w:b/>
              </w:rPr>
            </w:pPr>
          </w:p>
        </w:tc>
        <w:tc>
          <w:tcPr>
            <w:tcW w:w="1361" w:type="dxa"/>
          </w:tcPr>
          <w:p w14:paraId="6FD1517B" w14:textId="77777777" w:rsidR="00C53944" w:rsidRDefault="00C53944" w:rsidP="00BA7060">
            <w:pPr>
              <w:spacing w:line="240" w:lineRule="auto"/>
              <w:rPr>
                <w:b/>
              </w:rPr>
            </w:pPr>
          </w:p>
        </w:tc>
        <w:tc>
          <w:tcPr>
            <w:tcW w:w="1332" w:type="dxa"/>
          </w:tcPr>
          <w:p w14:paraId="4C2FDF08" w14:textId="77777777" w:rsidR="00C53944" w:rsidRDefault="00C53944" w:rsidP="00BA7060">
            <w:pPr>
              <w:spacing w:line="240" w:lineRule="auto"/>
              <w:rPr>
                <w:b/>
              </w:rPr>
            </w:pPr>
          </w:p>
        </w:tc>
      </w:tr>
      <w:tr w:rsidR="00C53944" w:rsidRPr="00DF1415" w14:paraId="76DF62F3" w14:textId="77777777" w:rsidTr="00BA7060">
        <w:trPr>
          <w:cantSplit/>
          <w:trHeight w:val="237"/>
        </w:trPr>
        <w:tc>
          <w:tcPr>
            <w:tcW w:w="3544" w:type="dxa"/>
          </w:tcPr>
          <w:p w14:paraId="11AC0863" w14:textId="77777777" w:rsidR="00C53944" w:rsidRPr="00DF1415" w:rsidRDefault="00C53944" w:rsidP="00BA7060">
            <w:pPr>
              <w:spacing w:line="240" w:lineRule="auto"/>
              <w:rPr>
                <w:b/>
              </w:rPr>
            </w:pPr>
          </w:p>
        </w:tc>
        <w:tc>
          <w:tcPr>
            <w:tcW w:w="1418" w:type="dxa"/>
          </w:tcPr>
          <w:p w14:paraId="0FCA7172" w14:textId="77777777" w:rsidR="00C53944" w:rsidRDefault="00C53944" w:rsidP="00BA7060">
            <w:pPr>
              <w:spacing w:line="240" w:lineRule="auto"/>
              <w:rPr>
                <w:b/>
              </w:rPr>
            </w:pPr>
          </w:p>
        </w:tc>
        <w:tc>
          <w:tcPr>
            <w:tcW w:w="1417" w:type="dxa"/>
          </w:tcPr>
          <w:p w14:paraId="646ECDB9" w14:textId="77777777" w:rsidR="00C53944" w:rsidRDefault="00C53944" w:rsidP="00BA7060">
            <w:pPr>
              <w:spacing w:line="240" w:lineRule="auto"/>
              <w:rPr>
                <w:b/>
              </w:rPr>
            </w:pPr>
          </w:p>
        </w:tc>
        <w:tc>
          <w:tcPr>
            <w:tcW w:w="1361" w:type="dxa"/>
          </w:tcPr>
          <w:p w14:paraId="09D70B9A" w14:textId="77777777" w:rsidR="00C53944" w:rsidRDefault="00C53944" w:rsidP="00BA7060">
            <w:pPr>
              <w:spacing w:line="240" w:lineRule="auto"/>
              <w:rPr>
                <w:b/>
              </w:rPr>
            </w:pPr>
          </w:p>
        </w:tc>
        <w:tc>
          <w:tcPr>
            <w:tcW w:w="1332" w:type="dxa"/>
          </w:tcPr>
          <w:p w14:paraId="19E4BACF" w14:textId="77777777" w:rsidR="00C53944" w:rsidRDefault="00C53944" w:rsidP="00BA7060">
            <w:pPr>
              <w:spacing w:line="240" w:lineRule="auto"/>
              <w:rPr>
                <w:b/>
              </w:rPr>
            </w:pPr>
          </w:p>
        </w:tc>
      </w:tr>
      <w:tr w:rsidR="00C53944" w:rsidRPr="00DF1415" w14:paraId="3305D3DE" w14:textId="77777777" w:rsidTr="00BA7060">
        <w:trPr>
          <w:cantSplit/>
        </w:trPr>
        <w:tc>
          <w:tcPr>
            <w:tcW w:w="3544" w:type="dxa"/>
          </w:tcPr>
          <w:p w14:paraId="72E3F69D" w14:textId="77777777" w:rsidR="00C53944" w:rsidRPr="00DF1415" w:rsidRDefault="00C53944" w:rsidP="00BA7060">
            <w:pPr>
              <w:spacing w:line="240" w:lineRule="auto"/>
              <w:rPr>
                <w:b/>
              </w:rPr>
            </w:pPr>
          </w:p>
        </w:tc>
        <w:tc>
          <w:tcPr>
            <w:tcW w:w="1418" w:type="dxa"/>
          </w:tcPr>
          <w:p w14:paraId="2E78EC6F" w14:textId="77777777" w:rsidR="00C53944" w:rsidRDefault="00C53944" w:rsidP="00BA7060">
            <w:pPr>
              <w:spacing w:line="240" w:lineRule="auto"/>
              <w:rPr>
                <w:b/>
              </w:rPr>
            </w:pPr>
          </w:p>
        </w:tc>
        <w:tc>
          <w:tcPr>
            <w:tcW w:w="1417" w:type="dxa"/>
          </w:tcPr>
          <w:p w14:paraId="70131A7D" w14:textId="77777777" w:rsidR="00C53944" w:rsidRDefault="00C53944" w:rsidP="00BA7060">
            <w:pPr>
              <w:spacing w:line="240" w:lineRule="auto"/>
              <w:rPr>
                <w:b/>
              </w:rPr>
            </w:pPr>
          </w:p>
        </w:tc>
        <w:tc>
          <w:tcPr>
            <w:tcW w:w="1361" w:type="dxa"/>
          </w:tcPr>
          <w:p w14:paraId="27EC2825" w14:textId="77777777" w:rsidR="00C53944" w:rsidRDefault="00C53944" w:rsidP="00BA7060">
            <w:pPr>
              <w:spacing w:line="240" w:lineRule="auto"/>
              <w:rPr>
                <w:b/>
              </w:rPr>
            </w:pPr>
          </w:p>
        </w:tc>
        <w:tc>
          <w:tcPr>
            <w:tcW w:w="1332" w:type="dxa"/>
          </w:tcPr>
          <w:p w14:paraId="29CCDB4D" w14:textId="77777777" w:rsidR="00C53944" w:rsidRDefault="00C53944" w:rsidP="00BA7060">
            <w:pPr>
              <w:spacing w:line="240" w:lineRule="auto"/>
              <w:rPr>
                <w:b/>
              </w:rPr>
            </w:pPr>
          </w:p>
        </w:tc>
      </w:tr>
      <w:tr w:rsidR="00C53944" w:rsidRPr="00DF1415" w14:paraId="717F3D05" w14:textId="77777777" w:rsidTr="00BA7060">
        <w:trPr>
          <w:cantSplit/>
        </w:trPr>
        <w:tc>
          <w:tcPr>
            <w:tcW w:w="3544" w:type="dxa"/>
          </w:tcPr>
          <w:p w14:paraId="019DBCA6" w14:textId="77777777" w:rsidR="00C53944" w:rsidRPr="00DF1415" w:rsidRDefault="00C53944" w:rsidP="00BA7060">
            <w:pPr>
              <w:spacing w:line="240" w:lineRule="auto"/>
              <w:rPr>
                <w:b/>
              </w:rPr>
            </w:pPr>
          </w:p>
        </w:tc>
        <w:tc>
          <w:tcPr>
            <w:tcW w:w="1418" w:type="dxa"/>
          </w:tcPr>
          <w:p w14:paraId="1B5AED58" w14:textId="77777777" w:rsidR="00C53944" w:rsidRDefault="00C53944" w:rsidP="00BA7060">
            <w:pPr>
              <w:spacing w:line="240" w:lineRule="auto"/>
              <w:rPr>
                <w:b/>
              </w:rPr>
            </w:pPr>
          </w:p>
        </w:tc>
        <w:tc>
          <w:tcPr>
            <w:tcW w:w="1417" w:type="dxa"/>
          </w:tcPr>
          <w:p w14:paraId="0A5015ED" w14:textId="77777777" w:rsidR="00C53944" w:rsidRDefault="00C53944" w:rsidP="00BA7060">
            <w:pPr>
              <w:spacing w:line="240" w:lineRule="auto"/>
              <w:rPr>
                <w:b/>
              </w:rPr>
            </w:pPr>
          </w:p>
        </w:tc>
        <w:tc>
          <w:tcPr>
            <w:tcW w:w="1361" w:type="dxa"/>
          </w:tcPr>
          <w:p w14:paraId="3D65D29E" w14:textId="77777777" w:rsidR="00C53944" w:rsidRDefault="00C53944" w:rsidP="00BA7060">
            <w:pPr>
              <w:spacing w:line="240" w:lineRule="auto"/>
              <w:rPr>
                <w:b/>
              </w:rPr>
            </w:pPr>
          </w:p>
        </w:tc>
        <w:tc>
          <w:tcPr>
            <w:tcW w:w="1332" w:type="dxa"/>
          </w:tcPr>
          <w:p w14:paraId="064DCB5C" w14:textId="77777777" w:rsidR="00C53944" w:rsidRDefault="00C53944" w:rsidP="00BA7060">
            <w:pPr>
              <w:spacing w:line="240" w:lineRule="auto"/>
              <w:rPr>
                <w:b/>
              </w:rPr>
            </w:pPr>
          </w:p>
        </w:tc>
      </w:tr>
      <w:tr w:rsidR="00C53944" w:rsidRPr="00DF1415" w14:paraId="4540DB64" w14:textId="77777777" w:rsidTr="00BA7060">
        <w:trPr>
          <w:cantSplit/>
        </w:trPr>
        <w:tc>
          <w:tcPr>
            <w:tcW w:w="3544" w:type="dxa"/>
          </w:tcPr>
          <w:p w14:paraId="3954D64A" w14:textId="77777777" w:rsidR="00C53944" w:rsidRDefault="00C53944" w:rsidP="00BA7060">
            <w:pPr>
              <w:spacing w:line="240" w:lineRule="auto"/>
              <w:rPr>
                <w:b/>
              </w:rPr>
            </w:pPr>
          </w:p>
        </w:tc>
        <w:tc>
          <w:tcPr>
            <w:tcW w:w="1418" w:type="dxa"/>
          </w:tcPr>
          <w:p w14:paraId="06AD96E6" w14:textId="77777777" w:rsidR="00C53944" w:rsidRDefault="00C53944" w:rsidP="00BA7060">
            <w:pPr>
              <w:spacing w:line="240" w:lineRule="auto"/>
              <w:rPr>
                <w:b/>
              </w:rPr>
            </w:pPr>
          </w:p>
        </w:tc>
        <w:tc>
          <w:tcPr>
            <w:tcW w:w="1417" w:type="dxa"/>
          </w:tcPr>
          <w:p w14:paraId="4C82AA01" w14:textId="77777777" w:rsidR="00C53944" w:rsidRDefault="00C53944" w:rsidP="00BA7060">
            <w:pPr>
              <w:spacing w:line="240" w:lineRule="auto"/>
              <w:rPr>
                <w:b/>
              </w:rPr>
            </w:pPr>
          </w:p>
        </w:tc>
        <w:tc>
          <w:tcPr>
            <w:tcW w:w="1361" w:type="dxa"/>
          </w:tcPr>
          <w:p w14:paraId="4BC0C7E5" w14:textId="77777777" w:rsidR="00C53944" w:rsidRDefault="00C53944" w:rsidP="00BA7060">
            <w:pPr>
              <w:spacing w:line="240" w:lineRule="auto"/>
              <w:rPr>
                <w:b/>
              </w:rPr>
            </w:pPr>
          </w:p>
        </w:tc>
        <w:tc>
          <w:tcPr>
            <w:tcW w:w="1332" w:type="dxa"/>
          </w:tcPr>
          <w:p w14:paraId="3DC18CBC" w14:textId="77777777" w:rsidR="00C53944" w:rsidRDefault="00C53944" w:rsidP="00BA7060">
            <w:pPr>
              <w:spacing w:line="240" w:lineRule="auto"/>
              <w:rPr>
                <w:b/>
              </w:rPr>
            </w:pPr>
          </w:p>
        </w:tc>
      </w:tr>
    </w:tbl>
    <w:p w14:paraId="642D7606" w14:textId="77777777" w:rsidR="00C53944" w:rsidRDefault="00C53944" w:rsidP="00C53944">
      <w:bookmarkStart w:id="21" w:name="_Toc319481557"/>
    </w:p>
    <w:p w14:paraId="3F15B732" w14:textId="77777777" w:rsidR="00C53944" w:rsidRPr="00C53944" w:rsidRDefault="00C53944" w:rsidP="00C53944">
      <w:pPr>
        <w:pBdr>
          <w:bottom w:val="single" w:sz="24" w:space="1" w:color="FFC000"/>
        </w:pBdr>
        <w:rPr>
          <w:b/>
          <w:bCs/>
          <w:color w:val="404040" w:themeColor="text1" w:themeTint="BF"/>
          <w:sz w:val="32"/>
          <w:szCs w:val="32"/>
        </w:rPr>
      </w:pPr>
      <w:bookmarkStart w:id="22" w:name="_Toc358024482"/>
      <w:r w:rsidRPr="00C53944">
        <w:rPr>
          <w:b/>
          <w:bCs/>
          <w:color w:val="404040" w:themeColor="text1" w:themeTint="BF"/>
          <w:sz w:val="32"/>
          <w:szCs w:val="32"/>
        </w:rPr>
        <w:t xml:space="preserve">DOCUMENTS APPLICABLES </w:t>
      </w:r>
      <w:bookmarkEnd w:id="21"/>
      <w:r w:rsidRPr="00C53944">
        <w:rPr>
          <w:b/>
          <w:bCs/>
          <w:color w:val="404040" w:themeColor="text1" w:themeTint="BF"/>
          <w:sz w:val="32"/>
          <w:szCs w:val="32"/>
        </w:rPr>
        <w:t>ET DE REFERENCE</w:t>
      </w:r>
      <w:bookmarkEnd w:id="22"/>
    </w:p>
    <w:p w14:paraId="3F21CC09" w14:textId="77777777"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4678"/>
        <w:gridCol w:w="2977"/>
        <w:gridCol w:w="1417"/>
      </w:tblGrid>
      <w:tr w:rsidR="00C53944" w:rsidRPr="00DF1415" w14:paraId="5708BC32" w14:textId="77777777" w:rsidTr="00BA7060">
        <w:trPr>
          <w:cantSplit/>
          <w:trHeight w:val="279"/>
        </w:trPr>
        <w:tc>
          <w:tcPr>
            <w:tcW w:w="4678" w:type="dxa"/>
            <w:shd w:val="clear" w:color="auto" w:fill="D9D9D9" w:themeFill="background1" w:themeFillShade="D9"/>
          </w:tcPr>
          <w:p w14:paraId="0E9D4B11" w14:textId="77777777" w:rsidR="00C53944" w:rsidRPr="00DF1415" w:rsidRDefault="00C53944" w:rsidP="00BA7060">
            <w:pPr>
              <w:spacing w:line="240" w:lineRule="auto"/>
              <w:rPr>
                <w:b/>
              </w:rPr>
            </w:pPr>
            <w:r w:rsidRPr="00DF1415">
              <w:rPr>
                <w:b/>
              </w:rPr>
              <w:t>Titre</w:t>
            </w:r>
          </w:p>
        </w:tc>
        <w:tc>
          <w:tcPr>
            <w:tcW w:w="2977" w:type="dxa"/>
            <w:shd w:val="clear" w:color="auto" w:fill="D9D9D9" w:themeFill="background1" w:themeFillShade="D9"/>
          </w:tcPr>
          <w:p w14:paraId="43557DD4" w14:textId="77777777" w:rsidR="00C53944" w:rsidRPr="00DF1415" w:rsidRDefault="00C53944" w:rsidP="00BA7060">
            <w:pPr>
              <w:spacing w:line="240" w:lineRule="auto"/>
              <w:rPr>
                <w:b/>
              </w:rPr>
            </w:pPr>
            <w:r w:rsidRPr="00DF1415">
              <w:rPr>
                <w:b/>
              </w:rPr>
              <w:t>Référence</w:t>
            </w:r>
            <w:r>
              <w:rPr>
                <w:b/>
              </w:rPr>
              <w:t xml:space="preserve"> (R) / Applicable (A)</w:t>
            </w:r>
          </w:p>
        </w:tc>
        <w:tc>
          <w:tcPr>
            <w:tcW w:w="1417" w:type="dxa"/>
            <w:shd w:val="clear" w:color="auto" w:fill="D9D9D9" w:themeFill="background1" w:themeFillShade="D9"/>
          </w:tcPr>
          <w:p w14:paraId="41C8FFC3" w14:textId="77777777" w:rsidR="00C53944" w:rsidRPr="00DF1415" w:rsidRDefault="00C53944" w:rsidP="00BA7060">
            <w:pPr>
              <w:spacing w:line="240" w:lineRule="auto"/>
              <w:rPr>
                <w:b/>
              </w:rPr>
            </w:pPr>
            <w:r w:rsidRPr="00DF1415">
              <w:rPr>
                <w:b/>
              </w:rPr>
              <w:t>Version</w:t>
            </w:r>
          </w:p>
        </w:tc>
      </w:tr>
      <w:tr w:rsidR="00C53944" w:rsidRPr="00DF1415" w14:paraId="4CF2D4DB" w14:textId="77777777" w:rsidTr="00BA7060">
        <w:trPr>
          <w:cantSplit/>
        </w:trPr>
        <w:tc>
          <w:tcPr>
            <w:tcW w:w="4678" w:type="dxa"/>
          </w:tcPr>
          <w:p w14:paraId="0528BAA3" w14:textId="77777777" w:rsidR="00C53944" w:rsidRPr="00DF1415" w:rsidRDefault="00C53944" w:rsidP="00BA7060">
            <w:pPr>
              <w:spacing w:line="240" w:lineRule="auto"/>
              <w:rPr>
                <w:b/>
              </w:rPr>
            </w:pPr>
          </w:p>
        </w:tc>
        <w:tc>
          <w:tcPr>
            <w:tcW w:w="2977" w:type="dxa"/>
          </w:tcPr>
          <w:p w14:paraId="068CA4FC" w14:textId="77777777" w:rsidR="00C53944" w:rsidRPr="00DF1415" w:rsidRDefault="00C53944" w:rsidP="00BA7060">
            <w:pPr>
              <w:spacing w:line="240" w:lineRule="auto"/>
              <w:rPr>
                <w:b/>
              </w:rPr>
            </w:pPr>
          </w:p>
        </w:tc>
        <w:tc>
          <w:tcPr>
            <w:tcW w:w="1417" w:type="dxa"/>
          </w:tcPr>
          <w:p w14:paraId="5CA1F9A3" w14:textId="77777777" w:rsidR="00C53944" w:rsidRPr="00DF1415" w:rsidRDefault="00C53944" w:rsidP="00BA7060">
            <w:pPr>
              <w:spacing w:line="240" w:lineRule="auto"/>
              <w:rPr>
                <w:b/>
              </w:rPr>
            </w:pPr>
          </w:p>
        </w:tc>
      </w:tr>
      <w:tr w:rsidR="00C53944" w:rsidRPr="00DF1415" w14:paraId="06DFEF45" w14:textId="77777777" w:rsidTr="00BA7060">
        <w:trPr>
          <w:cantSplit/>
        </w:trPr>
        <w:tc>
          <w:tcPr>
            <w:tcW w:w="4678" w:type="dxa"/>
          </w:tcPr>
          <w:p w14:paraId="1ADCABF4" w14:textId="77777777" w:rsidR="00C53944" w:rsidRPr="00DF1415" w:rsidRDefault="00C53944" w:rsidP="00BA7060">
            <w:pPr>
              <w:spacing w:line="240" w:lineRule="auto"/>
              <w:rPr>
                <w:b/>
              </w:rPr>
            </w:pPr>
          </w:p>
        </w:tc>
        <w:tc>
          <w:tcPr>
            <w:tcW w:w="2977" w:type="dxa"/>
          </w:tcPr>
          <w:p w14:paraId="1EBD73AE" w14:textId="77777777" w:rsidR="00C53944" w:rsidRPr="00DF1415" w:rsidRDefault="00C53944" w:rsidP="00BA7060">
            <w:pPr>
              <w:spacing w:line="240" w:lineRule="auto"/>
              <w:rPr>
                <w:b/>
              </w:rPr>
            </w:pPr>
          </w:p>
        </w:tc>
        <w:tc>
          <w:tcPr>
            <w:tcW w:w="1417" w:type="dxa"/>
          </w:tcPr>
          <w:p w14:paraId="650B8AFD" w14:textId="77777777" w:rsidR="00C53944" w:rsidRPr="00DF1415" w:rsidRDefault="00C53944" w:rsidP="00BA7060">
            <w:pPr>
              <w:spacing w:line="240" w:lineRule="auto"/>
              <w:rPr>
                <w:b/>
              </w:rPr>
            </w:pPr>
          </w:p>
        </w:tc>
      </w:tr>
      <w:tr w:rsidR="00C53944" w:rsidRPr="00DF1415" w14:paraId="3459F850" w14:textId="77777777" w:rsidTr="00BA7060">
        <w:trPr>
          <w:cantSplit/>
        </w:trPr>
        <w:tc>
          <w:tcPr>
            <w:tcW w:w="4678" w:type="dxa"/>
          </w:tcPr>
          <w:p w14:paraId="57EAD7FF" w14:textId="77777777" w:rsidR="00C53944" w:rsidRPr="00DF1415" w:rsidRDefault="00C53944" w:rsidP="00BA7060">
            <w:pPr>
              <w:spacing w:line="240" w:lineRule="auto"/>
              <w:rPr>
                <w:b/>
              </w:rPr>
            </w:pPr>
          </w:p>
        </w:tc>
        <w:tc>
          <w:tcPr>
            <w:tcW w:w="2977" w:type="dxa"/>
          </w:tcPr>
          <w:p w14:paraId="676D38BC" w14:textId="77777777" w:rsidR="00C53944" w:rsidRPr="00DF1415" w:rsidRDefault="00C53944" w:rsidP="00BA7060">
            <w:pPr>
              <w:spacing w:line="240" w:lineRule="auto"/>
              <w:rPr>
                <w:b/>
              </w:rPr>
            </w:pPr>
          </w:p>
        </w:tc>
        <w:tc>
          <w:tcPr>
            <w:tcW w:w="1417" w:type="dxa"/>
          </w:tcPr>
          <w:p w14:paraId="64268219" w14:textId="77777777" w:rsidR="00C53944" w:rsidRPr="00DF1415" w:rsidRDefault="00C53944" w:rsidP="00BA7060">
            <w:pPr>
              <w:spacing w:line="240" w:lineRule="auto"/>
              <w:rPr>
                <w:b/>
              </w:rPr>
            </w:pPr>
          </w:p>
        </w:tc>
      </w:tr>
      <w:tr w:rsidR="00C53944" w:rsidRPr="00DF1415" w14:paraId="608A427F" w14:textId="77777777" w:rsidTr="00BA7060">
        <w:trPr>
          <w:cantSplit/>
        </w:trPr>
        <w:tc>
          <w:tcPr>
            <w:tcW w:w="4678" w:type="dxa"/>
          </w:tcPr>
          <w:p w14:paraId="7A97D8DF" w14:textId="77777777" w:rsidR="00C53944" w:rsidRPr="00DF1415" w:rsidRDefault="00C53944" w:rsidP="00BA7060">
            <w:pPr>
              <w:spacing w:line="240" w:lineRule="auto"/>
              <w:rPr>
                <w:b/>
              </w:rPr>
            </w:pPr>
          </w:p>
        </w:tc>
        <w:tc>
          <w:tcPr>
            <w:tcW w:w="2977" w:type="dxa"/>
          </w:tcPr>
          <w:p w14:paraId="2E67CB9D" w14:textId="77777777" w:rsidR="00C53944" w:rsidRPr="00DF1415" w:rsidRDefault="00C53944" w:rsidP="00BA7060">
            <w:pPr>
              <w:spacing w:line="240" w:lineRule="auto"/>
              <w:rPr>
                <w:b/>
              </w:rPr>
            </w:pPr>
          </w:p>
        </w:tc>
        <w:tc>
          <w:tcPr>
            <w:tcW w:w="1417" w:type="dxa"/>
          </w:tcPr>
          <w:p w14:paraId="5EFB0F63" w14:textId="77777777" w:rsidR="00C53944" w:rsidRPr="00DF1415" w:rsidRDefault="00C53944" w:rsidP="00BA7060">
            <w:pPr>
              <w:spacing w:line="240" w:lineRule="auto"/>
              <w:rPr>
                <w:b/>
              </w:rPr>
            </w:pPr>
          </w:p>
        </w:tc>
      </w:tr>
    </w:tbl>
    <w:p w14:paraId="3325F3CE" w14:textId="77777777" w:rsidR="00C53944" w:rsidRDefault="00C53944" w:rsidP="00C53944">
      <w:bookmarkStart w:id="23" w:name="_Toc319481558"/>
    </w:p>
    <w:p w14:paraId="5206EE5E" w14:textId="77777777" w:rsidR="00C53944" w:rsidRPr="00C53944" w:rsidRDefault="00C53944" w:rsidP="00C53944">
      <w:pPr>
        <w:pBdr>
          <w:bottom w:val="single" w:sz="24" w:space="1" w:color="FFC000"/>
        </w:pBdr>
        <w:rPr>
          <w:b/>
          <w:bCs/>
          <w:color w:val="404040" w:themeColor="text1" w:themeTint="BF"/>
          <w:sz w:val="32"/>
          <w:szCs w:val="32"/>
        </w:rPr>
      </w:pPr>
      <w:bookmarkStart w:id="24" w:name="_Toc358024483"/>
      <w:r w:rsidRPr="00C53944">
        <w:rPr>
          <w:b/>
          <w:bCs/>
          <w:color w:val="404040" w:themeColor="text1" w:themeTint="BF"/>
          <w:sz w:val="32"/>
          <w:szCs w:val="32"/>
        </w:rPr>
        <w:t>TERMINOLOGIES ET ACRONYMES</w:t>
      </w:r>
      <w:bookmarkEnd w:id="23"/>
      <w:bookmarkEnd w:id="24"/>
    </w:p>
    <w:p w14:paraId="6EF35F64" w14:textId="77777777" w:rsidR="00C53944"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0" w:firstRow="1" w:lastRow="0" w:firstColumn="1" w:lastColumn="0" w:noHBand="0" w:noVBand="0"/>
      </w:tblPr>
      <w:tblGrid>
        <w:gridCol w:w="4678"/>
        <w:gridCol w:w="4394"/>
      </w:tblGrid>
      <w:tr w:rsidR="00C53944" w:rsidRPr="00DF1415" w14:paraId="71ED0F70" w14:textId="77777777" w:rsidTr="00BA7060">
        <w:trPr>
          <w:cantSplit/>
          <w:trHeight w:val="279"/>
        </w:trPr>
        <w:tc>
          <w:tcPr>
            <w:tcW w:w="4678" w:type="dxa"/>
            <w:shd w:val="clear" w:color="auto" w:fill="D9D9D9" w:themeFill="background1" w:themeFillShade="D9"/>
          </w:tcPr>
          <w:p w14:paraId="099F77F7" w14:textId="77777777" w:rsidR="00C53944" w:rsidRPr="00DF1415" w:rsidRDefault="00C53944" w:rsidP="00BA7060">
            <w:pPr>
              <w:spacing w:line="240" w:lineRule="auto"/>
              <w:rPr>
                <w:b/>
              </w:rPr>
            </w:pPr>
            <w:r>
              <w:rPr>
                <w:b/>
              </w:rPr>
              <w:t>Terminologie / Acronyme</w:t>
            </w:r>
          </w:p>
        </w:tc>
        <w:tc>
          <w:tcPr>
            <w:tcW w:w="4394" w:type="dxa"/>
            <w:shd w:val="clear" w:color="auto" w:fill="D9D9D9" w:themeFill="background1" w:themeFillShade="D9"/>
          </w:tcPr>
          <w:p w14:paraId="45CA034A" w14:textId="77777777" w:rsidR="00C53944" w:rsidRPr="00DF1415" w:rsidRDefault="00C53944" w:rsidP="00BA7060">
            <w:pPr>
              <w:spacing w:line="240" w:lineRule="auto"/>
              <w:rPr>
                <w:b/>
              </w:rPr>
            </w:pPr>
            <w:r>
              <w:rPr>
                <w:b/>
              </w:rPr>
              <w:t>Définition</w:t>
            </w:r>
          </w:p>
        </w:tc>
      </w:tr>
      <w:tr w:rsidR="00C53944" w:rsidRPr="00DF1415" w14:paraId="1B090EF9" w14:textId="77777777" w:rsidTr="00BA7060">
        <w:trPr>
          <w:cantSplit/>
        </w:trPr>
        <w:tc>
          <w:tcPr>
            <w:tcW w:w="4678" w:type="dxa"/>
          </w:tcPr>
          <w:p w14:paraId="2E76288F" w14:textId="77777777" w:rsidR="00C53944" w:rsidRPr="00DF1415" w:rsidRDefault="00C53944" w:rsidP="00BA7060">
            <w:pPr>
              <w:spacing w:line="240" w:lineRule="auto"/>
              <w:rPr>
                <w:b/>
              </w:rPr>
            </w:pPr>
          </w:p>
        </w:tc>
        <w:tc>
          <w:tcPr>
            <w:tcW w:w="4394" w:type="dxa"/>
          </w:tcPr>
          <w:p w14:paraId="05FECCF2" w14:textId="77777777" w:rsidR="00C53944" w:rsidRPr="00DF1415" w:rsidRDefault="00C53944" w:rsidP="00BA7060">
            <w:pPr>
              <w:spacing w:line="240" w:lineRule="auto"/>
              <w:rPr>
                <w:b/>
              </w:rPr>
            </w:pPr>
          </w:p>
        </w:tc>
      </w:tr>
      <w:tr w:rsidR="00C53944" w:rsidRPr="00DF1415" w14:paraId="5D564097" w14:textId="77777777" w:rsidTr="00BA7060">
        <w:trPr>
          <w:cantSplit/>
        </w:trPr>
        <w:tc>
          <w:tcPr>
            <w:tcW w:w="4678" w:type="dxa"/>
          </w:tcPr>
          <w:p w14:paraId="45901CA1" w14:textId="77777777" w:rsidR="00C53944" w:rsidRPr="00DF1415" w:rsidRDefault="00C53944" w:rsidP="00BA7060">
            <w:pPr>
              <w:spacing w:line="240" w:lineRule="auto"/>
              <w:rPr>
                <w:b/>
              </w:rPr>
            </w:pPr>
          </w:p>
        </w:tc>
        <w:tc>
          <w:tcPr>
            <w:tcW w:w="4394" w:type="dxa"/>
          </w:tcPr>
          <w:p w14:paraId="44A732D7" w14:textId="77777777" w:rsidR="00C53944" w:rsidRPr="00DF1415" w:rsidRDefault="00C53944" w:rsidP="00BA7060">
            <w:pPr>
              <w:spacing w:line="240" w:lineRule="auto"/>
              <w:rPr>
                <w:b/>
              </w:rPr>
            </w:pPr>
          </w:p>
        </w:tc>
      </w:tr>
      <w:tr w:rsidR="00C53944" w:rsidRPr="00DF1415" w14:paraId="14A2E3E7" w14:textId="77777777" w:rsidTr="00BA7060">
        <w:trPr>
          <w:cantSplit/>
        </w:trPr>
        <w:tc>
          <w:tcPr>
            <w:tcW w:w="4678" w:type="dxa"/>
          </w:tcPr>
          <w:p w14:paraId="50F8BC91" w14:textId="77777777" w:rsidR="00C53944" w:rsidRPr="00DF1415" w:rsidRDefault="00C53944" w:rsidP="00BA7060">
            <w:pPr>
              <w:spacing w:line="240" w:lineRule="auto"/>
              <w:rPr>
                <w:b/>
              </w:rPr>
            </w:pPr>
          </w:p>
        </w:tc>
        <w:tc>
          <w:tcPr>
            <w:tcW w:w="4394" w:type="dxa"/>
          </w:tcPr>
          <w:p w14:paraId="7166ED1A" w14:textId="77777777" w:rsidR="00C53944" w:rsidRPr="00DF1415" w:rsidRDefault="00C53944" w:rsidP="00BA7060">
            <w:pPr>
              <w:spacing w:line="240" w:lineRule="auto"/>
              <w:rPr>
                <w:b/>
              </w:rPr>
            </w:pPr>
          </w:p>
        </w:tc>
      </w:tr>
      <w:tr w:rsidR="00C53944" w:rsidRPr="00DF1415" w14:paraId="0240E03D" w14:textId="77777777" w:rsidTr="00BA7060">
        <w:trPr>
          <w:cantSplit/>
        </w:trPr>
        <w:tc>
          <w:tcPr>
            <w:tcW w:w="4678" w:type="dxa"/>
          </w:tcPr>
          <w:p w14:paraId="480DC64C" w14:textId="77777777" w:rsidR="00C53944" w:rsidRPr="00DF1415" w:rsidRDefault="00C53944" w:rsidP="00BA7060">
            <w:pPr>
              <w:spacing w:line="240" w:lineRule="auto"/>
              <w:rPr>
                <w:b/>
              </w:rPr>
            </w:pPr>
          </w:p>
        </w:tc>
        <w:tc>
          <w:tcPr>
            <w:tcW w:w="4394" w:type="dxa"/>
          </w:tcPr>
          <w:p w14:paraId="537D1FFC" w14:textId="77777777" w:rsidR="00C53944" w:rsidRPr="00DF1415" w:rsidRDefault="00C53944" w:rsidP="00BA7060">
            <w:pPr>
              <w:spacing w:line="240" w:lineRule="auto"/>
              <w:rPr>
                <w:b/>
              </w:rPr>
            </w:pPr>
          </w:p>
        </w:tc>
      </w:tr>
    </w:tbl>
    <w:p w14:paraId="0DE747E6" w14:textId="77777777" w:rsidR="00C53944" w:rsidRDefault="00C53944" w:rsidP="00C53944"/>
    <w:p w14:paraId="7CBDFDD2" w14:textId="77777777" w:rsidR="00C53944" w:rsidRDefault="00C53944" w:rsidP="00C53944"/>
    <w:p w14:paraId="1FBF6C22" w14:textId="77777777" w:rsidR="00C53944" w:rsidRDefault="00C53944" w:rsidP="00C53944">
      <w:pPr>
        <w:rPr>
          <w:rFonts w:asciiTheme="majorHAnsi" w:eastAsiaTheme="majorEastAsia" w:hAnsiTheme="majorHAnsi" w:cstheme="majorBidi"/>
          <w:b/>
          <w:bCs/>
          <w:color w:val="404040" w:themeColor="text1" w:themeTint="BF"/>
          <w:sz w:val="32"/>
          <w:szCs w:val="28"/>
        </w:rPr>
      </w:pPr>
      <w:r>
        <w:br w:type="page"/>
      </w:r>
    </w:p>
    <w:sdt>
      <w:sdtPr>
        <w:rPr>
          <w:rFonts w:eastAsiaTheme="minorHAnsi" w:cstheme="minorBidi"/>
          <w:b w:val="0"/>
          <w:bCs w:val="0"/>
          <w:caps w:val="0"/>
          <w:color w:val="auto"/>
          <w:sz w:val="22"/>
          <w:szCs w:val="22"/>
        </w:rPr>
        <w:id w:val="161333999"/>
        <w:docPartObj>
          <w:docPartGallery w:val="Table of Contents"/>
          <w:docPartUnique/>
        </w:docPartObj>
      </w:sdtPr>
      <w:sdtContent>
        <w:p w14:paraId="0DA41E29" w14:textId="77777777" w:rsidR="003C74BB" w:rsidRDefault="003C74BB" w:rsidP="00BA7060">
          <w:pPr>
            <w:pStyle w:val="TOCHeading"/>
            <w:numPr>
              <w:ilvl w:val="0"/>
              <w:numId w:val="0"/>
            </w:numPr>
            <w:ind w:left="432" w:hanging="432"/>
          </w:pPr>
          <w:r>
            <w:t>Sommaire</w:t>
          </w:r>
        </w:p>
        <w:p w14:paraId="6C25BB25" w14:textId="62EF5B4C" w:rsidR="00D754B0" w:rsidRDefault="0067196E">
          <w:pPr>
            <w:pStyle w:val="TOC1"/>
            <w:rPr>
              <w:rFonts w:eastAsiaTheme="minorEastAsia"/>
              <w:noProof/>
              <w:lang w:eastAsia="fr-FR"/>
            </w:rPr>
          </w:pPr>
          <w:r>
            <w:fldChar w:fldCharType="begin"/>
          </w:r>
          <w:r w:rsidR="003C74BB">
            <w:instrText xml:space="preserve"> TOC \o "1-3" \h \z \u </w:instrText>
          </w:r>
          <w:r>
            <w:fldChar w:fldCharType="separate"/>
          </w:r>
          <w:hyperlink w:anchor="_Toc412633973" w:history="1">
            <w:r w:rsidR="00D754B0" w:rsidRPr="005E2F0D">
              <w:rPr>
                <w:rStyle w:val="Hyperlink"/>
                <w:noProof/>
              </w:rPr>
              <w:t>1</w:t>
            </w:r>
            <w:r w:rsidR="00D754B0">
              <w:rPr>
                <w:rFonts w:eastAsiaTheme="minorEastAsia"/>
                <w:noProof/>
                <w:lang w:eastAsia="fr-FR"/>
              </w:rPr>
              <w:tab/>
            </w:r>
            <w:r w:rsidR="00D754B0" w:rsidRPr="005E2F0D">
              <w:rPr>
                <w:rStyle w:val="Hyperlink"/>
                <w:noProof/>
              </w:rPr>
              <w:t>Introduction</w:t>
            </w:r>
            <w:r w:rsidR="00D754B0">
              <w:rPr>
                <w:noProof/>
                <w:webHidden/>
              </w:rPr>
              <w:tab/>
            </w:r>
            <w:r>
              <w:rPr>
                <w:noProof/>
                <w:webHidden/>
              </w:rPr>
              <w:fldChar w:fldCharType="begin"/>
            </w:r>
            <w:r w:rsidR="00D754B0">
              <w:rPr>
                <w:noProof/>
                <w:webHidden/>
              </w:rPr>
              <w:instrText xml:space="preserve"> PAGEREF _Toc412633973 \h </w:instrText>
            </w:r>
            <w:r>
              <w:rPr>
                <w:noProof/>
                <w:webHidden/>
              </w:rPr>
            </w:r>
            <w:r>
              <w:rPr>
                <w:noProof/>
                <w:webHidden/>
              </w:rPr>
              <w:fldChar w:fldCharType="separate"/>
            </w:r>
            <w:r w:rsidR="00683426">
              <w:rPr>
                <w:noProof/>
                <w:webHidden/>
              </w:rPr>
              <w:t>6</w:t>
            </w:r>
            <w:r>
              <w:rPr>
                <w:noProof/>
                <w:webHidden/>
              </w:rPr>
              <w:fldChar w:fldCharType="end"/>
            </w:r>
          </w:hyperlink>
        </w:p>
        <w:p w14:paraId="7E8979BE" w14:textId="41FB149F" w:rsidR="00D754B0" w:rsidRDefault="00D754B0">
          <w:pPr>
            <w:pStyle w:val="TOC2"/>
            <w:rPr>
              <w:rFonts w:eastAsiaTheme="minorEastAsia"/>
              <w:noProof/>
              <w:lang w:eastAsia="fr-FR"/>
            </w:rPr>
          </w:pPr>
          <w:hyperlink w:anchor="_Toc412633974" w:history="1">
            <w:r w:rsidRPr="005E2F0D">
              <w:rPr>
                <w:rStyle w:val="Hyperlink"/>
                <w:noProof/>
              </w:rPr>
              <w:t>1.1</w:t>
            </w:r>
            <w:r>
              <w:rPr>
                <w:rFonts w:eastAsiaTheme="minorEastAsia"/>
                <w:noProof/>
                <w:lang w:eastAsia="fr-FR"/>
              </w:rPr>
              <w:tab/>
            </w:r>
            <w:r w:rsidRPr="005E2F0D">
              <w:rPr>
                <w:rStyle w:val="Hyperlink"/>
                <w:noProof/>
              </w:rPr>
              <w:t>Objectifs du document</w:t>
            </w:r>
            <w:r>
              <w:rPr>
                <w:noProof/>
                <w:webHidden/>
              </w:rPr>
              <w:tab/>
            </w:r>
            <w:r w:rsidR="0067196E">
              <w:rPr>
                <w:noProof/>
                <w:webHidden/>
              </w:rPr>
              <w:fldChar w:fldCharType="begin"/>
            </w:r>
            <w:r>
              <w:rPr>
                <w:noProof/>
                <w:webHidden/>
              </w:rPr>
              <w:instrText xml:space="preserve"> PAGEREF _Toc412633974 \h </w:instrText>
            </w:r>
            <w:r w:rsidR="0067196E">
              <w:rPr>
                <w:noProof/>
                <w:webHidden/>
              </w:rPr>
            </w:r>
            <w:r w:rsidR="0067196E">
              <w:rPr>
                <w:noProof/>
                <w:webHidden/>
              </w:rPr>
              <w:fldChar w:fldCharType="separate"/>
            </w:r>
            <w:r w:rsidR="00683426">
              <w:rPr>
                <w:noProof/>
                <w:webHidden/>
              </w:rPr>
              <w:t>6</w:t>
            </w:r>
            <w:r w:rsidR="0067196E">
              <w:rPr>
                <w:noProof/>
                <w:webHidden/>
              </w:rPr>
              <w:fldChar w:fldCharType="end"/>
            </w:r>
          </w:hyperlink>
        </w:p>
        <w:p w14:paraId="7B105F3D" w14:textId="7EEF0AED" w:rsidR="00D754B0" w:rsidRDefault="00D754B0">
          <w:pPr>
            <w:pStyle w:val="TOC2"/>
            <w:rPr>
              <w:rFonts w:eastAsiaTheme="minorEastAsia"/>
              <w:noProof/>
              <w:lang w:eastAsia="fr-FR"/>
            </w:rPr>
          </w:pPr>
          <w:hyperlink w:anchor="_Toc412633975" w:history="1">
            <w:r w:rsidRPr="005E2F0D">
              <w:rPr>
                <w:rStyle w:val="Hyperlink"/>
                <w:noProof/>
              </w:rPr>
              <w:t>1.2</w:t>
            </w:r>
            <w:r>
              <w:rPr>
                <w:rFonts w:eastAsiaTheme="minorEastAsia"/>
                <w:noProof/>
                <w:lang w:eastAsia="fr-FR"/>
              </w:rPr>
              <w:tab/>
            </w:r>
            <w:r w:rsidRPr="005E2F0D">
              <w:rPr>
                <w:rStyle w:val="Hyperlink"/>
                <w:noProof/>
              </w:rPr>
              <w:t>Objectifs et périmètre du projet</w:t>
            </w:r>
            <w:r>
              <w:rPr>
                <w:noProof/>
                <w:webHidden/>
              </w:rPr>
              <w:tab/>
            </w:r>
            <w:r w:rsidR="0067196E">
              <w:rPr>
                <w:noProof/>
                <w:webHidden/>
              </w:rPr>
              <w:fldChar w:fldCharType="begin"/>
            </w:r>
            <w:r>
              <w:rPr>
                <w:noProof/>
                <w:webHidden/>
              </w:rPr>
              <w:instrText xml:space="preserve"> PAGEREF _Toc412633975 \h </w:instrText>
            </w:r>
            <w:r w:rsidR="0067196E">
              <w:rPr>
                <w:noProof/>
                <w:webHidden/>
              </w:rPr>
            </w:r>
            <w:r w:rsidR="0067196E">
              <w:rPr>
                <w:noProof/>
                <w:webHidden/>
              </w:rPr>
              <w:fldChar w:fldCharType="separate"/>
            </w:r>
            <w:r w:rsidR="00683426">
              <w:rPr>
                <w:noProof/>
                <w:webHidden/>
              </w:rPr>
              <w:t>6</w:t>
            </w:r>
            <w:r w:rsidR="0067196E">
              <w:rPr>
                <w:noProof/>
                <w:webHidden/>
              </w:rPr>
              <w:fldChar w:fldCharType="end"/>
            </w:r>
          </w:hyperlink>
        </w:p>
        <w:p w14:paraId="3E2292AF" w14:textId="4A6F5D90" w:rsidR="00D754B0" w:rsidRDefault="00D754B0">
          <w:pPr>
            <w:pStyle w:val="TOC2"/>
            <w:rPr>
              <w:rFonts w:eastAsiaTheme="minorEastAsia"/>
              <w:noProof/>
              <w:lang w:eastAsia="fr-FR"/>
            </w:rPr>
          </w:pPr>
          <w:hyperlink w:anchor="_Toc412633976" w:history="1">
            <w:r w:rsidRPr="005E2F0D">
              <w:rPr>
                <w:rStyle w:val="Hyperlink"/>
                <w:noProof/>
              </w:rPr>
              <w:t>1.3</w:t>
            </w:r>
            <w:r>
              <w:rPr>
                <w:rFonts w:eastAsiaTheme="minorEastAsia"/>
                <w:noProof/>
                <w:lang w:eastAsia="fr-FR"/>
              </w:rPr>
              <w:tab/>
            </w:r>
            <w:r w:rsidRPr="005E2F0D">
              <w:rPr>
                <w:rStyle w:val="Hyperlink"/>
                <w:noProof/>
              </w:rPr>
              <w:t>Limites du document</w:t>
            </w:r>
            <w:r>
              <w:rPr>
                <w:noProof/>
                <w:webHidden/>
              </w:rPr>
              <w:tab/>
            </w:r>
            <w:r w:rsidR="0067196E">
              <w:rPr>
                <w:noProof/>
                <w:webHidden/>
              </w:rPr>
              <w:fldChar w:fldCharType="begin"/>
            </w:r>
            <w:r>
              <w:rPr>
                <w:noProof/>
                <w:webHidden/>
              </w:rPr>
              <w:instrText xml:space="preserve"> PAGEREF _Toc412633976 \h </w:instrText>
            </w:r>
            <w:r w:rsidR="0067196E">
              <w:rPr>
                <w:noProof/>
                <w:webHidden/>
              </w:rPr>
            </w:r>
            <w:r w:rsidR="0067196E">
              <w:rPr>
                <w:noProof/>
                <w:webHidden/>
              </w:rPr>
              <w:fldChar w:fldCharType="separate"/>
            </w:r>
            <w:r w:rsidR="00683426">
              <w:rPr>
                <w:noProof/>
                <w:webHidden/>
              </w:rPr>
              <w:t>6</w:t>
            </w:r>
            <w:r w:rsidR="0067196E">
              <w:rPr>
                <w:noProof/>
                <w:webHidden/>
              </w:rPr>
              <w:fldChar w:fldCharType="end"/>
            </w:r>
          </w:hyperlink>
        </w:p>
        <w:p w14:paraId="4F62103A" w14:textId="1F6C000F" w:rsidR="00D754B0" w:rsidRDefault="00D754B0">
          <w:pPr>
            <w:pStyle w:val="TOC2"/>
            <w:rPr>
              <w:rFonts w:eastAsiaTheme="minorEastAsia"/>
              <w:noProof/>
              <w:lang w:eastAsia="fr-FR"/>
            </w:rPr>
          </w:pPr>
          <w:hyperlink w:anchor="_Toc412633977" w:history="1">
            <w:r w:rsidRPr="005E2F0D">
              <w:rPr>
                <w:rStyle w:val="Hyperlink"/>
                <w:noProof/>
              </w:rPr>
              <w:t>1.4</w:t>
            </w:r>
            <w:r>
              <w:rPr>
                <w:rFonts w:eastAsiaTheme="minorEastAsia"/>
                <w:noProof/>
                <w:lang w:eastAsia="fr-FR"/>
              </w:rPr>
              <w:tab/>
            </w:r>
            <w:r w:rsidRPr="005E2F0D">
              <w:rPr>
                <w:rStyle w:val="Hyperlink"/>
                <w:noProof/>
              </w:rPr>
              <w:t>Points en suspens</w:t>
            </w:r>
            <w:r>
              <w:rPr>
                <w:noProof/>
                <w:webHidden/>
              </w:rPr>
              <w:tab/>
            </w:r>
            <w:r w:rsidR="0067196E">
              <w:rPr>
                <w:noProof/>
                <w:webHidden/>
              </w:rPr>
              <w:fldChar w:fldCharType="begin"/>
            </w:r>
            <w:r>
              <w:rPr>
                <w:noProof/>
                <w:webHidden/>
              </w:rPr>
              <w:instrText xml:space="preserve"> PAGEREF _Toc412633977 \h </w:instrText>
            </w:r>
            <w:r w:rsidR="0067196E">
              <w:rPr>
                <w:noProof/>
                <w:webHidden/>
              </w:rPr>
            </w:r>
            <w:r w:rsidR="0067196E">
              <w:rPr>
                <w:noProof/>
                <w:webHidden/>
              </w:rPr>
              <w:fldChar w:fldCharType="separate"/>
            </w:r>
            <w:r w:rsidR="00683426">
              <w:rPr>
                <w:noProof/>
                <w:webHidden/>
              </w:rPr>
              <w:t>6</w:t>
            </w:r>
            <w:r w:rsidR="0067196E">
              <w:rPr>
                <w:noProof/>
                <w:webHidden/>
              </w:rPr>
              <w:fldChar w:fldCharType="end"/>
            </w:r>
          </w:hyperlink>
        </w:p>
        <w:p w14:paraId="001553F2" w14:textId="0D4AF374" w:rsidR="00D754B0" w:rsidRDefault="00D754B0">
          <w:pPr>
            <w:pStyle w:val="TOC2"/>
            <w:rPr>
              <w:rFonts w:eastAsiaTheme="minorEastAsia"/>
              <w:noProof/>
              <w:lang w:eastAsia="fr-FR"/>
            </w:rPr>
          </w:pPr>
          <w:r>
            <w:fldChar w:fldCharType="begin"/>
          </w:r>
          <w:r>
            <w:instrText>HYPERLINK \l "_Toc412633978"</w:instrText>
          </w:r>
          <w:r>
            <w:fldChar w:fldCharType="separate"/>
          </w:r>
          <w:r w:rsidRPr="005E2F0D">
            <w:rPr>
              <w:rStyle w:val="Hyperlink"/>
              <w:noProof/>
            </w:rPr>
            <w:t>1.5</w:t>
          </w:r>
          <w:r>
            <w:rPr>
              <w:rFonts w:eastAsiaTheme="minorEastAsia"/>
              <w:noProof/>
              <w:lang w:eastAsia="fr-FR"/>
            </w:rPr>
            <w:tab/>
          </w:r>
          <w:r w:rsidRPr="005E2F0D">
            <w:rPr>
              <w:rStyle w:val="Hyperlink"/>
              <w:noProof/>
            </w:rPr>
            <w:t>Références</w:t>
          </w:r>
          <w:r>
            <w:rPr>
              <w:noProof/>
              <w:webHidden/>
            </w:rPr>
            <w:tab/>
          </w:r>
          <w:r w:rsidR="0067196E">
            <w:rPr>
              <w:noProof/>
              <w:webHidden/>
            </w:rPr>
            <w:fldChar w:fldCharType="begin"/>
          </w:r>
          <w:r>
            <w:rPr>
              <w:noProof/>
              <w:webHidden/>
            </w:rPr>
            <w:instrText xml:space="preserve"> PAGEREF _Toc412633978 \h </w:instrText>
          </w:r>
          <w:r w:rsidR="0067196E">
            <w:rPr>
              <w:noProof/>
              <w:webHidden/>
            </w:rPr>
          </w:r>
          <w:r w:rsidR="0067196E">
            <w:rPr>
              <w:noProof/>
              <w:webHidden/>
            </w:rPr>
            <w:fldChar w:fldCharType="separate"/>
          </w:r>
          <w:ins w:id="25" w:author="ahmed abdelhedi" w:date="2025-12-15T17:21:00Z" w16du:dateUtc="2025-12-15T16:21:00Z">
            <w:r w:rsidR="00683426">
              <w:rPr>
                <w:noProof/>
                <w:webHidden/>
              </w:rPr>
              <w:t>6</w:t>
            </w:r>
          </w:ins>
          <w:del w:id="26" w:author="ahmed abdelhedi" w:date="2025-12-15T17:21:00Z" w16du:dateUtc="2025-12-15T16:21:00Z">
            <w:r w:rsidDel="00683426">
              <w:rPr>
                <w:noProof/>
                <w:webHidden/>
              </w:rPr>
              <w:delText>7</w:delText>
            </w:r>
          </w:del>
          <w:r w:rsidR="0067196E">
            <w:rPr>
              <w:noProof/>
              <w:webHidden/>
            </w:rPr>
            <w:fldChar w:fldCharType="end"/>
          </w:r>
          <w:r>
            <w:fldChar w:fldCharType="end"/>
          </w:r>
        </w:p>
        <w:p w14:paraId="4D421A58" w14:textId="7EC62730" w:rsidR="00D754B0" w:rsidRDefault="00D754B0">
          <w:pPr>
            <w:pStyle w:val="TOC1"/>
            <w:rPr>
              <w:rFonts w:eastAsiaTheme="minorEastAsia"/>
              <w:noProof/>
              <w:lang w:eastAsia="fr-FR"/>
            </w:rPr>
          </w:pPr>
          <w:hyperlink w:anchor="_Toc412633979" w:history="1">
            <w:r w:rsidRPr="005E2F0D">
              <w:rPr>
                <w:rStyle w:val="Hyperlink"/>
                <w:noProof/>
              </w:rPr>
              <w:t>2</w:t>
            </w:r>
            <w:r>
              <w:rPr>
                <w:rFonts w:eastAsiaTheme="minorEastAsia"/>
                <w:noProof/>
                <w:lang w:eastAsia="fr-FR"/>
              </w:rPr>
              <w:tab/>
            </w:r>
            <w:r w:rsidRPr="005E2F0D">
              <w:rPr>
                <w:rStyle w:val="Hyperlink"/>
                <w:noProof/>
              </w:rPr>
              <w:t>Diagramme de Flux</w:t>
            </w:r>
            <w:r>
              <w:rPr>
                <w:noProof/>
                <w:webHidden/>
              </w:rPr>
              <w:tab/>
            </w:r>
            <w:r w:rsidR="0067196E">
              <w:rPr>
                <w:noProof/>
                <w:webHidden/>
              </w:rPr>
              <w:fldChar w:fldCharType="begin"/>
            </w:r>
            <w:r>
              <w:rPr>
                <w:noProof/>
                <w:webHidden/>
              </w:rPr>
              <w:instrText xml:space="preserve"> PAGEREF _Toc412633979 \h </w:instrText>
            </w:r>
            <w:r w:rsidR="0067196E">
              <w:rPr>
                <w:noProof/>
                <w:webHidden/>
              </w:rPr>
            </w:r>
            <w:r w:rsidR="0067196E">
              <w:rPr>
                <w:noProof/>
                <w:webHidden/>
              </w:rPr>
              <w:fldChar w:fldCharType="separate"/>
            </w:r>
            <w:r w:rsidR="00683426">
              <w:rPr>
                <w:noProof/>
                <w:webHidden/>
              </w:rPr>
              <w:t>7</w:t>
            </w:r>
            <w:r w:rsidR="0067196E">
              <w:rPr>
                <w:noProof/>
                <w:webHidden/>
              </w:rPr>
              <w:fldChar w:fldCharType="end"/>
            </w:r>
          </w:hyperlink>
        </w:p>
        <w:p w14:paraId="7BF97AFB" w14:textId="5CC7E0D8" w:rsidR="00D754B0" w:rsidRDefault="00D754B0">
          <w:pPr>
            <w:pStyle w:val="TOC2"/>
            <w:rPr>
              <w:rFonts w:eastAsiaTheme="minorEastAsia"/>
              <w:noProof/>
              <w:lang w:eastAsia="fr-FR"/>
            </w:rPr>
          </w:pPr>
          <w:hyperlink w:anchor="_Toc412633980" w:history="1">
            <w:r w:rsidRPr="005E2F0D">
              <w:rPr>
                <w:rStyle w:val="Hyperlink"/>
                <w:noProof/>
              </w:rPr>
              <w:t>2.1</w:t>
            </w:r>
            <w:r>
              <w:rPr>
                <w:rFonts w:eastAsiaTheme="minorEastAsia"/>
                <w:noProof/>
                <w:lang w:eastAsia="fr-FR"/>
              </w:rPr>
              <w:tab/>
            </w:r>
            <w:r w:rsidRPr="005E2F0D">
              <w:rPr>
                <w:rStyle w:val="Hyperlink"/>
                <w:noProof/>
              </w:rPr>
              <w:t>Description du diagramme des flux :</w:t>
            </w:r>
            <w:r>
              <w:rPr>
                <w:noProof/>
                <w:webHidden/>
              </w:rPr>
              <w:tab/>
            </w:r>
            <w:r w:rsidR="0067196E">
              <w:rPr>
                <w:noProof/>
                <w:webHidden/>
              </w:rPr>
              <w:fldChar w:fldCharType="begin"/>
            </w:r>
            <w:r>
              <w:rPr>
                <w:noProof/>
                <w:webHidden/>
              </w:rPr>
              <w:instrText xml:space="preserve"> PAGEREF _Toc412633980 \h </w:instrText>
            </w:r>
            <w:r w:rsidR="0067196E">
              <w:rPr>
                <w:noProof/>
                <w:webHidden/>
              </w:rPr>
            </w:r>
            <w:r w:rsidR="0067196E">
              <w:rPr>
                <w:noProof/>
                <w:webHidden/>
              </w:rPr>
              <w:fldChar w:fldCharType="separate"/>
            </w:r>
            <w:r w:rsidR="00683426">
              <w:rPr>
                <w:noProof/>
                <w:webHidden/>
              </w:rPr>
              <w:t>7</w:t>
            </w:r>
            <w:r w:rsidR="0067196E">
              <w:rPr>
                <w:noProof/>
                <w:webHidden/>
              </w:rPr>
              <w:fldChar w:fldCharType="end"/>
            </w:r>
          </w:hyperlink>
        </w:p>
        <w:p w14:paraId="2CEFF4EF" w14:textId="3A7DFC5D" w:rsidR="00D754B0" w:rsidRDefault="00D754B0">
          <w:pPr>
            <w:pStyle w:val="TOC2"/>
            <w:rPr>
              <w:rFonts w:eastAsiaTheme="minorEastAsia"/>
              <w:noProof/>
              <w:lang w:eastAsia="fr-FR"/>
            </w:rPr>
          </w:pPr>
          <w:hyperlink w:anchor="_Toc412633981" w:history="1">
            <w:r w:rsidRPr="005E2F0D">
              <w:rPr>
                <w:rStyle w:val="Hyperlink"/>
                <w:noProof/>
              </w:rPr>
              <w:t>2.2</w:t>
            </w:r>
            <w:r>
              <w:rPr>
                <w:rFonts w:eastAsiaTheme="minorEastAsia"/>
                <w:noProof/>
                <w:lang w:eastAsia="fr-FR"/>
              </w:rPr>
              <w:tab/>
            </w:r>
            <w:r w:rsidRPr="005E2F0D">
              <w:rPr>
                <w:rStyle w:val="Hyperlink"/>
                <w:noProof/>
              </w:rPr>
              <w:t>Liste des acteurs :</w:t>
            </w:r>
            <w:r>
              <w:rPr>
                <w:noProof/>
                <w:webHidden/>
              </w:rPr>
              <w:tab/>
            </w:r>
            <w:r w:rsidR="0067196E">
              <w:rPr>
                <w:noProof/>
                <w:webHidden/>
              </w:rPr>
              <w:fldChar w:fldCharType="begin"/>
            </w:r>
            <w:r>
              <w:rPr>
                <w:noProof/>
                <w:webHidden/>
              </w:rPr>
              <w:instrText xml:space="preserve"> PAGEREF _Toc412633981 \h </w:instrText>
            </w:r>
            <w:r w:rsidR="0067196E">
              <w:rPr>
                <w:noProof/>
                <w:webHidden/>
              </w:rPr>
            </w:r>
            <w:r w:rsidR="0067196E">
              <w:rPr>
                <w:noProof/>
                <w:webHidden/>
              </w:rPr>
              <w:fldChar w:fldCharType="separate"/>
            </w:r>
            <w:r w:rsidR="00683426">
              <w:rPr>
                <w:noProof/>
                <w:webHidden/>
              </w:rPr>
              <w:t>7</w:t>
            </w:r>
            <w:r w:rsidR="0067196E">
              <w:rPr>
                <w:noProof/>
                <w:webHidden/>
              </w:rPr>
              <w:fldChar w:fldCharType="end"/>
            </w:r>
          </w:hyperlink>
        </w:p>
        <w:p w14:paraId="0C943125" w14:textId="0E474897" w:rsidR="00D754B0" w:rsidRDefault="00D754B0">
          <w:pPr>
            <w:pStyle w:val="TOC2"/>
            <w:rPr>
              <w:rFonts w:eastAsiaTheme="minorEastAsia"/>
              <w:noProof/>
              <w:lang w:eastAsia="fr-FR"/>
            </w:rPr>
          </w:pPr>
          <w:r>
            <w:fldChar w:fldCharType="begin"/>
          </w:r>
          <w:r>
            <w:instrText>HYPERLINK \l "_Toc412633982"</w:instrText>
          </w:r>
          <w:r>
            <w:fldChar w:fldCharType="separate"/>
          </w:r>
          <w:r w:rsidRPr="005E2F0D">
            <w:rPr>
              <w:rStyle w:val="Hyperlink"/>
              <w:noProof/>
            </w:rPr>
            <w:t>2.3</w:t>
          </w:r>
          <w:r>
            <w:rPr>
              <w:rFonts w:eastAsiaTheme="minorEastAsia"/>
              <w:noProof/>
              <w:lang w:eastAsia="fr-FR"/>
            </w:rPr>
            <w:tab/>
          </w:r>
          <w:r w:rsidRPr="005E2F0D">
            <w:rPr>
              <w:rStyle w:val="Hyperlink"/>
              <w:noProof/>
            </w:rPr>
            <w:t>Liste des flux :</w:t>
          </w:r>
          <w:r>
            <w:rPr>
              <w:noProof/>
              <w:webHidden/>
            </w:rPr>
            <w:tab/>
          </w:r>
          <w:r w:rsidR="0067196E">
            <w:rPr>
              <w:noProof/>
              <w:webHidden/>
            </w:rPr>
            <w:fldChar w:fldCharType="begin"/>
          </w:r>
          <w:r>
            <w:rPr>
              <w:noProof/>
              <w:webHidden/>
            </w:rPr>
            <w:instrText xml:space="preserve"> PAGEREF _Toc412633982 \h </w:instrText>
          </w:r>
          <w:r w:rsidR="0067196E">
            <w:rPr>
              <w:noProof/>
              <w:webHidden/>
            </w:rPr>
          </w:r>
          <w:r w:rsidR="0067196E">
            <w:rPr>
              <w:noProof/>
              <w:webHidden/>
            </w:rPr>
            <w:fldChar w:fldCharType="separate"/>
          </w:r>
          <w:ins w:id="27" w:author="ahmed abdelhedi" w:date="2025-12-15T17:21:00Z" w16du:dateUtc="2025-12-15T16:21:00Z">
            <w:r w:rsidR="00683426">
              <w:rPr>
                <w:noProof/>
                <w:webHidden/>
              </w:rPr>
              <w:t>7</w:t>
            </w:r>
          </w:ins>
          <w:del w:id="28" w:author="ahmed abdelhedi" w:date="2025-12-15T17:21:00Z" w16du:dateUtc="2025-12-15T16:21:00Z">
            <w:r w:rsidDel="00683426">
              <w:rPr>
                <w:noProof/>
                <w:webHidden/>
              </w:rPr>
              <w:delText>8</w:delText>
            </w:r>
          </w:del>
          <w:r w:rsidR="0067196E">
            <w:rPr>
              <w:noProof/>
              <w:webHidden/>
            </w:rPr>
            <w:fldChar w:fldCharType="end"/>
          </w:r>
          <w:r>
            <w:fldChar w:fldCharType="end"/>
          </w:r>
        </w:p>
        <w:p w14:paraId="2C2E1463" w14:textId="5FB8834C" w:rsidR="00D754B0" w:rsidRDefault="00D754B0">
          <w:pPr>
            <w:pStyle w:val="TOC1"/>
            <w:rPr>
              <w:rFonts w:eastAsiaTheme="minorEastAsia"/>
              <w:noProof/>
              <w:lang w:eastAsia="fr-FR"/>
            </w:rPr>
          </w:pPr>
          <w:r>
            <w:fldChar w:fldCharType="begin"/>
          </w:r>
          <w:r>
            <w:instrText>HYPERLINK \l "_Toc412633983"</w:instrText>
          </w:r>
          <w:r>
            <w:fldChar w:fldCharType="separate"/>
          </w:r>
          <w:r w:rsidRPr="005E2F0D">
            <w:rPr>
              <w:rStyle w:val="Hyperlink"/>
              <w:noProof/>
            </w:rPr>
            <w:t>3</w:t>
          </w:r>
          <w:r>
            <w:rPr>
              <w:rFonts w:eastAsiaTheme="minorEastAsia"/>
              <w:noProof/>
              <w:lang w:eastAsia="fr-FR"/>
            </w:rPr>
            <w:tab/>
          </w:r>
          <w:r w:rsidRPr="005E2F0D">
            <w:rPr>
              <w:rStyle w:val="Hyperlink"/>
              <w:noProof/>
            </w:rPr>
            <w:t>Processus Metier</w:t>
          </w:r>
          <w:r>
            <w:rPr>
              <w:noProof/>
              <w:webHidden/>
            </w:rPr>
            <w:tab/>
          </w:r>
          <w:r w:rsidR="0067196E">
            <w:rPr>
              <w:noProof/>
              <w:webHidden/>
            </w:rPr>
            <w:fldChar w:fldCharType="begin"/>
          </w:r>
          <w:r>
            <w:rPr>
              <w:noProof/>
              <w:webHidden/>
            </w:rPr>
            <w:instrText xml:space="preserve"> PAGEREF _Toc412633983 \h </w:instrText>
          </w:r>
          <w:r w:rsidR="0067196E">
            <w:rPr>
              <w:noProof/>
              <w:webHidden/>
            </w:rPr>
          </w:r>
          <w:r w:rsidR="0067196E">
            <w:rPr>
              <w:noProof/>
              <w:webHidden/>
            </w:rPr>
            <w:fldChar w:fldCharType="separate"/>
          </w:r>
          <w:ins w:id="29" w:author="ahmed abdelhedi" w:date="2025-12-15T17:21:00Z" w16du:dateUtc="2025-12-15T16:21:00Z">
            <w:r w:rsidR="00683426">
              <w:rPr>
                <w:noProof/>
                <w:webHidden/>
              </w:rPr>
              <w:t>8</w:t>
            </w:r>
          </w:ins>
          <w:del w:id="30" w:author="ahmed abdelhedi" w:date="2025-12-15T17:21:00Z" w16du:dateUtc="2025-12-15T16:21:00Z">
            <w:r w:rsidDel="00683426">
              <w:rPr>
                <w:noProof/>
                <w:webHidden/>
              </w:rPr>
              <w:delText>9</w:delText>
            </w:r>
          </w:del>
          <w:r w:rsidR="0067196E">
            <w:rPr>
              <w:noProof/>
              <w:webHidden/>
            </w:rPr>
            <w:fldChar w:fldCharType="end"/>
          </w:r>
          <w:r>
            <w:fldChar w:fldCharType="end"/>
          </w:r>
        </w:p>
        <w:p w14:paraId="7ED0D96D" w14:textId="4491EE86" w:rsidR="00D754B0" w:rsidRDefault="00D754B0">
          <w:pPr>
            <w:pStyle w:val="TOC2"/>
            <w:rPr>
              <w:rFonts w:eastAsiaTheme="minorEastAsia"/>
              <w:noProof/>
              <w:lang w:eastAsia="fr-FR"/>
            </w:rPr>
          </w:pPr>
          <w:r>
            <w:fldChar w:fldCharType="begin"/>
          </w:r>
          <w:r>
            <w:instrText>HYPERLINK \l "_Toc412633984"</w:instrText>
          </w:r>
          <w:r>
            <w:fldChar w:fldCharType="separate"/>
          </w:r>
          <w:r w:rsidRPr="005E2F0D">
            <w:rPr>
              <w:rStyle w:val="Hyperlink"/>
              <w:noProof/>
            </w:rPr>
            <w:t>3.1</w:t>
          </w:r>
          <w:r>
            <w:rPr>
              <w:rFonts w:eastAsiaTheme="minorEastAsia"/>
              <w:noProof/>
              <w:lang w:eastAsia="fr-FR"/>
            </w:rPr>
            <w:tab/>
          </w:r>
          <w:r w:rsidRPr="005E2F0D">
            <w:rPr>
              <w:rStyle w:val="Hyperlink"/>
              <w:noProof/>
            </w:rPr>
            <w:t>Processus "Bourse"</w:t>
          </w:r>
          <w:r>
            <w:rPr>
              <w:noProof/>
              <w:webHidden/>
            </w:rPr>
            <w:tab/>
          </w:r>
          <w:r w:rsidR="0067196E">
            <w:rPr>
              <w:noProof/>
              <w:webHidden/>
            </w:rPr>
            <w:fldChar w:fldCharType="begin"/>
          </w:r>
          <w:r>
            <w:rPr>
              <w:noProof/>
              <w:webHidden/>
            </w:rPr>
            <w:instrText xml:space="preserve"> PAGEREF _Toc412633984 \h </w:instrText>
          </w:r>
          <w:r w:rsidR="0067196E">
            <w:rPr>
              <w:noProof/>
              <w:webHidden/>
            </w:rPr>
          </w:r>
          <w:r w:rsidR="0067196E">
            <w:rPr>
              <w:noProof/>
              <w:webHidden/>
            </w:rPr>
            <w:fldChar w:fldCharType="separate"/>
          </w:r>
          <w:ins w:id="31" w:author="ahmed abdelhedi" w:date="2025-12-15T17:21:00Z" w16du:dateUtc="2025-12-15T16:21:00Z">
            <w:r w:rsidR="00683426">
              <w:rPr>
                <w:noProof/>
                <w:webHidden/>
              </w:rPr>
              <w:t>8</w:t>
            </w:r>
          </w:ins>
          <w:del w:id="32" w:author="ahmed abdelhedi" w:date="2025-12-15T17:21:00Z" w16du:dateUtc="2025-12-15T16:21:00Z">
            <w:r w:rsidDel="00683426">
              <w:rPr>
                <w:noProof/>
                <w:webHidden/>
              </w:rPr>
              <w:delText>9</w:delText>
            </w:r>
          </w:del>
          <w:r w:rsidR="0067196E">
            <w:rPr>
              <w:noProof/>
              <w:webHidden/>
            </w:rPr>
            <w:fldChar w:fldCharType="end"/>
          </w:r>
          <w:r>
            <w:fldChar w:fldCharType="end"/>
          </w:r>
        </w:p>
        <w:p w14:paraId="2D322508" w14:textId="2D786472" w:rsidR="00D754B0" w:rsidRDefault="00D754B0">
          <w:pPr>
            <w:pStyle w:val="TOC3"/>
            <w:tabs>
              <w:tab w:val="left" w:pos="880"/>
            </w:tabs>
            <w:rPr>
              <w:rFonts w:eastAsiaTheme="minorEastAsia"/>
              <w:noProof/>
              <w:lang w:eastAsia="fr-FR"/>
            </w:rPr>
          </w:pPr>
          <w:r>
            <w:fldChar w:fldCharType="begin"/>
          </w:r>
          <w:r>
            <w:instrText>HYPERLINK \l "_Toc412633985"</w:instrText>
          </w:r>
          <w:r>
            <w:fldChar w:fldCharType="separate"/>
          </w:r>
          <w:r w:rsidRPr="005E2F0D">
            <w:rPr>
              <w:rStyle w:val="Hyperlink"/>
              <w:noProof/>
            </w:rPr>
            <w:t>3.1.1</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_Toc412633985 \h </w:instrText>
          </w:r>
          <w:r w:rsidR="0067196E">
            <w:rPr>
              <w:noProof/>
              <w:webHidden/>
            </w:rPr>
          </w:r>
          <w:r w:rsidR="0067196E">
            <w:rPr>
              <w:noProof/>
              <w:webHidden/>
            </w:rPr>
            <w:fldChar w:fldCharType="separate"/>
          </w:r>
          <w:ins w:id="33" w:author="ahmed abdelhedi" w:date="2025-12-15T17:21:00Z" w16du:dateUtc="2025-12-15T16:21:00Z">
            <w:r w:rsidR="00683426">
              <w:rPr>
                <w:noProof/>
                <w:webHidden/>
              </w:rPr>
              <w:t>8</w:t>
            </w:r>
          </w:ins>
          <w:del w:id="34" w:author="ahmed abdelhedi" w:date="2025-12-15T17:21:00Z" w16du:dateUtc="2025-12-15T16:21:00Z">
            <w:r w:rsidDel="00683426">
              <w:rPr>
                <w:noProof/>
                <w:webHidden/>
              </w:rPr>
              <w:delText>9</w:delText>
            </w:r>
          </w:del>
          <w:r w:rsidR="0067196E">
            <w:rPr>
              <w:noProof/>
              <w:webHidden/>
            </w:rPr>
            <w:fldChar w:fldCharType="end"/>
          </w:r>
          <w:r>
            <w:fldChar w:fldCharType="end"/>
          </w:r>
        </w:p>
        <w:p w14:paraId="77C37640" w14:textId="7EB2341D" w:rsidR="00D754B0" w:rsidRDefault="00D754B0">
          <w:pPr>
            <w:pStyle w:val="TOC3"/>
            <w:tabs>
              <w:tab w:val="left" w:pos="880"/>
            </w:tabs>
            <w:rPr>
              <w:rFonts w:eastAsiaTheme="minorEastAsia"/>
              <w:noProof/>
              <w:lang w:eastAsia="fr-FR"/>
            </w:rPr>
          </w:pPr>
          <w:r>
            <w:fldChar w:fldCharType="begin"/>
          </w:r>
          <w:r>
            <w:instrText>HYPERLINK \l "_Toc412633986"</w:instrText>
          </w:r>
          <w:r>
            <w:fldChar w:fldCharType="separate"/>
          </w:r>
          <w:r w:rsidRPr="005E2F0D">
            <w:rPr>
              <w:rStyle w:val="Hyperlink"/>
              <w:noProof/>
            </w:rPr>
            <w:t>3.1.2</w:t>
          </w:r>
          <w:r>
            <w:rPr>
              <w:rFonts w:eastAsiaTheme="minorEastAsia"/>
              <w:noProof/>
              <w:lang w:eastAsia="fr-FR"/>
            </w:rPr>
            <w:tab/>
          </w:r>
          <w:r w:rsidRPr="005E2F0D">
            <w:rPr>
              <w:rStyle w:val="Hyperlink"/>
              <w:noProof/>
            </w:rPr>
            <w:t>Description détaillée</w:t>
          </w:r>
          <w:r>
            <w:rPr>
              <w:noProof/>
              <w:webHidden/>
            </w:rPr>
            <w:tab/>
          </w:r>
          <w:r w:rsidR="0067196E">
            <w:rPr>
              <w:noProof/>
              <w:webHidden/>
            </w:rPr>
            <w:fldChar w:fldCharType="begin"/>
          </w:r>
          <w:r>
            <w:rPr>
              <w:noProof/>
              <w:webHidden/>
            </w:rPr>
            <w:instrText xml:space="preserve"> PAGEREF _Toc412633986 \h </w:instrText>
          </w:r>
          <w:r w:rsidR="0067196E">
            <w:rPr>
              <w:noProof/>
              <w:webHidden/>
            </w:rPr>
          </w:r>
          <w:r w:rsidR="0067196E">
            <w:rPr>
              <w:noProof/>
              <w:webHidden/>
            </w:rPr>
            <w:fldChar w:fldCharType="separate"/>
          </w:r>
          <w:ins w:id="35" w:author="ahmed abdelhedi" w:date="2025-12-15T17:21:00Z" w16du:dateUtc="2025-12-15T16:21:00Z">
            <w:r w:rsidR="00683426">
              <w:rPr>
                <w:noProof/>
                <w:webHidden/>
              </w:rPr>
              <w:t>19</w:t>
            </w:r>
          </w:ins>
          <w:del w:id="36" w:author="ahmed abdelhedi" w:date="2025-12-15T17:21:00Z" w16du:dateUtc="2025-12-15T16:21:00Z">
            <w:r w:rsidDel="00683426">
              <w:rPr>
                <w:noProof/>
                <w:webHidden/>
              </w:rPr>
              <w:delText>20</w:delText>
            </w:r>
          </w:del>
          <w:r w:rsidR="0067196E">
            <w:rPr>
              <w:noProof/>
              <w:webHidden/>
            </w:rPr>
            <w:fldChar w:fldCharType="end"/>
          </w:r>
          <w:r>
            <w:fldChar w:fldCharType="end"/>
          </w:r>
        </w:p>
        <w:p w14:paraId="209C66FE" w14:textId="15864069" w:rsidR="00D754B0" w:rsidRDefault="00D754B0">
          <w:pPr>
            <w:pStyle w:val="TOC2"/>
            <w:rPr>
              <w:rFonts w:eastAsiaTheme="minorEastAsia"/>
              <w:noProof/>
              <w:lang w:eastAsia="fr-FR"/>
            </w:rPr>
          </w:pPr>
          <w:r>
            <w:fldChar w:fldCharType="begin"/>
          </w:r>
          <w:r>
            <w:instrText>HYPERLINK \l "_Toc412633987"</w:instrText>
          </w:r>
          <w:r>
            <w:fldChar w:fldCharType="separate"/>
          </w:r>
          <w:r w:rsidRPr="005E2F0D">
            <w:rPr>
              <w:rStyle w:val="Hyperlink"/>
              <w:noProof/>
            </w:rPr>
            <w:t>3.2</w:t>
          </w:r>
          <w:r>
            <w:rPr>
              <w:rFonts w:eastAsiaTheme="minorEastAsia"/>
              <w:noProof/>
              <w:lang w:eastAsia="fr-FR"/>
            </w:rPr>
            <w:tab/>
          </w:r>
          <w:r w:rsidRPr="005E2F0D">
            <w:rPr>
              <w:rStyle w:val="Hyperlink"/>
              <w:noProof/>
            </w:rPr>
            <w:t>Processus "OPCVM"</w:t>
          </w:r>
          <w:r>
            <w:rPr>
              <w:noProof/>
              <w:webHidden/>
            </w:rPr>
            <w:tab/>
          </w:r>
          <w:r w:rsidR="0067196E">
            <w:rPr>
              <w:noProof/>
              <w:webHidden/>
            </w:rPr>
            <w:fldChar w:fldCharType="begin"/>
          </w:r>
          <w:r>
            <w:rPr>
              <w:noProof/>
              <w:webHidden/>
            </w:rPr>
            <w:instrText xml:space="preserve"> PAGEREF _Toc412633987 \h </w:instrText>
          </w:r>
          <w:r w:rsidR="0067196E">
            <w:rPr>
              <w:noProof/>
              <w:webHidden/>
            </w:rPr>
          </w:r>
          <w:r w:rsidR="0067196E">
            <w:rPr>
              <w:noProof/>
              <w:webHidden/>
            </w:rPr>
            <w:fldChar w:fldCharType="separate"/>
          </w:r>
          <w:ins w:id="37" w:author="ahmed abdelhedi" w:date="2025-12-15T17:21:00Z" w16du:dateUtc="2025-12-15T16:21:00Z">
            <w:r w:rsidR="00683426">
              <w:rPr>
                <w:noProof/>
                <w:webHidden/>
              </w:rPr>
              <w:t>34</w:t>
            </w:r>
          </w:ins>
          <w:del w:id="38" w:author="ahmed abdelhedi" w:date="2025-12-15T17:21:00Z" w16du:dateUtc="2025-12-15T16:21:00Z">
            <w:r w:rsidDel="00683426">
              <w:rPr>
                <w:noProof/>
                <w:webHidden/>
              </w:rPr>
              <w:delText>39</w:delText>
            </w:r>
          </w:del>
          <w:r w:rsidR="0067196E">
            <w:rPr>
              <w:noProof/>
              <w:webHidden/>
            </w:rPr>
            <w:fldChar w:fldCharType="end"/>
          </w:r>
          <w:r>
            <w:fldChar w:fldCharType="end"/>
          </w:r>
        </w:p>
        <w:p w14:paraId="2B27EDEC" w14:textId="5A61C9FE" w:rsidR="00D754B0" w:rsidRDefault="00D754B0">
          <w:pPr>
            <w:pStyle w:val="TOC3"/>
            <w:tabs>
              <w:tab w:val="left" w:pos="880"/>
            </w:tabs>
            <w:rPr>
              <w:rFonts w:eastAsiaTheme="minorEastAsia"/>
              <w:noProof/>
              <w:lang w:eastAsia="fr-FR"/>
            </w:rPr>
          </w:pPr>
          <w:r>
            <w:fldChar w:fldCharType="begin"/>
          </w:r>
          <w:r>
            <w:instrText>HYPERLINK \l "_Toc412633988"</w:instrText>
          </w:r>
          <w:r>
            <w:fldChar w:fldCharType="separate"/>
          </w:r>
          <w:r w:rsidRPr="005E2F0D">
            <w:rPr>
              <w:rStyle w:val="Hyperlink"/>
              <w:noProof/>
            </w:rPr>
            <w:t>3.2.1</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_Toc412633988 \h </w:instrText>
          </w:r>
          <w:r w:rsidR="0067196E">
            <w:rPr>
              <w:noProof/>
              <w:webHidden/>
            </w:rPr>
          </w:r>
          <w:r w:rsidR="0067196E">
            <w:rPr>
              <w:noProof/>
              <w:webHidden/>
            </w:rPr>
            <w:fldChar w:fldCharType="separate"/>
          </w:r>
          <w:ins w:id="39" w:author="ahmed abdelhedi" w:date="2025-12-15T17:21:00Z" w16du:dateUtc="2025-12-15T16:21:00Z">
            <w:r w:rsidR="00683426">
              <w:rPr>
                <w:noProof/>
                <w:webHidden/>
              </w:rPr>
              <w:t>34</w:t>
            </w:r>
          </w:ins>
          <w:del w:id="40" w:author="ahmed abdelhedi" w:date="2025-12-15T17:21:00Z" w16du:dateUtc="2025-12-15T16:21:00Z">
            <w:r w:rsidDel="00683426">
              <w:rPr>
                <w:noProof/>
                <w:webHidden/>
              </w:rPr>
              <w:delText>39</w:delText>
            </w:r>
          </w:del>
          <w:r w:rsidR="0067196E">
            <w:rPr>
              <w:noProof/>
              <w:webHidden/>
            </w:rPr>
            <w:fldChar w:fldCharType="end"/>
          </w:r>
          <w:r>
            <w:fldChar w:fldCharType="end"/>
          </w:r>
        </w:p>
        <w:p w14:paraId="35DF53CC" w14:textId="748F0AE8" w:rsidR="00D754B0" w:rsidRDefault="00D754B0">
          <w:pPr>
            <w:pStyle w:val="TOC3"/>
            <w:tabs>
              <w:tab w:val="left" w:pos="880"/>
            </w:tabs>
            <w:rPr>
              <w:rFonts w:eastAsiaTheme="minorEastAsia"/>
              <w:noProof/>
              <w:lang w:eastAsia="fr-FR"/>
            </w:rPr>
          </w:pPr>
          <w:r>
            <w:fldChar w:fldCharType="begin"/>
          </w:r>
          <w:r>
            <w:instrText>HYPERLINK \l "_Toc412633990"</w:instrText>
          </w:r>
          <w:r>
            <w:fldChar w:fldCharType="separate"/>
          </w:r>
          <w:r w:rsidRPr="005E2F0D">
            <w:rPr>
              <w:rStyle w:val="Hyperlink"/>
              <w:noProof/>
            </w:rPr>
            <w:t>3.2.2</w:t>
          </w:r>
          <w:r>
            <w:rPr>
              <w:rFonts w:eastAsiaTheme="minorEastAsia"/>
              <w:noProof/>
              <w:lang w:eastAsia="fr-FR"/>
            </w:rPr>
            <w:tab/>
          </w:r>
          <w:r w:rsidRPr="005E2F0D">
            <w:rPr>
              <w:rStyle w:val="Hyperlink"/>
              <w:noProof/>
            </w:rPr>
            <w:t>Description détaillée</w:t>
          </w:r>
          <w:r>
            <w:rPr>
              <w:noProof/>
              <w:webHidden/>
            </w:rPr>
            <w:tab/>
          </w:r>
          <w:r w:rsidR="0067196E">
            <w:rPr>
              <w:noProof/>
              <w:webHidden/>
            </w:rPr>
            <w:fldChar w:fldCharType="begin"/>
          </w:r>
          <w:r>
            <w:rPr>
              <w:noProof/>
              <w:webHidden/>
            </w:rPr>
            <w:instrText xml:space="preserve"> PAGEREF _Toc412633990 \h </w:instrText>
          </w:r>
          <w:r w:rsidR="0067196E">
            <w:rPr>
              <w:noProof/>
              <w:webHidden/>
            </w:rPr>
          </w:r>
          <w:r w:rsidR="0067196E">
            <w:rPr>
              <w:noProof/>
              <w:webHidden/>
            </w:rPr>
            <w:fldChar w:fldCharType="separate"/>
          </w:r>
          <w:ins w:id="41" w:author="ahmed abdelhedi" w:date="2025-12-15T17:21:00Z" w16du:dateUtc="2025-12-15T16:21:00Z">
            <w:r w:rsidR="00683426">
              <w:rPr>
                <w:noProof/>
                <w:webHidden/>
              </w:rPr>
              <w:t>34</w:t>
            </w:r>
          </w:ins>
          <w:del w:id="42" w:author="ahmed abdelhedi" w:date="2025-12-15T17:21:00Z" w16du:dateUtc="2025-12-15T16:21:00Z">
            <w:r w:rsidDel="00683426">
              <w:rPr>
                <w:noProof/>
                <w:webHidden/>
              </w:rPr>
              <w:delText>39</w:delText>
            </w:r>
          </w:del>
          <w:r w:rsidR="0067196E">
            <w:rPr>
              <w:noProof/>
              <w:webHidden/>
            </w:rPr>
            <w:fldChar w:fldCharType="end"/>
          </w:r>
          <w:r>
            <w:fldChar w:fldCharType="end"/>
          </w:r>
        </w:p>
        <w:p w14:paraId="539E8383" w14:textId="2EA26D3A" w:rsidR="00D754B0" w:rsidRDefault="00D754B0">
          <w:pPr>
            <w:pStyle w:val="TOC2"/>
            <w:rPr>
              <w:rFonts w:eastAsiaTheme="minorEastAsia"/>
              <w:noProof/>
              <w:lang w:eastAsia="fr-FR"/>
            </w:rPr>
          </w:pPr>
          <w:r>
            <w:fldChar w:fldCharType="begin"/>
          </w:r>
          <w:r>
            <w:instrText>HYPERLINK \l "_Toc412633992"</w:instrText>
          </w:r>
          <w:r>
            <w:fldChar w:fldCharType="separate"/>
          </w:r>
          <w:r w:rsidRPr="005E2F0D">
            <w:rPr>
              <w:rStyle w:val="Hyperlink"/>
              <w:noProof/>
            </w:rPr>
            <w:t>3.3</w:t>
          </w:r>
          <w:r>
            <w:rPr>
              <w:rFonts w:eastAsiaTheme="minorEastAsia"/>
              <w:noProof/>
              <w:lang w:eastAsia="fr-FR"/>
            </w:rPr>
            <w:tab/>
          </w:r>
          <w:r w:rsidRPr="005E2F0D">
            <w:rPr>
              <w:rStyle w:val="Hyperlink"/>
              <w:noProof/>
            </w:rPr>
            <w:t>Processus "GRE A GRE"</w:t>
          </w:r>
          <w:r>
            <w:rPr>
              <w:noProof/>
              <w:webHidden/>
            </w:rPr>
            <w:tab/>
          </w:r>
          <w:r w:rsidR="0067196E">
            <w:rPr>
              <w:noProof/>
              <w:webHidden/>
            </w:rPr>
            <w:fldChar w:fldCharType="begin"/>
          </w:r>
          <w:r>
            <w:rPr>
              <w:noProof/>
              <w:webHidden/>
            </w:rPr>
            <w:instrText xml:space="preserve"> PAGEREF _Toc412633992 \h </w:instrText>
          </w:r>
          <w:r w:rsidR="0067196E">
            <w:rPr>
              <w:noProof/>
              <w:webHidden/>
            </w:rPr>
          </w:r>
          <w:r w:rsidR="0067196E">
            <w:rPr>
              <w:noProof/>
              <w:webHidden/>
            </w:rPr>
            <w:fldChar w:fldCharType="separate"/>
          </w:r>
          <w:ins w:id="43" w:author="ahmed abdelhedi" w:date="2025-12-15T17:21:00Z" w16du:dateUtc="2025-12-15T16:21:00Z">
            <w:r w:rsidR="00683426">
              <w:rPr>
                <w:noProof/>
                <w:webHidden/>
              </w:rPr>
              <w:t>48</w:t>
            </w:r>
          </w:ins>
          <w:del w:id="44" w:author="ahmed abdelhedi" w:date="2025-12-15T17:21:00Z" w16du:dateUtc="2025-12-15T16:21:00Z">
            <w:r w:rsidDel="00683426">
              <w:rPr>
                <w:noProof/>
                <w:webHidden/>
              </w:rPr>
              <w:delText>46</w:delText>
            </w:r>
          </w:del>
          <w:r w:rsidR="0067196E">
            <w:rPr>
              <w:noProof/>
              <w:webHidden/>
            </w:rPr>
            <w:fldChar w:fldCharType="end"/>
          </w:r>
          <w:r>
            <w:fldChar w:fldCharType="end"/>
          </w:r>
        </w:p>
        <w:p w14:paraId="03282098" w14:textId="28452928" w:rsidR="00D754B0" w:rsidRDefault="00D754B0">
          <w:pPr>
            <w:pStyle w:val="TOC3"/>
            <w:tabs>
              <w:tab w:val="left" w:pos="880"/>
            </w:tabs>
            <w:rPr>
              <w:rFonts w:eastAsiaTheme="minorEastAsia"/>
              <w:noProof/>
              <w:lang w:eastAsia="fr-FR"/>
            </w:rPr>
          </w:pPr>
          <w:r>
            <w:fldChar w:fldCharType="begin"/>
          </w:r>
          <w:r>
            <w:instrText>HYPERLINK \l "_Toc412633993"</w:instrText>
          </w:r>
          <w:r>
            <w:fldChar w:fldCharType="separate"/>
          </w:r>
          <w:r w:rsidRPr="005E2F0D">
            <w:rPr>
              <w:rStyle w:val="Hyperlink"/>
              <w:noProof/>
            </w:rPr>
            <w:t>3.3.1</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_Toc412633993 \h </w:instrText>
          </w:r>
          <w:r w:rsidR="0067196E">
            <w:rPr>
              <w:noProof/>
              <w:webHidden/>
            </w:rPr>
          </w:r>
          <w:r w:rsidR="0067196E">
            <w:rPr>
              <w:noProof/>
              <w:webHidden/>
            </w:rPr>
            <w:fldChar w:fldCharType="separate"/>
          </w:r>
          <w:ins w:id="45" w:author="ahmed abdelhedi" w:date="2025-12-15T17:21:00Z" w16du:dateUtc="2025-12-15T16:21:00Z">
            <w:r w:rsidR="00683426">
              <w:rPr>
                <w:noProof/>
                <w:webHidden/>
              </w:rPr>
              <w:t>48</w:t>
            </w:r>
          </w:ins>
          <w:del w:id="46" w:author="ahmed abdelhedi" w:date="2025-12-15T17:21:00Z" w16du:dateUtc="2025-12-15T16:21:00Z">
            <w:r w:rsidDel="00683426">
              <w:rPr>
                <w:noProof/>
                <w:webHidden/>
              </w:rPr>
              <w:delText>46</w:delText>
            </w:r>
          </w:del>
          <w:r w:rsidR="0067196E">
            <w:rPr>
              <w:noProof/>
              <w:webHidden/>
            </w:rPr>
            <w:fldChar w:fldCharType="end"/>
          </w:r>
          <w:r>
            <w:fldChar w:fldCharType="end"/>
          </w:r>
        </w:p>
        <w:p w14:paraId="35771F31" w14:textId="0048AA45" w:rsidR="00D754B0" w:rsidRDefault="00D754B0">
          <w:pPr>
            <w:pStyle w:val="TOC3"/>
            <w:tabs>
              <w:tab w:val="left" w:pos="880"/>
            </w:tabs>
            <w:rPr>
              <w:rFonts w:eastAsiaTheme="minorEastAsia"/>
              <w:noProof/>
              <w:lang w:eastAsia="fr-FR"/>
            </w:rPr>
          </w:pPr>
          <w:r>
            <w:fldChar w:fldCharType="begin"/>
          </w:r>
          <w:r>
            <w:instrText>HYPERLINK \l "_Toc412633994"</w:instrText>
          </w:r>
          <w:r>
            <w:fldChar w:fldCharType="separate"/>
          </w:r>
          <w:r w:rsidRPr="005E2F0D">
            <w:rPr>
              <w:rStyle w:val="Hyperlink"/>
              <w:noProof/>
            </w:rPr>
            <w:t>3.3.2</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_Toc412633994 \h </w:instrText>
          </w:r>
          <w:r w:rsidR="0067196E">
            <w:rPr>
              <w:noProof/>
              <w:webHidden/>
            </w:rPr>
          </w:r>
          <w:r w:rsidR="0067196E">
            <w:rPr>
              <w:noProof/>
              <w:webHidden/>
            </w:rPr>
            <w:fldChar w:fldCharType="separate"/>
          </w:r>
          <w:ins w:id="47" w:author="ahmed abdelhedi" w:date="2025-12-15T17:21:00Z" w16du:dateUtc="2025-12-15T16:21:00Z">
            <w:r w:rsidR="00683426">
              <w:rPr>
                <w:noProof/>
                <w:webHidden/>
              </w:rPr>
              <w:t>48</w:t>
            </w:r>
          </w:ins>
          <w:del w:id="48" w:author="ahmed abdelhedi" w:date="2025-12-15T17:21:00Z" w16du:dateUtc="2025-12-15T16:21:00Z">
            <w:r w:rsidDel="00683426">
              <w:rPr>
                <w:noProof/>
                <w:webHidden/>
              </w:rPr>
              <w:delText>46</w:delText>
            </w:r>
          </w:del>
          <w:r w:rsidR="0067196E">
            <w:rPr>
              <w:noProof/>
              <w:webHidden/>
            </w:rPr>
            <w:fldChar w:fldCharType="end"/>
          </w:r>
          <w:r>
            <w:fldChar w:fldCharType="end"/>
          </w:r>
        </w:p>
        <w:p w14:paraId="35F46894" w14:textId="7EB8B828" w:rsidR="00D754B0" w:rsidRDefault="00D754B0">
          <w:pPr>
            <w:pStyle w:val="TOC2"/>
            <w:rPr>
              <w:rFonts w:eastAsiaTheme="minorEastAsia"/>
              <w:noProof/>
              <w:lang w:eastAsia="fr-FR"/>
            </w:rPr>
          </w:pPr>
          <w:r>
            <w:fldChar w:fldCharType="begin"/>
          </w:r>
          <w:r>
            <w:instrText>HYPERLINK \l "_Toc412633995"</w:instrText>
          </w:r>
          <w:r>
            <w:fldChar w:fldCharType="separate"/>
          </w:r>
          <w:r w:rsidRPr="005E2F0D">
            <w:rPr>
              <w:rStyle w:val="Hyperlink"/>
              <w:noProof/>
            </w:rPr>
            <w:t>3.4</w:t>
          </w:r>
          <w:r>
            <w:rPr>
              <w:rFonts w:eastAsiaTheme="minorEastAsia"/>
              <w:noProof/>
              <w:lang w:eastAsia="fr-FR"/>
            </w:rPr>
            <w:tab/>
          </w:r>
          <w:r w:rsidRPr="005E2F0D">
            <w:rPr>
              <w:rStyle w:val="Hyperlink"/>
              <w:noProof/>
            </w:rPr>
            <w:t>Processus "OST Individuelle"</w:t>
          </w:r>
          <w:r>
            <w:rPr>
              <w:noProof/>
              <w:webHidden/>
            </w:rPr>
            <w:tab/>
          </w:r>
          <w:r w:rsidR="0067196E">
            <w:rPr>
              <w:noProof/>
              <w:webHidden/>
            </w:rPr>
            <w:fldChar w:fldCharType="begin"/>
          </w:r>
          <w:r>
            <w:rPr>
              <w:noProof/>
              <w:webHidden/>
            </w:rPr>
            <w:instrText xml:space="preserve"> PAGEREF _Toc412633995 \h </w:instrText>
          </w:r>
          <w:r w:rsidR="0067196E">
            <w:rPr>
              <w:noProof/>
              <w:webHidden/>
            </w:rPr>
          </w:r>
          <w:r w:rsidR="0067196E">
            <w:rPr>
              <w:noProof/>
              <w:webHidden/>
            </w:rPr>
            <w:fldChar w:fldCharType="separate"/>
          </w:r>
          <w:ins w:id="49" w:author="ahmed abdelhedi" w:date="2025-12-15T17:21:00Z" w16du:dateUtc="2025-12-15T16:21:00Z">
            <w:r w:rsidR="00683426">
              <w:rPr>
                <w:noProof/>
                <w:webHidden/>
              </w:rPr>
              <w:t>62</w:t>
            </w:r>
          </w:ins>
          <w:del w:id="50" w:author="ahmed abdelhedi" w:date="2025-12-15T17:21:00Z" w16du:dateUtc="2025-12-15T16:21:00Z">
            <w:r w:rsidDel="00683426">
              <w:rPr>
                <w:noProof/>
                <w:webHidden/>
              </w:rPr>
              <w:delText>61</w:delText>
            </w:r>
          </w:del>
          <w:r w:rsidR="0067196E">
            <w:rPr>
              <w:noProof/>
              <w:webHidden/>
            </w:rPr>
            <w:fldChar w:fldCharType="end"/>
          </w:r>
          <w:r>
            <w:fldChar w:fldCharType="end"/>
          </w:r>
        </w:p>
        <w:p w14:paraId="7C5CD512" w14:textId="0F7DE559" w:rsidR="00D754B0" w:rsidRDefault="00D754B0">
          <w:pPr>
            <w:pStyle w:val="TOC3"/>
            <w:tabs>
              <w:tab w:val="left" w:pos="880"/>
            </w:tabs>
            <w:rPr>
              <w:rFonts w:eastAsiaTheme="minorEastAsia"/>
              <w:noProof/>
              <w:lang w:eastAsia="fr-FR"/>
            </w:rPr>
          </w:pPr>
          <w:r>
            <w:fldChar w:fldCharType="begin"/>
          </w:r>
          <w:r>
            <w:instrText>HYPERLINK \l "_Toc412633996"</w:instrText>
          </w:r>
          <w:r>
            <w:fldChar w:fldCharType="separate"/>
          </w:r>
          <w:r w:rsidRPr="005E2F0D">
            <w:rPr>
              <w:rStyle w:val="Hyperlink"/>
              <w:noProof/>
            </w:rPr>
            <w:t>3.4.1</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_Toc412633996 \h </w:instrText>
          </w:r>
          <w:r w:rsidR="0067196E">
            <w:rPr>
              <w:noProof/>
              <w:webHidden/>
            </w:rPr>
          </w:r>
          <w:r w:rsidR="0067196E">
            <w:rPr>
              <w:noProof/>
              <w:webHidden/>
            </w:rPr>
            <w:fldChar w:fldCharType="separate"/>
          </w:r>
          <w:ins w:id="51" w:author="ahmed abdelhedi" w:date="2025-12-15T17:21:00Z" w16du:dateUtc="2025-12-15T16:21:00Z">
            <w:r w:rsidR="00683426">
              <w:rPr>
                <w:noProof/>
                <w:webHidden/>
              </w:rPr>
              <w:t>62</w:t>
            </w:r>
          </w:ins>
          <w:del w:id="52" w:author="ahmed abdelhedi" w:date="2025-12-15T17:21:00Z" w16du:dateUtc="2025-12-15T16:21:00Z">
            <w:r w:rsidDel="00683426">
              <w:rPr>
                <w:noProof/>
                <w:webHidden/>
              </w:rPr>
              <w:delText>61</w:delText>
            </w:r>
          </w:del>
          <w:r w:rsidR="0067196E">
            <w:rPr>
              <w:noProof/>
              <w:webHidden/>
            </w:rPr>
            <w:fldChar w:fldCharType="end"/>
          </w:r>
          <w:r>
            <w:fldChar w:fldCharType="end"/>
          </w:r>
        </w:p>
        <w:p w14:paraId="1067158B" w14:textId="6BD45122" w:rsidR="00D754B0" w:rsidRDefault="00D754B0">
          <w:pPr>
            <w:pStyle w:val="TOC3"/>
            <w:tabs>
              <w:tab w:val="left" w:pos="880"/>
            </w:tabs>
            <w:rPr>
              <w:rFonts w:eastAsiaTheme="minorEastAsia"/>
              <w:noProof/>
              <w:lang w:eastAsia="fr-FR"/>
            </w:rPr>
          </w:pPr>
          <w:r>
            <w:fldChar w:fldCharType="begin"/>
          </w:r>
          <w:r>
            <w:instrText>HYPERLINK \l "_Toc412633997"</w:instrText>
          </w:r>
          <w:r>
            <w:fldChar w:fldCharType="separate"/>
          </w:r>
          <w:r w:rsidRPr="005E2F0D">
            <w:rPr>
              <w:rStyle w:val="Hyperlink"/>
              <w:noProof/>
            </w:rPr>
            <w:t>3.4.2</w:t>
          </w:r>
          <w:r>
            <w:rPr>
              <w:rFonts w:eastAsiaTheme="minorEastAsia"/>
              <w:noProof/>
              <w:lang w:eastAsia="fr-FR"/>
            </w:rPr>
            <w:tab/>
          </w:r>
          <w:r w:rsidRPr="005E2F0D">
            <w:rPr>
              <w:rStyle w:val="Hyperlink"/>
              <w:noProof/>
            </w:rPr>
            <w:t>Description détaillée</w:t>
          </w:r>
          <w:r>
            <w:rPr>
              <w:noProof/>
              <w:webHidden/>
            </w:rPr>
            <w:tab/>
          </w:r>
          <w:r w:rsidR="0067196E">
            <w:rPr>
              <w:noProof/>
              <w:webHidden/>
            </w:rPr>
            <w:fldChar w:fldCharType="begin"/>
          </w:r>
          <w:r>
            <w:rPr>
              <w:noProof/>
              <w:webHidden/>
            </w:rPr>
            <w:instrText xml:space="preserve"> PAGEREF _Toc412633997 \h </w:instrText>
          </w:r>
          <w:r w:rsidR="0067196E">
            <w:rPr>
              <w:noProof/>
              <w:webHidden/>
            </w:rPr>
          </w:r>
          <w:r w:rsidR="0067196E">
            <w:rPr>
              <w:noProof/>
              <w:webHidden/>
            </w:rPr>
            <w:fldChar w:fldCharType="separate"/>
          </w:r>
          <w:ins w:id="53" w:author="ahmed abdelhedi" w:date="2025-12-15T17:21:00Z" w16du:dateUtc="2025-12-15T16:21:00Z">
            <w:r w:rsidR="00683426">
              <w:rPr>
                <w:noProof/>
                <w:webHidden/>
              </w:rPr>
              <w:t>63</w:t>
            </w:r>
          </w:ins>
          <w:del w:id="54" w:author="ahmed abdelhedi" w:date="2025-12-15T17:21:00Z" w16du:dateUtc="2025-12-15T16:21:00Z">
            <w:r w:rsidDel="00683426">
              <w:rPr>
                <w:noProof/>
                <w:webHidden/>
              </w:rPr>
              <w:delText>61</w:delText>
            </w:r>
          </w:del>
          <w:r w:rsidR="0067196E">
            <w:rPr>
              <w:noProof/>
              <w:webHidden/>
            </w:rPr>
            <w:fldChar w:fldCharType="end"/>
          </w:r>
          <w:r>
            <w:fldChar w:fldCharType="end"/>
          </w:r>
        </w:p>
        <w:p w14:paraId="5DB22EAA" w14:textId="4B398255" w:rsidR="00D754B0" w:rsidRDefault="00D754B0">
          <w:pPr>
            <w:pStyle w:val="TOC2"/>
            <w:rPr>
              <w:rFonts w:eastAsiaTheme="minorEastAsia"/>
              <w:noProof/>
              <w:lang w:eastAsia="fr-FR"/>
            </w:rPr>
          </w:pPr>
          <w:r>
            <w:fldChar w:fldCharType="begin"/>
          </w:r>
          <w:r>
            <w:instrText>HYPERLINK \l "_Toc412633998"</w:instrText>
          </w:r>
          <w:r>
            <w:fldChar w:fldCharType="separate"/>
          </w:r>
          <w:r w:rsidRPr="005E2F0D">
            <w:rPr>
              <w:rStyle w:val="Hyperlink"/>
              <w:noProof/>
            </w:rPr>
            <w:t>3.5</w:t>
          </w:r>
          <w:r>
            <w:rPr>
              <w:rFonts w:eastAsiaTheme="minorEastAsia"/>
              <w:noProof/>
              <w:lang w:eastAsia="fr-FR"/>
            </w:rPr>
            <w:tab/>
          </w:r>
          <w:r w:rsidRPr="005E2F0D">
            <w:rPr>
              <w:rStyle w:val="Hyperlink"/>
              <w:noProof/>
            </w:rPr>
            <w:t>Processus "Opérations triangulaires"</w:t>
          </w:r>
          <w:r>
            <w:rPr>
              <w:noProof/>
              <w:webHidden/>
            </w:rPr>
            <w:tab/>
          </w:r>
          <w:r w:rsidR="0067196E">
            <w:rPr>
              <w:noProof/>
              <w:webHidden/>
            </w:rPr>
            <w:fldChar w:fldCharType="begin"/>
          </w:r>
          <w:r>
            <w:rPr>
              <w:noProof/>
              <w:webHidden/>
            </w:rPr>
            <w:instrText xml:space="preserve"> PAGEREF _Toc412633998 \h </w:instrText>
          </w:r>
          <w:r w:rsidR="0067196E">
            <w:rPr>
              <w:noProof/>
              <w:webHidden/>
            </w:rPr>
          </w:r>
          <w:r w:rsidR="0067196E">
            <w:rPr>
              <w:noProof/>
              <w:webHidden/>
            </w:rPr>
            <w:fldChar w:fldCharType="separate"/>
          </w:r>
          <w:ins w:id="55" w:author="ahmed abdelhedi" w:date="2025-12-15T17:21:00Z" w16du:dateUtc="2025-12-15T16:21:00Z">
            <w:r w:rsidR="00683426">
              <w:rPr>
                <w:noProof/>
                <w:webHidden/>
              </w:rPr>
              <w:t>74</w:t>
            </w:r>
          </w:ins>
          <w:del w:id="56" w:author="ahmed abdelhedi" w:date="2025-12-15T17:21:00Z" w16du:dateUtc="2025-12-15T16:21:00Z">
            <w:r w:rsidDel="00683426">
              <w:rPr>
                <w:noProof/>
                <w:webHidden/>
              </w:rPr>
              <w:delText>73</w:delText>
            </w:r>
          </w:del>
          <w:r w:rsidR="0067196E">
            <w:rPr>
              <w:noProof/>
              <w:webHidden/>
            </w:rPr>
            <w:fldChar w:fldCharType="end"/>
          </w:r>
          <w:r>
            <w:fldChar w:fldCharType="end"/>
          </w:r>
        </w:p>
        <w:p w14:paraId="17B5204E" w14:textId="7849CFD1" w:rsidR="00D754B0" w:rsidRDefault="00D754B0">
          <w:pPr>
            <w:pStyle w:val="TOC3"/>
            <w:tabs>
              <w:tab w:val="left" w:pos="880"/>
            </w:tabs>
            <w:rPr>
              <w:rFonts w:eastAsiaTheme="minorEastAsia"/>
              <w:noProof/>
              <w:lang w:eastAsia="fr-FR"/>
            </w:rPr>
          </w:pPr>
          <w:r>
            <w:fldChar w:fldCharType="begin"/>
          </w:r>
          <w:r>
            <w:instrText>HYPERLINK \l "_Toc412633999"</w:instrText>
          </w:r>
          <w:r>
            <w:fldChar w:fldCharType="separate"/>
          </w:r>
          <w:r w:rsidRPr="005E2F0D">
            <w:rPr>
              <w:rStyle w:val="Hyperlink"/>
              <w:noProof/>
            </w:rPr>
            <w:t>3.5.1</w:t>
          </w:r>
          <w:r>
            <w:rPr>
              <w:rFonts w:eastAsiaTheme="minorEastAsia"/>
              <w:noProof/>
              <w:lang w:eastAsia="fr-FR"/>
            </w:rPr>
            <w:tab/>
          </w:r>
          <w:r w:rsidRPr="005E2F0D">
            <w:rPr>
              <w:rStyle w:val="Hyperlink"/>
              <w:noProof/>
            </w:rPr>
            <w:t>Description générale</w:t>
          </w:r>
          <w:r>
            <w:rPr>
              <w:noProof/>
              <w:webHidden/>
            </w:rPr>
            <w:tab/>
          </w:r>
          <w:r w:rsidR="0067196E">
            <w:rPr>
              <w:noProof/>
              <w:webHidden/>
            </w:rPr>
            <w:fldChar w:fldCharType="begin"/>
          </w:r>
          <w:r>
            <w:rPr>
              <w:noProof/>
              <w:webHidden/>
            </w:rPr>
            <w:instrText xml:space="preserve"> PAGEREF _Toc412633999 \h </w:instrText>
          </w:r>
          <w:r w:rsidR="0067196E">
            <w:rPr>
              <w:noProof/>
              <w:webHidden/>
            </w:rPr>
          </w:r>
          <w:r w:rsidR="0067196E">
            <w:rPr>
              <w:noProof/>
              <w:webHidden/>
            </w:rPr>
            <w:fldChar w:fldCharType="separate"/>
          </w:r>
          <w:ins w:id="57" w:author="ahmed abdelhedi" w:date="2025-12-15T17:21:00Z" w16du:dateUtc="2025-12-15T16:21:00Z">
            <w:r w:rsidR="00683426">
              <w:rPr>
                <w:noProof/>
                <w:webHidden/>
              </w:rPr>
              <w:t>74</w:t>
            </w:r>
          </w:ins>
          <w:del w:id="58" w:author="ahmed abdelhedi" w:date="2025-12-15T17:21:00Z" w16du:dateUtc="2025-12-15T16:21:00Z">
            <w:r w:rsidDel="00683426">
              <w:rPr>
                <w:noProof/>
                <w:webHidden/>
              </w:rPr>
              <w:delText>73</w:delText>
            </w:r>
          </w:del>
          <w:r w:rsidR="0067196E">
            <w:rPr>
              <w:noProof/>
              <w:webHidden/>
            </w:rPr>
            <w:fldChar w:fldCharType="end"/>
          </w:r>
          <w:r>
            <w:fldChar w:fldCharType="end"/>
          </w:r>
        </w:p>
        <w:p w14:paraId="1AA4FD12" w14:textId="42B67611" w:rsidR="00D754B0" w:rsidRDefault="00D754B0">
          <w:pPr>
            <w:pStyle w:val="TOC3"/>
            <w:tabs>
              <w:tab w:val="left" w:pos="880"/>
            </w:tabs>
            <w:rPr>
              <w:rFonts w:eastAsiaTheme="minorEastAsia"/>
              <w:noProof/>
              <w:lang w:eastAsia="fr-FR"/>
            </w:rPr>
          </w:pPr>
          <w:r>
            <w:fldChar w:fldCharType="begin"/>
          </w:r>
          <w:r>
            <w:instrText>HYPERLINK \l "_Toc412634000"</w:instrText>
          </w:r>
          <w:r>
            <w:fldChar w:fldCharType="separate"/>
          </w:r>
          <w:r w:rsidRPr="005E2F0D">
            <w:rPr>
              <w:rStyle w:val="Hyperlink"/>
              <w:noProof/>
            </w:rPr>
            <w:t>3.5.2</w:t>
          </w:r>
          <w:r>
            <w:rPr>
              <w:rFonts w:eastAsiaTheme="minorEastAsia"/>
              <w:noProof/>
              <w:lang w:eastAsia="fr-FR"/>
            </w:rPr>
            <w:tab/>
          </w:r>
          <w:r w:rsidRPr="005E2F0D">
            <w:rPr>
              <w:rStyle w:val="Hyperlink"/>
              <w:noProof/>
            </w:rPr>
            <w:t>Description détaillée</w:t>
          </w:r>
          <w:r>
            <w:rPr>
              <w:noProof/>
              <w:webHidden/>
            </w:rPr>
            <w:tab/>
          </w:r>
          <w:r w:rsidR="0067196E">
            <w:rPr>
              <w:noProof/>
              <w:webHidden/>
            </w:rPr>
            <w:fldChar w:fldCharType="begin"/>
          </w:r>
          <w:r>
            <w:rPr>
              <w:noProof/>
              <w:webHidden/>
            </w:rPr>
            <w:instrText xml:space="preserve"> PAGEREF _Toc412634000 \h </w:instrText>
          </w:r>
          <w:r w:rsidR="0067196E">
            <w:rPr>
              <w:noProof/>
              <w:webHidden/>
            </w:rPr>
          </w:r>
          <w:r w:rsidR="0067196E">
            <w:rPr>
              <w:noProof/>
              <w:webHidden/>
            </w:rPr>
            <w:fldChar w:fldCharType="separate"/>
          </w:r>
          <w:ins w:id="59" w:author="ahmed abdelhedi" w:date="2025-12-15T17:21:00Z" w16du:dateUtc="2025-12-15T16:21:00Z">
            <w:r w:rsidR="00683426">
              <w:rPr>
                <w:noProof/>
                <w:webHidden/>
              </w:rPr>
              <w:t>75</w:t>
            </w:r>
          </w:ins>
          <w:del w:id="60" w:author="ahmed abdelhedi" w:date="2025-12-15T17:21:00Z" w16du:dateUtc="2025-12-15T16:21:00Z">
            <w:r w:rsidDel="00683426">
              <w:rPr>
                <w:noProof/>
                <w:webHidden/>
              </w:rPr>
              <w:delText>73</w:delText>
            </w:r>
          </w:del>
          <w:r w:rsidR="0067196E">
            <w:rPr>
              <w:noProof/>
              <w:webHidden/>
            </w:rPr>
            <w:fldChar w:fldCharType="end"/>
          </w:r>
          <w:r>
            <w:fldChar w:fldCharType="end"/>
          </w:r>
        </w:p>
        <w:p w14:paraId="468D5FE0" w14:textId="6CDC4ECD" w:rsidR="00D754B0" w:rsidRDefault="00D754B0">
          <w:pPr>
            <w:pStyle w:val="TOC2"/>
            <w:rPr>
              <w:rFonts w:eastAsiaTheme="minorEastAsia"/>
              <w:noProof/>
              <w:lang w:eastAsia="fr-FR"/>
            </w:rPr>
          </w:pPr>
          <w:r>
            <w:fldChar w:fldCharType="begin"/>
          </w:r>
          <w:r>
            <w:instrText>HYPERLINK \l "_Toc412634001"</w:instrText>
          </w:r>
          <w:r>
            <w:fldChar w:fldCharType="separate"/>
          </w:r>
          <w:r w:rsidRPr="005E2F0D">
            <w:rPr>
              <w:rStyle w:val="Hyperlink"/>
              <w:noProof/>
            </w:rPr>
            <w:t>3.6</w:t>
          </w:r>
          <w:r>
            <w:rPr>
              <w:rFonts w:eastAsiaTheme="minorEastAsia"/>
              <w:noProof/>
              <w:lang w:eastAsia="fr-FR"/>
            </w:rPr>
            <w:tab/>
          </w:r>
          <w:r w:rsidRPr="005E2F0D">
            <w:rPr>
              <w:rStyle w:val="Hyperlink"/>
              <w:noProof/>
            </w:rPr>
            <w:t>Processus "Dénouement Hors MaroClear"</w:t>
          </w:r>
          <w:r>
            <w:rPr>
              <w:noProof/>
              <w:webHidden/>
            </w:rPr>
            <w:tab/>
          </w:r>
          <w:r w:rsidR="0067196E">
            <w:rPr>
              <w:noProof/>
              <w:webHidden/>
            </w:rPr>
            <w:fldChar w:fldCharType="begin"/>
          </w:r>
          <w:r>
            <w:rPr>
              <w:noProof/>
              <w:webHidden/>
            </w:rPr>
            <w:instrText xml:space="preserve"> PAGEREF _Toc412634001 \h </w:instrText>
          </w:r>
          <w:r w:rsidR="0067196E">
            <w:rPr>
              <w:noProof/>
              <w:webHidden/>
            </w:rPr>
          </w:r>
          <w:r w:rsidR="0067196E">
            <w:rPr>
              <w:noProof/>
              <w:webHidden/>
            </w:rPr>
            <w:fldChar w:fldCharType="separate"/>
          </w:r>
          <w:ins w:id="61" w:author="ahmed abdelhedi" w:date="2025-12-15T17:21:00Z" w16du:dateUtc="2025-12-15T16:21:00Z">
            <w:r w:rsidR="00683426">
              <w:rPr>
                <w:noProof/>
                <w:webHidden/>
              </w:rPr>
              <w:t>78</w:t>
            </w:r>
          </w:ins>
          <w:del w:id="62" w:author="ahmed abdelhedi" w:date="2025-12-15T17:21:00Z" w16du:dateUtc="2025-12-15T16:21:00Z">
            <w:r w:rsidDel="00683426">
              <w:rPr>
                <w:noProof/>
                <w:webHidden/>
              </w:rPr>
              <w:delText>77</w:delText>
            </w:r>
          </w:del>
          <w:r w:rsidR="0067196E">
            <w:rPr>
              <w:noProof/>
              <w:webHidden/>
            </w:rPr>
            <w:fldChar w:fldCharType="end"/>
          </w:r>
          <w:r>
            <w:fldChar w:fldCharType="end"/>
          </w:r>
        </w:p>
        <w:p w14:paraId="38A3E107" w14:textId="5AC80C80" w:rsidR="00D754B0" w:rsidRDefault="00D754B0">
          <w:pPr>
            <w:pStyle w:val="TOC2"/>
            <w:rPr>
              <w:rFonts w:eastAsiaTheme="minorEastAsia"/>
              <w:noProof/>
              <w:lang w:eastAsia="fr-FR"/>
            </w:rPr>
          </w:pPr>
          <w:r>
            <w:fldChar w:fldCharType="begin"/>
          </w:r>
          <w:r>
            <w:instrText>HYPERLINK \l "_Toc412634003"</w:instrText>
          </w:r>
          <w:r>
            <w:fldChar w:fldCharType="separate"/>
          </w:r>
          <w:r w:rsidRPr="005E2F0D">
            <w:rPr>
              <w:rStyle w:val="Hyperlink"/>
              <w:noProof/>
            </w:rPr>
            <w:t>3.7</w:t>
          </w:r>
          <w:r>
            <w:rPr>
              <w:rFonts w:eastAsiaTheme="minorEastAsia"/>
              <w:noProof/>
              <w:lang w:eastAsia="fr-FR"/>
            </w:rPr>
            <w:tab/>
          </w:r>
          <w:r w:rsidRPr="005E2F0D">
            <w:rPr>
              <w:rStyle w:val="Hyperlink"/>
              <w:noProof/>
            </w:rPr>
            <w:t>Processus "PONA"</w:t>
          </w:r>
          <w:r>
            <w:rPr>
              <w:noProof/>
              <w:webHidden/>
            </w:rPr>
            <w:tab/>
          </w:r>
          <w:r w:rsidR="0067196E">
            <w:rPr>
              <w:noProof/>
              <w:webHidden/>
            </w:rPr>
            <w:fldChar w:fldCharType="begin"/>
          </w:r>
          <w:r>
            <w:rPr>
              <w:noProof/>
              <w:webHidden/>
            </w:rPr>
            <w:instrText xml:space="preserve"> PAGEREF _Toc412634003 \h </w:instrText>
          </w:r>
          <w:r w:rsidR="0067196E">
            <w:rPr>
              <w:noProof/>
              <w:webHidden/>
            </w:rPr>
          </w:r>
          <w:r w:rsidR="0067196E">
            <w:rPr>
              <w:noProof/>
              <w:webHidden/>
            </w:rPr>
            <w:fldChar w:fldCharType="separate"/>
          </w:r>
          <w:ins w:id="63" w:author="ahmed abdelhedi" w:date="2025-12-15T17:21:00Z" w16du:dateUtc="2025-12-15T16:21:00Z">
            <w:r w:rsidR="00683426">
              <w:rPr>
                <w:noProof/>
                <w:webHidden/>
              </w:rPr>
              <w:t>79</w:t>
            </w:r>
          </w:ins>
          <w:del w:id="64" w:author="ahmed abdelhedi" w:date="2025-12-15T17:21:00Z" w16du:dateUtc="2025-12-15T16:21:00Z">
            <w:r w:rsidDel="00683426">
              <w:rPr>
                <w:noProof/>
                <w:webHidden/>
              </w:rPr>
              <w:delText>78</w:delText>
            </w:r>
          </w:del>
          <w:r w:rsidR="0067196E">
            <w:rPr>
              <w:noProof/>
              <w:webHidden/>
            </w:rPr>
            <w:fldChar w:fldCharType="end"/>
          </w:r>
          <w:r>
            <w:fldChar w:fldCharType="end"/>
          </w:r>
        </w:p>
        <w:p w14:paraId="01FC9C6B" w14:textId="4794786B" w:rsidR="00D754B0" w:rsidRDefault="00D754B0">
          <w:pPr>
            <w:pStyle w:val="TOC1"/>
            <w:rPr>
              <w:rFonts w:eastAsiaTheme="minorEastAsia"/>
              <w:noProof/>
              <w:lang w:eastAsia="fr-FR"/>
            </w:rPr>
          </w:pPr>
          <w:r>
            <w:fldChar w:fldCharType="begin"/>
          </w:r>
          <w:r>
            <w:instrText>HYPERLINK \l "_Toc412634004"</w:instrText>
          </w:r>
          <w:r>
            <w:fldChar w:fldCharType="separate"/>
          </w:r>
          <w:r w:rsidRPr="005E2F0D">
            <w:rPr>
              <w:rStyle w:val="Hyperlink"/>
              <w:noProof/>
            </w:rPr>
            <w:t>4</w:t>
          </w:r>
          <w:r>
            <w:rPr>
              <w:rFonts w:eastAsiaTheme="minorEastAsia"/>
              <w:noProof/>
              <w:lang w:eastAsia="fr-FR"/>
            </w:rPr>
            <w:tab/>
          </w:r>
          <w:r w:rsidRPr="005E2F0D">
            <w:rPr>
              <w:rStyle w:val="Hyperlink"/>
              <w:noProof/>
            </w:rPr>
            <w:t>Services/ Activités</w:t>
          </w:r>
          <w:r>
            <w:rPr>
              <w:noProof/>
              <w:webHidden/>
            </w:rPr>
            <w:tab/>
          </w:r>
          <w:r w:rsidR="0067196E">
            <w:rPr>
              <w:noProof/>
              <w:webHidden/>
            </w:rPr>
            <w:fldChar w:fldCharType="begin"/>
          </w:r>
          <w:r>
            <w:rPr>
              <w:noProof/>
              <w:webHidden/>
            </w:rPr>
            <w:instrText xml:space="preserve"> PAGEREF _Toc412634004 \h </w:instrText>
          </w:r>
          <w:r w:rsidR="0067196E">
            <w:rPr>
              <w:noProof/>
              <w:webHidden/>
            </w:rPr>
          </w:r>
          <w:r w:rsidR="0067196E">
            <w:rPr>
              <w:noProof/>
              <w:webHidden/>
            </w:rPr>
            <w:fldChar w:fldCharType="separate"/>
          </w:r>
          <w:ins w:id="65" w:author="ahmed abdelhedi" w:date="2025-12-15T17:21:00Z" w16du:dateUtc="2025-12-15T16:21:00Z">
            <w:r w:rsidR="00683426">
              <w:rPr>
                <w:noProof/>
                <w:webHidden/>
              </w:rPr>
              <w:t>80</w:t>
            </w:r>
          </w:ins>
          <w:del w:id="66" w:author="ahmed abdelhedi" w:date="2025-12-15T17:21:00Z" w16du:dateUtc="2025-12-15T16:21:00Z">
            <w:r w:rsidDel="00683426">
              <w:rPr>
                <w:noProof/>
                <w:webHidden/>
              </w:rPr>
              <w:delText>79</w:delText>
            </w:r>
          </w:del>
          <w:r w:rsidR="0067196E">
            <w:rPr>
              <w:noProof/>
              <w:webHidden/>
            </w:rPr>
            <w:fldChar w:fldCharType="end"/>
          </w:r>
          <w:r>
            <w:fldChar w:fldCharType="end"/>
          </w:r>
        </w:p>
        <w:p w14:paraId="5309644D" w14:textId="190B6AE2" w:rsidR="00D754B0" w:rsidRDefault="00D754B0">
          <w:pPr>
            <w:pStyle w:val="TOC1"/>
            <w:rPr>
              <w:rFonts w:eastAsiaTheme="minorEastAsia"/>
              <w:noProof/>
              <w:lang w:eastAsia="fr-FR"/>
            </w:rPr>
          </w:pPr>
          <w:hyperlink w:anchor="_Toc412634005" w:history="1">
            <w:r w:rsidRPr="005E2F0D">
              <w:rPr>
                <w:rStyle w:val="Hyperlink"/>
                <w:noProof/>
              </w:rPr>
              <w:t>5</w:t>
            </w:r>
            <w:r>
              <w:rPr>
                <w:rFonts w:eastAsiaTheme="minorEastAsia"/>
                <w:noProof/>
                <w:lang w:eastAsia="fr-FR"/>
              </w:rPr>
              <w:tab/>
            </w:r>
            <w:r w:rsidRPr="005E2F0D">
              <w:rPr>
                <w:rStyle w:val="Hyperlink"/>
                <w:noProof/>
              </w:rPr>
              <w:t>Menu</w:t>
            </w:r>
            <w:r>
              <w:rPr>
                <w:noProof/>
                <w:webHidden/>
              </w:rPr>
              <w:tab/>
            </w:r>
            <w:r w:rsidR="0067196E">
              <w:rPr>
                <w:noProof/>
                <w:webHidden/>
              </w:rPr>
              <w:fldChar w:fldCharType="begin"/>
            </w:r>
            <w:r>
              <w:rPr>
                <w:noProof/>
                <w:webHidden/>
              </w:rPr>
              <w:instrText xml:space="preserve"> PAGEREF _Toc412634005 \h </w:instrText>
            </w:r>
            <w:r w:rsidR="0067196E">
              <w:rPr>
                <w:noProof/>
                <w:webHidden/>
              </w:rPr>
            </w:r>
            <w:r w:rsidR="0067196E">
              <w:rPr>
                <w:noProof/>
                <w:webHidden/>
              </w:rPr>
              <w:fldChar w:fldCharType="separate"/>
            </w:r>
            <w:r w:rsidR="00683426">
              <w:rPr>
                <w:noProof/>
                <w:webHidden/>
              </w:rPr>
              <w:t>80</w:t>
            </w:r>
            <w:r w:rsidR="0067196E">
              <w:rPr>
                <w:noProof/>
                <w:webHidden/>
              </w:rPr>
              <w:fldChar w:fldCharType="end"/>
            </w:r>
          </w:hyperlink>
        </w:p>
        <w:p w14:paraId="2A59B6FE" w14:textId="66101FA4" w:rsidR="00D754B0" w:rsidRDefault="00D754B0">
          <w:pPr>
            <w:pStyle w:val="TOC1"/>
            <w:rPr>
              <w:rFonts w:eastAsiaTheme="minorEastAsia"/>
              <w:noProof/>
              <w:lang w:eastAsia="fr-FR"/>
            </w:rPr>
          </w:pPr>
          <w:r>
            <w:fldChar w:fldCharType="begin"/>
          </w:r>
          <w:r>
            <w:instrText>HYPERLINK \l "_Toc412634006"</w:instrText>
          </w:r>
          <w:r>
            <w:fldChar w:fldCharType="separate"/>
          </w:r>
          <w:r w:rsidRPr="005E2F0D">
            <w:rPr>
              <w:rStyle w:val="Hyperlink"/>
              <w:noProof/>
            </w:rPr>
            <w:t>6</w:t>
          </w:r>
          <w:r>
            <w:rPr>
              <w:rFonts w:eastAsiaTheme="minorEastAsia"/>
              <w:noProof/>
              <w:lang w:eastAsia="fr-FR"/>
            </w:rPr>
            <w:tab/>
          </w:r>
          <w:r w:rsidRPr="005E2F0D">
            <w:rPr>
              <w:rStyle w:val="Hyperlink"/>
              <w:noProof/>
            </w:rPr>
            <w:t>Description des cas d’utilisation</w:t>
          </w:r>
          <w:r>
            <w:rPr>
              <w:noProof/>
              <w:webHidden/>
            </w:rPr>
            <w:tab/>
          </w:r>
          <w:r w:rsidR="0067196E">
            <w:rPr>
              <w:noProof/>
              <w:webHidden/>
            </w:rPr>
            <w:fldChar w:fldCharType="begin"/>
          </w:r>
          <w:r>
            <w:rPr>
              <w:noProof/>
              <w:webHidden/>
            </w:rPr>
            <w:instrText xml:space="preserve"> PAGEREF _Toc412634006 \h </w:instrText>
          </w:r>
          <w:r w:rsidR="0067196E">
            <w:rPr>
              <w:noProof/>
              <w:webHidden/>
            </w:rPr>
          </w:r>
          <w:r w:rsidR="0067196E">
            <w:rPr>
              <w:noProof/>
              <w:webHidden/>
            </w:rPr>
            <w:fldChar w:fldCharType="separate"/>
          </w:r>
          <w:ins w:id="67" w:author="ahmed abdelhedi" w:date="2025-12-15T17:21:00Z" w16du:dateUtc="2025-12-15T16:21:00Z">
            <w:r w:rsidR="00683426">
              <w:rPr>
                <w:noProof/>
                <w:webHidden/>
              </w:rPr>
              <w:t>81</w:t>
            </w:r>
          </w:ins>
          <w:del w:id="68" w:author="ahmed abdelhedi" w:date="2025-12-15T17:21:00Z" w16du:dateUtc="2025-12-15T16:21:00Z">
            <w:r w:rsidDel="00683426">
              <w:rPr>
                <w:noProof/>
                <w:webHidden/>
              </w:rPr>
              <w:delText>80</w:delText>
            </w:r>
          </w:del>
          <w:r w:rsidR="0067196E">
            <w:rPr>
              <w:noProof/>
              <w:webHidden/>
            </w:rPr>
            <w:fldChar w:fldCharType="end"/>
          </w:r>
          <w:r>
            <w:fldChar w:fldCharType="end"/>
          </w:r>
        </w:p>
        <w:p w14:paraId="4ECDF0A9" w14:textId="139AB19E" w:rsidR="00D754B0" w:rsidRDefault="00D754B0">
          <w:pPr>
            <w:pStyle w:val="TOC2"/>
            <w:rPr>
              <w:rFonts w:eastAsiaTheme="minorEastAsia"/>
              <w:noProof/>
              <w:lang w:eastAsia="fr-FR"/>
            </w:rPr>
          </w:pPr>
          <w:r>
            <w:fldChar w:fldCharType="begin"/>
          </w:r>
          <w:r>
            <w:instrText>HYPERLINK \l "_Toc412634007"</w:instrText>
          </w:r>
          <w:r>
            <w:fldChar w:fldCharType="separate"/>
          </w:r>
          <w:r w:rsidRPr="005E2F0D">
            <w:rPr>
              <w:rStyle w:val="Hyperlink"/>
              <w:noProof/>
            </w:rPr>
            <w:t>6.1</w:t>
          </w:r>
          <w:r>
            <w:rPr>
              <w:rFonts w:eastAsiaTheme="minorEastAsia"/>
              <w:noProof/>
              <w:lang w:eastAsia="fr-FR"/>
            </w:rPr>
            <w:tab/>
          </w:r>
          <w:r w:rsidRPr="005E2F0D">
            <w:rPr>
              <w:rStyle w:val="Hyperlink"/>
              <w:noProof/>
            </w:rPr>
            <w:t>Cas d’utilisation &lt;Création d'une IRL&gt;</w:t>
          </w:r>
          <w:r>
            <w:rPr>
              <w:noProof/>
              <w:webHidden/>
            </w:rPr>
            <w:tab/>
          </w:r>
          <w:r w:rsidR="0067196E">
            <w:rPr>
              <w:noProof/>
              <w:webHidden/>
            </w:rPr>
            <w:fldChar w:fldCharType="begin"/>
          </w:r>
          <w:r>
            <w:rPr>
              <w:noProof/>
              <w:webHidden/>
            </w:rPr>
            <w:instrText xml:space="preserve"> PAGEREF _Toc412634007 \h </w:instrText>
          </w:r>
          <w:r w:rsidR="0067196E">
            <w:rPr>
              <w:noProof/>
              <w:webHidden/>
            </w:rPr>
          </w:r>
          <w:r w:rsidR="0067196E">
            <w:rPr>
              <w:noProof/>
              <w:webHidden/>
            </w:rPr>
            <w:fldChar w:fldCharType="separate"/>
          </w:r>
          <w:ins w:id="69" w:author="ahmed abdelhedi" w:date="2025-12-15T17:21:00Z" w16du:dateUtc="2025-12-15T16:21:00Z">
            <w:r w:rsidR="00683426">
              <w:rPr>
                <w:noProof/>
                <w:webHidden/>
              </w:rPr>
              <w:t>81</w:t>
            </w:r>
          </w:ins>
          <w:del w:id="70" w:author="ahmed abdelhedi" w:date="2025-12-15T17:21:00Z" w16du:dateUtc="2025-12-15T16:21:00Z">
            <w:r w:rsidDel="00683426">
              <w:rPr>
                <w:noProof/>
                <w:webHidden/>
              </w:rPr>
              <w:delText>80</w:delText>
            </w:r>
          </w:del>
          <w:r w:rsidR="0067196E">
            <w:rPr>
              <w:noProof/>
              <w:webHidden/>
            </w:rPr>
            <w:fldChar w:fldCharType="end"/>
          </w:r>
          <w:r>
            <w:fldChar w:fldCharType="end"/>
          </w:r>
        </w:p>
        <w:p w14:paraId="4D965AAF" w14:textId="309CC87A" w:rsidR="00D754B0" w:rsidRDefault="00D754B0">
          <w:pPr>
            <w:pStyle w:val="TOC3"/>
            <w:tabs>
              <w:tab w:val="left" w:pos="880"/>
            </w:tabs>
            <w:rPr>
              <w:rFonts w:eastAsiaTheme="minorEastAsia"/>
              <w:noProof/>
              <w:lang w:eastAsia="fr-FR"/>
            </w:rPr>
          </w:pPr>
          <w:r>
            <w:fldChar w:fldCharType="begin"/>
          </w:r>
          <w:r>
            <w:instrText>HYPERLINK \l "_Toc412634008"</w:instrText>
          </w:r>
          <w:r>
            <w:fldChar w:fldCharType="separate"/>
          </w:r>
          <w:r w:rsidRPr="005E2F0D">
            <w:rPr>
              <w:rStyle w:val="Hyperlink"/>
              <w:noProof/>
            </w:rPr>
            <w:t>6.1.1</w:t>
          </w:r>
          <w:r>
            <w:rPr>
              <w:rFonts w:eastAsiaTheme="minorEastAsia"/>
              <w:noProof/>
              <w:lang w:eastAsia="fr-FR"/>
            </w:rPr>
            <w:tab/>
          </w:r>
          <w:r w:rsidRPr="005E2F0D">
            <w:rPr>
              <w:rStyle w:val="Hyperlink"/>
              <w:noProof/>
            </w:rPr>
            <w:t>Définition et objectif</w:t>
          </w:r>
          <w:r>
            <w:rPr>
              <w:noProof/>
              <w:webHidden/>
            </w:rPr>
            <w:tab/>
          </w:r>
          <w:r w:rsidR="0067196E">
            <w:rPr>
              <w:noProof/>
              <w:webHidden/>
            </w:rPr>
            <w:fldChar w:fldCharType="begin"/>
          </w:r>
          <w:r>
            <w:rPr>
              <w:noProof/>
              <w:webHidden/>
            </w:rPr>
            <w:instrText xml:space="preserve"> PAGEREF _Toc412634008 \h </w:instrText>
          </w:r>
          <w:r w:rsidR="0067196E">
            <w:rPr>
              <w:noProof/>
              <w:webHidden/>
            </w:rPr>
          </w:r>
          <w:r w:rsidR="0067196E">
            <w:rPr>
              <w:noProof/>
              <w:webHidden/>
            </w:rPr>
            <w:fldChar w:fldCharType="separate"/>
          </w:r>
          <w:ins w:id="71" w:author="ahmed abdelhedi" w:date="2025-12-15T17:21:00Z" w16du:dateUtc="2025-12-15T16:21:00Z">
            <w:r w:rsidR="00683426">
              <w:rPr>
                <w:noProof/>
                <w:webHidden/>
              </w:rPr>
              <w:t>81</w:t>
            </w:r>
          </w:ins>
          <w:del w:id="72" w:author="ahmed abdelhedi" w:date="2025-12-15T17:21:00Z" w16du:dateUtc="2025-12-15T16:21:00Z">
            <w:r w:rsidDel="00683426">
              <w:rPr>
                <w:noProof/>
                <w:webHidden/>
              </w:rPr>
              <w:delText>80</w:delText>
            </w:r>
          </w:del>
          <w:r w:rsidR="0067196E">
            <w:rPr>
              <w:noProof/>
              <w:webHidden/>
            </w:rPr>
            <w:fldChar w:fldCharType="end"/>
          </w:r>
          <w:r>
            <w:fldChar w:fldCharType="end"/>
          </w:r>
        </w:p>
        <w:p w14:paraId="1C21DCDE" w14:textId="09C3AE24" w:rsidR="00D754B0" w:rsidRDefault="00D754B0">
          <w:pPr>
            <w:pStyle w:val="TOC3"/>
            <w:tabs>
              <w:tab w:val="left" w:pos="880"/>
            </w:tabs>
            <w:rPr>
              <w:rFonts w:eastAsiaTheme="minorEastAsia"/>
              <w:noProof/>
              <w:lang w:eastAsia="fr-FR"/>
            </w:rPr>
          </w:pPr>
          <w:r>
            <w:lastRenderedPageBreak/>
            <w:fldChar w:fldCharType="begin"/>
          </w:r>
          <w:r>
            <w:instrText>HYPERLINK \l "_Toc412634009"</w:instrText>
          </w:r>
          <w:r>
            <w:fldChar w:fldCharType="separate"/>
          </w:r>
          <w:r w:rsidRPr="005E2F0D">
            <w:rPr>
              <w:rStyle w:val="Hyperlink"/>
              <w:noProof/>
            </w:rPr>
            <w:t>6.1.2</w:t>
          </w:r>
          <w:r>
            <w:rPr>
              <w:rFonts w:eastAsiaTheme="minorEastAsia"/>
              <w:noProof/>
              <w:lang w:eastAsia="fr-FR"/>
            </w:rPr>
            <w:tab/>
          </w:r>
          <w:r w:rsidRPr="005E2F0D">
            <w:rPr>
              <w:rStyle w:val="Hyperlink"/>
              <w:noProof/>
            </w:rPr>
            <w:t>Pré-conditions</w:t>
          </w:r>
          <w:r>
            <w:rPr>
              <w:noProof/>
              <w:webHidden/>
            </w:rPr>
            <w:tab/>
          </w:r>
          <w:r w:rsidR="0067196E">
            <w:rPr>
              <w:noProof/>
              <w:webHidden/>
            </w:rPr>
            <w:fldChar w:fldCharType="begin"/>
          </w:r>
          <w:r>
            <w:rPr>
              <w:noProof/>
              <w:webHidden/>
            </w:rPr>
            <w:instrText xml:space="preserve"> PAGEREF _Toc412634009 \h </w:instrText>
          </w:r>
          <w:r w:rsidR="0067196E">
            <w:rPr>
              <w:noProof/>
              <w:webHidden/>
            </w:rPr>
          </w:r>
          <w:r w:rsidR="0067196E">
            <w:rPr>
              <w:noProof/>
              <w:webHidden/>
            </w:rPr>
            <w:fldChar w:fldCharType="separate"/>
          </w:r>
          <w:ins w:id="73" w:author="ahmed abdelhedi" w:date="2025-12-15T17:21:00Z" w16du:dateUtc="2025-12-15T16:21:00Z">
            <w:r w:rsidR="00683426">
              <w:rPr>
                <w:noProof/>
                <w:webHidden/>
              </w:rPr>
              <w:t>81</w:t>
            </w:r>
          </w:ins>
          <w:del w:id="74" w:author="ahmed abdelhedi" w:date="2025-12-15T17:21:00Z" w16du:dateUtc="2025-12-15T16:21:00Z">
            <w:r w:rsidDel="00683426">
              <w:rPr>
                <w:noProof/>
                <w:webHidden/>
              </w:rPr>
              <w:delText>80</w:delText>
            </w:r>
          </w:del>
          <w:r w:rsidR="0067196E">
            <w:rPr>
              <w:noProof/>
              <w:webHidden/>
            </w:rPr>
            <w:fldChar w:fldCharType="end"/>
          </w:r>
          <w:r>
            <w:fldChar w:fldCharType="end"/>
          </w:r>
        </w:p>
        <w:p w14:paraId="5A22FCB3" w14:textId="32FC48EF" w:rsidR="00D754B0" w:rsidRDefault="00D754B0">
          <w:pPr>
            <w:pStyle w:val="TOC3"/>
            <w:tabs>
              <w:tab w:val="left" w:pos="880"/>
            </w:tabs>
            <w:rPr>
              <w:rFonts w:eastAsiaTheme="minorEastAsia"/>
              <w:noProof/>
              <w:lang w:eastAsia="fr-FR"/>
            </w:rPr>
          </w:pPr>
          <w:r>
            <w:fldChar w:fldCharType="begin"/>
          </w:r>
          <w:r>
            <w:instrText>HYPERLINK \l "_Toc412634010"</w:instrText>
          </w:r>
          <w:r>
            <w:fldChar w:fldCharType="separate"/>
          </w:r>
          <w:r w:rsidRPr="005E2F0D">
            <w:rPr>
              <w:rStyle w:val="Hyperlink"/>
              <w:noProof/>
            </w:rPr>
            <w:t>6.1.3</w:t>
          </w:r>
          <w:r>
            <w:rPr>
              <w:rFonts w:eastAsiaTheme="minorEastAsia"/>
              <w:noProof/>
              <w:lang w:eastAsia="fr-FR"/>
            </w:rPr>
            <w:tab/>
          </w:r>
          <w:r w:rsidRPr="005E2F0D">
            <w:rPr>
              <w:rStyle w:val="Hyperlink"/>
              <w:noProof/>
            </w:rPr>
            <w:t>Post-conditions</w:t>
          </w:r>
          <w:r>
            <w:rPr>
              <w:noProof/>
              <w:webHidden/>
            </w:rPr>
            <w:tab/>
          </w:r>
          <w:r w:rsidR="0067196E">
            <w:rPr>
              <w:noProof/>
              <w:webHidden/>
            </w:rPr>
            <w:fldChar w:fldCharType="begin"/>
          </w:r>
          <w:r>
            <w:rPr>
              <w:noProof/>
              <w:webHidden/>
            </w:rPr>
            <w:instrText xml:space="preserve"> PAGEREF _Toc412634010 \h </w:instrText>
          </w:r>
          <w:r w:rsidR="0067196E">
            <w:rPr>
              <w:noProof/>
              <w:webHidden/>
            </w:rPr>
          </w:r>
          <w:r w:rsidR="0067196E">
            <w:rPr>
              <w:noProof/>
              <w:webHidden/>
            </w:rPr>
            <w:fldChar w:fldCharType="separate"/>
          </w:r>
          <w:ins w:id="75" w:author="ahmed abdelhedi" w:date="2025-12-15T17:21:00Z" w16du:dateUtc="2025-12-15T16:21:00Z">
            <w:r w:rsidR="00683426">
              <w:rPr>
                <w:noProof/>
                <w:webHidden/>
              </w:rPr>
              <w:t>81</w:t>
            </w:r>
          </w:ins>
          <w:del w:id="76" w:author="ahmed abdelhedi" w:date="2025-12-15T17:21:00Z" w16du:dateUtc="2025-12-15T16:21:00Z">
            <w:r w:rsidDel="00683426">
              <w:rPr>
                <w:noProof/>
                <w:webHidden/>
              </w:rPr>
              <w:delText>80</w:delText>
            </w:r>
          </w:del>
          <w:r w:rsidR="0067196E">
            <w:rPr>
              <w:noProof/>
              <w:webHidden/>
            </w:rPr>
            <w:fldChar w:fldCharType="end"/>
          </w:r>
          <w:r>
            <w:fldChar w:fldCharType="end"/>
          </w:r>
        </w:p>
        <w:p w14:paraId="0B4546E2" w14:textId="373E0A91" w:rsidR="00D754B0" w:rsidRDefault="00D754B0">
          <w:pPr>
            <w:pStyle w:val="TOC3"/>
            <w:tabs>
              <w:tab w:val="left" w:pos="880"/>
            </w:tabs>
            <w:rPr>
              <w:rFonts w:eastAsiaTheme="minorEastAsia"/>
              <w:noProof/>
              <w:lang w:eastAsia="fr-FR"/>
            </w:rPr>
          </w:pPr>
          <w:hyperlink w:anchor="_Toc412634011" w:history="1">
            <w:r w:rsidRPr="005E2F0D">
              <w:rPr>
                <w:rStyle w:val="Hyperlink"/>
                <w:noProof/>
              </w:rPr>
              <w:t>6.1.4</w:t>
            </w:r>
            <w:r>
              <w:rPr>
                <w:rFonts w:eastAsiaTheme="minorEastAsia"/>
                <w:noProof/>
                <w:lang w:eastAsia="fr-FR"/>
              </w:rPr>
              <w:tab/>
            </w:r>
            <w:r w:rsidRPr="005E2F0D">
              <w:rPr>
                <w:rStyle w:val="Hyperlink"/>
                <w:noProof/>
              </w:rPr>
              <w:t>Diagramme d’activité</w:t>
            </w:r>
            <w:r>
              <w:rPr>
                <w:noProof/>
                <w:webHidden/>
              </w:rPr>
              <w:tab/>
            </w:r>
            <w:r w:rsidR="0067196E">
              <w:rPr>
                <w:noProof/>
                <w:webHidden/>
              </w:rPr>
              <w:fldChar w:fldCharType="begin"/>
            </w:r>
            <w:r>
              <w:rPr>
                <w:noProof/>
                <w:webHidden/>
              </w:rPr>
              <w:instrText xml:space="preserve"> PAGEREF _Toc412634011 \h </w:instrText>
            </w:r>
            <w:r w:rsidR="0067196E">
              <w:rPr>
                <w:noProof/>
                <w:webHidden/>
              </w:rPr>
            </w:r>
            <w:r w:rsidR="0067196E">
              <w:rPr>
                <w:noProof/>
                <w:webHidden/>
              </w:rPr>
              <w:fldChar w:fldCharType="separate"/>
            </w:r>
            <w:r w:rsidR="00683426">
              <w:rPr>
                <w:noProof/>
                <w:webHidden/>
              </w:rPr>
              <w:t>81</w:t>
            </w:r>
            <w:r w:rsidR="0067196E">
              <w:rPr>
                <w:noProof/>
                <w:webHidden/>
              </w:rPr>
              <w:fldChar w:fldCharType="end"/>
            </w:r>
          </w:hyperlink>
        </w:p>
        <w:p w14:paraId="7BBCF622" w14:textId="6228352A" w:rsidR="00D754B0" w:rsidRDefault="00D754B0">
          <w:pPr>
            <w:pStyle w:val="TOC3"/>
            <w:tabs>
              <w:tab w:val="left" w:pos="880"/>
            </w:tabs>
            <w:rPr>
              <w:rFonts w:eastAsiaTheme="minorEastAsia"/>
              <w:noProof/>
              <w:lang w:eastAsia="fr-FR"/>
            </w:rPr>
          </w:pPr>
          <w:r>
            <w:fldChar w:fldCharType="begin"/>
          </w:r>
          <w:r>
            <w:instrText>HYPERLINK \l "_Toc412634012"</w:instrText>
          </w:r>
          <w:r>
            <w:fldChar w:fldCharType="separate"/>
          </w:r>
          <w:r w:rsidRPr="005E2F0D">
            <w:rPr>
              <w:rStyle w:val="Hyperlink"/>
              <w:noProof/>
            </w:rPr>
            <w:t>6.1.5</w:t>
          </w:r>
          <w:r>
            <w:rPr>
              <w:rFonts w:eastAsiaTheme="minorEastAsia"/>
              <w:noProof/>
              <w:lang w:eastAsia="fr-FR"/>
            </w:rPr>
            <w:tab/>
          </w:r>
          <w:r w:rsidRPr="005E2F0D">
            <w:rPr>
              <w:rStyle w:val="Hyperlink"/>
              <w:noProof/>
            </w:rPr>
            <w:t>Règles de gestion</w:t>
          </w:r>
          <w:r>
            <w:rPr>
              <w:noProof/>
              <w:webHidden/>
            </w:rPr>
            <w:tab/>
          </w:r>
          <w:r w:rsidR="0067196E">
            <w:rPr>
              <w:noProof/>
              <w:webHidden/>
            </w:rPr>
            <w:fldChar w:fldCharType="begin"/>
          </w:r>
          <w:r>
            <w:rPr>
              <w:noProof/>
              <w:webHidden/>
            </w:rPr>
            <w:instrText xml:space="preserve"> PAGEREF _Toc412634012 \h </w:instrText>
          </w:r>
          <w:r w:rsidR="0067196E">
            <w:rPr>
              <w:noProof/>
              <w:webHidden/>
            </w:rPr>
          </w:r>
          <w:r w:rsidR="0067196E">
            <w:rPr>
              <w:noProof/>
              <w:webHidden/>
            </w:rPr>
            <w:fldChar w:fldCharType="separate"/>
          </w:r>
          <w:ins w:id="77" w:author="ahmed abdelhedi" w:date="2025-12-15T17:21:00Z" w16du:dateUtc="2025-12-15T16:21:00Z">
            <w:r w:rsidR="00683426">
              <w:rPr>
                <w:noProof/>
                <w:webHidden/>
              </w:rPr>
              <w:t>82</w:t>
            </w:r>
          </w:ins>
          <w:del w:id="78" w:author="ahmed abdelhedi" w:date="2025-12-15T17:21:00Z" w16du:dateUtc="2025-12-15T16:21:00Z">
            <w:r w:rsidDel="00683426">
              <w:rPr>
                <w:noProof/>
                <w:webHidden/>
              </w:rPr>
              <w:delText>81</w:delText>
            </w:r>
          </w:del>
          <w:r w:rsidR="0067196E">
            <w:rPr>
              <w:noProof/>
              <w:webHidden/>
            </w:rPr>
            <w:fldChar w:fldCharType="end"/>
          </w:r>
          <w:r>
            <w:fldChar w:fldCharType="end"/>
          </w:r>
        </w:p>
        <w:p w14:paraId="1B3B72BC" w14:textId="3B8C79F4" w:rsidR="00D754B0" w:rsidRDefault="00D754B0">
          <w:pPr>
            <w:pStyle w:val="TOC3"/>
            <w:tabs>
              <w:tab w:val="left" w:pos="880"/>
            </w:tabs>
            <w:rPr>
              <w:rFonts w:eastAsiaTheme="minorEastAsia"/>
              <w:noProof/>
              <w:lang w:eastAsia="fr-FR"/>
            </w:rPr>
          </w:pPr>
          <w:r>
            <w:fldChar w:fldCharType="begin"/>
          </w:r>
          <w:r>
            <w:instrText>HYPERLINK \l "_Toc412634013"</w:instrText>
          </w:r>
          <w:r>
            <w:fldChar w:fldCharType="separate"/>
          </w:r>
          <w:r w:rsidRPr="005E2F0D">
            <w:rPr>
              <w:rStyle w:val="Hyperlink"/>
              <w:noProof/>
            </w:rPr>
            <w:t>6.1.6</w:t>
          </w:r>
          <w:r>
            <w:rPr>
              <w:rFonts w:eastAsiaTheme="minorEastAsia"/>
              <w:noProof/>
              <w:lang w:eastAsia="fr-FR"/>
            </w:rPr>
            <w:tab/>
          </w:r>
          <w:r w:rsidRPr="005E2F0D">
            <w:rPr>
              <w:rStyle w:val="Hyperlink"/>
              <w:noProof/>
            </w:rPr>
            <w:t>Traitements</w:t>
          </w:r>
          <w:r>
            <w:rPr>
              <w:noProof/>
              <w:webHidden/>
            </w:rPr>
            <w:tab/>
          </w:r>
          <w:r w:rsidR="0067196E">
            <w:rPr>
              <w:noProof/>
              <w:webHidden/>
            </w:rPr>
            <w:fldChar w:fldCharType="begin"/>
          </w:r>
          <w:r>
            <w:rPr>
              <w:noProof/>
              <w:webHidden/>
            </w:rPr>
            <w:instrText xml:space="preserve"> PAGEREF _Toc412634013 \h </w:instrText>
          </w:r>
          <w:r w:rsidR="0067196E">
            <w:rPr>
              <w:noProof/>
              <w:webHidden/>
            </w:rPr>
          </w:r>
          <w:r w:rsidR="0067196E">
            <w:rPr>
              <w:noProof/>
              <w:webHidden/>
            </w:rPr>
            <w:fldChar w:fldCharType="separate"/>
          </w:r>
          <w:ins w:id="79" w:author="ahmed abdelhedi" w:date="2025-12-15T17:21:00Z" w16du:dateUtc="2025-12-15T16:21:00Z">
            <w:r w:rsidR="00683426">
              <w:rPr>
                <w:noProof/>
                <w:webHidden/>
              </w:rPr>
              <w:t>82</w:t>
            </w:r>
          </w:ins>
          <w:del w:id="80" w:author="ahmed abdelhedi" w:date="2025-12-15T17:21:00Z" w16du:dateUtc="2025-12-15T16:21:00Z">
            <w:r w:rsidDel="00683426">
              <w:rPr>
                <w:noProof/>
                <w:webHidden/>
              </w:rPr>
              <w:delText>81</w:delText>
            </w:r>
          </w:del>
          <w:r w:rsidR="0067196E">
            <w:rPr>
              <w:noProof/>
              <w:webHidden/>
            </w:rPr>
            <w:fldChar w:fldCharType="end"/>
          </w:r>
          <w:r>
            <w:fldChar w:fldCharType="end"/>
          </w:r>
        </w:p>
        <w:p w14:paraId="52AD5DDA" w14:textId="0EFBC888" w:rsidR="00D754B0" w:rsidRDefault="00D754B0">
          <w:pPr>
            <w:pStyle w:val="TOC3"/>
            <w:tabs>
              <w:tab w:val="left" w:pos="880"/>
            </w:tabs>
            <w:rPr>
              <w:rFonts w:eastAsiaTheme="minorEastAsia"/>
              <w:noProof/>
              <w:lang w:eastAsia="fr-FR"/>
            </w:rPr>
          </w:pPr>
          <w:hyperlink w:anchor="_Toc412634014" w:history="1">
            <w:r w:rsidRPr="005E2F0D">
              <w:rPr>
                <w:rStyle w:val="Hyperlink"/>
                <w:noProof/>
              </w:rPr>
              <w:t>6.1.7</w:t>
            </w:r>
            <w:r>
              <w:rPr>
                <w:rFonts w:eastAsiaTheme="minorEastAsia"/>
                <w:noProof/>
                <w:lang w:eastAsia="fr-FR"/>
              </w:rPr>
              <w:tab/>
            </w:r>
            <w:r w:rsidRPr="005E2F0D">
              <w:rPr>
                <w:rStyle w:val="Hyperlink"/>
                <w:noProof/>
              </w:rPr>
              <w:t>Messages d’erreur</w:t>
            </w:r>
            <w:r>
              <w:rPr>
                <w:noProof/>
                <w:webHidden/>
              </w:rPr>
              <w:tab/>
            </w:r>
            <w:r w:rsidR="0067196E">
              <w:rPr>
                <w:noProof/>
                <w:webHidden/>
              </w:rPr>
              <w:fldChar w:fldCharType="begin"/>
            </w:r>
            <w:r>
              <w:rPr>
                <w:noProof/>
                <w:webHidden/>
              </w:rPr>
              <w:instrText xml:space="preserve"> PAGEREF _Toc412634014 \h </w:instrText>
            </w:r>
            <w:r w:rsidR="0067196E">
              <w:rPr>
                <w:noProof/>
                <w:webHidden/>
              </w:rPr>
            </w:r>
            <w:r w:rsidR="0067196E">
              <w:rPr>
                <w:noProof/>
                <w:webHidden/>
              </w:rPr>
              <w:fldChar w:fldCharType="separate"/>
            </w:r>
            <w:r w:rsidR="00683426">
              <w:rPr>
                <w:noProof/>
                <w:webHidden/>
              </w:rPr>
              <w:t>82</w:t>
            </w:r>
            <w:r w:rsidR="0067196E">
              <w:rPr>
                <w:noProof/>
                <w:webHidden/>
              </w:rPr>
              <w:fldChar w:fldCharType="end"/>
            </w:r>
          </w:hyperlink>
        </w:p>
        <w:p w14:paraId="5FF65FF1" w14:textId="6C48C7D2" w:rsidR="00D754B0" w:rsidRDefault="00D754B0">
          <w:pPr>
            <w:pStyle w:val="TOC2"/>
            <w:rPr>
              <w:rFonts w:eastAsiaTheme="minorEastAsia"/>
              <w:noProof/>
              <w:lang w:eastAsia="fr-FR"/>
            </w:rPr>
          </w:pPr>
          <w:r>
            <w:fldChar w:fldCharType="begin"/>
          </w:r>
          <w:r>
            <w:instrText>HYPERLINK \l "_Toc412634015"</w:instrText>
          </w:r>
          <w:r>
            <w:fldChar w:fldCharType="separate"/>
          </w:r>
          <w:r w:rsidRPr="005E2F0D">
            <w:rPr>
              <w:rStyle w:val="Hyperlink"/>
              <w:noProof/>
            </w:rPr>
            <w:t>6.2</w:t>
          </w:r>
          <w:r>
            <w:rPr>
              <w:rFonts w:eastAsiaTheme="minorEastAsia"/>
              <w:noProof/>
              <w:lang w:eastAsia="fr-FR"/>
            </w:rPr>
            <w:tab/>
          </w:r>
          <w:r w:rsidRPr="005E2F0D">
            <w:rPr>
              <w:rStyle w:val="Hyperlink"/>
              <w:noProof/>
            </w:rPr>
            <w:t>Cas d’utilisation &lt;Création d'un transfert compte à compte&gt;</w:t>
          </w:r>
          <w:r>
            <w:rPr>
              <w:noProof/>
              <w:webHidden/>
            </w:rPr>
            <w:tab/>
          </w:r>
          <w:r w:rsidR="0067196E">
            <w:rPr>
              <w:noProof/>
              <w:webHidden/>
            </w:rPr>
            <w:fldChar w:fldCharType="begin"/>
          </w:r>
          <w:r>
            <w:rPr>
              <w:noProof/>
              <w:webHidden/>
            </w:rPr>
            <w:instrText xml:space="preserve"> PAGEREF _Toc412634015 \h </w:instrText>
          </w:r>
          <w:r w:rsidR="0067196E">
            <w:rPr>
              <w:noProof/>
              <w:webHidden/>
            </w:rPr>
          </w:r>
          <w:r w:rsidR="0067196E">
            <w:rPr>
              <w:noProof/>
              <w:webHidden/>
            </w:rPr>
            <w:fldChar w:fldCharType="separate"/>
          </w:r>
          <w:ins w:id="81" w:author="ahmed abdelhedi" w:date="2025-12-15T17:21:00Z" w16du:dateUtc="2025-12-15T16:21:00Z">
            <w:r w:rsidR="00683426">
              <w:rPr>
                <w:noProof/>
                <w:webHidden/>
              </w:rPr>
              <w:t>83</w:t>
            </w:r>
          </w:ins>
          <w:del w:id="82" w:author="ahmed abdelhedi" w:date="2025-12-15T17:21:00Z" w16du:dateUtc="2025-12-15T16:21:00Z">
            <w:r w:rsidDel="00683426">
              <w:rPr>
                <w:noProof/>
                <w:webHidden/>
              </w:rPr>
              <w:delText>82</w:delText>
            </w:r>
          </w:del>
          <w:r w:rsidR="0067196E">
            <w:rPr>
              <w:noProof/>
              <w:webHidden/>
            </w:rPr>
            <w:fldChar w:fldCharType="end"/>
          </w:r>
          <w:r>
            <w:fldChar w:fldCharType="end"/>
          </w:r>
        </w:p>
        <w:p w14:paraId="09CB8209" w14:textId="3F26A8E4" w:rsidR="00D754B0" w:rsidRDefault="00D754B0">
          <w:pPr>
            <w:pStyle w:val="TOC3"/>
            <w:tabs>
              <w:tab w:val="left" w:pos="880"/>
            </w:tabs>
            <w:rPr>
              <w:rFonts w:eastAsiaTheme="minorEastAsia"/>
              <w:noProof/>
              <w:lang w:eastAsia="fr-FR"/>
            </w:rPr>
          </w:pPr>
          <w:r>
            <w:fldChar w:fldCharType="begin"/>
          </w:r>
          <w:r>
            <w:instrText>HYPERLINK \l "_Toc412634016"</w:instrText>
          </w:r>
          <w:r>
            <w:fldChar w:fldCharType="separate"/>
          </w:r>
          <w:r w:rsidRPr="005E2F0D">
            <w:rPr>
              <w:rStyle w:val="Hyperlink"/>
              <w:noProof/>
            </w:rPr>
            <w:t>6.2.1</w:t>
          </w:r>
          <w:r>
            <w:rPr>
              <w:rFonts w:eastAsiaTheme="minorEastAsia"/>
              <w:noProof/>
              <w:lang w:eastAsia="fr-FR"/>
            </w:rPr>
            <w:tab/>
          </w:r>
          <w:r w:rsidRPr="005E2F0D">
            <w:rPr>
              <w:rStyle w:val="Hyperlink"/>
              <w:noProof/>
            </w:rPr>
            <w:t>Définition et objectif</w:t>
          </w:r>
          <w:r>
            <w:rPr>
              <w:noProof/>
              <w:webHidden/>
            </w:rPr>
            <w:tab/>
          </w:r>
          <w:r w:rsidR="0067196E">
            <w:rPr>
              <w:noProof/>
              <w:webHidden/>
            </w:rPr>
            <w:fldChar w:fldCharType="begin"/>
          </w:r>
          <w:r>
            <w:rPr>
              <w:noProof/>
              <w:webHidden/>
            </w:rPr>
            <w:instrText xml:space="preserve"> PAGEREF _Toc412634016 \h </w:instrText>
          </w:r>
          <w:r w:rsidR="0067196E">
            <w:rPr>
              <w:noProof/>
              <w:webHidden/>
            </w:rPr>
          </w:r>
          <w:r w:rsidR="0067196E">
            <w:rPr>
              <w:noProof/>
              <w:webHidden/>
            </w:rPr>
            <w:fldChar w:fldCharType="separate"/>
          </w:r>
          <w:ins w:id="83" w:author="ahmed abdelhedi" w:date="2025-12-15T17:21:00Z" w16du:dateUtc="2025-12-15T16:21:00Z">
            <w:r w:rsidR="00683426">
              <w:rPr>
                <w:noProof/>
                <w:webHidden/>
              </w:rPr>
              <w:t>83</w:t>
            </w:r>
          </w:ins>
          <w:del w:id="84" w:author="ahmed abdelhedi" w:date="2025-12-15T17:21:00Z" w16du:dateUtc="2025-12-15T16:21:00Z">
            <w:r w:rsidDel="00683426">
              <w:rPr>
                <w:noProof/>
                <w:webHidden/>
              </w:rPr>
              <w:delText>82</w:delText>
            </w:r>
          </w:del>
          <w:r w:rsidR="0067196E">
            <w:rPr>
              <w:noProof/>
              <w:webHidden/>
            </w:rPr>
            <w:fldChar w:fldCharType="end"/>
          </w:r>
          <w:r>
            <w:fldChar w:fldCharType="end"/>
          </w:r>
        </w:p>
        <w:p w14:paraId="5F4852CF" w14:textId="492A185B" w:rsidR="00D754B0" w:rsidRDefault="00D754B0">
          <w:pPr>
            <w:pStyle w:val="TOC3"/>
            <w:tabs>
              <w:tab w:val="left" w:pos="880"/>
            </w:tabs>
            <w:rPr>
              <w:rFonts w:eastAsiaTheme="minorEastAsia"/>
              <w:noProof/>
              <w:lang w:eastAsia="fr-FR"/>
            </w:rPr>
          </w:pPr>
          <w:r>
            <w:fldChar w:fldCharType="begin"/>
          </w:r>
          <w:r>
            <w:instrText>HYPERLINK \l "_Toc412634017"</w:instrText>
          </w:r>
          <w:r>
            <w:fldChar w:fldCharType="separate"/>
          </w:r>
          <w:r w:rsidRPr="005E2F0D">
            <w:rPr>
              <w:rStyle w:val="Hyperlink"/>
              <w:noProof/>
            </w:rPr>
            <w:t>6.2.2</w:t>
          </w:r>
          <w:r>
            <w:rPr>
              <w:rFonts w:eastAsiaTheme="minorEastAsia"/>
              <w:noProof/>
              <w:lang w:eastAsia="fr-FR"/>
            </w:rPr>
            <w:tab/>
          </w:r>
          <w:r w:rsidRPr="005E2F0D">
            <w:rPr>
              <w:rStyle w:val="Hyperlink"/>
              <w:noProof/>
            </w:rPr>
            <w:t>Pré-conditions</w:t>
          </w:r>
          <w:r>
            <w:rPr>
              <w:noProof/>
              <w:webHidden/>
            </w:rPr>
            <w:tab/>
          </w:r>
          <w:r w:rsidR="0067196E">
            <w:rPr>
              <w:noProof/>
              <w:webHidden/>
            </w:rPr>
            <w:fldChar w:fldCharType="begin"/>
          </w:r>
          <w:r>
            <w:rPr>
              <w:noProof/>
              <w:webHidden/>
            </w:rPr>
            <w:instrText xml:space="preserve"> PAGEREF _Toc412634017 \h </w:instrText>
          </w:r>
          <w:r w:rsidR="0067196E">
            <w:rPr>
              <w:noProof/>
              <w:webHidden/>
            </w:rPr>
          </w:r>
          <w:r w:rsidR="0067196E">
            <w:rPr>
              <w:noProof/>
              <w:webHidden/>
            </w:rPr>
            <w:fldChar w:fldCharType="separate"/>
          </w:r>
          <w:ins w:id="85" w:author="ahmed abdelhedi" w:date="2025-12-15T17:21:00Z" w16du:dateUtc="2025-12-15T16:21:00Z">
            <w:r w:rsidR="00683426">
              <w:rPr>
                <w:noProof/>
                <w:webHidden/>
              </w:rPr>
              <w:t>83</w:t>
            </w:r>
          </w:ins>
          <w:del w:id="86" w:author="ahmed abdelhedi" w:date="2025-12-15T17:21:00Z" w16du:dateUtc="2025-12-15T16:21:00Z">
            <w:r w:rsidDel="00683426">
              <w:rPr>
                <w:noProof/>
                <w:webHidden/>
              </w:rPr>
              <w:delText>82</w:delText>
            </w:r>
          </w:del>
          <w:r w:rsidR="0067196E">
            <w:rPr>
              <w:noProof/>
              <w:webHidden/>
            </w:rPr>
            <w:fldChar w:fldCharType="end"/>
          </w:r>
          <w:r>
            <w:fldChar w:fldCharType="end"/>
          </w:r>
        </w:p>
        <w:p w14:paraId="749DAA3C" w14:textId="6EF5399E" w:rsidR="00D754B0" w:rsidRDefault="00D754B0">
          <w:pPr>
            <w:pStyle w:val="TOC3"/>
            <w:tabs>
              <w:tab w:val="left" w:pos="880"/>
            </w:tabs>
            <w:rPr>
              <w:rFonts w:eastAsiaTheme="minorEastAsia"/>
              <w:noProof/>
              <w:lang w:eastAsia="fr-FR"/>
            </w:rPr>
          </w:pPr>
          <w:r>
            <w:fldChar w:fldCharType="begin"/>
          </w:r>
          <w:r>
            <w:instrText>HYPERLINK \l "_Toc412634018"</w:instrText>
          </w:r>
          <w:r>
            <w:fldChar w:fldCharType="separate"/>
          </w:r>
          <w:r w:rsidRPr="005E2F0D">
            <w:rPr>
              <w:rStyle w:val="Hyperlink"/>
              <w:noProof/>
            </w:rPr>
            <w:t>6.2.3</w:t>
          </w:r>
          <w:r>
            <w:rPr>
              <w:rFonts w:eastAsiaTheme="minorEastAsia"/>
              <w:noProof/>
              <w:lang w:eastAsia="fr-FR"/>
            </w:rPr>
            <w:tab/>
          </w:r>
          <w:r w:rsidRPr="005E2F0D">
            <w:rPr>
              <w:rStyle w:val="Hyperlink"/>
              <w:noProof/>
            </w:rPr>
            <w:t>Post-conditions</w:t>
          </w:r>
          <w:r>
            <w:rPr>
              <w:noProof/>
              <w:webHidden/>
            </w:rPr>
            <w:tab/>
          </w:r>
          <w:r w:rsidR="0067196E">
            <w:rPr>
              <w:noProof/>
              <w:webHidden/>
            </w:rPr>
            <w:fldChar w:fldCharType="begin"/>
          </w:r>
          <w:r>
            <w:rPr>
              <w:noProof/>
              <w:webHidden/>
            </w:rPr>
            <w:instrText xml:space="preserve"> PAGEREF _Toc412634018 \h </w:instrText>
          </w:r>
          <w:r w:rsidR="0067196E">
            <w:rPr>
              <w:noProof/>
              <w:webHidden/>
            </w:rPr>
          </w:r>
          <w:r w:rsidR="0067196E">
            <w:rPr>
              <w:noProof/>
              <w:webHidden/>
            </w:rPr>
            <w:fldChar w:fldCharType="separate"/>
          </w:r>
          <w:ins w:id="87" w:author="ahmed abdelhedi" w:date="2025-12-15T17:21:00Z" w16du:dateUtc="2025-12-15T16:21:00Z">
            <w:r w:rsidR="00683426">
              <w:rPr>
                <w:noProof/>
                <w:webHidden/>
              </w:rPr>
              <w:t>83</w:t>
            </w:r>
          </w:ins>
          <w:del w:id="88" w:author="ahmed abdelhedi" w:date="2025-12-15T17:21:00Z" w16du:dateUtc="2025-12-15T16:21:00Z">
            <w:r w:rsidDel="00683426">
              <w:rPr>
                <w:noProof/>
                <w:webHidden/>
              </w:rPr>
              <w:delText>82</w:delText>
            </w:r>
          </w:del>
          <w:r w:rsidR="0067196E">
            <w:rPr>
              <w:noProof/>
              <w:webHidden/>
            </w:rPr>
            <w:fldChar w:fldCharType="end"/>
          </w:r>
          <w:r>
            <w:fldChar w:fldCharType="end"/>
          </w:r>
        </w:p>
        <w:p w14:paraId="5F98B43C" w14:textId="50B04514" w:rsidR="00D754B0" w:rsidRDefault="00D754B0">
          <w:pPr>
            <w:pStyle w:val="TOC3"/>
            <w:tabs>
              <w:tab w:val="left" w:pos="880"/>
            </w:tabs>
            <w:rPr>
              <w:rFonts w:eastAsiaTheme="minorEastAsia"/>
              <w:noProof/>
              <w:lang w:eastAsia="fr-FR"/>
            </w:rPr>
          </w:pPr>
          <w:r>
            <w:fldChar w:fldCharType="begin"/>
          </w:r>
          <w:r>
            <w:instrText>HYPERLINK \l "_Toc412634019"</w:instrText>
          </w:r>
          <w:r>
            <w:fldChar w:fldCharType="separate"/>
          </w:r>
          <w:r w:rsidRPr="005E2F0D">
            <w:rPr>
              <w:rStyle w:val="Hyperlink"/>
              <w:noProof/>
            </w:rPr>
            <w:t>6.2.4</w:t>
          </w:r>
          <w:r>
            <w:rPr>
              <w:rFonts w:eastAsiaTheme="minorEastAsia"/>
              <w:noProof/>
              <w:lang w:eastAsia="fr-FR"/>
            </w:rPr>
            <w:tab/>
          </w:r>
          <w:r w:rsidRPr="005E2F0D">
            <w:rPr>
              <w:rStyle w:val="Hyperlink"/>
              <w:noProof/>
            </w:rPr>
            <w:t>Diagramme d’activité</w:t>
          </w:r>
          <w:r>
            <w:rPr>
              <w:noProof/>
              <w:webHidden/>
            </w:rPr>
            <w:tab/>
          </w:r>
          <w:r w:rsidR="0067196E">
            <w:rPr>
              <w:noProof/>
              <w:webHidden/>
            </w:rPr>
            <w:fldChar w:fldCharType="begin"/>
          </w:r>
          <w:r>
            <w:rPr>
              <w:noProof/>
              <w:webHidden/>
            </w:rPr>
            <w:instrText xml:space="preserve"> PAGEREF _Toc412634019 \h </w:instrText>
          </w:r>
          <w:r w:rsidR="0067196E">
            <w:rPr>
              <w:noProof/>
              <w:webHidden/>
            </w:rPr>
          </w:r>
          <w:r w:rsidR="0067196E">
            <w:rPr>
              <w:noProof/>
              <w:webHidden/>
            </w:rPr>
            <w:fldChar w:fldCharType="separate"/>
          </w:r>
          <w:ins w:id="89" w:author="ahmed abdelhedi" w:date="2025-12-15T17:21:00Z" w16du:dateUtc="2025-12-15T16:21:00Z">
            <w:r w:rsidR="00683426">
              <w:rPr>
                <w:noProof/>
                <w:webHidden/>
              </w:rPr>
              <w:t>83</w:t>
            </w:r>
          </w:ins>
          <w:del w:id="90" w:author="ahmed abdelhedi" w:date="2025-12-15T17:21:00Z" w16du:dateUtc="2025-12-15T16:21:00Z">
            <w:r w:rsidDel="00683426">
              <w:rPr>
                <w:noProof/>
                <w:webHidden/>
              </w:rPr>
              <w:delText>82</w:delText>
            </w:r>
          </w:del>
          <w:r w:rsidR="0067196E">
            <w:rPr>
              <w:noProof/>
              <w:webHidden/>
            </w:rPr>
            <w:fldChar w:fldCharType="end"/>
          </w:r>
          <w:r>
            <w:fldChar w:fldCharType="end"/>
          </w:r>
        </w:p>
        <w:p w14:paraId="00474621" w14:textId="1556F2A6" w:rsidR="00D754B0" w:rsidRDefault="00D754B0">
          <w:pPr>
            <w:pStyle w:val="TOC3"/>
            <w:tabs>
              <w:tab w:val="left" w:pos="880"/>
            </w:tabs>
            <w:rPr>
              <w:rFonts w:eastAsiaTheme="minorEastAsia"/>
              <w:noProof/>
              <w:lang w:eastAsia="fr-FR"/>
            </w:rPr>
          </w:pPr>
          <w:r>
            <w:fldChar w:fldCharType="begin"/>
          </w:r>
          <w:r>
            <w:instrText>HYPERLINK \l "_Toc412634020"</w:instrText>
          </w:r>
          <w:r>
            <w:fldChar w:fldCharType="separate"/>
          </w:r>
          <w:r w:rsidRPr="005E2F0D">
            <w:rPr>
              <w:rStyle w:val="Hyperlink"/>
              <w:noProof/>
            </w:rPr>
            <w:t>6.2.5</w:t>
          </w:r>
          <w:r>
            <w:rPr>
              <w:rFonts w:eastAsiaTheme="minorEastAsia"/>
              <w:noProof/>
              <w:lang w:eastAsia="fr-FR"/>
            </w:rPr>
            <w:tab/>
          </w:r>
          <w:r w:rsidRPr="005E2F0D">
            <w:rPr>
              <w:rStyle w:val="Hyperlink"/>
              <w:noProof/>
            </w:rPr>
            <w:t>Règles de gestion</w:t>
          </w:r>
          <w:r>
            <w:rPr>
              <w:noProof/>
              <w:webHidden/>
            </w:rPr>
            <w:tab/>
          </w:r>
          <w:r w:rsidR="0067196E">
            <w:rPr>
              <w:noProof/>
              <w:webHidden/>
            </w:rPr>
            <w:fldChar w:fldCharType="begin"/>
          </w:r>
          <w:r>
            <w:rPr>
              <w:noProof/>
              <w:webHidden/>
            </w:rPr>
            <w:instrText xml:space="preserve"> PAGEREF _Toc412634020 \h </w:instrText>
          </w:r>
          <w:r w:rsidR="0067196E">
            <w:rPr>
              <w:noProof/>
              <w:webHidden/>
            </w:rPr>
          </w:r>
          <w:r w:rsidR="0067196E">
            <w:rPr>
              <w:noProof/>
              <w:webHidden/>
            </w:rPr>
            <w:fldChar w:fldCharType="separate"/>
          </w:r>
          <w:ins w:id="91" w:author="ahmed abdelhedi" w:date="2025-12-15T17:21:00Z" w16du:dateUtc="2025-12-15T16:21:00Z">
            <w:r w:rsidR="00683426">
              <w:rPr>
                <w:noProof/>
                <w:webHidden/>
              </w:rPr>
              <w:t>84</w:t>
            </w:r>
          </w:ins>
          <w:del w:id="92" w:author="ahmed abdelhedi" w:date="2025-12-15T17:21:00Z" w16du:dateUtc="2025-12-15T16:21:00Z">
            <w:r w:rsidDel="00683426">
              <w:rPr>
                <w:noProof/>
                <w:webHidden/>
              </w:rPr>
              <w:delText>83</w:delText>
            </w:r>
          </w:del>
          <w:r w:rsidR="0067196E">
            <w:rPr>
              <w:noProof/>
              <w:webHidden/>
            </w:rPr>
            <w:fldChar w:fldCharType="end"/>
          </w:r>
          <w:r>
            <w:fldChar w:fldCharType="end"/>
          </w:r>
        </w:p>
        <w:p w14:paraId="495A1BC8" w14:textId="43A790BD" w:rsidR="00D754B0" w:rsidRDefault="00D754B0">
          <w:pPr>
            <w:pStyle w:val="TOC3"/>
            <w:tabs>
              <w:tab w:val="left" w:pos="880"/>
            </w:tabs>
            <w:rPr>
              <w:rFonts w:eastAsiaTheme="minorEastAsia"/>
              <w:noProof/>
              <w:lang w:eastAsia="fr-FR"/>
            </w:rPr>
          </w:pPr>
          <w:r>
            <w:fldChar w:fldCharType="begin"/>
          </w:r>
          <w:r>
            <w:instrText>HYPERLINK \l "_Toc412634021"</w:instrText>
          </w:r>
          <w:r>
            <w:fldChar w:fldCharType="separate"/>
          </w:r>
          <w:r w:rsidRPr="005E2F0D">
            <w:rPr>
              <w:rStyle w:val="Hyperlink"/>
              <w:noProof/>
            </w:rPr>
            <w:t>6.2.6</w:t>
          </w:r>
          <w:r>
            <w:rPr>
              <w:rFonts w:eastAsiaTheme="minorEastAsia"/>
              <w:noProof/>
              <w:lang w:eastAsia="fr-FR"/>
            </w:rPr>
            <w:tab/>
          </w:r>
          <w:r w:rsidRPr="005E2F0D">
            <w:rPr>
              <w:rStyle w:val="Hyperlink"/>
              <w:noProof/>
            </w:rPr>
            <w:t>Traitements</w:t>
          </w:r>
          <w:r>
            <w:rPr>
              <w:noProof/>
              <w:webHidden/>
            </w:rPr>
            <w:tab/>
          </w:r>
          <w:r w:rsidR="0067196E">
            <w:rPr>
              <w:noProof/>
              <w:webHidden/>
            </w:rPr>
            <w:fldChar w:fldCharType="begin"/>
          </w:r>
          <w:r>
            <w:rPr>
              <w:noProof/>
              <w:webHidden/>
            </w:rPr>
            <w:instrText xml:space="preserve"> PAGEREF _Toc412634021 \h </w:instrText>
          </w:r>
          <w:r w:rsidR="0067196E">
            <w:rPr>
              <w:noProof/>
              <w:webHidden/>
            </w:rPr>
          </w:r>
          <w:r w:rsidR="0067196E">
            <w:rPr>
              <w:noProof/>
              <w:webHidden/>
            </w:rPr>
            <w:fldChar w:fldCharType="separate"/>
          </w:r>
          <w:ins w:id="93" w:author="ahmed abdelhedi" w:date="2025-12-15T17:21:00Z" w16du:dateUtc="2025-12-15T16:21:00Z">
            <w:r w:rsidR="00683426">
              <w:rPr>
                <w:noProof/>
                <w:webHidden/>
              </w:rPr>
              <w:t>84</w:t>
            </w:r>
          </w:ins>
          <w:del w:id="94" w:author="ahmed abdelhedi" w:date="2025-12-15T17:21:00Z" w16du:dateUtc="2025-12-15T16:21:00Z">
            <w:r w:rsidDel="00683426">
              <w:rPr>
                <w:noProof/>
                <w:webHidden/>
              </w:rPr>
              <w:delText>83</w:delText>
            </w:r>
          </w:del>
          <w:r w:rsidR="0067196E">
            <w:rPr>
              <w:noProof/>
              <w:webHidden/>
            </w:rPr>
            <w:fldChar w:fldCharType="end"/>
          </w:r>
          <w:r>
            <w:fldChar w:fldCharType="end"/>
          </w:r>
        </w:p>
        <w:p w14:paraId="20E89F8D" w14:textId="0E68729D" w:rsidR="00D754B0" w:rsidRDefault="00D754B0">
          <w:pPr>
            <w:pStyle w:val="TOC3"/>
            <w:tabs>
              <w:tab w:val="left" w:pos="880"/>
            </w:tabs>
            <w:rPr>
              <w:rFonts w:eastAsiaTheme="minorEastAsia"/>
              <w:noProof/>
              <w:lang w:eastAsia="fr-FR"/>
            </w:rPr>
          </w:pPr>
          <w:r>
            <w:fldChar w:fldCharType="begin"/>
          </w:r>
          <w:r>
            <w:instrText>HYPERLINK \l "_Toc412634022"</w:instrText>
          </w:r>
          <w:r>
            <w:fldChar w:fldCharType="separate"/>
          </w:r>
          <w:r w:rsidRPr="005E2F0D">
            <w:rPr>
              <w:rStyle w:val="Hyperlink"/>
              <w:noProof/>
            </w:rPr>
            <w:t>6.2.7</w:t>
          </w:r>
          <w:r>
            <w:rPr>
              <w:rFonts w:eastAsiaTheme="minorEastAsia"/>
              <w:noProof/>
              <w:lang w:eastAsia="fr-FR"/>
            </w:rPr>
            <w:tab/>
          </w:r>
          <w:r w:rsidRPr="005E2F0D">
            <w:rPr>
              <w:rStyle w:val="Hyperlink"/>
              <w:noProof/>
            </w:rPr>
            <w:t>Messages d’erreur</w:t>
          </w:r>
          <w:r>
            <w:rPr>
              <w:noProof/>
              <w:webHidden/>
            </w:rPr>
            <w:tab/>
          </w:r>
          <w:r w:rsidR="0067196E">
            <w:rPr>
              <w:noProof/>
              <w:webHidden/>
            </w:rPr>
            <w:fldChar w:fldCharType="begin"/>
          </w:r>
          <w:r>
            <w:rPr>
              <w:noProof/>
              <w:webHidden/>
            </w:rPr>
            <w:instrText xml:space="preserve"> PAGEREF _Toc412634022 \h </w:instrText>
          </w:r>
          <w:r w:rsidR="0067196E">
            <w:rPr>
              <w:noProof/>
              <w:webHidden/>
            </w:rPr>
          </w:r>
          <w:r w:rsidR="0067196E">
            <w:rPr>
              <w:noProof/>
              <w:webHidden/>
            </w:rPr>
            <w:fldChar w:fldCharType="separate"/>
          </w:r>
          <w:ins w:id="95" w:author="ahmed abdelhedi" w:date="2025-12-15T17:21:00Z" w16du:dateUtc="2025-12-15T16:21:00Z">
            <w:r w:rsidR="00683426">
              <w:rPr>
                <w:noProof/>
                <w:webHidden/>
              </w:rPr>
              <w:t>84</w:t>
            </w:r>
          </w:ins>
          <w:del w:id="96" w:author="ahmed abdelhedi" w:date="2025-12-15T17:21:00Z" w16du:dateUtc="2025-12-15T16:21:00Z">
            <w:r w:rsidDel="00683426">
              <w:rPr>
                <w:noProof/>
                <w:webHidden/>
              </w:rPr>
              <w:delText>83</w:delText>
            </w:r>
          </w:del>
          <w:r w:rsidR="0067196E">
            <w:rPr>
              <w:noProof/>
              <w:webHidden/>
            </w:rPr>
            <w:fldChar w:fldCharType="end"/>
          </w:r>
          <w:r>
            <w:fldChar w:fldCharType="end"/>
          </w:r>
        </w:p>
        <w:p w14:paraId="173DA88F" w14:textId="58019D3E" w:rsidR="00D754B0" w:rsidRDefault="00D754B0">
          <w:pPr>
            <w:pStyle w:val="TOC2"/>
            <w:rPr>
              <w:rFonts w:eastAsiaTheme="minorEastAsia"/>
              <w:noProof/>
              <w:lang w:eastAsia="fr-FR"/>
            </w:rPr>
          </w:pPr>
          <w:r>
            <w:fldChar w:fldCharType="begin"/>
          </w:r>
          <w:r>
            <w:instrText>HYPERLINK \l "_Toc412634023"</w:instrText>
          </w:r>
          <w:r>
            <w:fldChar w:fldCharType="separate"/>
          </w:r>
          <w:r w:rsidRPr="005E2F0D">
            <w:rPr>
              <w:rStyle w:val="Hyperlink"/>
              <w:noProof/>
            </w:rPr>
            <w:t>6.3</w:t>
          </w:r>
          <w:r>
            <w:rPr>
              <w:rFonts w:eastAsiaTheme="minorEastAsia"/>
              <w:noProof/>
              <w:lang w:eastAsia="fr-FR"/>
            </w:rPr>
            <w:tab/>
          </w:r>
          <w:r w:rsidRPr="005E2F0D">
            <w:rPr>
              <w:rStyle w:val="Hyperlink"/>
              <w:noProof/>
            </w:rPr>
            <w:t>Cas d’utilisation &lt;Création d'un nantissement&gt;</w:t>
          </w:r>
          <w:r>
            <w:rPr>
              <w:noProof/>
              <w:webHidden/>
            </w:rPr>
            <w:tab/>
          </w:r>
          <w:r w:rsidR="0067196E">
            <w:rPr>
              <w:noProof/>
              <w:webHidden/>
            </w:rPr>
            <w:fldChar w:fldCharType="begin"/>
          </w:r>
          <w:r>
            <w:rPr>
              <w:noProof/>
              <w:webHidden/>
            </w:rPr>
            <w:instrText xml:space="preserve"> PAGEREF _Toc412634023 \h </w:instrText>
          </w:r>
          <w:r w:rsidR="0067196E">
            <w:rPr>
              <w:noProof/>
              <w:webHidden/>
            </w:rPr>
          </w:r>
          <w:r w:rsidR="0067196E">
            <w:rPr>
              <w:noProof/>
              <w:webHidden/>
            </w:rPr>
            <w:fldChar w:fldCharType="separate"/>
          </w:r>
          <w:ins w:id="97" w:author="ahmed abdelhedi" w:date="2025-12-15T17:21:00Z" w16du:dateUtc="2025-12-15T16:21:00Z">
            <w:r w:rsidR="00683426">
              <w:rPr>
                <w:noProof/>
                <w:webHidden/>
              </w:rPr>
              <w:t>84</w:t>
            </w:r>
          </w:ins>
          <w:del w:id="98" w:author="ahmed abdelhedi" w:date="2025-12-15T17:21:00Z" w16du:dateUtc="2025-12-15T16:21:00Z">
            <w:r w:rsidDel="00683426">
              <w:rPr>
                <w:noProof/>
                <w:webHidden/>
              </w:rPr>
              <w:delText>83</w:delText>
            </w:r>
          </w:del>
          <w:r w:rsidR="0067196E">
            <w:rPr>
              <w:noProof/>
              <w:webHidden/>
            </w:rPr>
            <w:fldChar w:fldCharType="end"/>
          </w:r>
          <w:r>
            <w:fldChar w:fldCharType="end"/>
          </w:r>
        </w:p>
        <w:p w14:paraId="3378429A" w14:textId="50FA33CE" w:rsidR="00D754B0" w:rsidRDefault="00D754B0">
          <w:pPr>
            <w:pStyle w:val="TOC3"/>
            <w:tabs>
              <w:tab w:val="left" w:pos="880"/>
            </w:tabs>
            <w:rPr>
              <w:rFonts w:eastAsiaTheme="minorEastAsia"/>
              <w:noProof/>
              <w:lang w:eastAsia="fr-FR"/>
            </w:rPr>
          </w:pPr>
          <w:r>
            <w:fldChar w:fldCharType="begin"/>
          </w:r>
          <w:r>
            <w:instrText>HYPERLINK \l "_Toc412634024"</w:instrText>
          </w:r>
          <w:r>
            <w:fldChar w:fldCharType="separate"/>
          </w:r>
          <w:r w:rsidRPr="005E2F0D">
            <w:rPr>
              <w:rStyle w:val="Hyperlink"/>
              <w:noProof/>
            </w:rPr>
            <w:t>6.3.1</w:t>
          </w:r>
          <w:r>
            <w:rPr>
              <w:rFonts w:eastAsiaTheme="minorEastAsia"/>
              <w:noProof/>
              <w:lang w:eastAsia="fr-FR"/>
            </w:rPr>
            <w:tab/>
          </w:r>
          <w:r w:rsidRPr="005E2F0D">
            <w:rPr>
              <w:rStyle w:val="Hyperlink"/>
              <w:noProof/>
            </w:rPr>
            <w:t>Définition et objectif</w:t>
          </w:r>
          <w:r>
            <w:rPr>
              <w:noProof/>
              <w:webHidden/>
            </w:rPr>
            <w:tab/>
          </w:r>
          <w:r w:rsidR="0067196E">
            <w:rPr>
              <w:noProof/>
              <w:webHidden/>
            </w:rPr>
            <w:fldChar w:fldCharType="begin"/>
          </w:r>
          <w:r>
            <w:rPr>
              <w:noProof/>
              <w:webHidden/>
            </w:rPr>
            <w:instrText xml:space="preserve"> PAGEREF _Toc412634024 \h </w:instrText>
          </w:r>
          <w:r w:rsidR="0067196E">
            <w:rPr>
              <w:noProof/>
              <w:webHidden/>
            </w:rPr>
          </w:r>
          <w:r w:rsidR="0067196E">
            <w:rPr>
              <w:noProof/>
              <w:webHidden/>
            </w:rPr>
            <w:fldChar w:fldCharType="separate"/>
          </w:r>
          <w:ins w:id="99" w:author="ahmed abdelhedi" w:date="2025-12-15T17:21:00Z" w16du:dateUtc="2025-12-15T16:21:00Z">
            <w:r w:rsidR="00683426">
              <w:rPr>
                <w:noProof/>
                <w:webHidden/>
              </w:rPr>
              <w:t>84</w:t>
            </w:r>
          </w:ins>
          <w:del w:id="100" w:author="ahmed abdelhedi" w:date="2025-12-15T17:21:00Z" w16du:dateUtc="2025-12-15T16:21:00Z">
            <w:r w:rsidDel="00683426">
              <w:rPr>
                <w:noProof/>
                <w:webHidden/>
              </w:rPr>
              <w:delText>83</w:delText>
            </w:r>
          </w:del>
          <w:r w:rsidR="0067196E">
            <w:rPr>
              <w:noProof/>
              <w:webHidden/>
            </w:rPr>
            <w:fldChar w:fldCharType="end"/>
          </w:r>
          <w:r>
            <w:fldChar w:fldCharType="end"/>
          </w:r>
        </w:p>
        <w:p w14:paraId="279FE0D1" w14:textId="29A24F56" w:rsidR="00D754B0" w:rsidRDefault="00D754B0">
          <w:pPr>
            <w:pStyle w:val="TOC3"/>
            <w:tabs>
              <w:tab w:val="left" w:pos="880"/>
            </w:tabs>
            <w:rPr>
              <w:rFonts w:eastAsiaTheme="minorEastAsia"/>
              <w:noProof/>
              <w:lang w:eastAsia="fr-FR"/>
            </w:rPr>
          </w:pPr>
          <w:r>
            <w:fldChar w:fldCharType="begin"/>
          </w:r>
          <w:r>
            <w:instrText>HYPERLINK \l "_Toc412634025"</w:instrText>
          </w:r>
          <w:r>
            <w:fldChar w:fldCharType="separate"/>
          </w:r>
          <w:r w:rsidRPr="005E2F0D">
            <w:rPr>
              <w:rStyle w:val="Hyperlink"/>
              <w:noProof/>
            </w:rPr>
            <w:t>6.3.2</w:t>
          </w:r>
          <w:r>
            <w:rPr>
              <w:rFonts w:eastAsiaTheme="minorEastAsia"/>
              <w:noProof/>
              <w:lang w:eastAsia="fr-FR"/>
            </w:rPr>
            <w:tab/>
          </w:r>
          <w:r w:rsidRPr="005E2F0D">
            <w:rPr>
              <w:rStyle w:val="Hyperlink"/>
              <w:noProof/>
            </w:rPr>
            <w:t>Pré-conditions</w:t>
          </w:r>
          <w:r>
            <w:rPr>
              <w:noProof/>
              <w:webHidden/>
            </w:rPr>
            <w:tab/>
          </w:r>
          <w:r w:rsidR="0067196E">
            <w:rPr>
              <w:noProof/>
              <w:webHidden/>
            </w:rPr>
            <w:fldChar w:fldCharType="begin"/>
          </w:r>
          <w:r>
            <w:rPr>
              <w:noProof/>
              <w:webHidden/>
            </w:rPr>
            <w:instrText xml:space="preserve"> PAGEREF _Toc412634025 \h </w:instrText>
          </w:r>
          <w:r w:rsidR="0067196E">
            <w:rPr>
              <w:noProof/>
              <w:webHidden/>
            </w:rPr>
          </w:r>
          <w:r w:rsidR="0067196E">
            <w:rPr>
              <w:noProof/>
              <w:webHidden/>
            </w:rPr>
            <w:fldChar w:fldCharType="separate"/>
          </w:r>
          <w:ins w:id="101" w:author="ahmed abdelhedi" w:date="2025-12-15T17:21:00Z" w16du:dateUtc="2025-12-15T16:21:00Z">
            <w:r w:rsidR="00683426">
              <w:rPr>
                <w:noProof/>
                <w:webHidden/>
              </w:rPr>
              <w:t>84</w:t>
            </w:r>
          </w:ins>
          <w:del w:id="102" w:author="ahmed abdelhedi" w:date="2025-12-15T17:21:00Z" w16du:dateUtc="2025-12-15T16:21:00Z">
            <w:r w:rsidDel="00683426">
              <w:rPr>
                <w:noProof/>
                <w:webHidden/>
              </w:rPr>
              <w:delText>83</w:delText>
            </w:r>
          </w:del>
          <w:r w:rsidR="0067196E">
            <w:rPr>
              <w:noProof/>
              <w:webHidden/>
            </w:rPr>
            <w:fldChar w:fldCharType="end"/>
          </w:r>
          <w:r>
            <w:fldChar w:fldCharType="end"/>
          </w:r>
        </w:p>
        <w:p w14:paraId="3B8087B8" w14:textId="52CA667D" w:rsidR="00D754B0" w:rsidRDefault="00D754B0">
          <w:pPr>
            <w:pStyle w:val="TOC3"/>
            <w:tabs>
              <w:tab w:val="left" w:pos="880"/>
            </w:tabs>
            <w:rPr>
              <w:rFonts w:eastAsiaTheme="minorEastAsia"/>
              <w:noProof/>
              <w:lang w:eastAsia="fr-FR"/>
            </w:rPr>
          </w:pPr>
          <w:r>
            <w:fldChar w:fldCharType="begin"/>
          </w:r>
          <w:r>
            <w:instrText>HYPERLINK \l "_Toc412634026"</w:instrText>
          </w:r>
          <w:r>
            <w:fldChar w:fldCharType="separate"/>
          </w:r>
          <w:r w:rsidRPr="005E2F0D">
            <w:rPr>
              <w:rStyle w:val="Hyperlink"/>
              <w:noProof/>
            </w:rPr>
            <w:t>6.3.3</w:t>
          </w:r>
          <w:r>
            <w:rPr>
              <w:rFonts w:eastAsiaTheme="minorEastAsia"/>
              <w:noProof/>
              <w:lang w:eastAsia="fr-FR"/>
            </w:rPr>
            <w:tab/>
          </w:r>
          <w:r w:rsidRPr="005E2F0D">
            <w:rPr>
              <w:rStyle w:val="Hyperlink"/>
              <w:noProof/>
            </w:rPr>
            <w:t>Post-conditions</w:t>
          </w:r>
          <w:r>
            <w:rPr>
              <w:noProof/>
              <w:webHidden/>
            </w:rPr>
            <w:tab/>
          </w:r>
          <w:r w:rsidR="0067196E">
            <w:rPr>
              <w:noProof/>
              <w:webHidden/>
            </w:rPr>
            <w:fldChar w:fldCharType="begin"/>
          </w:r>
          <w:r>
            <w:rPr>
              <w:noProof/>
              <w:webHidden/>
            </w:rPr>
            <w:instrText xml:space="preserve"> PAGEREF _Toc412634026 \h </w:instrText>
          </w:r>
          <w:r w:rsidR="0067196E">
            <w:rPr>
              <w:noProof/>
              <w:webHidden/>
            </w:rPr>
          </w:r>
          <w:r w:rsidR="0067196E">
            <w:rPr>
              <w:noProof/>
              <w:webHidden/>
            </w:rPr>
            <w:fldChar w:fldCharType="separate"/>
          </w:r>
          <w:ins w:id="103" w:author="ahmed abdelhedi" w:date="2025-12-15T17:21:00Z" w16du:dateUtc="2025-12-15T16:21:00Z">
            <w:r w:rsidR="00683426">
              <w:rPr>
                <w:noProof/>
                <w:webHidden/>
              </w:rPr>
              <w:t>85</w:t>
            </w:r>
          </w:ins>
          <w:del w:id="104" w:author="ahmed abdelhedi" w:date="2025-12-15T17:21:00Z" w16du:dateUtc="2025-12-15T16:21:00Z">
            <w:r w:rsidDel="00683426">
              <w:rPr>
                <w:noProof/>
                <w:webHidden/>
              </w:rPr>
              <w:delText>84</w:delText>
            </w:r>
          </w:del>
          <w:r w:rsidR="0067196E">
            <w:rPr>
              <w:noProof/>
              <w:webHidden/>
            </w:rPr>
            <w:fldChar w:fldCharType="end"/>
          </w:r>
          <w:r>
            <w:fldChar w:fldCharType="end"/>
          </w:r>
        </w:p>
        <w:p w14:paraId="4CE376DC" w14:textId="39CAB7DB" w:rsidR="00D754B0" w:rsidRDefault="00D754B0">
          <w:pPr>
            <w:pStyle w:val="TOC3"/>
            <w:tabs>
              <w:tab w:val="left" w:pos="880"/>
            </w:tabs>
            <w:rPr>
              <w:rFonts w:eastAsiaTheme="minorEastAsia"/>
              <w:noProof/>
              <w:lang w:eastAsia="fr-FR"/>
            </w:rPr>
          </w:pPr>
          <w:r>
            <w:fldChar w:fldCharType="begin"/>
          </w:r>
          <w:r>
            <w:instrText>HYPERLINK \l "_Toc412634027"</w:instrText>
          </w:r>
          <w:r>
            <w:fldChar w:fldCharType="separate"/>
          </w:r>
          <w:r w:rsidRPr="005E2F0D">
            <w:rPr>
              <w:rStyle w:val="Hyperlink"/>
              <w:noProof/>
            </w:rPr>
            <w:t>6.3.4</w:t>
          </w:r>
          <w:r>
            <w:rPr>
              <w:rFonts w:eastAsiaTheme="minorEastAsia"/>
              <w:noProof/>
              <w:lang w:eastAsia="fr-FR"/>
            </w:rPr>
            <w:tab/>
          </w:r>
          <w:r w:rsidRPr="005E2F0D">
            <w:rPr>
              <w:rStyle w:val="Hyperlink"/>
              <w:noProof/>
            </w:rPr>
            <w:t>Diagramme d’activité</w:t>
          </w:r>
          <w:r>
            <w:rPr>
              <w:noProof/>
              <w:webHidden/>
            </w:rPr>
            <w:tab/>
          </w:r>
          <w:r w:rsidR="0067196E">
            <w:rPr>
              <w:noProof/>
              <w:webHidden/>
            </w:rPr>
            <w:fldChar w:fldCharType="begin"/>
          </w:r>
          <w:r>
            <w:rPr>
              <w:noProof/>
              <w:webHidden/>
            </w:rPr>
            <w:instrText xml:space="preserve"> PAGEREF _Toc412634027 \h </w:instrText>
          </w:r>
          <w:r w:rsidR="0067196E">
            <w:rPr>
              <w:noProof/>
              <w:webHidden/>
            </w:rPr>
          </w:r>
          <w:r w:rsidR="0067196E">
            <w:rPr>
              <w:noProof/>
              <w:webHidden/>
            </w:rPr>
            <w:fldChar w:fldCharType="separate"/>
          </w:r>
          <w:ins w:id="105" w:author="ahmed abdelhedi" w:date="2025-12-15T17:21:00Z" w16du:dateUtc="2025-12-15T16:21:00Z">
            <w:r w:rsidR="00683426">
              <w:rPr>
                <w:noProof/>
                <w:webHidden/>
              </w:rPr>
              <w:t>85</w:t>
            </w:r>
          </w:ins>
          <w:del w:id="106" w:author="ahmed abdelhedi" w:date="2025-12-15T17:21:00Z" w16du:dateUtc="2025-12-15T16:21:00Z">
            <w:r w:rsidDel="00683426">
              <w:rPr>
                <w:noProof/>
                <w:webHidden/>
              </w:rPr>
              <w:delText>84</w:delText>
            </w:r>
          </w:del>
          <w:r w:rsidR="0067196E">
            <w:rPr>
              <w:noProof/>
              <w:webHidden/>
            </w:rPr>
            <w:fldChar w:fldCharType="end"/>
          </w:r>
          <w:r>
            <w:fldChar w:fldCharType="end"/>
          </w:r>
        </w:p>
        <w:p w14:paraId="4D53A7AB" w14:textId="30FC1C5C" w:rsidR="00D754B0" w:rsidRDefault="00D754B0">
          <w:pPr>
            <w:pStyle w:val="TOC3"/>
            <w:tabs>
              <w:tab w:val="left" w:pos="880"/>
            </w:tabs>
            <w:rPr>
              <w:rFonts w:eastAsiaTheme="minorEastAsia"/>
              <w:noProof/>
              <w:lang w:eastAsia="fr-FR"/>
            </w:rPr>
          </w:pPr>
          <w:r>
            <w:fldChar w:fldCharType="begin"/>
          </w:r>
          <w:r>
            <w:instrText>HYPERLINK \l "_Toc412634028"</w:instrText>
          </w:r>
          <w:r>
            <w:fldChar w:fldCharType="separate"/>
          </w:r>
          <w:r w:rsidRPr="005E2F0D">
            <w:rPr>
              <w:rStyle w:val="Hyperlink"/>
              <w:noProof/>
            </w:rPr>
            <w:t>6.3.5</w:t>
          </w:r>
          <w:r>
            <w:rPr>
              <w:rFonts w:eastAsiaTheme="minorEastAsia"/>
              <w:noProof/>
              <w:lang w:eastAsia="fr-FR"/>
            </w:rPr>
            <w:tab/>
          </w:r>
          <w:r w:rsidRPr="005E2F0D">
            <w:rPr>
              <w:rStyle w:val="Hyperlink"/>
              <w:noProof/>
            </w:rPr>
            <w:t>Règles de gestion</w:t>
          </w:r>
          <w:r>
            <w:rPr>
              <w:noProof/>
              <w:webHidden/>
            </w:rPr>
            <w:tab/>
          </w:r>
          <w:r w:rsidR="0067196E">
            <w:rPr>
              <w:noProof/>
              <w:webHidden/>
            </w:rPr>
            <w:fldChar w:fldCharType="begin"/>
          </w:r>
          <w:r>
            <w:rPr>
              <w:noProof/>
              <w:webHidden/>
            </w:rPr>
            <w:instrText xml:space="preserve"> PAGEREF _Toc412634028 \h </w:instrText>
          </w:r>
          <w:r w:rsidR="0067196E">
            <w:rPr>
              <w:noProof/>
              <w:webHidden/>
            </w:rPr>
          </w:r>
          <w:r w:rsidR="0067196E">
            <w:rPr>
              <w:noProof/>
              <w:webHidden/>
            </w:rPr>
            <w:fldChar w:fldCharType="separate"/>
          </w:r>
          <w:ins w:id="107" w:author="ahmed abdelhedi" w:date="2025-12-15T17:21:00Z" w16du:dateUtc="2025-12-15T16:21:00Z">
            <w:r w:rsidR="00683426">
              <w:rPr>
                <w:noProof/>
                <w:webHidden/>
              </w:rPr>
              <w:t>85</w:t>
            </w:r>
          </w:ins>
          <w:del w:id="108" w:author="ahmed abdelhedi" w:date="2025-12-15T17:21:00Z" w16du:dateUtc="2025-12-15T16:21:00Z">
            <w:r w:rsidDel="00683426">
              <w:rPr>
                <w:noProof/>
                <w:webHidden/>
              </w:rPr>
              <w:delText>84</w:delText>
            </w:r>
          </w:del>
          <w:r w:rsidR="0067196E">
            <w:rPr>
              <w:noProof/>
              <w:webHidden/>
            </w:rPr>
            <w:fldChar w:fldCharType="end"/>
          </w:r>
          <w:r>
            <w:fldChar w:fldCharType="end"/>
          </w:r>
        </w:p>
        <w:p w14:paraId="1D542B7B" w14:textId="52D8BA0E" w:rsidR="00D754B0" w:rsidRDefault="00D754B0">
          <w:pPr>
            <w:pStyle w:val="TOC3"/>
            <w:tabs>
              <w:tab w:val="left" w:pos="880"/>
            </w:tabs>
            <w:rPr>
              <w:rFonts w:eastAsiaTheme="minorEastAsia"/>
              <w:noProof/>
              <w:lang w:eastAsia="fr-FR"/>
            </w:rPr>
          </w:pPr>
          <w:r>
            <w:fldChar w:fldCharType="begin"/>
          </w:r>
          <w:r>
            <w:instrText>HYPERLINK \l "_Toc412634029"</w:instrText>
          </w:r>
          <w:r>
            <w:fldChar w:fldCharType="separate"/>
          </w:r>
          <w:r w:rsidRPr="005E2F0D">
            <w:rPr>
              <w:rStyle w:val="Hyperlink"/>
              <w:noProof/>
            </w:rPr>
            <w:t>6.3.6</w:t>
          </w:r>
          <w:r>
            <w:rPr>
              <w:rFonts w:eastAsiaTheme="minorEastAsia"/>
              <w:noProof/>
              <w:lang w:eastAsia="fr-FR"/>
            </w:rPr>
            <w:tab/>
          </w:r>
          <w:r w:rsidRPr="005E2F0D">
            <w:rPr>
              <w:rStyle w:val="Hyperlink"/>
              <w:noProof/>
            </w:rPr>
            <w:t>Traitements</w:t>
          </w:r>
          <w:r>
            <w:rPr>
              <w:noProof/>
              <w:webHidden/>
            </w:rPr>
            <w:tab/>
          </w:r>
          <w:r w:rsidR="0067196E">
            <w:rPr>
              <w:noProof/>
              <w:webHidden/>
            </w:rPr>
            <w:fldChar w:fldCharType="begin"/>
          </w:r>
          <w:r>
            <w:rPr>
              <w:noProof/>
              <w:webHidden/>
            </w:rPr>
            <w:instrText xml:space="preserve"> PAGEREF _Toc412634029 \h </w:instrText>
          </w:r>
          <w:r w:rsidR="0067196E">
            <w:rPr>
              <w:noProof/>
              <w:webHidden/>
            </w:rPr>
          </w:r>
          <w:r w:rsidR="0067196E">
            <w:rPr>
              <w:noProof/>
              <w:webHidden/>
            </w:rPr>
            <w:fldChar w:fldCharType="separate"/>
          </w:r>
          <w:ins w:id="109" w:author="ahmed abdelhedi" w:date="2025-12-15T17:21:00Z" w16du:dateUtc="2025-12-15T16:21:00Z">
            <w:r w:rsidR="00683426">
              <w:rPr>
                <w:noProof/>
                <w:webHidden/>
              </w:rPr>
              <w:t>85</w:t>
            </w:r>
          </w:ins>
          <w:del w:id="110" w:author="ahmed abdelhedi" w:date="2025-12-15T17:21:00Z" w16du:dateUtc="2025-12-15T16:21:00Z">
            <w:r w:rsidDel="00683426">
              <w:rPr>
                <w:noProof/>
                <w:webHidden/>
              </w:rPr>
              <w:delText>84</w:delText>
            </w:r>
          </w:del>
          <w:r w:rsidR="0067196E">
            <w:rPr>
              <w:noProof/>
              <w:webHidden/>
            </w:rPr>
            <w:fldChar w:fldCharType="end"/>
          </w:r>
          <w:r>
            <w:fldChar w:fldCharType="end"/>
          </w:r>
        </w:p>
        <w:p w14:paraId="4114D7CA" w14:textId="5F66939C" w:rsidR="00D754B0" w:rsidRDefault="00D754B0">
          <w:pPr>
            <w:pStyle w:val="TOC3"/>
            <w:tabs>
              <w:tab w:val="left" w:pos="880"/>
            </w:tabs>
            <w:rPr>
              <w:rFonts w:eastAsiaTheme="minorEastAsia"/>
              <w:noProof/>
              <w:lang w:eastAsia="fr-FR"/>
            </w:rPr>
          </w:pPr>
          <w:r>
            <w:fldChar w:fldCharType="begin"/>
          </w:r>
          <w:r>
            <w:instrText>HYPERLINK \l "_Toc412634030"</w:instrText>
          </w:r>
          <w:r>
            <w:fldChar w:fldCharType="separate"/>
          </w:r>
          <w:r w:rsidRPr="005E2F0D">
            <w:rPr>
              <w:rStyle w:val="Hyperlink"/>
              <w:noProof/>
            </w:rPr>
            <w:t>6.3.7</w:t>
          </w:r>
          <w:r>
            <w:rPr>
              <w:rFonts w:eastAsiaTheme="minorEastAsia"/>
              <w:noProof/>
              <w:lang w:eastAsia="fr-FR"/>
            </w:rPr>
            <w:tab/>
          </w:r>
          <w:r w:rsidRPr="005E2F0D">
            <w:rPr>
              <w:rStyle w:val="Hyperlink"/>
              <w:noProof/>
            </w:rPr>
            <w:t>Messages d’erreur</w:t>
          </w:r>
          <w:r>
            <w:rPr>
              <w:noProof/>
              <w:webHidden/>
            </w:rPr>
            <w:tab/>
          </w:r>
          <w:r w:rsidR="0067196E">
            <w:rPr>
              <w:noProof/>
              <w:webHidden/>
            </w:rPr>
            <w:fldChar w:fldCharType="begin"/>
          </w:r>
          <w:r>
            <w:rPr>
              <w:noProof/>
              <w:webHidden/>
            </w:rPr>
            <w:instrText xml:space="preserve"> PAGEREF _Toc412634030 \h </w:instrText>
          </w:r>
          <w:r w:rsidR="0067196E">
            <w:rPr>
              <w:noProof/>
              <w:webHidden/>
            </w:rPr>
          </w:r>
          <w:r w:rsidR="0067196E">
            <w:rPr>
              <w:noProof/>
              <w:webHidden/>
            </w:rPr>
            <w:fldChar w:fldCharType="separate"/>
          </w:r>
          <w:ins w:id="111" w:author="ahmed abdelhedi" w:date="2025-12-15T17:21:00Z" w16du:dateUtc="2025-12-15T16:21:00Z">
            <w:r w:rsidR="00683426">
              <w:rPr>
                <w:noProof/>
                <w:webHidden/>
              </w:rPr>
              <w:t>86</w:t>
            </w:r>
          </w:ins>
          <w:del w:id="112" w:author="ahmed abdelhedi" w:date="2025-12-15T17:21:00Z" w16du:dateUtc="2025-12-15T16:21:00Z">
            <w:r w:rsidDel="00683426">
              <w:rPr>
                <w:noProof/>
                <w:webHidden/>
              </w:rPr>
              <w:delText>85</w:delText>
            </w:r>
          </w:del>
          <w:r w:rsidR="0067196E">
            <w:rPr>
              <w:noProof/>
              <w:webHidden/>
            </w:rPr>
            <w:fldChar w:fldCharType="end"/>
          </w:r>
          <w:r>
            <w:fldChar w:fldCharType="end"/>
          </w:r>
        </w:p>
        <w:p w14:paraId="57A72C82" w14:textId="7D39B06B" w:rsidR="00D754B0" w:rsidRDefault="00D754B0">
          <w:pPr>
            <w:pStyle w:val="TOC2"/>
            <w:rPr>
              <w:rFonts w:eastAsiaTheme="minorEastAsia"/>
              <w:noProof/>
              <w:lang w:eastAsia="fr-FR"/>
            </w:rPr>
          </w:pPr>
          <w:r>
            <w:fldChar w:fldCharType="begin"/>
          </w:r>
          <w:r>
            <w:instrText>HYPERLINK \l "_Toc412634031"</w:instrText>
          </w:r>
          <w:r>
            <w:fldChar w:fldCharType="separate"/>
          </w:r>
          <w:r w:rsidRPr="005E2F0D">
            <w:rPr>
              <w:rStyle w:val="Hyperlink"/>
              <w:noProof/>
            </w:rPr>
            <w:t>6.4</w:t>
          </w:r>
          <w:r>
            <w:rPr>
              <w:rFonts w:eastAsiaTheme="minorEastAsia"/>
              <w:noProof/>
              <w:lang w:eastAsia="fr-FR"/>
            </w:rPr>
            <w:tab/>
          </w:r>
          <w:r w:rsidRPr="005E2F0D">
            <w:rPr>
              <w:rStyle w:val="Hyperlink"/>
              <w:noProof/>
            </w:rPr>
            <w:t>Cas d’utilisation &lt;Ajustement manuel bourse&gt;</w:t>
          </w:r>
          <w:r>
            <w:rPr>
              <w:noProof/>
              <w:webHidden/>
            </w:rPr>
            <w:tab/>
          </w:r>
          <w:r w:rsidR="0067196E">
            <w:rPr>
              <w:noProof/>
              <w:webHidden/>
            </w:rPr>
            <w:fldChar w:fldCharType="begin"/>
          </w:r>
          <w:r>
            <w:rPr>
              <w:noProof/>
              <w:webHidden/>
            </w:rPr>
            <w:instrText xml:space="preserve"> PAGEREF _Toc412634031 \h </w:instrText>
          </w:r>
          <w:r w:rsidR="0067196E">
            <w:rPr>
              <w:noProof/>
              <w:webHidden/>
            </w:rPr>
          </w:r>
          <w:r w:rsidR="0067196E">
            <w:rPr>
              <w:noProof/>
              <w:webHidden/>
            </w:rPr>
            <w:fldChar w:fldCharType="separate"/>
          </w:r>
          <w:ins w:id="113" w:author="ahmed abdelhedi" w:date="2025-12-15T17:21:00Z" w16du:dateUtc="2025-12-15T16:21:00Z">
            <w:r w:rsidR="00683426">
              <w:rPr>
                <w:noProof/>
                <w:webHidden/>
              </w:rPr>
              <w:t>86</w:t>
            </w:r>
          </w:ins>
          <w:del w:id="114" w:author="ahmed abdelhedi" w:date="2025-12-15T17:21:00Z" w16du:dateUtc="2025-12-15T16:21:00Z">
            <w:r w:rsidDel="00683426">
              <w:rPr>
                <w:noProof/>
                <w:webHidden/>
              </w:rPr>
              <w:delText>85</w:delText>
            </w:r>
          </w:del>
          <w:r w:rsidR="0067196E">
            <w:rPr>
              <w:noProof/>
              <w:webHidden/>
            </w:rPr>
            <w:fldChar w:fldCharType="end"/>
          </w:r>
          <w:r>
            <w:fldChar w:fldCharType="end"/>
          </w:r>
        </w:p>
        <w:p w14:paraId="4363660C" w14:textId="2931F687" w:rsidR="00D754B0" w:rsidRDefault="00D754B0">
          <w:pPr>
            <w:pStyle w:val="TOC3"/>
            <w:tabs>
              <w:tab w:val="left" w:pos="880"/>
            </w:tabs>
            <w:rPr>
              <w:rFonts w:eastAsiaTheme="minorEastAsia"/>
              <w:noProof/>
              <w:lang w:eastAsia="fr-FR"/>
            </w:rPr>
          </w:pPr>
          <w:r>
            <w:fldChar w:fldCharType="begin"/>
          </w:r>
          <w:r>
            <w:instrText>HYPERLINK \l "_Toc412634032"</w:instrText>
          </w:r>
          <w:r>
            <w:fldChar w:fldCharType="separate"/>
          </w:r>
          <w:r w:rsidRPr="005E2F0D">
            <w:rPr>
              <w:rStyle w:val="Hyperlink"/>
              <w:noProof/>
            </w:rPr>
            <w:t>6.4.1</w:t>
          </w:r>
          <w:r>
            <w:rPr>
              <w:rFonts w:eastAsiaTheme="minorEastAsia"/>
              <w:noProof/>
              <w:lang w:eastAsia="fr-FR"/>
            </w:rPr>
            <w:tab/>
          </w:r>
          <w:r w:rsidRPr="005E2F0D">
            <w:rPr>
              <w:rStyle w:val="Hyperlink"/>
              <w:noProof/>
            </w:rPr>
            <w:t>Définition et objectif</w:t>
          </w:r>
          <w:r>
            <w:rPr>
              <w:noProof/>
              <w:webHidden/>
            </w:rPr>
            <w:tab/>
          </w:r>
          <w:r w:rsidR="0067196E">
            <w:rPr>
              <w:noProof/>
              <w:webHidden/>
            </w:rPr>
            <w:fldChar w:fldCharType="begin"/>
          </w:r>
          <w:r>
            <w:rPr>
              <w:noProof/>
              <w:webHidden/>
            </w:rPr>
            <w:instrText xml:space="preserve"> PAGEREF _Toc412634032 \h </w:instrText>
          </w:r>
          <w:r w:rsidR="0067196E">
            <w:rPr>
              <w:noProof/>
              <w:webHidden/>
            </w:rPr>
          </w:r>
          <w:r w:rsidR="0067196E">
            <w:rPr>
              <w:noProof/>
              <w:webHidden/>
            </w:rPr>
            <w:fldChar w:fldCharType="separate"/>
          </w:r>
          <w:ins w:id="115" w:author="ahmed abdelhedi" w:date="2025-12-15T17:21:00Z" w16du:dateUtc="2025-12-15T16:21:00Z">
            <w:r w:rsidR="00683426">
              <w:rPr>
                <w:noProof/>
                <w:webHidden/>
              </w:rPr>
              <w:t>86</w:t>
            </w:r>
          </w:ins>
          <w:del w:id="116" w:author="ahmed abdelhedi" w:date="2025-12-15T17:21:00Z" w16du:dateUtc="2025-12-15T16:21:00Z">
            <w:r w:rsidDel="00683426">
              <w:rPr>
                <w:noProof/>
                <w:webHidden/>
              </w:rPr>
              <w:delText>85</w:delText>
            </w:r>
          </w:del>
          <w:r w:rsidR="0067196E">
            <w:rPr>
              <w:noProof/>
              <w:webHidden/>
            </w:rPr>
            <w:fldChar w:fldCharType="end"/>
          </w:r>
          <w:r>
            <w:fldChar w:fldCharType="end"/>
          </w:r>
        </w:p>
        <w:p w14:paraId="574EA6A3" w14:textId="7CCB640B" w:rsidR="00D754B0" w:rsidRDefault="00D754B0">
          <w:pPr>
            <w:pStyle w:val="TOC3"/>
            <w:tabs>
              <w:tab w:val="left" w:pos="880"/>
            </w:tabs>
            <w:rPr>
              <w:rFonts w:eastAsiaTheme="minorEastAsia"/>
              <w:noProof/>
              <w:lang w:eastAsia="fr-FR"/>
            </w:rPr>
          </w:pPr>
          <w:r>
            <w:fldChar w:fldCharType="begin"/>
          </w:r>
          <w:r>
            <w:instrText>HYPERLINK \l "_Toc412634033"</w:instrText>
          </w:r>
          <w:r>
            <w:fldChar w:fldCharType="separate"/>
          </w:r>
          <w:r w:rsidRPr="005E2F0D">
            <w:rPr>
              <w:rStyle w:val="Hyperlink"/>
              <w:noProof/>
            </w:rPr>
            <w:t>6.4.2</w:t>
          </w:r>
          <w:r>
            <w:rPr>
              <w:rFonts w:eastAsiaTheme="minorEastAsia"/>
              <w:noProof/>
              <w:lang w:eastAsia="fr-FR"/>
            </w:rPr>
            <w:tab/>
          </w:r>
          <w:r w:rsidRPr="005E2F0D">
            <w:rPr>
              <w:rStyle w:val="Hyperlink"/>
              <w:noProof/>
            </w:rPr>
            <w:t>Pré-conditions</w:t>
          </w:r>
          <w:r>
            <w:rPr>
              <w:noProof/>
              <w:webHidden/>
            </w:rPr>
            <w:tab/>
          </w:r>
          <w:r w:rsidR="0067196E">
            <w:rPr>
              <w:noProof/>
              <w:webHidden/>
            </w:rPr>
            <w:fldChar w:fldCharType="begin"/>
          </w:r>
          <w:r>
            <w:rPr>
              <w:noProof/>
              <w:webHidden/>
            </w:rPr>
            <w:instrText xml:space="preserve"> PAGEREF _Toc412634033 \h </w:instrText>
          </w:r>
          <w:r w:rsidR="0067196E">
            <w:rPr>
              <w:noProof/>
              <w:webHidden/>
            </w:rPr>
          </w:r>
          <w:r w:rsidR="0067196E">
            <w:rPr>
              <w:noProof/>
              <w:webHidden/>
            </w:rPr>
            <w:fldChar w:fldCharType="separate"/>
          </w:r>
          <w:ins w:id="117" w:author="ahmed abdelhedi" w:date="2025-12-15T17:21:00Z" w16du:dateUtc="2025-12-15T16:21:00Z">
            <w:r w:rsidR="00683426">
              <w:rPr>
                <w:noProof/>
                <w:webHidden/>
              </w:rPr>
              <w:t>86</w:t>
            </w:r>
          </w:ins>
          <w:del w:id="118" w:author="ahmed abdelhedi" w:date="2025-12-15T17:21:00Z" w16du:dateUtc="2025-12-15T16:21:00Z">
            <w:r w:rsidDel="00683426">
              <w:rPr>
                <w:noProof/>
                <w:webHidden/>
              </w:rPr>
              <w:delText>85</w:delText>
            </w:r>
          </w:del>
          <w:r w:rsidR="0067196E">
            <w:rPr>
              <w:noProof/>
              <w:webHidden/>
            </w:rPr>
            <w:fldChar w:fldCharType="end"/>
          </w:r>
          <w:r>
            <w:fldChar w:fldCharType="end"/>
          </w:r>
        </w:p>
        <w:p w14:paraId="7F5B919B" w14:textId="21C9F362" w:rsidR="00D754B0" w:rsidRDefault="00D754B0">
          <w:pPr>
            <w:pStyle w:val="TOC3"/>
            <w:tabs>
              <w:tab w:val="left" w:pos="880"/>
            </w:tabs>
            <w:rPr>
              <w:rFonts w:eastAsiaTheme="minorEastAsia"/>
              <w:noProof/>
              <w:lang w:eastAsia="fr-FR"/>
            </w:rPr>
          </w:pPr>
          <w:r>
            <w:fldChar w:fldCharType="begin"/>
          </w:r>
          <w:r>
            <w:instrText>HYPERLINK \l "_Toc412634034"</w:instrText>
          </w:r>
          <w:r>
            <w:fldChar w:fldCharType="separate"/>
          </w:r>
          <w:r w:rsidRPr="005E2F0D">
            <w:rPr>
              <w:rStyle w:val="Hyperlink"/>
              <w:noProof/>
            </w:rPr>
            <w:t>6.4.3</w:t>
          </w:r>
          <w:r>
            <w:rPr>
              <w:rFonts w:eastAsiaTheme="minorEastAsia"/>
              <w:noProof/>
              <w:lang w:eastAsia="fr-FR"/>
            </w:rPr>
            <w:tab/>
          </w:r>
          <w:r w:rsidRPr="005E2F0D">
            <w:rPr>
              <w:rStyle w:val="Hyperlink"/>
              <w:noProof/>
            </w:rPr>
            <w:t>Post-conditions</w:t>
          </w:r>
          <w:r>
            <w:rPr>
              <w:noProof/>
              <w:webHidden/>
            </w:rPr>
            <w:tab/>
          </w:r>
          <w:r w:rsidR="0067196E">
            <w:rPr>
              <w:noProof/>
              <w:webHidden/>
            </w:rPr>
            <w:fldChar w:fldCharType="begin"/>
          </w:r>
          <w:r>
            <w:rPr>
              <w:noProof/>
              <w:webHidden/>
            </w:rPr>
            <w:instrText xml:space="preserve"> PAGEREF _Toc412634034 \h </w:instrText>
          </w:r>
          <w:r w:rsidR="0067196E">
            <w:rPr>
              <w:noProof/>
              <w:webHidden/>
            </w:rPr>
          </w:r>
          <w:r w:rsidR="0067196E">
            <w:rPr>
              <w:noProof/>
              <w:webHidden/>
            </w:rPr>
            <w:fldChar w:fldCharType="separate"/>
          </w:r>
          <w:ins w:id="119" w:author="ahmed abdelhedi" w:date="2025-12-15T17:21:00Z" w16du:dateUtc="2025-12-15T16:21:00Z">
            <w:r w:rsidR="00683426">
              <w:rPr>
                <w:noProof/>
                <w:webHidden/>
              </w:rPr>
              <w:t>86</w:t>
            </w:r>
          </w:ins>
          <w:del w:id="120" w:author="ahmed abdelhedi" w:date="2025-12-15T17:21:00Z" w16du:dateUtc="2025-12-15T16:21:00Z">
            <w:r w:rsidDel="00683426">
              <w:rPr>
                <w:noProof/>
                <w:webHidden/>
              </w:rPr>
              <w:delText>85</w:delText>
            </w:r>
          </w:del>
          <w:r w:rsidR="0067196E">
            <w:rPr>
              <w:noProof/>
              <w:webHidden/>
            </w:rPr>
            <w:fldChar w:fldCharType="end"/>
          </w:r>
          <w:r>
            <w:fldChar w:fldCharType="end"/>
          </w:r>
        </w:p>
        <w:p w14:paraId="76EDD1B4" w14:textId="5B8AB3F7" w:rsidR="00D754B0" w:rsidRDefault="00D754B0">
          <w:pPr>
            <w:pStyle w:val="TOC3"/>
            <w:tabs>
              <w:tab w:val="left" w:pos="880"/>
            </w:tabs>
            <w:rPr>
              <w:rFonts w:eastAsiaTheme="minorEastAsia"/>
              <w:noProof/>
              <w:lang w:eastAsia="fr-FR"/>
            </w:rPr>
          </w:pPr>
          <w:r>
            <w:fldChar w:fldCharType="begin"/>
          </w:r>
          <w:r>
            <w:instrText>HYPERLINK \l "_Toc412634035"</w:instrText>
          </w:r>
          <w:r>
            <w:fldChar w:fldCharType="separate"/>
          </w:r>
          <w:r w:rsidRPr="005E2F0D">
            <w:rPr>
              <w:rStyle w:val="Hyperlink"/>
              <w:noProof/>
            </w:rPr>
            <w:t>6.4.4</w:t>
          </w:r>
          <w:r>
            <w:rPr>
              <w:rFonts w:eastAsiaTheme="minorEastAsia"/>
              <w:noProof/>
              <w:lang w:eastAsia="fr-FR"/>
            </w:rPr>
            <w:tab/>
          </w:r>
          <w:r w:rsidRPr="005E2F0D">
            <w:rPr>
              <w:rStyle w:val="Hyperlink"/>
              <w:noProof/>
            </w:rPr>
            <w:t>Diagramme d’activité</w:t>
          </w:r>
          <w:r>
            <w:rPr>
              <w:noProof/>
              <w:webHidden/>
            </w:rPr>
            <w:tab/>
          </w:r>
          <w:r w:rsidR="0067196E">
            <w:rPr>
              <w:noProof/>
              <w:webHidden/>
            </w:rPr>
            <w:fldChar w:fldCharType="begin"/>
          </w:r>
          <w:r>
            <w:rPr>
              <w:noProof/>
              <w:webHidden/>
            </w:rPr>
            <w:instrText xml:space="preserve"> PAGEREF _Toc412634035 \h </w:instrText>
          </w:r>
          <w:r w:rsidR="0067196E">
            <w:rPr>
              <w:noProof/>
              <w:webHidden/>
            </w:rPr>
          </w:r>
          <w:r w:rsidR="0067196E">
            <w:rPr>
              <w:noProof/>
              <w:webHidden/>
            </w:rPr>
            <w:fldChar w:fldCharType="separate"/>
          </w:r>
          <w:ins w:id="121" w:author="ahmed abdelhedi" w:date="2025-12-15T17:21:00Z" w16du:dateUtc="2025-12-15T16:21:00Z">
            <w:r w:rsidR="00683426">
              <w:rPr>
                <w:noProof/>
                <w:webHidden/>
              </w:rPr>
              <w:t>86</w:t>
            </w:r>
          </w:ins>
          <w:del w:id="122" w:author="ahmed abdelhedi" w:date="2025-12-15T17:21:00Z" w16du:dateUtc="2025-12-15T16:21:00Z">
            <w:r w:rsidDel="00683426">
              <w:rPr>
                <w:noProof/>
                <w:webHidden/>
              </w:rPr>
              <w:delText>85</w:delText>
            </w:r>
          </w:del>
          <w:r w:rsidR="0067196E">
            <w:rPr>
              <w:noProof/>
              <w:webHidden/>
            </w:rPr>
            <w:fldChar w:fldCharType="end"/>
          </w:r>
          <w:r>
            <w:fldChar w:fldCharType="end"/>
          </w:r>
        </w:p>
        <w:p w14:paraId="1C92E3E6" w14:textId="732701DD" w:rsidR="00D754B0" w:rsidRDefault="00D754B0">
          <w:pPr>
            <w:pStyle w:val="TOC3"/>
            <w:tabs>
              <w:tab w:val="left" w:pos="880"/>
            </w:tabs>
            <w:rPr>
              <w:rFonts w:eastAsiaTheme="minorEastAsia"/>
              <w:noProof/>
              <w:lang w:eastAsia="fr-FR"/>
            </w:rPr>
          </w:pPr>
          <w:r>
            <w:fldChar w:fldCharType="begin"/>
          </w:r>
          <w:r>
            <w:instrText>HYPERLINK \l "_Toc412634036"</w:instrText>
          </w:r>
          <w:r>
            <w:fldChar w:fldCharType="separate"/>
          </w:r>
          <w:r w:rsidRPr="005E2F0D">
            <w:rPr>
              <w:rStyle w:val="Hyperlink"/>
              <w:noProof/>
            </w:rPr>
            <w:t>6.4.5</w:t>
          </w:r>
          <w:r>
            <w:rPr>
              <w:rFonts w:eastAsiaTheme="minorEastAsia"/>
              <w:noProof/>
              <w:lang w:eastAsia="fr-FR"/>
            </w:rPr>
            <w:tab/>
          </w:r>
          <w:r w:rsidRPr="005E2F0D">
            <w:rPr>
              <w:rStyle w:val="Hyperlink"/>
              <w:noProof/>
            </w:rPr>
            <w:t>Règles de gestion</w:t>
          </w:r>
          <w:r>
            <w:rPr>
              <w:noProof/>
              <w:webHidden/>
            </w:rPr>
            <w:tab/>
          </w:r>
          <w:r w:rsidR="0067196E">
            <w:rPr>
              <w:noProof/>
              <w:webHidden/>
            </w:rPr>
            <w:fldChar w:fldCharType="begin"/>
          </w:r>
          <w:r>
            <w:rPr>
              <w:noProof/>
              <w:webHidden/>
            </w:rPr>
            <w:instrText xml:space="preserve"> PAGEREF _Toc412634036 \h </w:instrText>
          </w:r>
          <w:r w:rsidR="0067196E">
            <w:rPr>
              <w:noProof/>
              <w:webHidden/>
            </w:rPr>
          </w:r>
          <w:r w:rsidR="0067196E">
            <w:rPr>
              <w:noProof/>
              <w:webHidden/>
            </w:rPr>
            <w:fldChar w:fldCharType="separate"/>
          </w:r>
          <w:ins w:id="123" w:author="ahmed abdelhedi" w:date="2025-12-15T17:21:00Z" w16du:dateUtc="2025-12-15T16:21:00Z">
            <w:r w:rsidR="00683426">
              <w:rPr>
                <w:noProof/>
                <w:webHidden/>
              </w:rPr>
              <w:t>87</w:t>
            </w:r>
          </w:ins>
          <w:del w:id="124" w:author="ahmed abdelhedi" w:date="2025-12-15T17:21:00Z" w16du:dateUtc="2025-12-15T16:21:00Z">
            <w:r w:rsidDel="00683426">
              <w:rPr>
                <w:noProof/>
                <w:webHidden/>
              </w:rPr>
              <w:delText>86</w:delText>
            </w:r>
          </w:del>
          <w:r w:rsidR="0067196E">
            <w:rPr>
              <w:noProof/>
              <w:webHidden/>
            </w:rPr>
            <w:fldChar w:fldCharType="end"/>
          </w:r>
          <w:r>
            <w:fldChar w:fldCharType="end"/>
          </w:r>
        </w:p>
        <w:p w14:paraId="4A3DAB9F" w14:textId="3A7F7425" w:rsidR="00D754B0" w:rsidRDefault="00D754B0">
          <w:pPr>
            <w:pStyle w:val="TOC3"/>
            <w:tabs>
              <w:tab w:val="left" w:pos="880"/>
            </w:tabs>
            <w:rPr>
              <w:rFonts w:eastAsiaTheme="minorEastAsia"/>
              <w:noProof/>
              <w:lang w:eastAsia="fr-FR"/>
            </w:rPr>
          </w:pPr>
          <w:r>
            <w:fldChar w:fldCharType="begin"/>
          </w:r>
          <w:r>
            <w:instrText>HYPERLINK \l "_Toc412634037"</w:instrText>
          </w:r>
          <w:r>
            <w:fldChar w:fldCharType="separate"/>
          </w:r>
          <w:r w:rsidRPr="005E2F0D">
            <w:rPr>
              <w:rStyle w:val="Hyperlink"/>
              <w:noProof/>
            </w:rPr>
            <w:t>6.4.6</w:t>
          </w:r>
          <w:r>
            <w:rPr>
              <w:rFonts w:eastAsiaTheme="minorEastAsia"/>
              <w:noProof/>
              <w:lang w:eastAsia="fr-FR"/>
            </w:rPr>
            <w:tab/>
          </w:r>
          <w:r w:rsidRPr="005E2F0D">
            <w:rPr>
              <w:rStyle w:val="Hyperlink"/>
              <w:noProof/>
            </w:rPr>
            <w:t>Traitements</w:t>
          </w:r>
          <w:r>
            <w:rPr>
              <w:noProof/>
              <w:webHidden/>
            </w:rPr>
            <w:tab/>
          </w:r>
          <w:r w:rsidR="0067196E">
            <w:rPr>
              <w:noProof/>
              <w:webHidden/>
            </w:rPr>
            <w:fldChar w:fldCharType="begin"/>
          </w:r>
          <w:r>
            <w:rPr>
              <w:noProof/>
              <w:webHidden/>
            </w:rPr>
            <w:instrText xml:space="preserve"> PAGEREF _Toc412634037 \h </w:instrText>
          </w:r>
          <w:r w:rsidR="0067196E">
            <w:rPr>
              <w:noProof/>
              <w:webHidden/>
            </w:rPr>
          </w:r>
          <w:r w:rsidR="0067196E">
            <w:rPr>
              <w:noProof/>
              <w:webHidden/>
            </w:rPr>
            <w:fldChar w:fldCharType="separate"/>
          </w:r>
          <w:ins w:id="125" w:author="ahmed abdelhedi" w:date="2025-12-15T17:21:00Z" w16du:dateUtc="2025-12-15T16:21:00Z">
            <w:r w:rsidR="00683426">
              <w:rPr>
                <w:noProof/>
                <w:webHidden/>
              </w:rPr>
              <w:t>87</w:t>
            </w:r>
          </w:ins>
          <w:del w:id="126" w:author="ahmed abdelhedi" w:date="2025-12-15T17:21:00Z" w16du:dateUtc="2025-12-15T16:21:00Z">
            <w:r w:rsidDel="00683426">
              <w:rPr>
                <w:noProof/>
                <w:webHidden/>
              </w:rPr>
              <w:delText>86</w:delText>
            </w:r>
          </w:del>
          <w:r w:rsidR="0067196E">
            <w:rPr>
              <w:noProof/>
              <w:webHidden/>
            </w:rPr>
            <w:fldChar w:fldCharType="end"/>
          </w:r>
          <w:r>
            <w:fldChar w:fldCharType="end"/>
          </w:r>
        </w:p>
        <w:p w14:paraId="3AEDCE06" w14:textId="469788D5" w:rsidR="00D754B0" w:rsidRDefault="00D754B0">
          <w:pPr>
            <w:pStyle w:val="TOC3"/>
            <w:tabs>
              <w:tab w:val="left" w:pos="880"/>
            </w:tabs>
            <w:rPr>
              <w:rFonts w:eastAsiaTheme="minorEastAsia"/>
              <w:noProof/>
              <w:lang w:eastAsia="fr-FR"/>
            </w:rPr>
          </w:pPr>
          <w:r>
            <w:fldChar w:fldCharType="begin"/>
          </w:r>
          <w:r>
            <w:instrText>HYPERLINK \l "_Toc412634038"</w:instrText>
          </w:r>
          <w:r>
            <w:fldChar w:fldCharType="separate"/>
          </w:r>
          <w:r w:rsidRPr="005E2F0D">
            <w:rPr>
              <w:rStyle w:val="Hyperlink"/>
              <w:noProof/>
            </w:rPr>
            <w:t>6.4.7</w:t>
          </w:r>
          <w:r>
            <w:rPr>
              <w:rFonts w:eastAsiaTheme="minorEastAsia"/>
              <w:noProof/>
              <w:lang w:eastAsia="fr-FR"/>
            </w:rPr>
            <w:tab/>
          </w:r>
          <w:r w:rsidRPr="005E2F0D">
            <w:rPr>
              <w:rStyle w:val="Hyperlink"/>
              <w:noProof/>
            </w:rPr>
            <w:t>Messages d’erreur</w:t>
          </w:r>
          <w:r>
            <w:rPr>
              <w:noProof/>
              <w:webHidden/>
            </w:rPr>
            <w:tab/>
          </w:r>
          <w:r w:rsidR="0067196E">
            <w:rPr>
              <w:noProof/>
              <w:webHidden/>
            </w:rPr>
            <w:fldChar w:fldCharType="begin"/>
          </w:r>
          <w:r>
            <w:rPr>
              <w:noProof/>
              <w:webHidden/>
            </w:rPr>
            <w:instrText xml:space="preserve"> PAGEREF _Toc412634038 \h </w:instrText>
          </w:r>
          <w:r w:rsidR="0067196E">
            <w:rPr>
              <w:noProof/>
              <w:webHidden/>
            </w:rPr>
          </w:r>
          <w:r w:rsidR="0067196E">
            <w:rPr>
              <w:noProof/>
              <w:webHidden/>
            </w:rPr>
            <w:fldChar w:fldCharType="separate"/>
          </w:r>
          <w:ins w:id="127" w:author="ahmed abdelhedi" w:date="2025-12-15T17:21:00Z" w16du:dateUtc="2025-12-15T16:21:00Z">
            <w:r w:rsidR="00683426">
              <w:rPr>
                <w:noProof/>
                <w:webHidden/>
              </w:rPr>
              <w:t>87</w:t>
            </w:r>
          </w:ins>
          <w:del w:id="128" w:author="ahmed abdelhedi" w:date="2025-12-15T17:21:00Z" w16du:dateUtc="2025-12-15T16:21:00Z">
            <w:r w:rsidDel="00683426">
              <w:rPr>
                <w:noProof/>
                <w:webHidden/>
              </w:rPr>
              <w:delText>86</w:delText>
            </w:r>
          </w:del>
          <w:r w:rsidR="0067196E">
            <w:rPr>
              <w:noProof/>
              <w:webHidden/>
            </w:rPr>
            <w:fldChar w:fldCharType="end"/>
          </w:r>
          <w:r>
            <w:fldChar w:fldCharType="end"/>
          </w:r>
        </w:p>
        <w:p w14:paraId="50059F29" w14:textId="3E69219B" w:rsidR="00D754B0" w:rsidRDefault="00D754B0">
          <w:pPr>
            <w:pStyle w:val="TOC1"/>
            <w:rPr>
              <w:rFonts w:eastAsiaTheme="minorEastAsia"/>
              <w:noProof/>
              <w:lang w:eastAsia="fr-FR"/>
            </w:rPr>
          </w:pPr>
          <w:r>
            <w:fldChar w:fldCharType="begin"/>
          </w:r>
          <w:r>
            <w:instrText>HYPERLINK \l "_Toc412634039"</w:instrText>
          </w:r>
          <w:r>
            <w:fldChar w:fldCharType="separate"/>
          </w:r>
          <w:r w:rsidRPr="005E2F0D">
            <w:rPr>
              <w:rStyle w:val="Hyperlink"/>
              <w:noProof/>
            </w:rPr>
            <w:t>7</w:t>
          </w:r>
          <w:r>
            <w:rPr>
              <w:rFonts w:eastAsiaTheme="minorEastAsia"/>
              <w:noProof/>
              <w:lang w:eastAsia="fr-FR"/>
            </w:rPr>
            <w:tab/>
          </w:r>
          <w:r w:rsidRPr="005E2F0D">
            <w:rPr>
              <w:rStyle w:val="Hyperlink"/>
              <w:noProof/>
            </w:rPr>
            <w:t>Description des écrans</w:t>
          </w:r>
          <w:r>
            <w:rPr>
              <w:noProof/>
              <w:webHidden/>
            </w:rPr>
            <w:tab/>
          </w:r>
          <w:r w:rsidR="0067196E">
            <w:rPr>
              <w:noProof/>
              <w:webHidden/>
            </w:rPr>
            <w:fldChar w:fldCharType="begin"/>
          </w:r>
          <w:r>
            <w:rPr>
              <w:noProof/>
              <w:webHidden/>
            </w:rPr>
            <w:instrText xml:space="preserve"> PAGEREF _Toc412634039 \h </w:instrText>
          </w:r>
          <w:r w:rsidR="0067196E">
            <w:rPr>
              <w:noProof/>
              <w:webHidden/>
            </w:rPr>
          </w:r>
          <w:r w:rsidR="0067196E">
            <w:rPr>
              <w:noProof/>
              <w:webHidden/>
            </w:rPr>
            <w:fldChar w:fldCharType="separate"/>
          </w:r>
          <w:ins w:id="129" w:author="ahmed abdelhedi" w:date="2025-12-15T17:21:00Z" w16du:dateUtc="2025-12-15T16:21:00Z">
            <w:r w:rsidR="00683426">
              <w:rPr>
                <w:noProof/>
                <w:webHidden/>
              </w:rPr>
              <w:t>87</w:t>
            </w:r>
          </w:ins>
          <w:del w:id="130" w:author="ahmed abdelhedi" w:date="2025-12-15T17:21:00Z" w16du:dateUtc="2025-12-15T16:21:00Z">
            <w:r w:rsidDel="00683426">
              <w:rPr>
                <w:noProof/>
                <w:webHidden/>
              </w:rPr>
              <w:delText>86</w:delText>
            </w:r>
          </w:del>
          <w:r w:rsidR="0067196E">
            <w:rPr>
              <w:noProof/>
              <w:webHidden/>
            </w:rPr>
            <w:fldChar w:fldCharType="end"/>
          </w:r>
          <w:r>
            <w:fldChar w:fldCharType="end"/>
          </w:r>
        </w:p>
        <w:p w14:paraId="02B7BFB7" w14:textId="623B030F" w:rsidR="00D754B0" w:rsidRDefault="00D754B0">
          <w:pPr>
            <w:pStyle w:val="TOC2"/>
            <w:rPr>
              <w:rFonts w:eastAsiaTheme="minorEastAsia"/>
              <w:noProof/>
              <w:lang w:eastAsia="fr-FR"/>
            </w:rPr>
          </w:pPr>
          <w:r>
            <w:fldChar w:fldCharType="begin"/>
          </w:r>
          <w:r>
            <w:instrText>HYPERLINK \l "_Toc412634040"</w:instrText>
          </w:r>
          <w:r>
            <w:fldChar w:fldCharType="separate"/>
          </w:r>
          <w:r w:rsidRPr="005E2F0D">
            <w:rPr>
              <w:rStyle w:val="Hyperlink"/>
              <w:noProof/>
            </w:rPr>
            <w:t>7.1</w:t>
          </w:r>
          <w:r>
            <w:rPr>
              <w:rFonts w:eastAsiaTheme="minorEastAsia"/>
              <w:noProof/>
              <w:lang w:eastAsia="fr-FR"/>
            </w:rPr>
            <w:tab/>
          </w:r>
          <w:r w:rsidRPr="005E2F0D">
            <w:rPr>
              <w:rStyle w:val="Hyperlink"/>
              <w:noProof/>
            </w:rPr>
            <w:t>Diagramme de navigation</w:t>
          </w:r>
          <w:r>
            <w:rPr>
              <w:noProof/>
              <w:webHidden/>
            </w:rPr>
            <w:tab/>
          </w:r>
          <w:r w:rsidR="0067196E">
            <w:rPr>
              <w:noProof/>
              <w:webHidden/>
            </w:rPr>
            <w:fldChar w:fldCharType="begin"/>
          </w:r>
          <w:r>
            <w:rPr>
              <w:noProof/>
              <w:webHidden/>
            </w:rPr>
            <w:instrText xml:space="preserve"> PAGEREF _Toc412634040 \h </w:instrText>
          </w:r>
          <w:r w:rsidR="0067196E">
            <w:rPr>
              <w:noProof/>
              <w:webHidden/>
            </w:rPr>
          </w:r>
          <w:r w:rsidR="0067196E">
            <w:rPr>
              <w:noProof/>
              <w:webHidden/>
            </w:rPr>
            <w:fldChar w:fldCharType="separate"/>
          </w:r>
          <w:ins w:id="131" w:author="ahmed abdelhedi" w:date="2025-12-15T17:21:00Z" w16du:dateUtc="2025-12-15T16:21:00Z">
            <w:r w:rsidR="00683426">
              <w:rPr>
                <w:noProof/>
                <w:webHidden/>
              </w:rPr>
              <w:t>87</w:t>
            </w:r>
          </w:ins>
          <w:del w:id="132" w:author="ahmed abdelhedi" w:date="2025-12-15T17:21:00Z" w16du:dateUtc="2025-12-15T16:21:00Z">
            <w:r w:rsidDel="00683426">
              <w:rPr>
                <w:noProof/>
                <w:webHidden/>
              </w:rPr>
              <w:delText>86</w:delText>
            </w:r>
          </w:del>
          <w:r w:rsidR="0067196E">
            <w:rPr>
              <w:noProof/>
              <w:webHidden/>
            </w:rPr>
            <w:fldChar w:fldCharType="end"/>
          </w:r>
          <w:r>
            <w:fldChar w:fldCharType="end"/>
          </w:r>
        </w:p>
        <w:p w14:paraId="5E427E76" w14:textId="0CF148CB" w:rsidR="00D754B0" w:rsidRDefault="00D754B0">
          <w:pPr>
            <w:pStyle w:val="TOC2"/>
            <w:rPr>
              <w:rFonts w:eastAsiaTheme="minorEastAsia"/>
              <w:noProof/>
              <w:lang w:eastAsia="fr-FR"/>
            </w:rPr>
          </w:pPr>
          <w:r>
            <w:fldChar w:fldCharType="begin"/>
          </w:r>
          <w:r>
            <w:instrText>HYPERLINK \l "_Toc412634041"</w:instrText>
          </w:r>
          <w:r>
            <w:fldChar w:fldCharType="separate"/>
          </w:r>
          <w:r w:rsidRPr="005E2F0D">
            <w:rPr>
              <w:rStyle w:val="Hyperlink"/>
              <w:noProof/>
            </w:rPr>
            <w:t>7.2</w:t>
          </w:r>
          <w:r>
            <w:rPr>
              <w:rFonts w:eastAsiaTheme="minorEastAsia"/>
              <w:noProof/>
              <w:lang w:eastAsia="fr-FR"/>
            </w:rPr>
            <w:tab/>
          </w:r>
          <w:r w:rsidRPr="005E2F0D">
            <w:rPr>
              <w:rStyle w:val="Hyperlink"/>
              <w:noProof/>
            </w:rPr>
            <w:t>Description de l’écran &lt;Création d'une IRL&gt;</w:t>
          </w:r>
          <w:r>
            <w:rPr>
              <w:noProof/>
              <w:webHidden/>
            </w:rPr>
            <w:tab/>
          </w:r>
          <w:r w:rsidR="0067196E">
            <w:rPr>
              <w:noProof/>
              <w:webHidden/>
            </w:rPr>
            <w:fldChar w:fldCharType="begin"/>
          </w:r>
          <w:r>
            <w:rPr>
              <w:noProof/>
              <w:webHidden/>
            </w:rPr>
            <w:instrText xml:space="preserve"> PAGEREF _Toc412634041 \h </w:instrText>
          </w:r>
          <w:r w:rsidR="0067196E">
            <w:rPr>
              <w:noProof/>
              <w:webHidden/>
            </w:rPr>
          </w:r>
          <w:r w:rsidR="0067196E">
            <w:rPr>
              <w:noProof/>
              <w:webHidden/>
            </w:rPr>
            <w:fldChar w:fldCharType="separate"/>
          </w:r>
          <w:ins w:id="133" w:author="ahmed abdelhedi" w:date="2025-12-15T17:21:00Z" w16du:dateUtc="2025-12-15T16:21:00Z">
            <w:r w:rsidR="00683426">
              <w:rPr>
                <w:noProof/>
                <w:webHidden/>
              </w:rPr>
              <w:t>87</w:t>
            </w:r>
          </w:ins>
          <w:del w:id="134" w:author="ahmed abdelhedi" w:date="2025-12-15T17:21:00Z" w16du:dateUtc="2025-12-15T16:21:00Z">
            <w:r w:rsidDel="00683426">
              <w:rPr>
                <w:noProof/>
                <w:webHidden/>
              </w:rPr>
              <w:delText>86</w:delText>
            </w:r>
          </w:del>
          <w:r w:rsidR="0067196E">
            <w:rPr>
              <w:noProof/>
              <w:webHidden/>
            </w:rPr>
            <w:fldChar w:fldCharType="end"/>
          </w:r>
          <w:r>
            <w:fldChar w:fldCharType="end"/>
          </w:r>
        </w:p>
        <w:p w14:paraId="37FA4A70" w14:textId="1F824E44" w:rsidR="00D754B0" w:rsidRDefault="00D754B0">
          <w:pPr>
            <w:pStyle w:val="TOC3"/>
            <w:tabs>
              <w:tab w:val="left" w:pos="880"/>
            </w:tabs>
            <w:rPr>
              <w:rFonts w:eastAsiaTheme="minorEastAsia"/>
              <w:noProof/>
              <w:lang w:eastAsia="fr-FR"/>
            </w:rPr>
          </w:pPr>
          <w:r>
            <w:fldChar w:fldCharType="begin"/>
          </w:r>
          <w:r>
            <w:instrText>HYPERLINK \l "_Toc412634042"</w:instrText>
          </w:r>
          <w:r>
            <w:fldChar w:fldCharType="separate"/>
          </w:r>
          <w:r w:rsidRPr="005E2F0D">
            <w:rPr>
              <w:rStyle w:val="Hyperlink"/>
              <w:noProof/>
            </w:rPr>
            <w:t>7.2.1</w:t>
          </w:r>
          <w:r>
            <w:rPr>
              <w:rFonts w:eastAsiaTheme="minorEastAsia"/>
              <w:noProof/>
              <w:lang w:eastAsia="fr-FR"/>
            </w:rPr>
            <w:tab/>
          </w:r>
          <w:r w:rsidRPr="005E2F0D">
            <w:rPr>
              <w:rStyle w:val="Hyperlink"/>
              <w:noProof/>
            </w:rPr>
            <w:t>Maquette de l’écran &lt;Création d'une IRL&gt;</w:t>
          </w:r>
          <w:r>
            <w:rPr>
              <w:noProof/>
              <w:webHidden/>
            </w:rPr>
            <w:tab/>
          </w:r>
          <w:r w:rsidR="0067196E">
            <w:rPr>
              <w:noProof/>
              <w:webHidden/>
            </w:rPr>
            <w:fldChar w:fldCharType="begin"/>
          </w:r>
          <w:r>
            <w:rPr>
              <w:noProof/>
              <w:webHidden/>
            </w:rPr>
            <w:instrText xml:space="preserve"> PAGEREF _Toc412634042 \h </w:instrText>
          </w:r>
          <w:r w:rsidR="0067196E">
            <w:rPr>
              <w:noProof/>
              <w:webHidden/>
            </w:rPr>
          </w:r>
          <w:r w:rsidR="0067196E">
            <w:rPr>
              <w:noProof/>
              <w:webHidden/>
            </w:rPr>
            <w:fldChar w:fldCharType="separate"/>
          </w:r>
          <w:ins w:id="135" w:author="ahmed abdelhedi" w:date="2025-12-15T17:21:00Z" w16du:dateUtc="2025-12-15T16:21:00Z">
            <w:r w:rsidR="00683426">
              <w:rPr>
                <w:noProof/>
                <w:webHidden/>
              </w:rPr>
              <w:t>87</w:t>
            </w:r>
          </w:ins>
          <w:del w:id="136" w:author="ahmed abdelhedi" w:date="2025-12-15T17:21:00Z" w16du:dateUtc="2025-12-15T16:21:00Z">
            <w:r w:rsidDel="00683426">
              <w:rPr>
                <w:noProof/>
                <w:webHidden/>
              </w:rPr>
              <w:delText>86</w:delText>
            </w:r>
          </w:del>
          <w:r w:rsidR="0067196E">
            <w:rPr>
              <w:noProof/>
              <w:webHidden/>
            </w:rPr>
            <w:fldChar w:fldCharType="end"/>
          </w:r>
          <w:r>
            <w:fldChar w:fldCharType="end"/>
          </w:r>
        </w:p>
        <w:p w14:paraId="180685CE" w14:textId="65015B38" w:rsidR="00D754B0" w:rsidRDefault="00D754B0">
          <w:pPr>
            <w:pStyle w:val="TOC3"/>
            <w:tabs>
              <w:tab w:val="left" w:pos="880"/>
            </w:tabs>
            <w:rPr>
              <w:rFonts w:eastAsiaTheme="minorEastAsia"/>
              <w:noProof/>
              <w:lang w:eastAsia="fr-FR"/>
            </w:rPr>
          </w:pPr>
          <w:r>
            <w:lastRenderedPageBreak/>
            <w:fldChar w:fldCharType="begin"/>
          </w:r>
          <w:r>
            <w:instrText>HYPERLINK \l "_Toc412634043"</w:instrText>
          </w:r>
          <w:r>
            <w:fldChar w:fldCharType="separate"/>
          </w:r>
          <w:r w:rsidRPr="005E2F0D">
            <w:rPr>
              <w:rStyle w:val="Hyperlink"/>
              <w:noProof/>
            </w:rPr>
            <w:t>7.2.2</w:t>
          </w:r>
          <w:r>
            <w:rPr>
              <w:rFonts w:eastAsiaTheme="minorEastAsia"/>
              <w:noProof/>
              <w:lang w:eastAsia="fr-FR"/>
            </w:rPr>
            <w:tab/>
          </w:r>
          <w:r w:rsidRPr="005E2F0D">
            <w:rPr>
              <w:rStyle w:val="Hyperlink"/>
              <w:noProof/>
            </w:rPr>
            <w:t>Typologie des données manipulées</w:t>
          </w:r>
          <w:r>
            <w:rPr>
              <w:noProof/>
              <w:webHidden/>
            </w:rPr>
            <w:tab/>
          </w:r>
          <w:r w:rsidR="0067196E">
            <w:rPr>
              <w:noProof/>
              <w:webHidden/>
            </w:rPr>
            <w:fldChar w:fldCharType="begin"/>
          </w:r>
          <w:r>
            <w:rPr>
              <w:noProof/>
              <w:webHidden/>
            </w:rPr>
            <w:instrText xml:space="preserve"> PAGEREF _Toc412634043 \h </w:instrText>
          </w:r>
          <w:r w:rsidR="0067196E">
            <w:rPr>
              <w:noProof/>
              <w:webHidden/>
            </w:rPr>
          </w:r>
          <w:r w:rsidR="0067196E">
            <w:rPr>
              <w:noProof/>
              <w:webHidden/>
            </w:rPr>
            <w:fldChar w:fldCharType="separate"/>
          </w:r>
          <w:ins w:id="137" w:author="ahmed abdelhedi" w:date="2025-12-15T17:21:00Z" w16du:dateUtc="2025-12-15T16:21:00Z">
            <w:r w:rsidR="00683426">
              <w:rPr>
                <w:noProof/>
                <w:webHidden/>
              </w:rPr>
              <w:t>88</w:t>
            </w:r>
          </w:ins>
          <w:del w:id="138" w:author="ahmed abdelhedi" w:date="2025-12-15T17:21:00Z" w16du:dateUtc="2025-12-15T16:21:00Z">
            <w:r w:rsidDel="00683426">
              <w:rPr>
                <w:noProof/>
                <w:webHidden/>
              </w:rPr>
              <w:delText>87</w:delText>
            </w:r>
          </w:del>
          <w:r w:rsidR="0067196E">
            <w:rPr>
              <w:noProof/>
              <w:webHidden/>
            </w:rPr>
            <w:fldChar w:fldCharType="end"/>
          </w:r>
          <w:r>
            <w:fldChar w:fldCharType="end"/>
          </w:r>
        </w:p>
        <w:p w14:paraId="4D47DE84" w14:textId="00156F5B" w:rsidR="00D754B0" w:rsidRDefault="00D754B0">
          <w:pPr>
            <w:pStyle w:val="TOC3"/>
            <w:tabs>
              <w:tab w:val="left" w:pos="880"/>
            </w:tabs>
            <w:rPr>
              <w:rFonts w:eastAsiaTheme="minorEastAsia"/>
              <w:noProof/>
              <w:lang w:eastAsia="fr-FR"/>
            </w:rPr>
          </w:pPr>
          <w:r>
            <w:fldChar w:fldCharType="begin"/>
          </w:r>
          <w:r>
            <w:instrText>HYPERLINK \l "_Toc412634044"</w:instrText>
          </w:r>
          <w:r>
            <w:fldChar w:fldCharType="separate"/>
          </w:r>
          <w:r w:rsidRPr="005E2F0D">
            <w:rPr>
              <w:rStyle w:val="Hyperlink"/>
              <w:noProof/>
            </w:rPr>
            <w:t>7.2.3</w:t>
          </w:r>
          <w:r>
            <w:rPr>
              <w:rFonts w:eastAsiaTheme="minorEastAsia"/>
              <w:noProof/>
              <w:lang w:eastAsia="fr-FR"/>
            </w:rPr>
            <w:tab/>
          </w:r>
          <w:r w:rsidRPr="005E2F0D">
            <w:rPr>
              <w:rStyle w:val="Hyperlink"/>
              <w:noProof/>
            </w:rPr>
            <w:t>Comportement de l’écran</w:t>
          </w:r>
          <w:r>
            <w:rPr>
              <w:noProof/>
              <w:webHidden/>
            </w:rPr>
            <w:tab/>
          </w:r>
          <w:r w:rsidR="0067196E">
            <w:rPr>
              <w:noProof/>
              <w:webHidden/>
            </w:rPr>
            <w:fldChar w:fldCharType="begin"/>
          </w:r>
          <w:r>
            <w:rPr>
              <w:noProof/>
              <w:webHidden/>
            </w:rPr>
            <w:instrText xml:space="preserve"> PAGEREF _Toc412634044 \h </w:instrText>
          </w:r>
          <w:r w:rsidR="0067196E">
            <w:rPr>
              <w:noProof/>
              <w:webHidden/>
            </w:rPr>
          </w:r>
          <w:r w:rsidR="0067196E">
            <w:rPr>
              <w:noProof/>
              <w:webHidden/>
            </w:rPr>
            <w:fldChar w:fldCharType="separate"/>
          </w:r>
          <w:ins w:id="139" w:author="ahmed abdelhedi" w:date="2025-12-15T17:21:00Z" w16du:dateUtc="2025-12-15T16:21:00Z">
            <w:r w:rsidR="00683426">
              <w:rPr>
                <w:noProof/>
                <w:webHidden/>
              </w:rPr>
              <w:t>89</w:t>
            </w:r>
          </w:ins>
          <w:del w:id="140" w:author="ahmed abdelhedi" w:date="2025-12-15T17:21:00Z" w16du:dateUtc="2025-12-15T16:21:00Z">
            <w:r w:rsidDel="00683426">
              <w:rPr>
                <w:noProof/>
                <w:webHidden/>
              </w:rPr>
              <w:delText>88</w:delText>
            </w:r>
          </w:del>
          <w:r w:rsidR="0067196E">
            <w:rPr>
              <w:noProof/>
              <w:webHidden/>
            </w:rPr>
            <w:fldChar w:fldCharType="end"/>
          </w:r>
          <w:r>
            <w:fldChar w:fldCharType="end"/>
          </w:r>
        </w:p>
        <w:p w14:paraId="59304E03" w14:textId="515D9AC6" w:rsidR="00D754B0" w:rsidRDefault="00D754B0">
          <w:pPr>
            <w:pStyle w:val="TOC2"/>
            <w:rPr>
              <w:rFonts w:eastAsiaTheme="minorEastAsia"/>
              <w:noProof/>
              <w:lang w:eastAsia="fr-FR"/>
            </w:rPr>
          </w:pPr>
          <w:r>
            <w:fldChar w:fldCharType="begin"/>
          </w:r>
          <w:r>
            <w:instrText>HYPERLINK \l "_Toc412634045"</w:instrText>
          </w:r>
          <w:r>
            <w:fldChar w:fldCharType="separate"/>
          </w:r>
          <w:r w:rsidRPr="005E2F0D">
            <w:rPr>
              <w:rStyle w:val="Hyperlink"/>
              <w:noProof/>
            </w:rPr>
            <w:t>7.3</w:t>
          </w:r>
          <w:r>
            <w:rPr>
              <w:rFonts w:eastAsiaTheme="minorEastAsia"/>
              <w:noProof/>
              <w:lang w:eastAsia="fr-FR"/>
            </w:rPr>
            <w:tab/>
          </w:r>
          <w:r w:rsidRPr="005E2F0D">
            <w:rPr>
              <w:rStyle w:val="Hyperlink"/>
              <w:noProof/>
            </w:rPr>
            <w:t>Description de l’écran &lt; Création d'un transfert compte à compte &gt;</w:t>
          </w:r>
          <w:r>
            <w:rPr>
              <w:noProof/>
              <w:webHidden/>
            </w:rPr>
            <w:tab/>
          </w:r>
          <w:r w:rsidR="0067196E">
            <w:rPr>
              <w:noProof/>
              <w:webHidden/>
            </w:rPr>
            <w:fldChar w:fldCharType="begin"/>
          </w:r>
          <w:r>
            <w:rPr>
              <w:noProof/>
              <w:webHidden/>
            </w:rPr>
            <w:instrText xml:space="preserve"> PAGEREF _Toc412634045 \h </w:instrText>
          </w:r>
          <w:r w:rsidR="0067196E">
            <w:rPr>
              <w:noProof/>
              <w:webHidden/>
            </w:rPr>
          </w:r>
          <w:r w:rsidR="0067196E">
            <w:rPr>
              <w:noProof/>
              <w:webHidden/>
            </w:rPr>
            <w:fldChar w:fldCharType="separate"/>
          </w:r>
          <w:ins w:id="141" w:author="ahmed abdelhedi" w:date="2025-12-15T17:21:00Z" w16du:dateUtc="2025-12-15T16:21:00Z">
            <w:r w:rsidR="00683426">
              <w:rPr>
                <w:noProof/>
                <w:webHidden/>
              </w:rPr>
              <w:t>89</w:t>
            </w:r>
          </w:ins>
          <w:del w:id="142" w:author="ahmed abdelhedi" w:date="2025-12-15T17:21:00Z" w16du:dateUtc="2025-12-15T16:21:00Z">
            <w:r w:rsidDel="00683426">
              <w:rPr>
                <w:noProof/>
                <w:webHidden/>
              </w:rPr>
              <w:delText>88</w:delText>
            </w:r>
          </w:del>
          <w:r w:rsidR="0067196E">
            <w:rPr>
              <w:noProof/>
              <w:webHidden/>
            </w:rPr>
            <w:fldChar w:fldCharType="end"/>
          </w:r>
          <w:r>
            <w:fldChar w:fldCharType="end"/>
          </w:r>
        </w:p>
        <w:p w14:paraId="2D2D9DAF" w14:textId="0F0777EC" w:rsidR="00D754B0" w:rsidRDefault="00D754B0">
          <w:pPr>
            <w:pStyle w:val="TOC3"/>
            <w:tabs>
              <w:tab w:val="left" w:pos="880"/>
            </w:tabs>
            <w:rPr>
              <w:rFonts w:eastAsiaTheme="minorEastAsia"/>
              <w:noProof/>
              <w:lang w:eastAsia="fr-FR"/>
            </w:rPr>
          </w:pPr>
          <w:r>
            <w:fldChar w:fldCharType="begin"/>
          </w:r>
          <w:r>
            <w:instrText>HYPERLINK \l "_Toc412634046"</w:instrText>
          </w:r>
          <w:r>
            <w:fldChar w:fldCharType="separate"/>
          </w:r>
          <w:r w:rsidRPr="005E2F0D">
            <w:rPr>
              <w:rStyle w:val="Hyperlink"/>
              <w:noProof/>
            </w:rPr>
            <w:t>7.3.1</w:t>
          </w:r>
          <w:r>
            <w:rPr>
              <w:rFonts w:eastAsiaTheme="minorEastAsia"/>
              <w:noProof/>
              <w:lang w:eastAsia="fr-FR"/>
            </w:rPr>
            <w:tab/>
          </w:r>
          <w:r w:rsidRPr="005E2F0D">
            <w:rPr>
              <w:rStyle w:val="Hyperlink"/>
              <w:noProof/>
            </w:rPr>
            <w:t>Maquette de l’écran &lt; Création d'un transfert compte à compte &gt;</w:t>
          </w:r>
          <w:r>
            <w:rPr>
              <w:noProof/>
              <w:webHidden/>
            </w:rPr>
            <w:tab/>
          </w:r>
          <w:r w:rsidR="0067196E">
            <w:rPr>
              <w:noProof/>
              <w:webHidden/>
            </w:rPr>
            <w:fldChar w:fldCharType="begin"/>
          </w:r>
          <w:r>
            <w:rPr>
              <w:noProof/>
              <w:webHidden/>
            </w:rPr>
            <w:instrText xml:space="preserve"> PAGEREF _Toc412634046 \h </w:instrText>
          </w:r>
          <w:r w:rsidR="0067196E">
            <w:rPr>
              <w:noProof/>
              <w:webHidden/>
            </w:rPr>
          </w:r>
          <w:r w:rsidR="0067196E">
            <w:rPr>
              <w:noProof/>
              <w:webHidden/>
            </w:rPr>
            <w:fldChar w:fldCharType="separate"/>
          </w:r>
          <w:ins w:id="143" w:author="ahmed abdelhedi" w:date="2025-12-15T17:21:00Z" w16du:dateUtc="2025-12-15T16:21:00Z">
            <w:r w:rsidR="00683426">
              <w:rPr>
                <w:noProof/>
                <w:webHidden/>
              </w:rPr>
              <w:t>89</w:t>
            </w:r>
          </w:ins>
          <w:del w:id="144" w:author="ahmed abdelhedi" w:date="2025-12-15T17:21:00Z" w16du:dateUtc="2025-12-15T16:21:00Z">
            <w:r w:rsidDel="00683426">
              <w:rPr>
                <w:noProof/>
                <w:webHidden/>
              </w:rPr>
              <w:delText>88</w:delText>
            </w:r>
          </w:del>
          <w:r w:rsidR="0067196E">
            <w:rPr>
              <w:noProof/>
              <w:webHidden/>
            </w:rPr>
            <w:fldChar w:fldCharType="end"/>
          </w:r>
          <w:r>
            <w:fldChar w:fldCharType="end"/>
          </w:r>
        </w:p>
        <w:p w14:paraId="4A071F2F" w14:textId="2C905F9E" w:rsidR="00D754B0" w:rsidRDefault="00D754B0">
          <w:pPr>
            <w:pStyle w:val="TOC3"/>
            <w:tabs>
              <w:tab w:val="left" w:pos="880"/>
            </w:tabs>
            <w:rPr>
              <w:rFonts w:eastAsiaTheme="minorEastAsia"/>
              <w:noProof/>
              <w:lang w:eastAsia="fr-FR"/>
            </w:rPr>
          </w:pPr>
          <w:r>
            <w:fldChar w:fldCharType="begin"/>
          </w:r>
          <w:r>
            <w:instrText>HYPERLINK \l "_Toc412634047"</w:instrText>
          </w:r>
          <w:r>
            <w:fldChar w:fldCharType="separate"/>
          </w:r>
          <w:r w:rsidRPr="005E2F0D">
            <w:rPr>
              <w:rStyle w:val="Hyperlink"/>
              <w:noProof/>
            </w:rPr>
            <w:t>7.3.2</w:t>
          </w:r>
          <w:r>
            <w:rPr>
              <w:rFonts w:eastAsiaTheme="minorEastAsia"/>
              <w:noProof/>
              <w:lang w:eastAsia="fr-FR"/>
            </w:rPr>
            <w:tab/>
          </w:r>
          <w:r w:rsidRPr="005E2F0D">
            <w:rPr>
              <w:rStyle w:val="Hyperlink"/>
              <w:noProof/>
            </w:rPr>
            <w:t>Typologie des données manipulées</w:t>
          </w:r>
          <w:r>
            <w:rPr>
              <w:noProof/>
              <w:webHidden/>
            </w:rPr>
            <w:tab/>
          </w:r>
          <w:r w:rsidR="0067196E">
            <w:rPr>
              <w:noProof/>
              <w:webHidden/>
            </w:rPr>
            <w:fldChar w:fldCharType="begin"/>
          </w:r>
          <w:r>
            <w:rPr>
              <w:noProof/>
              <w:webHidden/>
            </w:rPr>
            <w:instrText xml:space="preserve"> PAGEREF _Toc412634047 \h </w:instrText>
          </w:r>
          <w:r w:rsidR="0067196E">
            <w:rPr>
              <w:noProof/>
              <w:webHidden/>
            </w:rPr>
          </w:r>
          <w:r w:rsidR="0067196E">
            <w:rPr>
              <w:noProof/>
              <w:webHidden/>
            </w:rPr>
            <w:fldChar w:fldCharType="separate"/>
          </w:r>
          <w:ins w:id="145" w:author="ahmed abdelhedi" w:date="2025-12-15T17:21:00Z" w16du:dateUtc="2025-12-15T16:21:00Z">
            <w:r w:rsidR="00683426">
              <w:rPr>
                <w:noProof/>
                <w:webHidden/>
              </w:rPr>
              <w:t>89</w:t>
            </w:r>
          </w:ins>
          <w:del w:id="146" w:author="ahmed abdelhedi" w:date="2025-12-15T17:21:00Z" w16du:dateUtc="2025-12-15T16:21:00Z">
            <w:r w:rsidDel="00683426">
              <w:rPr>
                <w:noProof/>
                <w:webHidden/>
              </w:rPr>
              <w:delText>88</w:delText>
            </w:r>
          </w:del>
          <w:r w:rsidR="0067196E">
            <w:rPr>
              <w:noProof/>
              <w:webHidden/>
            </w:rPr>
            <w:fldChar w:fldCharType="end"/>
          </w:r>
          <w:r>
            <w:fldChar w:fldCharType="end"/>
          </w:r>
        </w:p>
        <w:p w14:paraId="0E443B66" w14:textId="39B103CB" w:rsidR="00D754B0" w:rsidRDefault="00D754B0">
          <w:pPr>
            <w:pStyle w:val="TOC3"/>
            <w:tabs>
              <w:tab w:val="left" w:pos="880"/>
            </w:tabs>
            <w:rPr>
              <w:rFonts w:eastAsiaTheme="minorEastAsia"/>
              <w:noProof/>
              <w:lang w:eastAsia="fr-FR"/>
            </w:rPr>
          </w:pPr>
          <w:r>
            <w:fldChar w:fldCharType="begin"/>
          </w:r>
          <w:r>
            <w:instrText>HYPERLINK \l "_Toc412634048"</w:instrText>
          </w:r>
          <w:r>
            <w:fldChar w:fldCharType="separate"/>
          </w:r>
          <w:r w:rsidRPr="005E2F0D">
            <w:rPr>
              <w:rStyle w:val="Hyperlink"/>
              <w:noProof/>
            </w:rPr>
            <w:t>7.3.3</w:t>
          </w:r>
          <w:r>
            <w:rPr>
              <w:rFonts w:eastAsiaTheme="minorEastAsia"/>
              <w:noProof/>
              <w:lang w:eastAsia="fr-FR"/>
            </w:rPr>
            <w:tab/>
          </w:r>
          <w:r w:rsidRPr="005E2F0D">
            <w:rPr>
              <w:rStyle w:val="Hyperlink"/>
              <w:noProof/>
            </w:rPr>
            <w:t>Comportement de l’écran</w:t>
          </w:r>
          <w:r>
            <w:rPr>
              <w:noProof/>
              <w:webHidden/>
            </w:rPr>
            <w:tab/>
          </w:r>
          <w:r w:rsidR="0067196E">
            <w:rPr>
              <w:noProof/>
              <w:webHidden/>
            </w:rPr>
            <w:fldChar w:fldCharType="begin"/>
          </w:r>
          <w:r>
            <w:rPr>
              <w:noProof/>
              <w:webHidden/>
            </w:rPr>
            <w:instrText xml:space="preserve"> PAGEREF _Toc412634048 \h </w:instrText>
          </w:r>
          <w:r w:rsidR="0067196E">
            <w:rPr>
              <w:noProof/>
              <w:webHidden/>
            </w:rPr>
          </w:r>
          <w:r w:rsidR="0067196E">
            <w:rPr>
              <w:noProof/>
              <w:webHidden/>
            </w:rPr>
            <w:fldChar w:fldCharType="separate"/>
          </w:r>
          <w:ins w:id="147" w:author="ahmed abdelhedi" w:date="2025-12-15T17:21:00Z" w16du:dateUtc="2025-12-15T16:21:00Z">
            <w:r w:rsidR="00683426">
              <w:rPr>
                <w:noProof/>
                <w:webHidden/>
              </w:rPr>
              <w:t>90</w:t>
            </w:r>
          </w:ins>
          <w:del w:id="148" w:author="ahmed abdelhedi" w:date="2025-12-15T17:21:00Z" w16du:dateUtc="2025-12-15T16:21:00Z">
            <w:r w:rsidDel="00683426">
              <w:rPr>
                <w:noProof/>
                <w:webHidden/>
              </w:rPr>
              <w:delText>89</w:delText>
            </w:r>
          </w:del>
          <w:r w:rsidR="0067196E">
            <w:rPr>
              <w:noProof/>
              <w:webHidden/>
            </w:rPr>
            <w:fldChar w:fldCharType="end"/>
          </w:r>
          <w:r>
            <w:fldChar w:fldCharType="end"/>
          </w:r>
        </w:p>
        <w:p w14:paraId="6AA76C0D" w14:textId="56EB62F4" w:rsidR="00D754B0" w:rsidRDefault="00D754B0">
          <w:pPr>
            <w:pStyle w:val="TOC2"/>
            <w:rPr>
              <w:rFonts w:eastAsiaTheme="minorEastAsia"/>
              <w:noProof/>
              <w:lang w:eastAsia="fr-FR"/>
            </w:rPr>
          </w:pPr>
          <w:r>
            <w:fldChar w:fldCharType="begin"/>
          </w:r>
          <w:r>
            <w:instrText>HYPERLINK \l "_Toc412634049"</w:instrText>
          </w:r>
          <w:r>
            <w:fldChar w:fldCharType="separate"/>
          </w:r>
          <w:r w:rsidRPr="005E2F0D">
            <w:rPr>
              <w:rStyle w:val="Hyperlink"/>
              <w:noProof/>
            </w:rPr>
            <w:t>7.4</w:t>
          </w:r>
          <w:r>
            <w:rPr>
              <w:rFonts w:eastAsiaTheme="minorEastAsia"/>
              <w:noProof/>
              <w:lang w:eastAsia="fr-FR"/>
            </w:rPr>
            <w:tab/>
          </w:r>
          <w:r w:rsidRPr="005E2F0D">
            <w:rPr>
              <w:rStyle w:val="Hyperlink"/>
              <w:noProof/>
            </w:rPr>
            <w:t>Description de l’écran &lt; Création d'un nantissement &gt;</w:t>
          </w:r>
          <w:r>
            <w:rPr>
              <w:noProof/>
              <w:webHidden/>
            </w:rPr>
            <w:tab/>
          </w:r>
          <w:r w:rsidR="0067196E">
            <w:rPr>
              <w:noProof/>
              <w:webHidden/>
            </w:rPr>
            <w:fldChar w:fldCharType="begin"/>
          </w:r>
          <w:r>
            <w:rPr>
              <w:noProof/>
              <w:webHidden/>
            </w:rPr>
            <w:instrText xml:space="preserve"> PAGEREF _Toc412634049 \h </w:instrText>
          </w:r>
          <w:r w:rsidR="0067196E">
            <w:rPr>
              <w:noProof/>
              <w:webHidden/>
            </w:rPr>
          </w:r>
          <w:r w:rsidR="0067196E">
            <w:rPr>
              <w:noProof/>
              <w:webHidden/>
            </w:rPr>
            <w:fldChar w:fldCharType="separate"/>
          </w:r>
          <w:ins w:id="149" w:author="ahmed abdelhedi" w:date="2025-12-15T17:21:00Z" w16du:dateUtc="2025-12-15T16:21:00Z">
            <w:r w:rsidR="00683426">
              <w:rPr>
                <w:noProof/>
                <w:webHidden/>
              </w:rPr>
              <w:t>90</w:t>
            </w:r>
          </w:ins>
          <w:del w:id="150" w:author="ahmed abdelhedi" w:date="2025-12-15T17:21:00Z" w16du:dateUtc="2025-12-15T16:21:00Z">
            <w:r w:rsidDel="00683426">
              <w:rPr>
                <w:noProof/>
                <w:webHidden/>
              </w:rPr>
              <w:delText>89</w:delText>
            </w:r>
          </w:del>
          <w:r w:rsidR="0067196E">
            <w:rPr>
              <w:noProof/>
              <w:webHidden/>
            </w:rPr>
            <w:fldChar w:fldCharType="end"/>
          </w:r>
          <w:r>
            <w:fldChar w:fldCharType="end"/>
          </w:r>
        </w:p>
        <w:p w14:paraId="33E9312D" w14:textId="1F400D2C" w:rsidR="00D754B0" w:rsidRDefault="00D754B0">
          <w:pPr>
            <w:pStyle w:val="TOC3"/>
            <w:tabs>
              <w:tab w:val="left" w:pos="880"/>
            </w:tabs>
            <w:rPr>
              <w:rFonts w:eastAsiaTheme="minorEastAsia"/>
              <w:noProof/>
              <w:lang w:eastAsia="fr-FR"/>
            </w:rPr>
          </w:pPr>
          <w:r>
            <w:fldChar w:fldCharType="begin"/>
          </w:r>
          <w:r>
            <w:instrText>HYPERLINK \l "_Toc412634050"</w:instrText>
          </w:r>
          <w:r>
            <w:fldChar w:fldCharType="separate"/>
          </w:r>
          <w:r w:rsidRPr="005E2F0D">
            <w:rPr>
              <w:rStyle w:val="Hyperlink"/>
              <w:noProof/>
            </w:rPr>
            <w:t>7.4.1</w:t>
          </w:r>
          <w:r>
            <w:rPr>
              <w:rFonts w:eastAsiaTheme="minorEastAsia"/>
              <w:noProof/>
              <w:lang w:eastAsia="fr-FR"/>
            </w:rPr>
            <w:tab/>
          </w:r>
          <w:r w:rsidRPr="005E2F0D">
            <w:rPr>
              <w:rStyle w:val="Hyperlink"/>
              <w:noProof/>
            </w:rPr>
            <w:t>Maquette de l’écran &lt; Création d'un nantissement &gt;</w:t>
          </w:r>
          <w:r>
            <w:rPr>
              <w:noProof/>
              <w:webHidden/>
            </w:rPr>
            <w:tab/>
          </w:r>
          <w:r w:rsidR="0067196E">
            <w:rPr>
              <w:noProof/>
              <w:webHidden/>
            </w:rPr>
            <w:fldChar w:fldCharType="begin"/>
          </w:r>
          <w:r>
            <w:rPr>
              <w:noProof/>
              <w:webHidden/>
            </w:rPr>
            <w:instrText xml:space="preserve"> PAGEREF _Toc412634050 \h </w:instrText>
          </w:r>
          <w:r w:rsidR="0067196E">
            <w:rPr>
              <w:noProof/>
              <w:webHidden/>
            </w:rPr>
          </w:r>
          <w:r w:rsidR="0067196E">
            <w:rPr>
              <w:noProof/>
              <w:webHidden/>
            </w:rPr>
            <w:fldChar w:fldCharType="separate"/>
          </w:r>
          <w:ins w:id="151" w:author="ahmed abdelhedi" w:date="2025-12-15T17:21:00Z" w16du:dateUtc="2025-12-15T16:21:00Z">
            <w:r w:rsidR="00683426">
              <w:rPr>
                <w:noProof/>
                <w:webHidden/>
              </w:rPr>
              <w:t>90</w:t>
            </w:r>
          </w:ins>
          <w:del w:id="152" w:author="ahmed abdelhedi" w:date="2025-12-15T17:21:00Z" w16du:dateUtc="2025-12-15T16:21:00Z">
            <w:r w:rsidDel="00683426">
              <w:rPr>
                <w:noProof/>
                <w:webHidden/>
              </w:rPr>
              <w:delText>89</w:delText>
            </w:r>
          </w:del>
          <w:r w:rsidR="0067196E">
            <w:rPr>
              <w:noProof/>
              <w:webHidden/>
            </w:rPr>
            <w:fldChar w:fldCharType="end"/>
          </w:r>
          <w:r>
            <w:fldChar w:fldCharType="end"/>
          </w:r>
        </w:p>
        <w:p w14:paraId="141047E5" w14:textId="7746255A" w:rsidR="00D754B0" w:rsidRDefault="00D754B0">
          <w:pPr>
            <w:pStyle w:val="TOC3"/>
            <w:tabs>
              <w:tab w:val="left" w:pos="880"/>
            </w:tabs>
            <w:rPr>
              <w:rFonts w:eastAsiaTheme="minorEastAsia"/>
              <w:noProof/>
              <w:lang w:eastAsia="fr-FR"/>
            </w:rPr>
          </w:pPr>
          <w:r>
            <w:fldChar w:fldCharType="begin"/>
          </w:r>
          <w:r>
            <w:instrText>HYPERLINK \l "_Toc412634051"</w:instrText>
          </w:r>
          <w:r>
            <w:fldChar w:fldCharType="separate"/>
          </w:r>
          <w:r w:rsidRPr="005E2F0D">
            <w:rPr>
              <w:rStyle w:val="Hyperlink"/>
              <w:noProof/>
            </w:rPr>
            <w:t>7.4.2</w:t>
          </w:r>
          <w:r>
            <w:rPr>
              <w:rFonts w:eastAsiaTheme="minorEastAsia"/>
              <w:noProof/>
              <w:lang w:eastAsia="fr-FR"/>
            </w:rPr>
            <w:tab/>
          </w:r>
          <w:r w:rsidRPr="005E2F0D">
            <w:rPr>
              <w:rStyle w:val="Hyperlink"/>
              <w:noProof/>
            </w:rPr>
            <w:t>Typologie des données manipulées</w:t>
          </w:r>
          <w:r>
            <w:rPr>
              <w:noProof/>
              <w:webHidden/>
            </w:rPr>
            <w:tab/>
          </w:r>
          <w:r w:rsidR="0067196E">
            <w:rPr>
              <w:noProof/>
              <w:webHidden/>
            </w:rPr>
            <w:fldChar w:fldCharType="begin"/>
          </w:r>
          <w:r>
            <w:rPr>
              <w:noProof/>
              <w:webHidden/>
            </w:rPr>
            <w:instrText xml:space="preserve"> PAGEREF _Toc412634051 \h </w:instrText>
          </w:r>
          <w:r w:rsidR="0067196E">
            <w:rPr>
              <w:noProof/>
              <w:webHidden/>
            </w:rPr>
          </w:r>
          <w:r w:rsidR="0067196E">
            <w:rPr>
              <w:noProof/>
              <w:webHidden/>
            </w:rPr>
            <w:fldChar w:fldCharType="separate"/>
          </w:r>
          <w:ins w:id="153" w:author="ahmed abdelhedi" w:date="2025-12-15T17:21:00Z" w16du:dateUtc="2025-12-15T16:21:00Z">
            <w:r w:rsidR="00683426">
              <w:rPr>
                <w:noProof/>
                <w:webHidden/>
              </w:rPr>
              <w:t>90</w:t>
            </w:r>
          </w:ins>
          <w:del w:id="154" w:author="ahmed abdelhedi" w:date="2025-12-15T17:21:00Z" w16du:dateUtc="2025-12-15T16:21:00Z">
            <w:r w:rsidDel="00683426">
              <w:rPr>
                <w:noProof/>
                <w:webHidden/>
              </w:rPr>
              <w:delText>89</w:delText>
            </w:r>
          </w:del>
          <w:r w:rsidR="0067196E">
            <w:rPr>
              <w:noProof/>
              <w:webHidden/>
            </w:rPr>
            <w:fldChar w:fldCharType="end"/>
          </w:r>
          <w:r>
            <w:fldChar w:fldCharType="end"/>
          </w:r>
        </w:p>
        <w:p w14:paraId="4FA2C6AD" w14:textId="5913DBC4" w:rsidR="00D754B0" w:rsidRDefault="00D754B0">
          <w:pPr>
            <w:pStyle w:val="TOC3"/>
            <w:tabs>
              <w:tab w:val="left" w:pos="880"/>
            </w:tabs>
            <w:rPr>
              <w:rFonts w:eastAsiaTheme="minorEastAsia"/>
              <w:noProof/>
              <w:lang w:eastAsia="fr-FR"/>
            </w:rPr>
          </w:pPr>
          <w:r>
            <w:fldChar w:fldCharType="begin"/>
          </w:r>
          <w:r>
            <w:instrText>HYPERLINK \l "_Toc412634052"</w:instrText>
          </w:r>
          <w:r>
            <w:fldChar w:fldCharType="separate"/>
          </w:r>
          <w:r w:rsidRPr="005E2F0D">
            <w:rPr>
              <w:rStyle w:val="Hyperlink"/>
              <w:noProof/>
            </w:rPr>
            <w:t>7.4.3</w:t>
          </w:r>
          <w:r>
            <w:rPr>
              <w:rFonts w:eastAsiaTheme="minorEastAsia"/>
              <w:noProof/>
              <w:lang w:eastAsia="fr-FR"/>
            </w:rPr>
            <w:tab/>
          </w:r>
          <w:r w:rsidRPr="005E2F0D">
            <w:rPr>
              <w:rStyle w:val="Hyperlink"/>
              <w:noProof/>
            </w:rPr>
            <w:t>Comportement de l’écran</w:t>
          </w:r>
          <w:r>
            <w:rPr>
              <w:noProof/>
              <w:webHidden/>
            </w:rPr>
            <w:tab/>
          </w:r>
          <w:r w:rsidR="0067196E">
            <w:rPr>
              <w:noProof/>
              <w:webHidden/>
            </w:rPr>
            <w:fldChar w:fldCharType="begin"/>
          </w:r>
          <w:r>
            <w:rPr>
              <w:noProof/>
              <w:webHidden/>
            </w:rPr>
            <w:instrText xml:space="preserve"> PAGEREF _Toc412634052 \h </w:instrText>
          </w:r>
          <w:r w:rsidR="0067196E">
            <w:rPr>
              <w:noProof/>
              <w:webHidden/>
            </w:rPr>
          </w:r>
          <w:r w:rsidR="0067196E">
            <w:rPr>
              <w:noProof/>
              <w:webHidden/>
            </w:rPr>
            <w:fldChar w:fldCharType="separate"/>
          </w:r>
          <w:ins w:id="155" w:author="ahmed abdelhedi" w:date="2025-12-15T17:21:00Z" w16du:dateUtc="2025-12-15T16:21:00Z">
            <w:r w:rsidR="00683426">
              <w:rPr>
                <w:noProof/>
                <w:webHidden/>
              </w:rPr>
              <w:t>90</w:t>
            </w:r>
          </w:ins>
          <w:del w:id="156" w:author="ahmed abdelhedi" w:date="2025-12-15T17:21:00Z" w16du:dateUtc="2025-12-15T16:21:00Z">
            <w:r w:rsidDel="00683426">
              <w:rPr>
                <w:noProof/>
                <w:webHidden/>
              </w:rPr>
              <w:delText>89</w:delText>
            </w:r>
          </w:del>
          <w:r w:rsidR="0067196E">
            <w:rPr>
              <w:noProof/>
              <w:webHidden/>
            </w:rPr>
            <w:fldChar w:fldCharType="end"/>
          </w:r>
          <w:r>
            <w:fldChar w:fldCharType="end"/>
          </w:r>
        </w:p>
        <w:p w14:paraId="32ACB450" w14:textId="69E2C199" w:rsidR="00D754B0" w:rsidRDefault="00D754B0">
          <w:pPr>
            <w:pStyle w:val="TOC2"/>
            <w:rPr>
              <w:rFonts w:eastAsiaTheme="minorEastAsia"/>
              <w:noProof/>
              <w:lang w:eastAsia="fr-FR"/>
            </w:rPr>
          </w:pPr>
          <w:r>
            <w:fldChar w:fldCharType="begin"/>
          </w:r>
          <w:r>
            <w:instrText>HYPERLINK \l "_Toc412634053"</w:instrText>
          </w:r>
          <w:r>
            <w:fldChar w:fldCharType="separate"/>
          </w:r>
          <w:r w:rsidRPr="005E2F0D">
            <w:rPr>
              <w:rStyle w:val="Hyperlink"/>
              <w:noProof/>
            </w:rPr>
            <w:t>7.5</w:t>
          </w:r>
          <w:r>
            <w:rPr>
              <w:rFonts w:eastAsiaTheme="minorEastAsia"/>
              <w:noProof/>
              <w:lang w:eastAsia="fr-FR"/>
            </w:rPr>
            <w:tab/>
          </w:r>
          <w:r w:rsidRPr="005E2F0D">
            <w:rPr>
              <w:rStyle w:val="Hyperlink"/>
              <w:noProof/>
            </w:rPr>
            <w:t>Description de l’écran &lt; Ajustement manuel bourse &gt;</w:t>
          </w:r>
          <w:r>
            <w:rPr>
              <w:noProof/>
              <w:webHidden/>
            </w:rPr>
            <w:tab/>
          </w:r>
          <w:r w:rsidR="0067196E">
            <w:rPr>
              <w:noProof/>
              <w:webHidden/>
            </w:rPr>
            <w:fldChar w:fldCharType="begin"/>
          </w:r>
          <w:r>
            <w:rPr>
              <w:noProof/>
              <w:webHidden/>
            </w:rPr>
            <w:instrText xml:space="preserve"> PAGEREF _Toc412634053 \h </w:instrText>
          </w:r>
          <w:r w:rsidR="0067196E">
            <w:rPr>
              <w:noProof/>
              <w:webHidden/>
            </w:rPr>
          </w:r>
          <w:r w:rsidR="0067196E">
            <w:rPr>
              <w:noProof/>
              <w:webHidden/>
            </w:rPr>
            <w:fldChar w:fldCharType="separate"/>
          </w:r>
          <w:ins w:id="157" w:author="ahmed abdelhedi" w:date="2025-12-15T17:21:00Z" w16du:dateUtc="2025-12-15T16:21:00Z">
            <w:r w:rsidR="00683426">
              <w:rPr>
                <w:noProof/>
                <w:webHidden/>
              </w:rPr>
              <w:t>91</w:t>
            </w:r>
          </w:ins>
          <w:del w:id="158" w:author="ahmed abdelhedi" w:date="2025-12-15T17:21:00Z" w16du:dateUtc="2025-12-15T16:21:00Z">
            <w:r w:rsidDel="00683426">
              <w:rPr>
                <w:noProof/>
                <w:webHidden/>
              </w:rPr>
              <w:delText>90</w:delText>
            </w:r>
          </w:del>
          <w:r w:rsidR="0067196E">
            <w:rPr>
              <w:noProof/>
              <w:webHidden/>
            </w:rPr>
            <w:fldChar w:fldCharType="end"/>
          </w:r>
          <w:r>
            <w:fldChar w:fldCharType="end"/>
          </w:r>
        </w:p>
        <w:p w14:paraId="268E3642" w14:textId="3B29EACA" w:rsidR="00D754B0" w:rsidRDefault="00D754B0">
          <w:pPr>
            <w:pStyle w:val="TOC3"/>
            <w:tabs>
              <w:tab w:val="left" w:pos="880"/>
            </w:tabs>
            <w:rPr>
              <w:rFonts w:eastAsiaTheme="minorEastAsia"/>
              <w:noProof/>
              <w:lang w:eastAsia="fr-FR"/>
            </w:rPr>
          </w:pPr>
          <w:r>
            <w:fldChar w:fldCharType="begin"/>
          </w:r>
          <w:r>
            <w:instrText>HYPERLINK \l "_Toc412634054"</w:instrText>
          </w:r>
          <w:r>
            <w:fldChar w:fldCharType="separate"/>
          </w:r>
          <w:r w:rsidRPr="005E2F0D">
            <w:rPr>
              <w:rStyle w:val="Hyperlink"/>
              <w:noProof/>
            </w:rPr>
            <w:t>7.5.1</w:t>
          </w:r>
          <w:r>
            <w:rPr>
              <w:rFonts w:eastAsiaTheme="minorEastAsia"/>
              <w:noProof/>
              <w:lang w:eastAsia="fr-FR"/>
            </w:rPr>
            <w:tab/>
          </w:r>
          <w:r w:rsidRPr="005E2F0D">
            <w:rPr>
              <w:rStyle w:val="Hyperlink"/>
              <w:noProof/>
            </w:rPr>
            <w:t>Maquette de l’écran &lt; Ajustement manuel bourse &gt;</w:t>
          </w:r>
          <w:r>
            <w:rPr>
              <w:noProof/>
              <w:webHidden/>
            </w:rPr>
            <w:tab/>
          </w:r>
          <w:r w:rsidR="0067196E">
            <w:rPr>
              <w:noProof/>
              <w:webHidden/>
            </w:rPr>
            <w:fldChar w:fldCharType="begin"/>
          </w:r>
          <w:r>
            <w:rPr>
              <w:noProof/>
              <w:webHidden/>
            </w:rPr>
            <w:instrText xml:space="preserve"> PAGEREF _Toc412634054 \h </w:instrText>
          </w:r>
          <w:r w:rsidR="0067196E">
            <w:rPr>
              <w:noProof/>
              <w:webHidden/>
            </w:rPr>
          </w:r>
          <w:r w:rsidR="0067196E">
            <w:rPr>
              <w:noProof/>
              <w:webHidden/>
            </w:rPr>
            <w:fldChar w:fldCharType="separate"/>
          </w:r>
          <w:ins w:id="159" w:author="ahmed abdelhedi" w:date="2025-12-15T17:21:00Z" w16du:dateUtc="2025-12-15T16:21:00Z">
            <w:r w:rsidR="00683426">
              <w:rPr>
                <w:noProof/>
                <w:webHidden/>
              </w:rPr>
              <w:t>91</w:t>
            </w:r>
          </w:ins>
          <w:del w:id="160" w:author="ahmed abdelhedi" w:date="2025-12-15T17:21:00Z" w16du:dateUtc="2025-12-15T16:21:00Z">
            <w:r w:rsidDel="00683426">
              <w:rPr>
                <w:noProof/>
                <w:webHidden/>
              </w:rPr>
              <w:delText>90</w:delText>
            </w:r>
          </w:del>
          <w:r w:rsidR="0067196E">
            <w:rPr>
              <w:noProof/>
              <w:webHidden/>
            </w:rPr>
            <w:fldChar w:fldCharType="end"/>
          </w:r>
          <w:r>
            <w:fldChar w:fldCharType="end"/>
          </w:r>
        </w:p>
        <w:p w14:paraId="38C4499C" w14:textId="522129EA" w:rsidR="00D754B0" w:rsidRDefault="00D754B0">
          <w:pPr>
            <w:pStyle w:val="TOC3"/>
            <w:tabs>
              <w:tab w:val="left" w:pos="880"/>
            </w:tabs>
            <w:rPr>
              <w:rFonts w:eastAsiaTheme="minorEastAsia"/>
              <w:noProof/>
              <w:lang w:eastAsia="fr-FR"/>
            </w:rPr>
          </w:pPr>
          <w:r>
            <w:fldChar w:fldCharType="begin"/>
          </w:r>
          <w:r>
            <w:instrText>HYPERLINK \l "_Toc412634055"</w:instrText>
          </w:r>
          <w:r>
            <w:fldChar w:fldCharType="separate"/>
          </w:r>
          <w:r w:rsidRPr="005E2F0D">
            <w:rPr>
              <w:rStyle w:val="Hyperlink"/>
              <w:noProof/>
            </w:rPr>
            <w:t>7.5.2</w:t>
          </w:r>
          <w:r>
            <w:rPr>
              <w:rFonts w:eastAsiaTheme="minorEastAsia"/>
              <w:noProof/>
              <w:lang w:eastAsia="fr-FR"/>
            </w:rPr>
            <w:tab/>
          </w:r>
          <w:r w:rsidRPr="005E2F0D">
            <w:rPr>
              <w:rStyle w:val="Hyperlink"/>
              <w:noProof/>
            </w:rPr>
            <w:t>Typologie des données manipulées</w:t>
          </w:r>
          <w:r>
            <w:rPr>
              <w:noProof/>
              <w:webHidden/>
            </w:rPr>
            <w:tab/>
          </w:r>
          <w:r w:rsidR="0067196E">
            <w:rPr>
              <w:noProof/>
              <w:webHidden/>
            </w:rPr>
            <w:fldChar w:fldCharType="begin"/>
          </w:r>
          <w:r>
            <w:rPr>
              <w:noProof/>
              <w:webHidden/>
            </w:rPr>
            <w:instrText xml:space="preserve"> PAGEREF _Toc412634055 \h </w:instrText>
          </w:r>
          <w:r w:rsidR="0067196E">
            <w:rPr>
              <w:noProof/>
              <w:webHidden/>
            </w:rPr>
          </w:r>
          <w:r w:rsidR="0067196E">
            <w:rPr>
              <w:noProof/>
              <w:webHidden/>
            </w:rPr>
            <w:fldChar w:fldCharType="separate"/>
          </w:r>
          <w:ins w:id="161" w:author="ahmed abdelhedi" w:date="2025-12-15T17:21:00Z" w16du:dateUtc="2025-12-15T16:21:00Z">
            <w:r w:rsidR="00683426">
              <w:rPr>
                <w:noProof/>
                <w:webHidden/>
              </w:rPr>
              <w:t>91</w:t>
            </w:r>
          </w:ins>
          <w:del w:id="162" w:author="ahmed abdelhedi" w:date="2025-12-15T17:21:00Z" w16du:dateUtc="2025-12-15T16:21:00Z">
            <w:r w:rsidDel="00683426">
              <w:rPr>
                <w:noProof/>
                <w:webHidden/>
              </w:rPr>
              <w:delText>90</w:delText>
            </w:r>
          </w:del>
          <w:r w:rsidR="0067196E">
            <w:rPr>
              <w:noProof/>
              <w:webHidden/>
            </w:rPr>
            <w:fldChar w:fldCharType="end"/>
          </w:r>
          <w:r>
            <w:fldChar w:fldCharType="end"/>
          </w:r>
        </w:p>
        <w:p w14:paraId="5D48B206" w14:textId="5D51CA60" w:rsidR="00D754B0" w:rsidRDefault="00D754B0">
          <w:pPr>
            <w:pStyle w:val="TOC3"/>
            <w:tabs>
              <w:tab w:val="left" w:pos="880"/>
            </w:tabs>
            <w:rPr>
              <w:rFonts w:eastAsiaTheme="minorEastAsia"/>
              <w:noProof/>
              <w:lang w:eastAsia="fr-FR"/>
            </w:rPr>
          </w:pPr>
          <w:r>
            <w:fldChar w:fldCharType="begin"/>
          </w:r>
          <w:r>
            <w:instrText>HYPERLINK \l "_Toc412634056"</w:instrText>
          </w:r>
          <w:r>
            <w:fldChar w:fldCharType="separate"/>
          </w:r>
          <w:r w:rsidRPr="005E2F0D">
            <w:rPr>
              <w:rStyle w:val="Hyperlink"/>
              <w:noProof/>
            </w:rPr>
            <w:t>7.5.3</w:t>
          </w:r>
          <w:r>
            <w:rPr>
              <w:rFonts w:eastAsiaTheme="minorEastAsia"/>
              <w:noProof/>
              <w:lang w:eastAsia="fr-FR"/>
            </w:rPr>
            <w:tab/>
          </w:r>
          <w:r w:rsidRPr="005E2F0D">
            <w:rPr>
              <w:rStyle w:val="Hyperlink"/>
              <w:noProof/>
            </w:rPr>
            <w:t>Comportement de l’écran</w:t>
          </w:r>
          <w:r>
            <w:rPr>
              <w:noProof/>
              <w:webHidden/>
            </w:rPr>
            <w:tab/>
          </w:r>
          <w:r w:rsidR="0067196E">
            <w:rPr>
              <w:noProof/>
              <w:webHidden/>
            </w:rPr>
            <w:fldChar w:fldCharType="begin"/>
          </w:r>
          <w:r>
            <w:rPr>
              <w:noProof/>
              <w:webHidden/>
            </w:rPr>
            <w:instrText xml:space="preserve"> PAGEREF _Toc412634056 \h </w:instrText>
          </w:r>
          <w:r w:rsidR="0067196E">
            <w:rPr>
              <w:noProof/>
              <w:webHidden/>
            </w:rPr>
          </w:r>
          <w:r w:rsidR="0067196E">
            <w:rPr>
              <w:noProof/>
              <w:webHidden/>
            </w:rPr>
            <w:fldChar w:fldCharType="separate"/>
          </w:r>
          <w:ins w:id="163" w:author="ahmed abdelhedi" w:date="2025-12-15T17:21:00Z" w16du:dateUtc="2025-12-15T16:21:00Z">
            <w:r w:rsidR="00683426">
              <w:rPr>
                <w:noProof/>
                <w:webHidden/>
              </w:rPr>
              <w:t>92</w:t>
            </w:r>
          </w:ins>
          <w:del w:id="164" w:author="ahmed abdelhedi" w:date="2025-12-15T17:21:00Z" w16du:dateUtc="2025-12-15T16:21:00Z">
            <w:r w:rsidDel="00683426">
              <w:rPr>
                <w:noProof/>
                <w:webHidden/>
              </w:rPr>
              <w:delText>91</w:delText>
            </w:r>
          </w:del>
          <w:r w:rsidR="0067196E">
            <w:rPr>
              <w:noProof/>
              <w:webHidden/>
            </w:rPr>
            <w:fldChar w:fldCharType="end"/>
          </w:r>
          <w:r>
            <w:fldChar w:fldCharType="end"/>
          </w:r>
        </w:p>
        <w:p w14:paraId="48E26D8A" w14:textId="25CDB2F2" w:rsidR="00D754B0" w:rsidRDefault="00D754B0">
          <w:pPr>
            <w:pStyle w:val="TOC2"/>
            <w:rPr>
              <w:rFonts w:eastAsiaTheme="minorEastAsia"/>
              <w:noProof/>
              <w:lang w:eastAsia="fr-FR"/>
            </w:rPr>
          </w:pPr>
          <w:r>
            <w:fldChar w:fldCharType="begin"/>
          </w:r>
          <w:r>
            <w:instrText>HYPERLINK \l "_Toc412634057"</w:instrText>
          </w:r>
          <w:r>
            <w:fldChar w:fldCharType="separate"/>
          </w:r>
          <w:r w:rsidRPr="005E2F0D">
            <w:rPr>
              <w:rStyle w:val="Hyperlink"/>
              <w:noProof/>
            </w:rPr>
            <w:t>7.6</w:t>
          </w:r>
          <w:r>
            <w:rPr>
              <w:rFonts w:eastAsiaTheme="minorEastAsia"/>
              <w:noProof/>
              <w:lang w:eastAsia="fr-FR"/>
            </w:rPr>
            <w:tab/>
          </w:r>
          <w:r w:rsidRPr="005E2F0D">
            <w:rPr>
              <w:rStyle w:val="Hyperlink"/>
              <w:noProof/>
            </w:rPr>
            <w:t>Description de l’édition &lt;Nom de l’édition&gt;</w:t>
          </w:r>
          <w:r>
            <w:rPr>
              <w:noProof/>
              <w:webHidden/>
            </w:rPr>
            <w:tab/>
          </w:r>
          <w:r w:rsidR="0067196E">
            <w:rPr>
              <w:noProof/>
              <w:webHidden/>
            </w:rPr>
            <w:fldChar w:fldCharType="begin"/>
          </w:r>
          <w:r>
            <w:rPr>
              <w:noProof/>
              <w:webHidden/>
            </w:rPr>
            <w:instrText xml:space="preserve"> PAGEREF _Toc412634057 \h </w:instrText>
          </w:r>
          <w:r w:rsidR="0067196E">
            <w:rPr>
              <w:noProof/>
              <w:webHidden/>
            </w:rPr>
          </w:r>
          <w:r w:rsidR="0067196E">
            <w:rPr>
              <w:noProof/>
              <w:webHidden/>
            </w:rPr>
            <w:fldChar w:fldCharType="separate"/>
          </w:r>
          <w:ins w:id="165" w:author="ahmed abdelhedi" w:date="2025-12-15T17:21:00Z" w16du:dateUtc="2025-12-15T16:21:00Z">
            <w:r w:rsidR="00683426">
              <w:rPr>
                <w:noProof/>
                <w:webHidden/>
              </w:rPr>
              <w:t>92</w:t>
            </w:r>
          </w:ins>
          <w:del w:id="166" w:author="ahmed abdelhedi" w:date="2025-12-15T17:21:00Z" w16du:dateUtc="2025-12-15T16:21:00Z">
            <w:r w:rsidDel="00683426">
              <w:rPr>
                <w:noProof/>
                <w:webHidden/>
              </w:rPr>
              <w:delText>91</w:delText>
            </w:r>
          </w:del>
          <w:r w:rsidR="0067196E">
            <w:rPr>
              <w:noProof/>
              <w:webHidden/>
            </w:rPr>
            <w:fldChar w:fldCharType="end"/>
          </w:r>
          <w:r>
            <w:fldChar w:fldCharType="end"/>
          </w:r>
        </w:p>
        <w:p w14:paraId="31912D69" w14:textId="5F56C13C" w:rsidR="00D754B0" w:rsidRDefault="00D754B0">
          <w:pPr>
            <w:pStyle w:val="TOC3"/>
            <w:tabs>
              <w:tab w:val="left" w:pos="880"/>
            </w:tabs>
            <w:rPr>
              <w:rFonts w:eastAsiaTheme="minorEastAsia"/>
              <w:noProof/>
              <w:lang w:eastAsia="fr-FR"/>
            </w:rPr>
          </w:pPr>
          <w:r>
            <w:fldChar w:fldCharType="begin"/>
          </w:r>
          <w:r>
            <w:instrText>HYPERLINK \l "_Toc412634058"</w:instrText>
          </w:r>
          <w:r>
            <w:fldChar w:fldCharType="separate"/>
          </w:r>
          <w:r w:rsidRPr="005E2F0D">
            <w:rPr>
              <w:rStyle w:val="Hyperlink"/>
              <w:noProof/>
            </w:rPr>
            <w:t>7.6.1</w:t>
          </w:r>
          <w:r>
            <w:rPr>
              <w:rFonts w:eastAsiaTheme="minorEastAsia"/>
              <w:noProof/>
              <w:lang w:eastAsia="fr-FR"/>
            </w:rPr>
            <w:tab/>
          </w:r>
          <w:r w:rsidRPr="005E2F0D">
            <w:rPr>
              <w:rStyle w:val="Hyperlink"/>
              <w:noProof/>
            </w:rPr>
            <w:t>Maquette de l’édition &lt;Nom de l’édition&gt;</w:t>
          </w:r>
          <w:r>
            <w:rPr>
              <w:noProof/>
              <w:webHidden/>
            </w:rPr>
            <w:tab/>
          </w:r>
          <w:r w:rsidR="0067196E">
            <w:rPr>
              <w:noProof/>
              <w:webHidden/>
            </w:rPr>
            <w:fldChar w:fldCharType="begin"/>
          </w:r>
          <w:r>
            <w:rPr>
              <w:noProof/>
              <w:webHidden/>
            </w:rPr>
            <w:instrText xml:space="preserve"> PAGEREF _Toc412634058 \h </w:instrText>
          </w:r>
          <w:r w:rsidR="0067196E">
            <w:rPr>
              <w:noProof/>
              <w:webHidden/>
            </w:rPr>
          </w:r>
          <w:r w:rsidR="0067196E">
            <w:rPr>
              <w:noProof/>
              <w:webHidden/>
            </w:rPr>
            <w:fldChar w:fldCharType="separate"/>
          </w:r>
          <w:ins w:id="167" w:author="ahmed abdelhedi" w:date="2025-12-15T17:21:00Z" w16du:dateUtc="2025-12-15T16:21:00Z">
            <w:r w:rsidR="00683426">
              <w:rPr>
                <w:noProof/>
                <w:webHidden/>
              </w:rPr>
              <w:t>92</w:t>
            </w:r>
          </w:ins>
          <w:del w:id="168" w:author="ahmed abdelhedi" w:date="2025-12-15T17:21:00Z" w16du:dateUtc="2025-12-15T16:21:00Z">
            <w:r w:rsidDel="00683426">
              <w:rPr>
                <w:noProof/>
                <w:webHidden/>
              </w:rPr>
              <w:delText>91</w:delText>
            </w:r>
          </w:del>
          <w:r w:rsidR="0067196E">
            <w:rPr>
              <w:noProof/>
              <w:webHidden/>
            </w:rPr>
            <w:fldChar w:fldCharType="end"/>
          </w:r>
          <w:r>
            <w:fldChar w:fldCharType="end"/>
          </w:r>
        </w:p>
        <w:p w14:paraId="2987ECAA" w14:textId="1E3FF40A" w:rsidR="00D754B0" w:rsidRDefault="00D754B0">
          <w:pPr>
            <w:pStyle w:val="TOC3"/>
            <w:tabs>
              <w:tab w:val="left" w:pos="880"/>
            </w:tabs>
            <w:rPr>
              <w:rFonts w:eastAsiaTheme="minorEastAsia"/>
              <w:noProof/>
              <w:lang w:eastAsia="fr-FR"/>
            </w:rPr>
          </w:pPr>
          <w:r>
            <w:fldChar w:fldCharType="begin"/>
          </w:r>
          <w:r>
            <w:instrText>HYPERLINK \l "_Toc412634059"</w:instrText>
          </w:r>
          <w:r>
            <w:fldChar w:fldCharType="separate"/>
          </w:r>
          <w:r w:rsidRPr="005E2F0D">
            <w:rPr>
              <w:rStyle w:val="Hyperlink"/>
              <w:noProof/>
            </w:rPr>
            <w:t>7.6.2</w:t>
          </w:r>
          <w:r>
            <w:rPr>
              <w:rFonts w:eastAsiaTheme="minorEastAsia"/>
              <w:noProof/>
              <w:lang w:eastAsia="fr-FR"/>
            </w:rPr>
            <w:tab/>
          </w:r>
          <w:r w:rsidRPr="005E2F0D">
            <w:rPr>
              <w:rStyle w:val="Hyperlink"/>
              <w:noProof/>
            </w:rPr>
            <w:t>Typologie des données manipulées</w:t>
          </w:r>
          <w:r>
            <w:rPr>
              <w:noProof/>
              <w:webHidden/>
            </w:rPr>
            <w:tab/>
          </w:r>
          <w:r w:rsidR="0067196E">
            <w:rPr>
              <w:noProof/>
              <w:webHidden/>
            </w:rPr>
            <w:fldChar w:fldCharType="begin"/>
          </w:r>
          <w:r>
            <w:rPr>
              <w:noProof/>
              <w:webHidden/>
            </w:rPr>
            <w:instrText xml:space="preserve"> PAGEREF _Toc412634059 \h </w:instrText>
          </w:r>
          <w:r w:rsidR="0067196E">
            <w:rPr>
              <w:noProof/>
              <w:webHidden/>
            </w:rPr>
          </w:r>
          <w:r w:rsidR="0067196E">
            <w:rPr>
              <w:noProof/>
              <w:webHidden/>
            </w:rPr>
            <w:fldChar w:fldCharType="separate"/>
          </w:r>
          <w:ins w:id="169" w:author="ahmed abdelhedi" w:date="2025-12-15T17:21:00Z" w16du:dateUtc="2025-12-15T16:21:00Z">
            <w:r w:rsidR="00683426">
              <w:rPr>
                <w:noProof/>
                <w:webHidden/>
              </w:rPr>
              <w:t>92</w:t>
            </w:r>
          </w:ins>
          <w:del w:id="170" w:author="ahmed abdelhedi" w:date="2025-12-15T17:21:00Z" w16du:dateUtc="2025-12-15T16:21:00Z">
            <w:r w:rsidDel="00683426">
              <w:rPr>
                <w:noProof/>
                <w:webHidden/>
              </w:rPr>
              <w:delText>91</w:delText>
            </w:r>
          </w:del>
          <w:r w:rsidR="0067196E">
            <w:rPr>
              <w:noProof/>
              <w:webHidden/>
            </w:rPr>
            <w:fldChar w:fldCharType="end"/>
          </w:r>
          <w:r>
            <w:fldChar w:fldCharType="end"/>
          </w:r>
        </w:p>
        <w:p w14:paraId="5E8EEF3A" w14:textId="1681E3ED" w:rsidR="00D754B0" w:rsidRDefault="00D754B0">
          <w:pPr>
            <w:pStyle w:val="TOC1"/>
            <w:rPr>
              <w:rFonts w:eastAsiaTheme="minorEastAsia"/>
              <w:noProof/>
              <w:lang w:eastAsia="fr-FR"/>
            </w:rPr>
          </w:pPr>
          <w:r>
            <w:fldChar w:fldCharType="begin"/>
          </w:r>
          <w:r>
            <w:instrText>HYPERLINK \l "_Toc412634060"</w:instrText>
          </w:r>
          <w:r>
            <w:fldChar w:fldCharType="separate"/>
          </w:r>
          <w:r w:rsidRPr="005E2F0D">
            <w:rPr>
              <w:rStyle w:val="Hyperlink"/>
              <w:noProof/>
            </w:rPr>
            <w:t>8</w:t>
          </w:r>
          <w:r>
            <w:rPr>
              <w:rFonts w:eastAsiaTheme="minorEastAsia"/>
              <w:noProof/>
              <w:lang w:eastAsia="fr-FR"/>
            </w:rPr>
            <w:tab/>
          </w:r>
          <w:r w:rsidRPr="005E2F0D">
            <w:rPr>
              <w:rStyle w:val="Hyperlink"/>
              <w:noProof/>
            </w:rPr>
            <w:t>Parametrage</w:t>
          </w:r>
          <w:r>
            <w:rPr>
              <w:noProof/>
              <w:webHidden/>
            </w:rPr>
            <w:tab/>
          </w:r>
          <w:r w:rsidR="0067196E">
            <w:rPr>
              <w:noProof/>
              <w:webHidden/>
            </w:rPr>
            <w:fldChar w:fldCharType="begin"/>
          </w:r>
          <w:r>
            <w:rPr>
              <w:noProof/>
              <w:webHidden/>
            </w:rPr>
            <w:instrText xml:space="preserve"> PAGEREF _Toc412634060 \h </w:instrText>
          </w:r>
          <w:r w:rsidR="0067196E">
            <w:rPr>
              <w:noProof/>
              <w:webHidden/>
            </w:rPr>
          </w:r>
          <w:r w:rsidR="0067196E">
            <w:rPr>
              <w:noProof/>
              <w:webHidden/>
            </w:rPr>
            <w:fldChar w:fldCharType="separate"/>
          </w:r>
          <w:ins w:id="171" w:author="ahmed abdelhedi" w:date="2025-12-15T17:21:00Z" w16du:dateUtc="2025-12-15T16:21:00Z">
            <w:r w:rsidR="00683426">
              <w:rPr>
                <w:noProof/>
                <w:webHidden/>
              </w:rPr>
              <w:t>92</w:t>
            </w:r>
          </w:ins>
          <w:del w:id="172" w:author="ahmed abdelhedi" w:date="2025-12-15T17:21:00Z" w16du:dateUtc="2025-12-15T16:21:00Z">
            <w:r w:rsidDel="00683426">
              <w:rPr>
                <w:noProof/>
                <w:webHidden/>
              </w:rPr>
              <w:delText>91</w:delText>
            </w:r>
          </w:del>
          <w:r w:rsidR="0067196E">
            <w:rPr>
              <w:noProof/>
              <w:webHidden/>
            </w:rPr>
            <w:fldChar w:fldCharType="end"/>
          </w:r>
          <w:r>
            <w:fldChar w:fldCharType="end"/>
          </w:r>
        </w:p>
        <w:p w14:paraId="2C7C6A20" w14:textId="1011A8BB" w:rsidR="00D754B0" w:rsidRDefault="00D754B0">
          <w:pPr>
            <w:pStyle w:val="TOC2"/>
            <w:rPr>
              <w:rFonts w:eastAsiaTheme="minorEastAsia"/>
              <w:noProof/>
              <w:lang w:eastAsia="fr-FR"/>
            </w:rPr>
          </w:pPr>
          <w:r>
            <w:fldChar w:fldCharType="begin"/>
          </w:r>
          <w:r>
            <w:instrText>HYPERLINK \l "_Toc412634061"</w:instrText>
          </w:r>
          <w:r>
            <w:fldChar w:fldCharType="separate"/>
          </w:r>
          <w:r w:rsidRPr="005E2F0D">
            <w:rPr>
              <w:rStyle w:val="Hyperlink"/>
              <w:noProof/>
            </w:rPr>
            <w:t>8.1</w:t>
          </w:r>
          <w:r>
            <w:rPr>
              <w:rFonts w:eastAsiaTheme="minorEastAsia"/>
              <w:noProof/>
              <w:lang w:eastAsia="fr-FR"/>
            </w:rPr>
            <w:tab/>
          </w:r>
          <w:r w:rsidRPr="005E2F0D">
            <w:rPr>
              <w:rStyle w:val="Hyperlink"/>
              <w:noProof/>
            </w:rPr>
            <w:t>Tableau de Bord</w:t>
          </w:r>
          <w:r>
            <w:rPr>
              <w:noProof/>
              <w:webHidden/>
            </w:rPr>
            <w:tab/>
          </w:r>
          <w:r w:rsidR="0067196E">
            <w:rPr>
              <w:noProof/>
              <w:webHidden/>
            </w:rPr>
            <w:fldChar w:fldCharType="begin"/>
          </w:r>
          <w:r>
            <w:rPr>
              <w:noProof/>
              <w:webHidden/>
            </w:rPr>
            <w:instrText xml:space="preserve"> PAGEREF _Toc412634061 \h </w:instrText>
          </w:r>
          <w:r w:rsidR="0067196E">
            <w:rPr>
              <w:noProof/>
              <w:webHidden/>
            </w:rPr>
          </w:r>
          <w:r w:rsidR="0067196E">
            <w:rPr>
              <w:noProof/>
              <w:webHidden/>
            </w:rPr>
            <w:fldChar w:fldCharType="separate"/>
          </w:r>
          <w:ins w:id="173" w:author="ahmed abdelhedi" w:date="2025-12-15T17:21:00Z" w16du:dateUtc="2025-12-15T16:21:00Z">
            <w:r w:rsidR="00683426">
              <w:rPr>
                <w:noProof/>
                <w:webHidden/>
              </w:rPr>
              <w:t>92</w:t>
            </w:r>
          </w:ins>
          <w:del w:id="174" w:author="ahmed abdelhedi" w:date="2025-12-15T17:21:00Z" w16du:dateUtc="2025-12-15T16:21:00Z">
            <w:r w:rsidDel="00683426">
              <w:rPr>
                <w:noProof/>
                <w:webHidden/>
              </w:rPr>
              <w:delText>91</w:delText>
            </w:r>
          </w:del>
          <w:r w:rsidR="0067196E">
            <w:rPr>
              <w:noProof/>
              <w:webHidden/>
            </w:rPr>
            <w:fldChar w:fldCharType="end"/>
          </w:r>
          <w:r>
            <w:fldChar w:fldCharType="end"/>
          </w:r>
        </w:p>
        <w:p w14:paraId="3C00103D" w14:textId="1082D92A" w:rsidR="00D754B0" w:rsidRDefault="00D754B0">
          <w:pPr>
            <w:pStyle w:val="TOC2"/>
            <w:rPr>
              <w:rFonts w:eastAsiaTheme="minorEastAsia"/>
              <w:noProof/>
              <w:lang w:eastAsia="fr-FR"/>
            </w:rPr>
          </w:pPr>
          <w:r>
            <w:fldChar w:fldCharType="begin"/>
          </w:r>
          <w:r>
            <w:instrText>HYPERLINK \l "_Toc412634062"</w:instrText>
          </w:r>
          <w:r>
            <w:fldChar w:fldCharType="separate"/>
          </w:r>
          <w:r w:rsidRPr="005E2F0D">
            <w:rPr>
              <w:rStyle w:val="Hyperlink"/>
              <w:noProof/>
            </w:rPr>
            <w:t>8.2</w:t>
          </w:r>
          <w:r>
            <w:rPr>
              <w:rFonts w:eastAsiaTheme="minorEastAsia"/>
              <w:noProof/>
              <w:lang w:eastAsia="fr-FR"/>
            </w:rPr>
            <w:tab/>
          </w:r>
          <w:r w:rsidRPr="005E2F0D">
            <w:rPr>
              <w:rStyle w:val="Hyperlink"/>
              <w:noProof/>
            </w:rPr>
            <w:t>Profils</w:t>
          </w:r>
          <w:r>
            <w:rPr>
              <w:noProof/>
              <w:webHidden/>
            </w:rPr>
            <w:tab/>
          </w:r>
          <w:r w:rsidR="0067196E">
            <w:rPr>
              <w:noProof/>
              <w:webHidden/>
            </w:rPr>
            <w:fldChar w:fldCharType="begin"/>
          </w:r>
          <w:r>
            <w:rPr>
              <w:noProof/>
              <w:webHidden/>
            </w:rPr>
            <w:instrText xml:space="preserve"> PAGEREF _Toc412634062 \h </w:instrText>
          </w:r>
          <w:r w:rsidR="0067196E">
            <w:rPr>
              <w:noProof/>
              <w:webHidden/>
            </w:rPr>
          </w:r>
          <w:r w:rsidR="0067196E">
            <w:rPr>
              <w:noProof/>
              <w:webHidden/>
            </w:rPr>
            <w:fldChar w:fldCharType="separate"/>
          </w:r>
          <w:ins w:id="175" w:author="ahmed abdelhedi" w:date="2025-12-15T17:21:00Z" w16du:dateUtc="2025-12-15T16:21:00Z">
            <w:r w:rsidR="00683426">
              <w:rPr>
                <w:noProof/>
                <w:webHidden/>
              </w:rPr>
              <w:t>93</w:t>
            </w:r>
          </w:ins>
          <w:del w:id="176" w:author="ahmed abdelhedi" w:date="2025-12-15T17:21:00Z" w16du:dateUtc="2025-12-15T16:21:00Z">
            <w:r w:rsidDel="00683426">
              <w:rPr>
                <w:noProof/>
                <w:webHidden/>
              </w:rPr>
              <w:delText>92</w:delText>
            </w:r>
          </w:del>
          <w:r w:rsidR="0067196E">
            <w:rPr>
              <w:noProof/>
              <w:webHidden/>
            </w:rPr>
            <w:fldChar w:fldCharType="end"/>
          </w:r>
          <w:r>
            <w:fldChar w:fldCharType="end"/>
          </w:r>
        </w:p>
        <w:p w14:paraId="697BB9FE" w14:textId="06D1E1D3" w:rsidR="00D754B0" w:rsidRDefault="00D754B0">
          <w:pPr>
            <w:pStyle w:val="TOC2"/>
            <w:rPr>
              <w:rFonts w:eastAsiaTheme="minorEastAsia"/>
              <w:noProof/>
              <w:lang w:eastAsia="fr-FR"/>
            </w:rPr>
          </w:pPr>
          <w:r>
            <w:fldChar w:fldCharType="begin"/>
          </w:r>
          <w:r>
            <w:instrText>HYPERLINK \l "_Toc412634063"</w:instrText>
          </w:r>
          <w:r>
            <w:fldChar w:fldCharType="separate"/>
          </w:r>
          <w:r w:rsidRPr="005E2F0D">
            <w:rPr>
              <w:rStyle w:val="Hyperlink"/>
              <w:noProof/>
            </w:rPr>
            <w:t>8.3</w:t>
          </w:r>
          <w:r>
            <w:rPr>
              <w:rFonts w:eastAsiaTheme="minorEastAsia"/>
              <w:noProof/>
              <w:lang w:eastAsia="fr-FR"/>
            </w:rPr>
            <w:tab/>
          </w:r>
          <w:r w:rsidRPr="005E2F0D">
            <w:rPr>
              <w:rStyle w:val="Hyperlink"/>
              <w:noProof/>
            </w:rPr>
            <w:t>Taxes et fiscalité:</w:t>
          </w:r>
          <w:r>
            <w:rPr>
              <w:noProof/>
              <w:webHidden/>
            </w:rPr>
            <w:tab/>
          </w:r>
          <w:r w:rsidR="0067196E">
            <w:rPr>
              <w:noProof/>
              <w:webHidden/>
            </w:rPr>
            <w:fldChar w:fldCharType="begin"/>
          </w:r>
          <w:r>
            <w:rPr>
              <w:noProof/>
              <w:webHidden/>
            </w:rPr>
            <w:instrText xml:space="preserve"> PAGEREF _Toc412634063 \h </w:instrText>
          </w:r>
          <w:r w:rsidR="0067196E">
            <w:rPr>
              <w:noProof/>
              <w:webHidden/>
            </w:rPr>
          </w:r>
          <w:r w:rsidR="0067196E">
            <w:rPr>
              <w:noProof/>
              <w:webHidden/>
            </w:rPr>
            <w:fldChar w:fldCharType="separate"/>
          </w:r>
          <w:ins w:id="177" w:author="ahmed abdelhedi" w:date="2025-12-15T17:21:00Z" w16du:dateUtc="2025-12-15T16:21:00Z">
            <w:r w:rsidR="00683426">
              <w:rPr>
                <w:noProof/>
                <w:webHidden/>
              </w:rPr>
              <w:t>93</w:t>
            </w:r>
          </w:ins>
          <w:del w:id="178" w:author="ahmed abdelhedi" w:date="2025-12-15T17:21:00Z" w16du:dateUtc="2025-12-15T16:21:00Z">
            <w:r w:rsidDel="00683426">
              <w:rPr>
                <w:noProof/>
                <w:webHidden/>
              </w:rPr>
              <w:delText>92</w:delText>
            </w:r>
          </w:del>
          <w:r w:rsidR="0067196E">
            <w:rPr>
              <w:noProof/>
              <w:webHidden/>
            </w:rPr>
            <w:fldChar w:fldCharType="end"/>
          </w:r>
          <w:r>
            <w:fldChar w:fldCharType="end"/>
          </w:r>
        </w:p>
        <w:p w14:paraId="4A9B2A34" w14:textId="3CD10CA8" w:rsidR="00D754B0" w:rsidRDefault="00D754B0">
          <w:pPr>
            <w:pStyle w:val="TOC2"/>
            <w:rPr>
              <w:rFonts w:eastAsiaTheme="minorEastAsia"/>
              <w:noProof/>
              <w:lang w:eastAsia="fr-FR"/>
            </w:rPr>
          </w:pPr>
          <w:r>
            <w:fldChar w:fldCharType="begin"/>
          </w:r>
          <w:r>
            <w:instrText>HYPERLINK \l "_Toc412634064"</w:instrText>
          </w:r>
          <w:r>
            <w:fldChar w:fldCharType="separate"/>
          </w:r>
          <w:r w:rsidRPr="005E2F0D">
            <w:rPr>
              <w:rStyle w:val="Hyperlink"/>
              <w:noProof/>
            </w:rPr>
            <w:t>8.4</w:t>
          </w:r>
          <w:r>
            <w:rPr>
              <w:rFonts w:eastAsiaTheme="minorEastAsia"/>
              <w:noProof/>
              <w:lang w:eastAsia="fr-FR"/>
            </w:rPr>
            <w:tab/>
          </w:r>
          <w:r w:rsidRPr="005E2F0D">
            <w:rPr>
              <w:rStyle w:val="Hyperlink"/>
              <w:noProof/>
            </w:rPr>
            <w:t>Frais:</w:t>
          </w:r>
          <w:r>
            <w:rPr>
              <w:noProof/>
              <w:webHidden/>
            </w:rPr>
            <w:tab/>
          </w:r>
          <w:r w:rsidR="0067196E">
            <w:rPr>
              <w:noProof/>
              <w:webHidden/>
            </w:rPr>
            <w:fldChar w:fldCharType="begin"/>
          </w:r>
          <w:r>
            <w:rPr>
              <w:noProof/>
              <w:webHidden/>
            </w:rPr>
            <w:instrText xml:space="preserve"> PAGEREF _Toc412634064 \h </w:instrText>
          </w:r>
          <w:r w:rsidR="0067196E">
            <w:rPr>
              <w:noProof/>
              <w:webHidden/>
            </w:rPr>
          </w:r>
          <w:r w:rsidR="0067196E">
            <w:rPr>
              <w:noProof/>
              <w:webHidden/>
            </w:rPr>
            <w:fldChar w:fldCharType="separate"/>
          </w:r>
          <w:ins w:id="179" w:author="ahmed abdelhedi" w:date="2025-12-15T17:21:00Z" w16du:dateUtc="2025-12-15T16:21:00Z">
            <w:r w:rsidR="00683426">
              <w:rPr>
                <w:noProof/>
                <w:webHidden/>
              </w:rPr>
              <w:t>93</w:t>
            </w:r>
          </w:ins>
          <w:del w:id="180" w:author="ahmed abdelhedi" w:date="2025-12-15T17:21:00Z" w16du:dateUtc="2025-12-15T16:21:00Z">
            <w:r w:rsidDel="00683426">
              <w:rPr>
                <w:noProof/>
                <w:webHidden/>
              </w:rPr>
              <w:delText>92</w:delText>
            </w:r>
          </w:del>
          <w:r w:rsidR="0067196E">
            <w:rPr>
              <w:noProof/>
              <w:webHidden/>
            </w:rPr>
            <w:fldChar w:fldCharType="end"/>
          </w:r>
          <w:r>
            <w:fldChar w:fldCharType="end"/>
          </w:r>
        </w:p>
        <w:p w14:paraId="3DAEDA11" w14:textId="3ADF5AEE" w:rsidR="00D754B0" w:rsidRDefault="00D754B0">
          <w:pPr>
            <w:pStyle w:val="TOC2"/>
            <w:rPr>
              <w:rFonts w:eastAsiaTheme="minorEastAsia"/>
              <w:noProof/>
              <w:lang w:eastAsia="fr-FR"/>
            </w:rPr>
          </w:pPr>
          <w:r>
            <w:fldChar w:fldCharType="begin"/>
          </w:r>
          <w:r>
            <w:instrText>HYPERLINK \l "_Toc412634065"</w:instrText>
          </w:r>
          <w:r>
            <w:fldChar w:fldCharType="separate"/>
          </w:r>
          <w:r w:rsidRPr="005E2F0D">
            <w:rPr>
              <w:rStyle w:val="Hyperlink"/>
              <w:noProof/>
            </w:rPr>
            <w:t>8.5</w:t>
          </w:r>
          <w:r>
            <w:rPr>
              <w:rFonts w:eastAsiaTheme="minorEastAsia"/>
              <w:noProof/>
              <w:lang w:eastAsia="fr-FR"/>
            </w:rPr>
            <w:tab/>
          </w:r>
          <w:r w:rsidRPr="005E2F0D">
            <w:rPr>
              <w:rStyle w:val="Hyperlink"/>
              <w:noProof/>
            </w:rPr>
            <w:t>Comptabilité :</w:t>
          </w:r>
          <w:r>
            <w:rPr>
              <w:noProof/>
              <w:webHidden/>
            </w:rPr>
            <w:tab/>
          </w:r>
          <w:r w:rsidR="0067196E">
            <w:rPr>
              <w:noProof/>
              <w:webHidden/>
            </w:rPr>
            <w:fldChar w:fldCharType="begin"/>
          </w:r>
          <w:r>
            <w:rPr>
              <w:noProof/>
              <w:webHidden/>
            </w:rPr>
            <w:instrText xml:space="preserve"> PAGEREF _Toc412634065 \h </w:instrText>
          </w:r>
          <w:r w:rsidR="0067196E">
            <w:rPr>
              <w:noProof/>
              <w:webHidden/>
            </w:rPr>
          </w:r>
          <w:r w:rsidR="0067196E">
            <w:rPr>
              <w:noProof/>
              <w:webHidden/>
            </w:rPr>
            <w:fldChar w:fldCharType="separate"/>
          </w:r>
          <w:ins w:id="181" w:author="ahmed abdelhedi" w:date="2025-12-15T17:21:00Z" w16du:dateUtc="2025-12-15T16:21:00Z">
            <w:r w:rsidR="00683426">
              <w:rPr>
                <w:noProof/>
                <w:webHidden/>
              </w:rPr>
              <w:t>93</w:t>
            </w:r>
          </w:ins>
          <w:del w:id="182" w:author="ahmed abdelhedi" w:date="2025-12-15T17:21:00Z" w16du:dateUtc="2025-12-15T16:21:00Z">
            <w:r w:rsidDel="00683426">
              <w:rPr>
                <w:noProof/>
                <w:webHidden/>
              </w:rPr>
              <w:delText>92</w:delText>
            </w:r>
          </w:del>
          <w:r w:rsidR="0067196E">
            <w:rPr>
              <w:noProof/>
              <w:webHidden/>
            </w:rPr>
            <w:fldChar w:fldCharType="end"/>
          </w:r>
          <w:r>
            <w:fldChar w:fldCharType="end"/>
          </w:r>
        </w:p>
        <w:p w14:paraId="77F09B75" w14:textId="25B02465" w:rsidR="00D754B0" w:rsidRDefault="00D754B0">
          <w:pPr>
            <w:pStyle w:val="TOC1"/>
            <w:rPr>
              <w:rFonts w:eastAsiaTheme="minorEastAsia"/>
              <w:noProof/>
              <w:lang w:eastAsia="fr-FR"/>
            </w:rPr>
          </w:pPr>
          <w:r>
            <w:fldChar w:fldCharType="begin"/>
          </w:r>
          <w:r>
            <w:instrText>HYPERLINK \l "_Toc412634066"</w:instrText>
          </w:r>
          <w:r>
            <w:fldChar w:fldCharType="separate"/>
          </w:r>
          <w:r w:rsidRPr="005E2F0D">
            <w:rPr>
              <w:rStyle w:val="Hyperlink"/>
              <w:i/>
              <w:noProof/>
            </w:rPr>
            <w:t>[Début Section Vermeg]</w:t>
          </w:r>
          <w:r>
            <w:rPr>
              <w:noProof/>
              <w:webHidden/>
            </w:rPr>
            <w:tab/>
          </w:r>
          <w:r w:rsidR="0067196E">
            <w:rPr>
              <w:noProof/>
              <w:webHidden/>
            </w:rPr>
            <w:fldChar w:fldCharType="begin"/>
          </w:r>
          <w:r>
            <w:rPr>
              <w:noProof/>
              <w:webHidden/>
            </w:rPr>
            <w:instrText xml:space="preserve"> PAGEREF _Toc412634066 \h </w:instrText>
          </w:r>
          <w:r w:rsidR="0067196E">
            <w:rPr>
              <w:noProof/>
              <w:webHidden/>
            </w:rPr>
          </w:r>
          <w:r w:rsidR="0067196E">
            <w:rPr>
              <w:noProof/>
              <w:webHidden/>
            </w:rPr>
            <w:fldChar w:fldCharType="separate"/>
          </w:r>
          <w:ins w:id="183" w:author="ahmed abdelhedi" w:date="2025-12-15T17:21:00Z" w16du:dateUtc="2025-12-15T16:21:00Z">
            <w:r w:rsidR="00683426">
              <w:rPr>
                <w:noProof/>
                <w:webHidden/>
              </w:rPr>
              <w:t>94</w:t>
            </w:r>
          </w:ins>
          <w:del w:id="184" w:author="ahmed abdelhedi" w:date="2025-12-15T17:21:00Z" w16du:dateUtc="2025-12-15T16:21:00Z">
            <w:r w:rsidDel="00683426">
              <w:rPr>
                <w:noProof/>
                <w:webHidden/>
              </w:rPr>
              <w:delText>93</w:delText>
            </w:r>
          </w:del>
          <w:r w:rsidR="0067196E">
            <w:rPr>
              <w:noProof/>
              <w:webHidden/>
            </w:rPr>
            <w:fldChar w:fldCharType="end"/>
          </w:r>
          <w:r>
            <w:fldChar w:fldCharType="end"/>
          </w:r>
        </w:p>
        <w:p w14:paraId="6488DD2D" w14:textId="7170F88D" w:rsidR="00D754B0" w:rsidRDefault="00D754B0">
          <w:pPr>
            <w:pStyle w:val="TOC1"/>
            <w:rPr>
              <w:rFonts w:eastAsiaTheme="minorEastAsia"/>
              <w:noProof/>
              <w:lang w:eastAsia="fr-FR"/>
            </w:rPr>
          </w:pPr>
          <w:r>
            <w:fldChar w:fldCharType="begin"/>
          </w:r>
          <w:r>
            <w:instrText>HYPERLINK \l "_Toc412634067"</w:instrText>
          </w:r>
          <w:r>
            <w:fldChar w:fldCharType="separate"/>
          </w:r>
          <w:r w:rsidRPr="005E2F0D">
            <w:rPr>
              <w:rStyle w:val="Hyperlink"/>
              <w:noProof/>
            </w:rPr>
            <w:t>9</w:t>
          </w:r>
          <w:r>
            <w:rPr>
              <w:rFonts w:eastAsiaTheme="minorEastAsia"/>
              <w:noProof/>
              <w:lang w:eastAsia="fr-FR"/>
            </w:rPr>
            <w:tab/>
          </w:r>
          <w:r w:rsidRPr="005E2F0D">
            <w:rPr>
              <w:rStyle w:val="Hyperlink"/>
              <w:noProof/>
            </w:rPr>
            <w:t>Batches</w:t>
          </w:r>
          <w:r>
            <w:rPr>
              <w:noProof/>
              <w:webHidden/>
            </w:rPr>
            <w:tab/>
          </w:r>
          <w:r w:rsidR="0067196E">
            <w:rPr>
              <w:noProof/>
              <w:webHidden/>
            </w:rPr>
            <w:fldChar w:fldCharType="begin"/>
          </w:r>
          <w:r>
            <w:rPr>
              <w:noProof/>
              <w:webHidden/>
            </w:rPr>
            <w:instrText xml:space="preserve"> PAGEREF _Toc412634067 \h </w:instrText>
          </w:r>
          <w:r w:rsidR="0067196E">
            <w:rPr>
              <w:noProof/>
              <w:webHidden/>
            </w:rPr>
          </w:r>
          <w:r w:rsidR="0067196E">
            <w:rPr>
              <w:noProof/>
              <w:webHidden/>
            </w:rPr>
            <w:fldChar w:fldCharType="separate"/>
          </w:r>
          <w:ins w:id="185" w:author="ahmed abdelhedi" w:date="2025-12-15T17:21:00Z" w16du:dateUtc="2025-12-15T16:21:00Z">
            <w:r w:rsidR="00683426">
              <w:rPr>
                <w:noProof/>
                <w:webHidden/>
              </w:rPr>
              <w:t>94</w:t>
            </w:r>
          </w:ins>
          <w:del w:id="186" w:author="ahmed abdelhedi" w:date="2025-12-15T17:21:00Z" w16du:dateUtc="2025-12-15T16:21:00Z">
            <w:r w:rsidDel="00683426">
              <w:rPr>
                <w:noProof/>
                <w:webHidden/>
              </w:rPr>
              <w:delText>93</w:delText>
            </w:r>
          </w:del>
          <w:r w:rsidR="0067196E">
            <w:rPr>
              <w:noProof/>
              <w:webHidden/>
            </w:rPr>
            <w:fldChar w:fldCharType="end"/>
          </w:r>
          <w:r>
            <w:fldChar w:fldCharType="end"/>
          </w:r>
        </w:p>
        <w:p w14:paraId="7199E2FB" w14:textId="15FC2C77" w:rsidR="00D754B0" w:rsidRDefault="00D754B0">
          <w:pPr>
            <w:pStyle w:val="TOC1"/>
            <w:rPr>
              <w:rFonts w:eastAsiaTheme="minorEastAsia"/>
              <w:noProof/>
              <w:lang w:eastAsia="fr-FR"/>
            </w:rPr>
          </w:pPr>
          <w:r>
            <w:fldChar w:fldCharType="begin"/>
          </w:r>
          <w:r>
            <w:instrText>HYPERLINK \l "_Toc412634068"</w:instrText>
          </w:r>
          <w:r>
            <w:fldChar w:fldCharType="separate"/>
          </w:r>
          <w:r w:rsidRPr="005E2F0D">
            <w:rPr>
              <w:rStyle w:val="Hyperlink"/>
              <w:noProof/>
            </w:rPr>
            <w:t>10</w:t>
          </w:r>
          <w:r>
            <w:rPr>
              <w:rFonts w:eastAsiaTheme="minorEastAsia"/>
              <w:noProof/>
              <w:lang w:eastAsia="fr-FR"/>
            </w:rPr>
            <w:tab/>
          </w:r>
          <w:r w:rsidRPr="005E2F0D">
            <w:rPr>
              <w:rStyle w:val="Hyperlink"/>
              <w:noProof/>
            </w:rPr>
            <w:t>Contraintes</w:t>
          </w:r>
          <w:r>
            <w:rPr>
              <w:noProof/>
              <w:webHidden/>
            </w:rPr>
            <w:tab/>
          </w:r>
          <w:r w:rsidR="0067196E">
            <w:rPr>
              <w:noProof/>
              <w:webHidden/>
            </w:rPr>
            <w:fldChar w:fldCharType="begin"/>
          </w:r>
          <w:r>
            <w:rPr>
              <w:noProof/>
              <w:webHidden/>
            </w:rPr>
            <w:instrText xml:space="preserve"> PAGEREF _Toc412634068 \h </w:instrText>
          </w:r>
          <w:r w:rsidR="0067196E">
            <w:rPr>
              <w:noProof/>
              <w:webHidden/>
            </w:rPr>
          </w:r>
          <w:r w:rsidR="0067196E">
            <w:rPr>
              <w:noProof/>
              <w:webHidden/>
            </w:rPr>
            <w:fldChar w:fldCharType="separate"/>
          </w:r>
          <w:ins w:id="187" w:author="ahmed abdelhedi" w:date="2025-12-15T17:21:00Z" w16du:dateUtc="2025-12-15T16:21:00Z">
            <w:r w:rsidR="00683426">
              <w:rPr>
                <w:noProof/>
                <w:webHidden/>
              </w:rPr>
              <w:t>94</w:t>
            </w:r>
          </w:ins>
          <w:del w:id="188" w:author="ahmed abdelhedi" w:date="2025-12-15T17:21:00Z" w16du:dateUtc="2025-12-15T16:21:00Z">
            <w:r w:rsidDel="00683426">
              <w:rPr>
                <w:noProof/>
                <w:webHidden/>
              </w:rPr>
              <w:delText>93</w:delText>
            </w:r>
          </w:del>
          <w:r w:rsidR="0067196E">
            <w:rPr>
              <w:noProof/>
              <w:webHidden/>
            </w:rPr>
            <w:fldChar w:fldCharType="end"/>
          </w:r>
          <w:r>
            <w:fldChar w:fldCharType="end"/>
          </w:r>
        </w:p>
        <w:p w14:paraId="37A5BD02" w14:textId="064292CC" w:rsidR="00D754B0" w:rsidRDefault="00D754B0">
          <w:pPr>
            <w:pStyle w:val="TOC1"/>
            <w:rPr>
              <w:rFonts w:eastAsiaTheme="minorEastAsia"/>
              <w:noProof/>
              <w:lang w:eastAsia="fr-FR"/>
            </w:rPr>
          </w:pPr>
          <w:r>
            <w:fldChar w:fldCharType="begin"/>
          </w:r>
          <w:r>
            <w:instrText>HYPERLINK \l "_Toc412634069"</w:instrText>
          </w:r>
          <w:r>
            <w:fldChar w:fldCharType="separate"/>
          </w:r>
          <w:r w:rsidRPr="005E2F0D">
            <w:rPr>
              <w:rStyle w:val="Hyperlink"/>
              <w:noProof/>
            </w:rPr>
            <w:t>11</w:t>
          </w:r>
          <w:r>
            <w:rPr>
              <w:rFonts w:eastAsiaTheme="minorEastAsia"/>
              <w:noProof/>
              <w:lang w:eastAsia="fr-FR"/>
            </w:rPr>
            <w:tab/>
          </w:r>
          <w:r w:rsidRPr="005E2F0D">
            <w:rPr>
              <w:rStyle w:val="Hyperlink"/>
              <w:noProof/>
            </w:rPr>
            <w:t>ANNEXES</w:t>
          </w:r>
          <w:r>
            <w:rPr>
              <w:noProof/>
              <w:webHidden/>
            </w:rPr>
            <w:tab/>
          </w:r>
          <w:r w:rsidR="0067196E">
            <w:rPr>
              <w:noProof/>
              <w:webHidden/>
            </w:rPr>
            <w:fldChar w:fldCharType="begin"/>
          </w:r>
          <w:r>
            <w:rPr>
              <w:noProof/>
              <w:webHidden/>
            </w:rPr>
            <w:instrText xml:space="preserve"> PAGEREF _Toc412634069 \h </w:instrText>
          </w:r>
          <w:r w:rsidR="0067196E">
            <w:rPr>
              <w:noProof/>
              <w:webHidden/>
            </w:rPr>
          </w:r>
          <w:r w:rsidR="0067196E">
            <w:rPr>
              <w:noProof/>
              <w:webHidden/>
            </w:rPr>
            <w:fldChar w:fldCharType="separate"/>
          </w:r>
          <w:ins w:id="189" w:author="ahmed abdelhedi" w:date="2025-12-15T17:21:00Z" w16du:dateUtc="2025-12-15T16:21:00Z">
            <w:r w:rsidR="00683426">
              <w:rPr>
                <w:noProof/>
                <w:webHidden/>
              </w:rPr>
              <w:t>95</w:t>
            </w:r>
          </w:ins>
          <w:del w:id="190" w:author="ahmed abdelhedi" w:date="2025-12-15T17:21:00Z" w16du:dateUtc="2025-12-15T16:21:00Z">
            <w:r w:rsidDel="00683426">
              <w:rPr>
                <w:noProof/>
                <w:webHidden/>
              </w:rPr>
              <w:delText>94</w:delText>
            </w:r>
          </w:del>
          <w:r w:rsidR="0067196E">
            <w:rPr>
              <w:noProof/>
              <w:webHidden/>
            </w:rPr>
            <w:fldChar w:fldCharType="end"/>
          </w:r>
          <w:r>
            <w:fldChar w:fldCharType="end"/>
          </w:r>
        </w:p>
        <w:p w14:paraId="6C50B916" w14:textId="77777777" w:rsidR="003C74BB" w:rsidRDefault="0067196E">
          <w:r>
            <w:fldChar w:fldCharType="end"/>
          </w:r>
        </w:p>
      </w:sdtContent>
    </w:sdt>
    <w:p w14:paraId="6FD96625" w14:textId="77777777" w:rsidR="00BF2B49" w:rsidRDefault="00BF2B49">
      <w:pPr>
        <w:rPr>
          <w:rFonts w:asciiTheme="majorHAnsi" w:eastAsiaTheme="majorEastAsia" w:hAnsiTheme="majorHAnsi" w:cstheme="majorBidi"/>
          <w:b/>
          <w:bCs/>
          <w:color w:val="404040" w:themeColor="text1" w:themeTint="BF"/>
        </w:rPr>
      </w:pPr>
      <w:r>
        <w:rPr>
          <w:rFonts w:asciiTheme="majorHAnsi" w:eastAsiaTheme="majorEastAsia" w:hAnsiTheme="majorHAnsi" w:cstheme="majorBidi"/>
          <w:b/>
          <w:bCs/>
          <w:color w:val="404040" w:themeColor="text1" w:themeTint="BF"/>
        </w:rPr>
        <w:br w:type="page"/>
      </w:r>
    </w:p>
    <w:p w14:paraId="02307BAD" w14:textId="77777777" w:rsidR="00937CB5" w:rsidRDefault="00937CB5" w:rsidP="00BA7060">
      <w:pPr>
        <w:pStyle w:val="Heading1"/>
      </w:pPr>
      <w:bookmarkStart w:id="191" w:name="_Toc318352118"/>
      <w:bookmarkStart w:id="192" w:name="_Toc319568784"/>
      <w:bookmarkStart w:id="193" w:name="_Toc412633973"/>
      <w:bookmarkEnd w:id="8"/>
      <w:r w:rsidRPr="004325ED">
        <w:lastRenderedPageBreak/>
        <w:t>Introduction</w:t>
      </w:r>
      <w:bookmarkStart w:id="194" w:name="_Toc132075950"/>
      <w:bookmarkStart w:id="195" w:name="_Toc318352119"/>
      <w:bookmarkEnd w:id="191"/>
      <w:bookmarkEnd w:id="192"/>
      <w:bookmarkEnd w:id="193"/>
    </w:p>
    <w:p w14:paraId="1905546C" w14:textId="77777777" w:rsidR="00937CB5" w:rsidRPr="004325ED" w:rsidRDefault="00937CB5" w:rsidP="00937CB5"/>
    <w:p w14:paraId="7C846C07" w14:textId="77777777" w:rsidR="00937CB5" w:rsidRPr="004325ED" w:rsidRDefault="00937CB5" w:rsidP="00937CB5">
      <w:pPr>
        <w:pStyle w:val="Style2"/>
      </w:pPr>
      <w:bookmarkStart w:id="196" w:name="_Toc319568785"/>
      <w:bookmarkStart w:id="197" w:name="_Toc412633974"/>
      <w:r w:rsidRPr="004325ED">
        <w:t>Objectifs du document</w:t>
      </w:r>
      <w:bookmarkEnd w:id="194"/>
      <w:bookmarkEnd w:id="195"/>
      <w:bookmarkEnd w:id="196"/>
      <w:bookmarkEnd w:id="197"/>
    </w:p>
    <w:p w14:paraId="7F31539B" w14:textId="77777777" w:rsidR="00204009" w:rsidRPr="00CF742F" w:rsidRDefault="00204009" w:rsidP="00204009">
      <w:pPr>
        <w:spacing w:before="240"/>
      </w:pPr>
      <w:bookmarkStart w:id="198" w:name="_Toc132075951"/>
      <w:bookmarkStart w:id="199" w:name="_Toc318352120"/>
      <w:bookmarkStart w:id="200" w:name="_Toc319568786"/>
      <w:r w:rsidRPr="00CF742F">
        <w:t xml:space="preserve">L’objectif du document est </w:t>
      </w:r>
      <w:proofErr w:type="gramStart"/>
      <w:r w:rsidRPr="00CF742F">
        <w:t>de:</w:t>
      </w:r>
      <w:proofErr w:type="gramEnd"/>
    </w:p>
    <w:p w14:paraId="2261664F" w14:textId="77777777" w:rsidR="00204009" w:rsidRPr="00CF742F" w:rsidRDefault="00204009" w:rsidP="00676A75">
      <w:pPr>
        <w:pStyle w:val="ListParagraph"/>
        <w:numPr>
          <w:ilvl w:val="0"/>
          <w:numId w:val="9"/>
        </w:numPr>
        <w:spacing w:before="240"/>
      </w:pPr>
      <w:r w:rsidRPr="00CF742F">
        <w:t xml:space="preserve">Détailler les besoins fonctionnels pour la mise en place d'une application pour </w:t>
      </w:r>
      <w:proofErr w:type="gramStart"/>
      <w:r w:rsidRPr="00CF742F">
        <w:t>les règlement</w:t>
      </w:r>
      <w:proofErr w:type="gramEnd"/>
      <w:r w:rsidRPr="00CF742F">
        <w:t xml:space="preserve"> livraison (Bourse, OPCVM,</w:t>
      </w:r>
      <w:r w:rsidR="00B4311E" w:rsidRPr="00CF742F">
        <w:t xml:space="preserve"> Gré à Gré</w:t>
      </w:r>
      <w:r w:rsidR="00B4311E">
        <w:t>,</w:t>
      </w:r>
      <w:r w:rsidRPr="00CF742F">
        <w:t xml:space="preserve"> et OST individuelles) sur le marché local.</w:t>
      </w:r>
    </w:p>
    <w:p w14:paraId="0D9EA810" w14:textId="77777777" w:rsidR="00937CB5" w:rsidRPr="004325ED" w:rsidRDefault="00937CB5" w:rsidP="00937CB5">
      <w:pPr>
        <w:pStyle w:val="Style2"/>
      </w:pPr>
      <w:bookmarkStart w:id="201" w:name="_Toc412633975"/>
      <w:r w:rsidRPr="004325ED">
        <w:t>Objectifs et périmètre du projet</w:t>
      </w:r>
      <w:bookmarkEnd w:id="198"/>
      <w:bookmarkEnd w:id="199"/>
      <w:bookmarkEnd w:id="200"/>
      <w:bookmarkEnd w:id="201"/>
    </w:p>
    <w:p w14:paraId="1AA22C9B" w14:textId="77777777" w:rsidR="00FA1725" w:rsidRPr="00B4311E" w:rsidRDefault="00FA1725" w:rsidP="00FA1725">
      <w:pPr>
        <w:spacing w:before="240"/>
      </w:pPr>
      <w:bookmarkStart w:id="202" w:name="_Toc132075952"/>
      <w:bookmarkStart w:id="203" w:name="_Toc318352121"/>
      <w:bookmarkStart w:id="204" w:name="_Toc319568787"/>
      <w:r w:rsidRPr="00B4311E">
        <w:t>L'objectif du projet est de fournir une application "</w:t>
      </w:r>
      <w:proofErr w:type="spellStart"/>
      <w:r w:rsidRPr="00B4311E">
        <w:t>MegaCustody</w:t>
      </w:r>
      <w:proofErr w:type="spellEnd"/>
      <w:r w:rsidRPr="00B4311E">
        <w:t xml:space="preserve">" permettant </w:t>
      </w:r>
      <w:proofErr w:type="gramStart"/>
      <w:r w:rsidRPr="00B4311E">
        <w:t>de:</w:t>
      </w:r>
      <w:proofErr w:type="gramEnd"/>
    </w:p>
    <w:p w14:paraId="5A95F206" w14:textId="77777777" w:rsidR="00FA1725" w:rsidRPr="00B4311E" w:rsidRDefault="00FA1725" w:rsidP="00FA1725">
      <w:pPr>
        <w:pStyle w:val="ListParagraph"/>
        <w:numPr>
          <w:ilvl w:val="0"/>
          <w:numId w:val="4"/>
        </w:numPr>
        <w:spacing w:before="240" w:line="240" w:lineRule="auto"/>
        <w:ind w:right="142"/>
        <w:rPr>
          <w:iCs/>
        </w:rPr>
      </w:pPr>
      <w:r w:rsidRPr="00B4311E">
        <w:rPr>
          <w:iCs/>
        </w:rPr>
        <w:t xml:space="preserve">Traitement et </w:t>
      </w:r>
      <w:proofErr w:type="gramStart"/>
      <w:r w:rsidRPr="00B4311E">
        <w:rPr>
          <w:iCs/>
        </w:rPr>
        <w:t>dénouement  des</w:t>
      </w:r>
      <w:proofErr w:type="gramEnd"/>
      <w:r w:rsidRPr="00B4311E">
        <w:rPr>
          <w:iCs/>
        </w:rPr>
        <w:t xml:space="preserve"> opérations de bourse sur les ordres directes et ordre </w:t>
      </w:r>
      <w:r w:rsidR="00E07F88" w:rsidRPr="00B4311E">
        <w:rPr>
          <w:iCs/>
        </w:rPr>
        <w:t>réseau</w:t>
      </w:r>
      <w:r w:rsidRPr="00B4311E">
        <w:rPr>
          <w:iCs/>
        </w:rPr>
        <w:t>.</w:t>
      </w:r>
    </w:p>
    <w:p w14:paraId="4572C777" w14:textId="77777777" w:rsidR="00FA1725" w:rsidRPr="00B4311E" w:rsidRDefault="00FA1725" w:rsidP="00FA1725">
      <w:pPr>
        <w:pStyle w:val="ListParagraph"/>
        <w:numPr>
          <w:ilvl w:val="0"/>
          <w:numId w:val="4"/>
        </w:numPr>
        <w:spacing w:before="240" w:line="240" w:lineRule="auto"/>
        <w:ind w:right="142"/>
        <w:rPr>
          <w:iCs/>
        </w:rPr>
      </w:pPr>
      <w:r w:rsidRPr="00B4311E">
        <w:rPr>
          <w:iCs/>
        </w:rPr>
        <w:t>Gestion des notifications AOE : réception, traitement, acceptation, et rejet.</w:t>
      </w:r>
    </w:p>
    <w:p w14:paraId="5F5B00A9" w14:textId="77777777" w:rsidR="00FA1725" w:rsidRPr="00B4311E" w:rsidRDefault="00FA1725" w:rsidP="00FA1725">
      <w:pPr>
        <w:pStyle w:val="ListParagraph"/>
        <w:numPr>
          <w:ilvl w:val="0"/>
          <w:numId w:val="4"/>
        </w:numPr>
        <w:spacing w:before="240" w:line="240" w:lineRule="auto"/>
        <w:ind w:right="142"/>
        <w:rPr>
          <w:iCs/>
        </w:rPr>
      </w:pPr>
      <w:r w:rsidRPr="00B4311E">
        <w:rPr>
          <w:iCs/>
        </w:rPr>
        <w:t xml:space="preserve">Traitement et dénouement des opérations de gré à </w:t>
      </w:r>
      <w:proofErr w:type="gramStart"/>
      <w:r w:rsidRPr="00B4311E">
        <w:rPr>
          <w:iCs/>
        </w:rPr>
        <w:t>gré:</w:t>
      </w:r>
      <w:proofErr w:type="gramEnd"/>
      <w:r w:rsidRPr="00B4311E">
        <w:rPr>
          <w:iCs/>
        </w:rPr>
        <w:t xml:space="preserve"> Achat, Vente, Repo.</w:t>
      </w:r>
    </w:p>
    <w:p w14:paraId="41354AD5" w14:textId="77777777" w:rsidR="00E07F88" w:rsidRPr="00B4311E" w:rsidRDefault="00E07F88" w:rsidP="00FA1725">
      <w:pPr>
        <w:pStyle w:val="ListParagraph"/>
        <w:numPr>
          <w:ilvl w:val="0"/>
          <w:numId w:val="4"/>
        </w:numPr>
        <w:spacing w:before="240" w:line="240" w:lineRule="auto"/>
        <w:ind w:right="142"/>
        <w:rPr>
          <w:iCs/>
        </w:rPr>
      </w:pPr>
      <w:r w:rsidRPr="00B4311E">
        <w:rPr>
          <w:iCs/>
        </w:rPr>
        <w:t>Traitement et dénouement des opérations de souscription rachat d'OPCVM.</w:t>
      </w:r>
    </w:p>
    <w:p w14:paraId="34849563" w14:textId="77777777" w:rsidR="00FA1725" w:rsidRPr="00B4311E" w:rsidRDefault="00E07F88" w:rsidP="00FA1725">
      <w:pPr>
        <w:pStyle w:val="ListParagraph"/>
        <w:numPr>
          <w:ilvl w:val="0"/>
          <w:numId w:val="4"/>
        </w:numPr>
        <w:spacing w:before="240" w:line="240" w:lineRule="auto"/>
        <w:ind w:right="142"/>
        <w:rPr>
          <w:iCs/>
        </w:rPr>
      </w:pPr>
      <w:r w:rsidRPr="00B4311E">
        <w:rPr>
          <w:iCs/>
        </w:rPr>
        <w:t xml:space="preserve">Gestion des notifications Swift </w:t>
      </w:r>
      <w:proofErr w:type="spellStart"/>
      <w:r w:rsidRPr="00B4311E">
        <w:rPr>
          <w:iCs/>
        </w:rPr>
        <w:t>MaroClear</w:t>
      </w:r>
      <w:proofErr w:type="spellEnd"/>
      <w:r w:rsidRPr="00B4311E">
        <w:rPr>
          <w:iCs/>
        </w:rPr>
        <w:t>.</w:t>
      </w:r>
    </w:p>
    <w:p w14:paraId="5D63BFCB" w14:textId="77777777" w:rsidR="00E07F88" w:rsidRPr="00B4311E" w:rsidRDefault="00E07F88" w:rsidP="00FA1725">
      <w:pPr>
        <w:pStyle w:val="ListParagraph"/>
        <w:numPr>
          <w:ilvl w:val="0"/>
          <w:numId w:val="4"/>
        </w:numPr>
        <w:spacing w:before="240" w:line="240" w:lineRule="auto"/>
        <w:ind w:right="142"/>
        <w:rPr>
          <w:iCs/>
        </w:rPr>
      </w:pPr>
      <w:r w:rsidRPr="00B4311E">
        <w:rPr>
          <w:iCs/>
        </w:rPr>
        <w:t>Traitement des documents comptable</w:t>
      </w:r>
      <w:r w:rsidR="00B4311E">
        <w:rPr>
          <w:iCs/>
        </w:rPr>
        <w:t>s</w:t>
      </w:r>
      <w:r w:rsidRPr="00B4311E">
        <w:rPr>
          <w:iCs/>
        </w:rPr>
        <w:t xml:space="preserve"> </w:t>
      </w:r>
      <w:proofErr w:type="spellStart"/>
      <w:r w:rsidRPr="00B4311E">
        <w:rPr>
          <w:iCs/>
        </w:rPr>
        <w:t>MaroClear</w:t>
      </w:r>
      <w:proofErr w:type="spellEnd"/>
      <w:r w:rsidRPr="00B4311E">
        <w:rPr>
          <w:iCs/>
        </w:rPr>
        <w:t>.</w:t>
      </w:r>
    </w:p>
    <w:p w14:paraId="56C1BDDD" w14:textId="77777777" w:rsidR="00E07F88" w:rsidRPr="00B4311E" w:rsidRDefault="00E07F88" w:rsidP="00FA1725">
      <w:pPr>
        <w:pStyle w:val="ListParagraph"/>
        <w:numPr>
          <w:ilvl w:val="0"/>
          <w:numId w:val="4"/>
        </w:numPr>
        <w:spacing w:before="240" w:line="240" w:lineRule="auto"/>
        <w:ind w:right="142"/>
        <w:rPr>
          <w:iCs/>
        </w:rPr>
      </w:pPr>
      <w:r w:rsidRPr="00B4311E">
        <w:rPr>
          <w:iCs/>
        </w:rPr>
        <w:t xml:space="preserve">Traitement des </w:t>
      </w:r>
      <w:proofErr w:type="spellStart"/>
      <w:r w:rsidRPr="00B4311E">
        <w:rPr>
          <w:iCs/>
        </w:rPr>
        <w:t>OSTs</w:t>
      </w:r>
      <w:proofErr w:type="spellEnd"/>
      <w:r w:rsidRPr="00B4311E">
        <w:rPr>
          <w:iCs/>
        </w:rPr>
        <w:t xml:space="preserve"> </w:t>
      </w:r>
      <w:proofErr w:type="gramStart"/>
      <w:r w:rsidRPr="00B4311E">
        <w:rPr>
          <w:iCs/>
        </w:rPr>
        <w:t>individuelles:</w:t>
      </w:r>
      <w:proofErr w:type="gramEnd"/>
      <w:r w:rsidRPr="00B4311E">
        <w:rPr>
          <w:iCs/>
        </w:rPr>
        <w:t xml:space="preserve"> transferts, nantissement, blocage, et conversion.</w:t>
      </w:r>
    </w:p>
    <w:p w14:paraId="619DAF6F" w14:textId="77777777" w:rsidR="00B4311E" w:rsidRPr="00B4311E" w:rsidRDefault="00B4311E" w:rsidP="00B4311E">
      <w:pPr>
        <w:pStyle w:val="ListParagraph"/>
        <w:numPr>
          <w:ilvl w:val="0"/>
          <w:numId w:val="4"/>
        </w:numPr>
        <w:spacing w:before="240" w:line="240" w:lineRule="auto"/>
        <w:ind w:right="142"/>
        <w:rPr>
          <w:iCs/>
        </w:rPr>
      </w:pPr>
      <w:r w:rsidRPr="00B4311E">
        <w:rPr>
          <w:iCs/>
        </w:rPr>
        <w:t>Traitement des opérations triangulaires.</w:t>
      </w:r>
    </w:p>
    <w:p w14:paraId="79602198" w14:textId="77777777" w:rsidR="00937CB5" w:rsidRPr="004325ED" w:rsidRDefault="00937CB5" w:rsidP="00937CB5">
      <w:pPr>
        <w:pStyle w:val="Style2"/>
      </w:pPr>
      <w:bookmarkStart w:id="205" w:name="_Toc412633976"/>
      <w:r w:rsidRPr="004325ED">
        <w:t>Limites du document</w:t>
      </w:r>
      <w:bookmarkEnd w:id="202"/>
      <w:bookmarkEnd w:id="203"/>
      <w:bookmarkEnd w:id="204"/>
      <w:bookmarkEnd w:id="205"/>
    </w:p>
    <w:p w14:paraId="77F5B01D" w14:textId="77777777" w:rsidR="00E07F88" w:rsidRPr="008F2148" w:rsidRDefault="00E07F88" w:rsidP="00E07F88">
      <w:pPr>
        <w:pStyle w:val="ListParagraph"/>
        <w:numPr>
          <w:ilvl w:val="0"/>
          <w:numId w:val="4"/>
        </w:numPr>
        <w:spacing w:before="240" w:line="240" w:lineRule="auto"/>
        <w:ind w:right="142"/>
      </w:pPr>
      <w:r w:rsidRPr="008F2148">
        <w:t xml:space="preserve">Le document ne couvre pas le volet habilitations sur le module </w:t>
      </w:r>
      <w:proofErr w:type="spellStart"/>
      <w:r w:rsidRPr="008F2148">
        <w:t>MegaCustody</w:t>
      </w:r>
      <w:proofErr w:type="spellEnd"/>
      <w:r w:rsidRPr="008F2148">
        <w:t>.</w:t>
      </w:r>
    </w:p>
    <w:p w14:paraId="277237F5" w14:textId="77777777" w:rsidR="00E60A20" w:rsidRPr="008F2148" w:rsidRDefault="00E60A20" w:rsidP="00E07F88">
      <w:pPr>
        <w:pStyle w:val="ListParagraph"/>
        <w:numPr>
          <w:ilvl w:val="0"/>
          <w:numId w:val="4"/>
        </w:numPr>
        <w:spacing w:before="240" w:line="240" w:lineRule="auto"/>
        <w:ind w:right="142"/>
      </w:pPr>
      <w:r w:rsidRPr="008F2148">
        <w:t>Le document ne couvre pas l</w:t>
      </w:r>
      <w:ins w:id="206" w:author="souchem" w:date="2015-07-28T17:02:00Z">
        <w:r w:rsidR="00F92BC1">
          <w:t>a</w:t>
        </w:r>
      </w:ins>
      <w:del w:id="207" w:author="souchem" w:date="2015-07-28T17:02:00Z">
        <w:r w:rsidRPr="008F2148" w:rsidDel="00F92BC1">
          <w:delText>e</w:delText>
        </w:r>
      </w:del>
      <w:r w:rsidRPr="008F2148">
        <w:t xml:space="preserve"> comptabilité titres.</w:t>
      </w:r>
    </w:p>
    <w:p w14:paraId="63D96960" w14:textId="77777777" w:rsidR="00E60A20" w:rsidRPr="008F2148" w:rsidRDefault="00377CA4" w:rsidP="00E07F88">
      <w:pPr>
        <w:pStyle w:val="ListParagraph"/>
        <w:numPr>
          <w:ilvl w:val="0"/>
          <w:numId w:val="4"/>
        </w:numPr>
        <w:spacing w:before="240" w:line="240" w:lineRule="auto"/>
        <w:ind w:right="142"/>
      </w:pPr>
      <w:r w:rsidRPr="008F2148">
        <w:t>Le document ne couvre pas les schéma comptables espèces.</w:t>
      </w:r>
    </w:p>
    <w:p w14:paraId="26AC6AA2" w14:textId="77777777" w:rsidR="009A148E" w:rsidRPr="008F2148" w:rsidRDefault="009A148E" w:rsidP="009A148E">
      <w:pPr>
        <w:pStyle w:val="ListParagraph"/>
        <w:numPr>
          <w:ilvl w:val="0"/>
          <w:numId w:val="4"/>
        </w:numPr>
        <w:spacing w:before="240" w:line="240" w:lineRule="auto"/>
        <w:ind w:right="142"/>
      </w:pPr>
      <w:r w:rsidRPr="008F2148">
        <w:t>Le document ne décrit pas le workflow avec l'agence et la validation agence.</w:t>
      </w:r>
    </w:p>
    <w:p w14:paraId="3F838BC3" w14:textId="77777777" w:rsidR="0045686B" w:rsidRPr="00754B4B" w:rsidRDefault="0045686B" w:rsidP="00E07F88">
      <w:pPr>
        <w:spacing w:before="240" w:line="240" w:lineRule="auto"/>
        <w:ind w:right="142"/>
        <w:rPr>
          <w:b/>
          <w:i/>
          <w:sz w:val="20"/>
          <w:szCs w:val="20"/>
        </w:rPr>
      </w:pPr>
      <w:r w:rsidRPr="00754B4B">
        <w:rPr>
          <w:b/>
          <w:i/>
          <w:sz w:val="20"/>
          <w:szCs w:val="20"/>
        </w:rPr>
        <w:t xml:space="preserve">[Début Section </w:t>
      </w:r>
      <w:proofErr w:type="spellStart"/>
      <w:r w:rsidRPr="00754B4B">
        <w:rPr>
          <w:b/>
          <w:i/>
          <w:sz w:val="20"/>
          <w:szCs w:val="20"/>
        </w:rPr>
        <w:t>Vermeg</w:t>
      </w:r>
      <w:proofErr w:type="spellEnd"/>
      <w:r w:rsidRPr="00754B4B">
        <w:rPr>
          <w:b/>
          <w:i/>
          <w:sz w:val="20"/>
          <w:szCs w:val="20"/>
        </w:rPr>
        <w:t>]</w:t>
      </w:r>
    </w:p>
    <w:p w14:paraId="3495998C" w14:textId="77777777" w:rsidR="005666C9" w:rsidRDefault="0045686B" w:rsidP="00A33C83">
      <w:pPr>
        <w:pStyle w:val="Style2"/>
      </w:pPr>
      <w:bookmarkStart w:id="208" w:name="_Toc412633977"/>
      <w:r w:rsidRPr="0045686B">
        <w:t>Points en suspens</w:t>
      </w:r>
      <w:bookmarkEnd w:id="208"/>
    </w:p>
    <w:p w14:paraId="6A30644D" w14:textId="77777777" w:rsidR="00E15D92" w:rsidRDefault="00E15D92">
      <w:pPr>
        <w:pStyle w:val="ListParagraph"/>
        <w:numPr>
          <w:ilvl w:val="0"/>
          <w:numId w:val="4"/>
        </w:numPr>
        <w:spacing w:before="240" w:line="240" w:lineRule="auto"/>
        <w:ind w:right="142"/>
      </w:pPr>
    </w:p>
    <w:p w14:paraId="5D84D302" w14:textId="77777777" w:rsidR="0045686B" w:rsidRPr="00754B4B" w:rsidRDefault="0045686B" w:rsidP="0045686B">
      <w:pPr>
        <w:spacing w:before="240" w:line="240" w:lineRule="auto"/>
        <w:ind w:right="142"/>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14:paraId="4B9FE94A" w14:textId="77777777" w:rsidR="00937CB5" w:rsidRPr="004325ED" w:rsidRDefault="00937CB5" w:rsidP="00937CB5">
      <w:pPr>
        <w:pStyle w:val="Style2"/>
      </w:pPr>
      <w:bookmarkStart w:id="209" w:name="_Toc53558524"/>
      <w:bookmarkStart w:id="210" w:name="_Toc129518519"/>
      <w:bookmarkStart w:id="211" w:name="_Toc132075953"/>
      <w:bookmarkStart w:id="212" w:name="_Toc318352122"/>
      <w:bookmarkStart w:id="213" w:name="_Toc319568788"/>
      <w:bookmarkStart w:id="214" w:name="_Toc412633978"/>
      <w:r w:rsidRPr="004325ED">
        <w:t>Références</w:t>
      </w:r>
      <w:bookmarkEnd w:id="209"/>
      <w:bookmarkEnd w:id="210"/>
      <w:bookmarkEnd w:id="211"/>
      <w:bookmarkEnd w:id="212"/>
      <w:bookmarkEnd w:id="213"/>
      <w:bookmarkEnd w:id="214"/>
    </w:p>
    <w:p w14:paraId="50C5957F" w14:textId="77777777" w:rsidR="00502773" w:rsidRPr="006D5FE8" w:rsidRDefault="00502773" w:rsidP="00502773">
      <w:pPr>
        <w:pStyle w:val="ListParagraph"/>
        <w:numPr>
          <w:ilvl w:val="0"/>
          <w:numId w:val="4"/>
        </w:numPr>
        <w:spacing w:before="240" w:line="240" w:lineRule="auto"/>
        <w:ind w:right="142"/>
        <w:rPr>
          <w:i/>
        </w:rPr>
      </w:pPr>
      <w:r>
        <w:rPr>
          <w:i/>
        </w:rPr>
        <w:t xml:space="preserve">[SFD </w:t>
      </w:r>
      <w:proofErr w:type="spellStart"/>
      <w:r>
        <w:rPr>
          <w:i/>
        </w:rPr>
        <w:t>MegaTrade</w:t>
      </w:r>
      <w:proofErr w:type="spellEnd"/>
      <w:r w:rsidRPr="006D5FE8">
        <w:rPr>
          <w:i/>
        </w:rPr>
        <w:t>].</w:t>
      </w:r>
      <w:r w:rsidRPr="006D5FE8">
        <w:rPr>
          <w:i/>
          <w:iCs/>
        </w:rPr>
        <w:tab/>
      </w:r>
    </w:p>
    <w:p w14:paraId="47050C44" w14:textId="77777777" w:rsidR="00502773" w:rsidRPr="006D5FE8" w:rsidRDefault="00502773" w:rsidP="00502773">
      <w:pPr>
        <w:pStyle w:val="ListParagraph"/>
        <w:numPr>
          <w:ilvl w:val="0"/>
          <w:numId w:val="4"/>
        </w:numPr>
        <w:spacing w:before="240" w:line="240" w:lineRule="auto"/>
        <w:ind w:right="142"/>
        <w:rPr>
          <w:i/>
        </w:rPr>
      </w:pPr>
      <w:r>
        <w:rPr>
          <w:i/>
          <w:iCs/>
        </w:rPr>
        <w:t>[SFD Commissionnement] et [Matrice Commissionnement].</w:t>
      </w:r>
    </w:p>
    <w:p w14:paraId="27B47275" w14:textId="77777777" w:rsidR="00502773" w:rsidRPr="00A5667C" w:rsidRDefault="00502773" w:rsidP="00502773">
      <w:pPr>
        <w:pStyle w:val="ListParagraph"/>
        <w:numPr>
          <w:ilvl w:val="0"/>
          <w:numId w:val="4"/>
        </w:numPr>
        <w:spacing w:before="240" w:line="240" w:lineRule="auto"/>
        <w:ind w:right="142"/>
        <w:rPr>
          <w:i/>
        </w:rPr>
      </w:pPr>
      <w:r>
        <w:rPr>
          <w:i/>
          <w:iCs/>
        </w:rPr>
        <w:t>[SFD Fiscalité] et [Matrice Fiscalité].</w:t>
      </w:r>
    </w:p>
    <w:p w14:paraId="5097BF9B" w14:textId="77777777" w:rsidR="00A5667C" w:rsidRPr="006D5FE8" w:rsidRDefault="00A5667C" w:rsidP="00502773">
      <w:pPr>
        <w:pStyle w:val="ListParagraph"/>
        <w:numPr>
          <w:ilvl w:val="0"/>
          <w:numId w:val="4"/>
        </w:numPr>
        <w:spacing w:before="240" w:line="240" w:lineRule="auto"/>
        <w:ind w:right="142"/>
        <w:rPr>
          <w:i/>
        </w:rPr>
      </w:pPr>
      <w:r>
        <w:rPr>
          <w:i/>
          <w:iCs/>
        </w:rPr>
        <w:t>[Document habilitation et workflow]</w:t>
      </w:r>
    </w:p>
    <w:p w14:paraId="689E73A0" w14:textId="77777777" w:rsidR="00937CB5" w:rsidRPr="004325ED" w:rsidRDefault="00937CB5" w:rsidP="00937CB5">
      <w:pPr>
        <w:pStyle w:val="Style1"/>
      </w:pPr>
      <w:bookmarkStart w:id="215" w:name="_Toc319568789"/>
      <w:bookmarkStart w:id="216" w:name="_Toc309214416"/>
      <w:bookmarkStart w:id="217" w:name="_Toc309217953"/>
      <w:bookmarkStart w:id="218" w:name="_Toc318352123"/>
      <w:bookmarkStart w:id="219" w:name="_Toc412633979"/>
      <w:r w:rsidRPr="004325ED">
        <w:lastRenderedPageBreak/>
        <w:t>Diagramme de Flux</w:t>
      </w:r>
      <w:bookmarkEnd w:id="215"/>
      <w:bookmarkEnd w:id="216"/>
      <w:bookmarkEnd w:id="217"/>
      <w:bookmarkEnd w:id="218"/>
      <w:bookmarkEnd w:id="219"/>
    </w:p>
    <w:p w14:paraId="21C6A48F" w14:textId="77777777" w:rsidR="00937CB5" w:rsidRPr="004325ED" w:rsidRDefault="00937CB5" w:rsidP="00937CB5">
      <w:pPr>
        <w:pStyle w:val="Style2"/>
      </w:pPr>
      <w:bookmarkStart w:id="220" w:name="_Toc309214417"/>
      <w:bookmarkStart w:id="221" w:name="_Toc309217954"/>
      <w:bookmarkStart w:id="222" w:name="_Toc318352124"/>
      <w:bookmarkStart w:id="223" w:name="_Toc319568790"/>
      <w:bookmarkStart w:id="224" w:name="_Toc412633980"/>
      <w:r w:rsidRPr="004325ED">
        <w:t>Description du diagramme des flux :</w:t>
      </w:r>
      <w:bookmarkEnd w:id="220"/>
      <w:bookmarkEnd w:id="221"/>
      <w:bookmarkEnd w:id="222"/>
      <w:bookmarkEnd w:id="223"/>
      <w:bookmarkEnd w:id="224"/>
    </w:p>
    <w:p w14:paraId="5CA3B6D9" w14:textId="77777777" w:rsidR="00B451F5" w:rsidRDefault="00B451F5" w:rsidP="00B451F5"/>
    <w:p w14:paraId="0FAA85D1" w14:textId="77777777" w:rsidR="00937CB5" w:rsidRDefault="00233E01" w:rsidP="00B451F5">
      <w:pPr>
        <w:rPr>
          <w:lang w:eastAsia="fr-FR"/>
        </w:rPr>
      </w:pPr>
      <w:r>
        <w:rPr>
          <w:noProof/>
          <w:lang w:eastAsia="fr-FR"/>
        </w:rPr>
        <w:drawing>
          <wp:inline distT="0" distB="0" distL="0" distR="0" wp14:anchorId="027DE099" wp14:editId="321DF898">
            <wp:extent cx="5753100" cy="2705100"/>
            <wp:effectExtent l="1905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5753100" cy="2705100"/>
                    </a:xfrm>
                    <a:prstGeom prst="rect">
                      <a:avLst/>
                    </a:prstGeom>
                    <a:noFill/>
                    <a:ln w="9525">
                      <a:noFill/>
                      <a:miter lim="800000"/>
                      <a:headEnd/>
                      <a:tailEnd/>
                    </a:ln>
                  </pic:spPr>
                </pic:pic>
              </a:graphicData>
            </a:graphic>
          </wp:inline>
        </w:drawing>
      </w:r>
    </w:p>
    <w:p w14:paraId="1BDC5462" w14:textId="77777777" w:rsidR="00233E01" w:rsidRPr="004325ED" w:rsidRDefault="00233E01" w:rsidP="00B451F5">
      <w:pPr>
        <w:rPr>
          <w:lang w:eastAsia="fr-FR"/>
        </w:rPr>
      </w:pPr>
    </w:p>
    <w:p w14:paraId="6E9DE294" w14:textId="77777777" w:rsidR="00937CB5" w:rsidRPr="004325ED" w:rsidRDefault="00937CB5" w:rsidP="00937CB5">
      <w:pPr>
        <w:pStyle w:val="Style2"/>
      </w:pPr>
      <w:bookmarkStart w:id="225" w:name="_Toc309214418"/>
      <w:bookmarkStart w:id="226" w:name="_Toc309217955"/>
      <w:bookmarkStart w:id="227" w:name="_Toc318352125"/>
      <w:bookmarkStart w:id="228" w:name="_Toc319568791"/>
      <w:bookmarkStart w:id="229" w:name="_Toc412633981"/>
      <w:r w:rsidRPr="004325ED">
        <w:t>Liste des acteurs :</w:t>
      </w:r>
      <w:bookmarkEnd w:id="225"/>
      <w:bookmarkEnd w:id="226"/>
      <w:bookmarkEnd w:id="227"/>
      <w:bookmarkEnd w:id="228"/>
      <w:bookmarkEnd w:id="229"/>
    </w:p>
    <w:p w14:paraId="3A0A43B3" w14:textId="77777777" w:rsidR="00937CB5" w:rsidRPr="00417555" w:rsidRDefault="00937CB5" w:rsidP="00B451F5">
      <w:pPr>
        <w:pStyle w:val="ListParagraph"/>
        <w:spacing w:before="240" w:after="240" w:line="240" w:lineRule="auto"/>
        <w:ind w:right="142"/>
        <w:rPr>
          <w:highlight w:val="red"/>
          <w:lang w:eastAsia="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6715"/>
      </w:tblGrid>
      <w:tr w:rsidR="00937CB5" w:rsidRPr="004325ED" w14:paraId="12915BAC" w14:textId="77777777" w:rsidTr="00233E01">
        <w:tc>
          <w:tcPr>
            <w:tcW w:w="2376" w:type="dxa"/>
            <w:shd w:val="clear" w:color="auto" w:fill="D9D9D9" w:themeFill="background1" w:themeFillShade="D9"/>
          </w:tcPr>
          <w:p w14:paraId="36D3EE4A" w14:textId="77777777" w:rsidR="00937CB5" w:rsidRPr="004325ED" w:rsidRDefault="00937CB5" w:rsidP="00BA7060">
            <w:pPr>
              <w:pStyle w:val="Texte"/>
              <w:jc w:val="center"/>
              <w:rPr>
                <w:b/>
              </w:rPr>
            </w:pPr>
            <w:r w:rsidRPr="004325ED">
              <w:rPr>
                <w:b/>
              </w:rPr>
              <w:t>Acteurs</w:t>
            </w:r>
          </w:p>
        </w:tc>
        <w:tc>
          <w:tcPr>
            <w:tcW w:w="6912" w:type="dxa"/>
            <w:shd w:val="clear" w:color="auto" w:fill="D9D9D9" w:themeFill="background1" w:themeFillShade="D9"/>
          </w:tcPr>
          <w:p w14:paraId="7B695290" w14:textId="77777777" w:rsidR="00937CB5" w:rsidRPr="004325ED" w:rsidRDefault="00937CB5" w:rsidP="00BA7060">
            <w:pPr>
              <w:pStyle w:val="Texte"/>
              <w:jc w:val="center"/>
              <w:rPr>
                <w:b/>
              </w:rPr>
            </w:pPr>
            <w:r w:rsidRPr="004325ED">
              <w:rPr>
                <w:b/>
              </w:rPr>
              <w:t>Description</w:t>
            </w:r>
          </w:p>
        </w:tc>
      </w:tr>
      <w:tr w:rsidR="00937CB5" w:rsidRPr="004325ED" w14:paraId="4C99B65D" w14:textId="77777777" w:rsidTr="00233E01">
        <w:tc>
          <w:tcPr>
            <w:tcW w:w="2376" w:type="dxa"/>
          </w:tcPr>
          <w:p w14:paraId="6D76849D" w14:textId="77777777" w:rsidR="00937CB5" w:rsidRPr="004325ED" w:rsidRDefault="00B451F5" w:rsidP="00BA7060">
            <w:pPr>
              <w:jc w:val="both"/>
              <w:rPr>
                <w:lang w:eastAsia="fr-FR"/>
              </w:rPr>
            </w:pPr>
            <w:r>
              <w:rPr>
                <w:lang w:eastAsia="fr-FR"/>
              </w:rPr>
              <w:t>Client</w:t>
            </w:r>
          </w:p>
        </w:tc>
        <w:tc>
          <w:tcPr>
            <w:tcW w:w="6912" w:type="dxa"/>
          </w:tcPr>
          <w:p w14:paraId="76CA5E89" w14:textId="77777777" w:rsidR="00937CB5" w:rsidRPr="004325ED" w:rsidRDefault="00233E01" w:rsidP="00BA7060">
            <w:pPr>
              <w:rPr>
                <w:lang w:eastAsia="fr-FR"/>
              </w:rPr>
            </w:pPr>
            <w:r>
              <w:rPr>
                <w:lang w:eastAsia="fr-FR"/>
              </w:rPr>
              <w:t>Client de AWB</w:t>
            </w:r>
          </w:p>
        </w:tc>
      </w:tr>
      <w:tr w:rsidR="00937CB5" w:rsidRPr="004325ED" w14:paraId="54FCAA10" w14:textId="77777777" w:rsidTr="00233E01">
        <w:tc>
          <w:tcPr>
            <w:tcW w:w="2376" w:type="dxa"/>
          </w:tcPr>
          <w:p w14:paraId="3FF5ECB8" w14:textId="77777777" w:rsidR="00937CB5" w:rsidRPr="004325ED" w:rsidRDefault="00B451F5" w:rsidP="00BA7060">
            <w:pPr>
              <w:jc w:val="both"/>
              <w:rPr>
                <w:lang w:eastAsia="fr-FR"/>
              </w:rPr>
            </w:pPr>
            <w:proofErr w:type="spellStart"/>
            <w:r>
              <w:rPr>
                <w:lang w:eastAsia="fr-FR"/>
              </w:rPr>
              <w:t>MegaCommon</w:t>
            </w:r>
            <w:proofErr w:type="spellEnd"/>
          </w:p>
        </w:tc>
        <w:tc>
          <w:tcPr>
            <w:tcW w:w="6912" w:type="dxa"/>
          </w:tcPr>
          <w:p w14:paraId="58872E00" w14:textId="77777777" w:rsidR="00937CB5" w:rsidRPr="004325ED" w:rsidRDefault="00233E01" w:rsidP="00BA7060">
            <w:pPr>
              <w:rPr>
                <w:lang w:eastAsia="fr-FR"/>
              </w:rPr>
            </w:pPr>
            <w:r w:rsidRPr="00FE54CA">
              <w:rPr>
                <w:lang w:eastAsia="fr-FR"/>
              </w:rPr>
              <w:t>Module</w:t>
            </w:r>
            <w:r>
              <w:rPr>
                <w:lang w:eastAsia="fr-FR"/>
              </w:rPr>
              <w:t xml:space="preserve"> </w:t>
            </w:r>
            <w:proofErr w:type="spellStart"/>
            <w:r>
              <w:rPr>
                <w:lang w:eastAsia="fr-FR"/>
              </w:rPr>
              <w:t>Megara</w:t>
            </w:r>
            <w:proofErr w:type="spellEnd"/>
            <w:r>
              <w:rPr>
                <w:lang w:eastAsia="fr-FR"/>
              </w:rPr>
              <w:t xml:space="preserve"> de gestion de R</w:t>
            </w:r>
            <w:r w:rsidRPr="00FE54CA">
              <w:rPr>
                <w:lang w:eastAsia="fr-FR"/>
              </w:rPr>
              <w:t>éférentiel</w:t>
            </w:r>
            <w:r>
              <w:rPr>
                <w:lang w:eastAsia="fr-FR"/>
              </w:rPr>
              <w:t xml:space="preserve"> valeurs, clients, comptes etc.…</w:t>
            </w:r>
          </w:p>
        </w:tc>
      </w:tr>
      <w:tr w:rsidR="00937CB5" w:rsidRPr="004325ED" w14:paraId="7406A9D7" w14:textId="77777777" w:rsidTr="00233E01">
        <w:tc>
          <w:tcPr>
            <w:tcW w:w="2376" w:type="dxa"/>
          </w:tcPr>
          <w:p w14:paraId="7C150F83" w14:textId="77777777" w:rsidR="00937CB5" w:rsidRPr="004325ED" w:rsidRDefault="00233E01" w:rsidP="00BA7060">
            <w:pPr>
              <w:jc w:val="both"/>
              <w:rPr>
                <w:lang w:eastAsia="fr-FR"/>
              </w:rPr>
            </w:pPr>
            <w:proofErr w:type="spellStart"/>
            <w:r>
              <w:rPr>
                <w:lang w:eastAsia="fr-FR"/>
              </w:rPr>
              <w:t>MegaTrade</w:t>
            </w:r>
            <w:proofErr w:type="spellEnd"/>
          </w:p>
        </w:tc>
        <w:tc>
          <w:tcPr>
            <w:tcW w:w="6912" w:type="dxa"/>
          </w:tcPr>
          <w:p w14:paraId="4F00FD6A" w14:textId="77777777" w:rsidR="00937CB5" w:rsidRPr="004325ED" w:rsidRDefault="00233E01" w:rsidP="00BA7060">
            <w:pPr>
              <w:rPr>
                <w:lang w:eastAsia="fr-FR"/>
              </w:rPr>
            </w:pPr>
            <w:r>
              <w:rPr>
                <w:lang w:eastAsia="fr-FR"/>
              </w:rPr>
              <w:t xml:space="preserve">Module </w:t>
            </w:r>
            <w:proofErr w:type="spellStart"/>
            <w:r>
              <w:rPr>
                <w:lang w:eastAsia="fr-FR"/>
              </w:rPr>
              <w:t>Megara</w:t>
            </w:r>
            <w:proofErr w:type="spellEnd"/>
            <w:r>
              <w:rPr>
                <w:lang w:eastAsia="fr-FR"/>
              </w:rPr>
              <w:t xml:space="preserve"> de gestion du carnet d'ordre</w:t>
            </w:r>
          </w:p>
        </w:tc>
      </w:tr>
      <w:tr w:rsidR="00937CB5" w:rsidRPr="004325ED" w14:paraId="05BF8A40" w14:textId="77777777" w:rsidTr="00233E01">
        <w:tc>
          <w:tcPr>
            <w:tcW w:w="2376" w:type="dxa"/>
          </w:tcPr>
          <w:p w14:paraId="3EAE913F" w14:textId="77777777" w:rsidR="00937CB5" w:rsidRPr="004325ED" w:rsidRDefault="00B451F5" w:rsidP="00BA7060">
            <w:pPr>
              <w:rPr>
                <w:lang w:eastAsia="fr-FR"/>
              </w:rPr>
            </w:pPr>
            <w:proofErr w:type="spellStart"/>
            <w:r>
              <w:rPr>
                <w:lang w:eastAsia="fr-FR"/>
              </w:rPr>
              <w:t>MegaCustody</w:t>
            </w:r>
            <w:proofErr w:type="spellEnd"/>
          </w:p>
        </w:tc>
        <w:tc>
          <w:tcPr>
            <w:tcW w:w="6912" w:type="dxa"/>
          </w:tcPr>
          <w:p w14:paraId="4A06E658" w14:textId="77777777" w:rsidR="00937CB5" w:rsidRPr="004325ED" w:rsidRDefault="00233E01" w:rsidP="00BA7060">
            <w:pPr>
              <w:rPr>
                <w:lang w:eastAsia="fr-FR"/>
              </w:rPr>
            </w:pPr>
            <w:r>
              <w:rPr>
                <w:lang w:eastAsia="fr-FR"/>
              </w:rPr>
              <w:t xml:space="preserve">Module </w:t>
            </w:r>
            <w:proofErr w:type="spellStart"/>
            <w:r>
              <w:rPr>
                <w:lang w:eastAsia="fr-FR"/>
              </w:rPr>
              <w:t>Megara</w:t>
            </w:r>
            <w:proofErr w:type="spellEnd"/>
            <w:r>
              <w:rPr>
                <w:lang w:eastAsia="fr-FR"/>
              </w:rPr>
              <w:t xml:space="preserve"> de gestion du règlement livraison</w:t>
            </w:r>
          </w:p>
        </w:tc>
      </w:tr>
      <w:tr w:rsidR="00233E01" w:rsidRPr="004325ED" w14:paraId="202D35F2" w14:textId="77777777" w:rsidTr="00233E01">
        <w:tc>
          <w:tcPr>
            <w:tcW w:w="2376" w:type="dxa"/>
          </w:tcPr>
          <w:p w14:paraId="20276948" w14:textId="77777777" w:rsidR="00233E01" w:rsidRDefault="00233E01" w:rsidP="00BA7060">
            <w:pPr>
              <w:rPr>
                <w:lang w:eastAsia="fr-FR"/>
              </w:rPr>
            </w:pPr>
            <w:proofErr w:type="spellStart"/>
            <w:r>
              <w:rPr>
                <w:lang w:eastAsia="fr-FR"/>
              </w:rPr>
              <w:t>MegaCor</w:t>
            </w:r>
            <w:proofErr w:type="spellEnd"/>
          </w:p>
        </w:tc>
        <w:tc>
          <w:tcPr>
            <w:tcW w:w="6912" w:type="dxa"/>
          </w:tcPr>
          <w:p w14:paraId="22FEB331" w14:textId="77777777" w:rsidR="00233E01" w:rsidRPr="004325ED" w:rsidRDefault="00233E01" w:rsidP="00D70608">
            <w:pPr>
              <w:rPr>
                <w:lang w:eastAsia="fr-FR"/>
              </w:rPr>
            </w:pPr>
            <w:r>
              <w:rPr>
                <w:lang w:eastAsia="fr-FR"/>
              </w:rPr>
              <w:t xml:space="preserve">Module </w:t>
            </w:r>
            <w:proofErr w:type="spellStart"/>
            <w:r>
              <w:rPr>
                <w:lang w:eastAsia="fr-FR"/>
              </w:rPr>
              <w:t>Megara</w:t>
            </w:r>
            <w:proofErr w:type="spellEnd"/>
            <w:r>
              <w:rPr>
                <w:lang w:eastAsia="fr-FR"/>
              </w:rPr>
              <w:t xml:space="preserve"> de gestion de gestion des OST collectives</w:t>
            </w:r>
          </w:p>
        </w:tc>
      </w:tr>
      <w:tr w:rsidR="00233E01" w:rsidRPr="004325ED" w14:paraId="33C02F82" w14:textId="77777777" w:rsidTr="00233E01">
        <w:tc>
          <w:tcPr>
            <w:tcW w:w="2376" w:type="dxa"/>
          </w:tcPr>
          <w:p w14:paraId="017B41E9" w14:textId="77777777" w:rsidR="00233E01" w:rsidRDefault="00233E01" w:rsidP="00BA7060">
            <w:pPr>
              <w:rPr>
                <w:lang w:eastAsia="fr-FR"/>
              </w:rPr>
            </w:pPr>
            <w:r>
              <w:rPr>
                <w:lang w:eastAsia="fr-FR"/>
              </w:rPr>
              <w:t>Autres dépositaires</w:t>
            </w:r>
          </w:p>
        </w:tc>
        <w:tc>
          <w:tcPr>
            <w:tcW w:w="6912" w:type="dxa"/>
          </w:tcPr>
          <w:p w14:paraId="709C3593" w14:textId="77777777" w:rsidR="00233E01" w:rsidRDefault="00233E01" w:rsidP="00D70608">
            <w:pPr>
              <w:rPr>
                <w:lang w:eastAsia="fr-FR"/>
              </w:rPr>
            </w:pPr>
            <w:proofErr w:type="gramStart"/>
            <w:r>
              <w:rPr>
                <w:lang w:eastAsia="fr-FR"/>
              </w:rPr>
              <w:t>Autres institutions affiliés</w:t>
            </w:r>
            <w:proofErr w:type="gramEnd"/>
            <w:r>
              <w:rPr>
                <w:lang w:eastAsia="fr-FR"/>
              </w:rPr>
              <w:t xml:space="preserve"> de </w:t>
            </w:r>
            <w:proofErr w:type="spellStart"/>
            <w:r>
              <w:rPr>
                <w:lang w:eastAsia="fr-FR"/>
              </w:rPr>
              <w:t>MarCloear</w:t>
            </w:r>
            <w:proofErr w:type="spellEnd"/>
          </w:p>
        </w:tc>
      </w:tr>
      <w:tr w:rsidR="00233E01" w:rsidRPr="004325ED" w14:paraId="32E77DDD" w14:textId="77777777" w:rsidTr="00233E01">
        <w:tc>
          <w:tcPr>
            <w:tcW w:w="2376" w:type="dxa"/>
          </w:tcPr>
          <w:p w14:paraId="6EEB4AD7" w14:textId="77777777" w:rsidR="00233E01" w:rsidRDefault="00233E01" w:rsidP="00BA7060">
            <w:pPr>
              <w:rPr>
                <w:lang w:eastAsia="fr-FR"/>
              </w:rPr>
            </w:pPr>
            <w:proofErr w:type="spellStart"/>
            <w:r>
              <w:rPr>
                <w:lang w:eastAsia="fr-FR"/>
              </w:rPr>
              <w:t>MaroClear</w:t>
            </w:r>
            <w:proofErr w:type="spellEnd"/>
          </w:p>
        </w:tc>
        <w:tc>
          <w:tcPr>
            <w:tcW w:w="6912" w:type="dxa"/>
          </w:tcPr>
          <w:p w14:paraId="53A31849" w14:textId="77777777" w:rsidR="00233E01" w:rsidRDefault="00233E01" w:rsidP="00D70608">
            <w:pPr>
              <w:rPr>
                <w:lang w:eastAsia="fr-FR"/>
              </w:rPr>
            </w:pPr>
            <w:r>
              <w:rPr>
                <w:lang w:eastAsia="fr-FR"/>
              </w:rPr>
              <w:t>Dépositaire central</w:t>
            </w:r>
          </w:p>
        </w:tc>
      </w:tr>
    </w:tbl>
    <w:p w14:paraId="75D45CDA" w14:textId="77777777" w:rsidR="00937CB5" w:rsidRPr="004325ED" w:rsidRDefault="00937CB5" w:rsidP="00937CB5">
      <w:pPr>
        <w:pStyle w:val="Style2"/>
      </w:pPr>
      <w:bookmarkStart w:id="230" w:name="_Toc309214419"/>
      <w:bookmarkStart w:id="231" w:name="_Toc309217956"/>
      <w:bookmarkStart w:id="232" w:name="_Toc318352126"/>
      <w:bookmarkStart w:id="233" w:name="_Toc319568792"/>
      <w:bookmarkStart w:id="234" w:name="_Toc412633982"/>
      <w:r w:rsidRPr="004325ED">
        <w:t>Liste des flux :</w:t>
      </w:r>
      <w:bookmarkEnd w:id="230"/>
      <w:bookmarkEnd w:id="231"/>
      <w:bookmarkEnd w:id="232"/>
      <w:bookmarkEnd w:id="233"/>
      <w:bookmarkEnd w:id="234"/>
    </w:p>
    <w:p w14:paraId="6EFB01AA" w14:textId="77777777" w:rsidR="00937CB5" w:rsidRPr="00BB45E8" w:rsidRDefault="00BB45E8" w:rsidP="00BB45E8">
      <w:pPr>
        <w:pStyle w:val="ListParagraph"/>
        <w:spacing w:before="240" w:after="240" w:line="240" w:lineRule="auto"/>
        <w:ind w:left="0" w:right="142"/>
        <w:rPr>
          <w:i/>
          <w:lang w:eastAsia="fr-FR"/>
        </w:rPr>
      </w:pPr>
      <w:r w:rsidRPr="00BB45E8">
        <w:rPr>
          <w:i/>
          <w:iCs/>
        </w:rPr>
        <w:t>[</w:t>
      </w:r>
      <w:r w:rsidRPr="00BB45E8">
        <w:rPr>
          <w:i/>
          <w:lang w:eastAsia="fr-FR"/>
        </w:rPr>
        <w:t xml:space="preserve">Se </w:t>
      </w:r>
      <w:r>
        <w:rPr>
          <w:i/>
          <w:lang w:eastAsia="fr-FR"/>
        </w:rPr>
        <w:t>référer</w:t>
      </w:r>
      <w:r w:rsidRPr="00BB45E8">
        <w:rPr>
          <w:i/>
          <w:lang w:eastAsia="fr-FR"/>
        </w:rPr>
        <w:t xml:space="preserve"> aux d</w:t>
      </w:r>
      <w:r>
        <w:rPr>
          <w:i/>
          <w:lang w:eastAsia="fr-FR"/>
        </w:rPr>
        <w:t>ifférents processus métier aux</w:t>
      </w:r>
      <w:r w:rsidRPr="00BB45E8">
        <w:rPr>
          <w:i/>
          <w:lang w:eastAsia="fr-FR"/>
        </w:rPr>
        <w:t xml:space="preserve"> </w:t>
      </w:r>
      <w:proofErr w:type="spellStart"/>
      <w:r w:rsidRPr="00BB45E8">
        <w:rPr>
          <w:i/>
          <w:lang w:eastAsia="fr-FR"/>
        </w:rPr>
        <w:t>SFD</w:t>
      </w:r>
      <w:r>
        <w:rPr>
          <w:i/>
          <w:lang w:eastAsia="fr-FR"/>
        </w:rPr>
        <w:t>s</w:t>
      </w:r>
      <w:proofErr w:type="spellEnd"/>
      <w:r>
        <w:rPr>
          <w:i/>
          <w:lang w:eastAsia="fr-FR"/>
        </w:rPr>
        <w:t xml:space="preserve"> des</w:t>
      </w:r>
      <w:r w:rsidRPr="00BB45E8">
        <w:rPr>
          <w:i/>
          <w:lang w:eastAsia="fr-FR"/>
        </w:rPr>
        <w:t xml:space="preserve"> interfaces pour détail</w:t>
      </w:r>
      <w:r w:rsidRPr="00BB45E8">
        <w:rPr>
          <w:i/>
          <w:iCs/>
        </w:rPr>
        <w:t>].</w:t>
      </w:r>
    </w:p>
    <w:p w14:paraId="2E7BDB4F" w14:textId="77777777" w:rsidR="00B407CF" w:rsidRPr="00754B4B" w:rsidRDefault="00B407CF">
      <w:pPr>
        <w:rPr>
          <w:rFonts w:eastAsiaTheme="majorEastAsia" w:cstheme="majorBidi"/>
          <w:b/>
          <w:bCs/>
          <w:i/>
          <w:caps/>
          <w:color w:val="404040" w:themeColor="text1" w:themeTint="BF"/>
          <w:sz w:val="20"/>
          <w:szCs w:val="20"/>
        </w:rPr>
      </w:pPr>
      <w:bookmarkStart w:id="235" w:name="_Toc318352127"/>
      <w:bookmarkStart w:id="236" w:name="_Toc319568793"/>
      <w:r>
        <w:br w:type="page"/>
      </w:r>
      <w:r w:rsidR="002C4D43" w:rsidRPr="00754B4B">
        <w:rPr>
          <w:b/>
          <w:i/>
          <w:sz w:val="20"/>
          <w:szCs w:val="20"/>
        </w:rPr>
        <w:lastRenderedPageBreak/>
        <w:t>[</w:t>
      </w:r>
      <w:r w:rsidR="00C2747A" w:rsidRPr="00754B4B">
        <w:rPr>
          <w:b/>
          <w:i/>
          <w:sz w:val="20"/>
          <w:szCs w:val="20"/>
        </w:rPr>
        <w:t xml:space="preserve">Début </w:t>
      </w:r>
      <w:r w:rsidR="002C4D43" w:rsidRPr="00754B4B">
        <w:rPr>
          <w:b/>
          <w:i/>
          <w:sz w:val="20"/>
          <w:szCs w:val="20"/>
        </w:rPr>
        <w:t xml:space="preserve">Section </w:t>
      </w:r>
      <w:proofErr w:type="spellStart"/>
      <w:r w:rsidR="002C4D43" w:rsidRPr="00754B4B">
        <w:rPr>
          <w:b/>
          <w:i/>
          <w:sz w:val="20"/>
          <w:szCs w:val="20"/>
        </w:rPr>
        <w:t>Vermeg</w:t>
      </w:r>
      <w:proofErr w:type="spellEnd"/>
      <w:r w:rsidR="002C4D43" w:rsidRPr="00754B4B">
        <w:rPr>
          <w:b/>
          <w:i/>
          <w:sz w:val="20"/>
          <w:szCs w:val="20"/>
        </w:rPr>
        <w:t>]</w:t>
      </w:r>
    </w:p>
    <w:p w14:paraId="6099259D" w14:textId="77777777" w:rsidR="002C4D43" w:rsidRPr="002C4D43" w:rsidRDefault="002C4D43" w:rsidP="002C4D43">
      <w:pPr>
        <w:pStyle w:val="Style1"/>
        <w:rPr>
          <w:color w:val="auto"/>
        </w:rPr>
      </w:pPr>
      <w:bookmarkStart w:id="237" w:name="_Toc412633983"/>
      <w:r w:rsidRPr="002C4D43">
        <w:rPr>
          <w:color w:val="auto"/>
        </w:rPr>
        <w:t>Processus Metier</w:t>
      </w:r>
      <w:bookmarkEnd w:id="237"/>
    </w:p>
    <w:p w14:paraId="6E44CF8D" w14:textId="77777777" w:rsidR="00CC6FF4" w:rsidRPr="004E79D2" w:rsidRDefault="00050CED" w:rsidP="00CC6FF4">
      <w:pPr>
        <w:spacing w:before="240" w:after="240" w:line="240" w:lineRule="auto"/>
        <w:ind w:right="142"/>
        <w:rPr>
          <w:b/>
        </w:rPr>
      </w:pPr>
      <w:r w:rsidRPr="00050CED">
        <w:rPr>
          <w:b/>
        </w:rPr>
        <w:t xml:space="preserve">-Contrôle provision </w:t>
      </w:r>
      <w:proofErr w:type="gramStart"/>
      <w:r w:rsidRPr="00050CED">
        <w:rPr>
          <w:b/>
        </w:rPr>
        <w:t>espèce:</w:t>
      </w:r>
      <w:proofErr w:type="gramEnd"/>
      <w:r w:rsidRPr="00050CED">
        <w:rPr>
          <w:b/>
        </w:rPr>
        <w:t xml:space="preserve">  Aucun</w:t>
      </w:r>
      <w:r w:rsidR="004E1541">
        <w:rPr>
          <w:b/>
        </w:rPr>
        <w:t>e</w:t>
      </w:r>
      <w:ins w:id="238" w:author="souchem" w:date="2015-07-28T17:02:00Z">
        <w:r w:rsidR="00F92BC1">
          <w:rPr>
            <w:b/>
          </w:rPr>
          <w:t xml:space="preserve"> </w:t>
        </w:r>
      </w:ins>
      <w:r w:rsidR="004E1541">
        <w:rPr>
          <w:b/>
        </w:rPr>
        <w:t xml:space="preserve">réservation </w:t>
      </w:r>
      <w:r w:rsidRPr="00050CED">
        <w:rPr>
          <w:b/>
        </w:rPr>
        <w:t>espèces n'est appliqué</w:t>
      </w:r>
      <w:r w:rsidR="004E1541">
        <w:rPr>
          <w:b/>
        </w:rPr>
        <w:t>e</w:t>
      </w:r>
      <w:r w:rsidRPr="00050CED">
        <w:rPr>
          <w:b/>
        </w:rPr>
        <w:t xml:space="preserve"> sur </w:t>
      </w:r>
      <w:proofErr w:type="spellStart"/>
      <w:r w:rsidRPr="00050CED">
        <w:rPr>
          <w:b/>
        </w:rPr>
        <w:t>MegaCustody</w:t>
      </w:r>
      <w:proofErr w:type="spellEnd"/>
      <w:r w:rsidRPr="00050CED">
        <w:rPr>
          <w:b/>
        </w:rPr>
        <w:t xml:space="preserve"> pour tout type d'opération. </w:t>
      </w:r>
    </w:p>
    <w:p w14:paraId="60DB340E" w14:textId="77777777" w:rsidR="004E79D2" w:rsidRPr="004E79D2" w:rsidRDefault="00050CED" w:rsidP="00CC6FF4">
      <w:pPr>
        <w:spacing w:before="240" w:after="240" w:line="240" w:lineRule="auto"/>
        <w:ind w:right="142"/>
        <w:rPr>
          <w:b/>
        </w:rPr>
      </w:pPr>
      <w:r w:rsidRPr="00050CED">
        <w:rPr>
          <w:b/>
        </w:rPr>
        <w:t>-Le flux de validation agence, dit "W</w:t>
      </w:r>
      <w:r w:rsidR="004E79D2">
        <w:rPr>
          <w:b/>
        </w:rPr>
        <w:t>orkflow" est décrit dans le do</w:t>
      </w:r>
      <w:r w:rsidRPr="00050CED">
        <w:rPr>
          <w:b/>
        </w:rPr>
        <w:t>cument habilitation et workflow.</w:t>
      </w:r>
    </w:p>
    <w:p w14:paraId="5468E336" w14:textId="77777777" w:rsidR="002D1223" w:rsidRPr="004E79D2" w:rsidRDefault="00050CED" w:rsidP="002D1223">
      <w:pPr>
        <w:spacing w:before="240" w:after="240" w:line="240" w:lineRule="auto"/>
        <w:ind w:right="142"/>
        <w:rPr>
          <w:b/>
        </w:rPr>
      </w:pPr>
      <w:r w:rsidRPr="00050CED">
        <w:rPr>
          <w:b/>
        </w:rPr>
        <w:t xml:space="preserve">-Aucun </w:t>
      </w:r>
      <w:proofErr w:type="spellStart"/>
      <w:r w:rsidRPr="00050CED">
        <w:rPr>
          <w:b/>
        </w:rPr>
        <w:t>cut</w:t>
      </w:r>
      <w:proofErr w:type="spellEnd"/>
      <w:r w:rsidRPr="00050CED">
        <w:rPr>
          <w:b/>
        </w:rPr>
        <w:t xml:space="preserve"> off n'est appliqué pour la réception et création des </w:t>
      </w:r>
      <w:proofErr w:type="spellStart"/>
      <w:r w:rsidRPr="00050CED">
        <w:rPr>
          <w:b/>
        </w:rPr>
        <w:t>IRLs</w:t>
      </w:r>
      <w:proofErr w:type="spellEnd"/>
      <w:r w:rsidRPr="00050CED">
        <w:rPr>
          <w:b/>
        </w:rPr>
        <w:t>.</w:t>
      </w:r>
    </w:p>
    <w:p w14:paraId="56E17E8F" w14:textId="77777777" w:rsidR="001776A1" w:rsidRDefault="00050CED" w:rsidP="002D1223">
      <w:pPr>
        <w:spacing w:before="240" w:after="240" w:line="240" w:lineRule="auto"/>
        <w:ind w:right="142"/>
        <w:rPr>
          <w:b/>
        </w:rPr>
      </w:pPr>
      <w:r w:rsidRPr="00050CED">
        <w:rPr>
          <w:b/>
        </w:rPr>
        <w:t>-Tous les montants et commissions sont exprimé</w:t>
      </w:r>
      <w:ins w:id="239" w:author="souchem" w:date="2015-07-28T17:02:00Z">
        <w:r w:rsidR="00F92BC1">
          <w:rPr>
            <w:b/>
          </w:rPr>
          <w:t>s</w:t>
        </w:r>
      </w:ins>
      <w:r w:rsidRPr="00050CED">
        <w:rPr>
          <w:b/>
        </w:rPr>
        <w:t xml:space="preserve"> en MAD pour le marché local.</w:t>
      </w:r>
    </w:p>
    <w:p w14:paraId="23C11C07" w14:textId="77777777" w:rsidR="007D3F16" w:rsidRDefault="007D3F16" w:rsidP="002D1223">
      <w:pPr>
        <w:spacing w:before="240" w:after="240" w:line="240" w:lineRule="auto"/>
        <w:ind w:right="142"/>
        <w:rPr>
          <w:b/>
        </w:rPr>
      </w:pPr>
      <w:r>
        <w:rPr>
          <w:b/>
        </w:rPr>
        <w:t>-</w:t>
      </w:r>
      <w:proofErr w:type="spellStart"/>
      <w:r>
        <w:rPr>
          <w:b/>
        </w:rPr>
        <w:t>Swifts</w:t>
      </w:r>
      <w:proofErr w:type="spellEnd"/>
      <w:r>
        <w:rPr>
          <w:b/>
        </w:rPr>
        <w:t xml:space="preserve"> échangés avec les clients "</w:t>
      </w:r>
      <w:proofErr w:type="spellStart"/>
      <w:r>
        <w:rPr>
          <w:b/>
        </w:rPr>
        <w:t>swiftables</w:t>
      </w:r>
      <w:proofErr w:type="spellEnd"/>
      <w:proofErr w:type="gramStart"/>
      <w:r>
        <w:rPr>
          <w:b/>
        </w:rPr>
        <w:t>":</w:t>
      </w:r>
      <w:proofErr w:type="gramEnd"/>
      <w:r>
        <w:rPr>
          <w:b/>
        </w:rPr>
        <w:t xml:space="preserve"> Pour les </w:t>
      </w:r>
      <w:r w:rsidR="00E67F08">
        <w:rPr>
          <w:b/>
        </w:rPr>
        <w:t>S</w:t>
      </w:r>
      <w:r>
        <w:rPr>
          <w:b/>
        </w:rPr>
        <w:t>wift IN se référer au §11Annexe pour le</w:t>
      </w:r>
      <w:r w:rsidR="00D44A6F">
        <w:rPr>
          <w:b/>
        </w:rPr>
        <w:t>s</w:t>
      </w:r>
      <w:r>
        <w:rPr>
          <w:b/>
        </w:rPr>
        <w:t xml:space="preserve"> format</w:t>
      </w:r>
      <w:r w:rsidR="00D44A6F">
        <w:rPr>
          <w:b/>
        </w:rPr>
        <w:t>s</w:t>
      </w:r>
      <w:r>
        <w:rPr>
          <w:b/>
        </w:rPr>
        <w:t xml:space="preserve"> exigé</w:t>
      </w:r>
      <w:r w:rsidR="00D44A6F">
        <w:rPr>
          <w:b/>
        </w:rPr>
        <w:t>s</w:t>
      </w:r>
      <w:r>
        <w:rPr>
          <w:b/>
        </w:rPr>
        <w:t xml:space="preserve">. Les </w:t>
      </w:r>
      <w:proofErr w:type="spellStart"/>
      <w:r>
        <w:rPr>
          <w:b/>
        </w:rPr>
        <w:t>Swifts</w:t>
      </w:r>
      <w:proofErr w:type="spellEnd"/>
      <w:r>
        <w:rPr>
          <w:b/>
        </w:rPr>
        <w:t xml:space="preserve"> OUT (MT548 et MT54Y) seront générés en format </w:t>
      </w:r>
      <w:proofErr w:type="spellStart"/>
      <w:r>
        <w:rPr>
          <w:b/>
        </w:rPr>
        <w:t>swift</w:t>
      </w:r>
      <w:proofErr w:type="spellEnd"/>
      <w:r>
        <w:rPr>
          <w:b/>
        </w:rPr>
        <w:t xml:space="preserve"> natif </w:t>
      </w:r>
      <w:proofErr w:type="spellStart"/>
      <w:r>
        <w:rPr>
          <w:b/>
        </w:rPr>
        <w:t>Megara</w:t>
      </w:r>
      <w:proofErr w:type="spellEnd"/>
      <w:r>
        <w:rPr>
          <w:b/>
        </w:rPr>
        <w:t xml:space="preserve">.  </w:t>
      </w:r>
    </w:p>
    <w:p w14:paraId="425CF77C" w14:textId="77777777" w:rsidR="009F7C21" w:rsidRDefault="009F7C21" w:rsidP="002D1223">
      <w:pPr>
        <w:spacing w:before="240" w:after="240" w:line="240" w:lineRule="auto"/>
        <w:ind w:right="142"/>
        <w:rPr>
          <w:b/>
        </w:rPr>
      </w:pPr>
      <w:r>
        <w:rPr>
          <w:b/>
        </w:rPr>
        <w:t xml:space="preserve">-Les </w:t>
      </w:r>
      <w:proofErr w:type="spellStart"/>
      <w:r>
        <w:rPr>
          <w:b/>
        </w:rPr>
        <w:t>IRLs</w:t>
      </w:r>
      <w:proofErr w:type="spellEnd"/>
      <w:r w:rsidRPr="009F7C21">
        <w:rPr>
          <w:b/>
        </w:rPr>
        <w:t xml:space="preserve"> mentionnent le même compte BAM. La spécification du compte nostro à impacter doit être définie dans les schémas comptables.</w:t>
      </w:r>
    </w:p>
    <w:p w14:paraId="038F19B5" w14:textId="77777777" w:rsidR="0076648B" w:rsidRPr="004E79D2" w:rsidRDefault="0076648B" w:rsidP="002D1223">
      <w:pPr>
        <w:spacing w:before="240" w:after="240" w:line="240" w:lineRule="auto"/>
        <w:ind w:right="142"/>
        <w:rPr>
          <w:b/>
        </w:rPr>
      </w:pPr>
      <w:r>
        <w:rPr>
          <w:b/>
        </w:rPr>
        <w:t>-Se référer au schéma "</w:t>
      </w:r>
      <w:r w:rsidRPr="0076648B">
        <w:rPr>
          <w:b/>
        </w:rPr>
        <w:t>Déversement Marché Primaire</w:t>
      </w:r>
      <w:r>
        <w:rPr>
          <w:b/>
        </w:rPr>
        <w:t xml:space="preserve">" dans l'annexe pour le déversement des IRL marché primaire à partir de </w:t>
      </w:r>
      <w:proofErr w:type="spellStart"/>
      <w:r>
        <w:rPr>
          <w:b/>
        </w:rPr>
        <w:t>MegaIssuer</w:t>
      </w:r>
      <w:proofErr w:type="spellEnd"/>
      <w:r>
        <w:rPr>
          <w:b/>
        </w:rPr>
        <w:t>.</w:t>
      </w:r>
    </w:p>
    <w:p w14:paraId="23D9D713" w14:textId="77777777" w:rsidR="00B449AC" w:rsidRPr="002D6631" w:rsidRDefault="00B449AC" w:rsidP="002D6631">
      <w:pPr>
        <w:pStyle w:val="Style2"/>
      </w:pPr>
      <w:bookmarkStart w:id="240" w:name="_Toc358735488"/>
      <w:bookmarkStart w:id="241" w:name="_Toc412633984"/>
      <w:r w:rsidRPr="00450A1F">
        <w:t>Processus</w:t>
      </w:r>
      <w:bookmarkEnd w:id="240"/>
      <w:r w:rsidR="007F3F58">
        <w:t xml:space="preserve"> "Bourse"</w:t>
      </w:r>
      <w:bookmarkEnd w:id="241"/>
    </w:p>
    <w:p w14:paraId="771CAEB8" w14:textId="77777777" w:rsidR="00B449AC" w:rsidRPr="00450A1F" w:rsidRDefault="00B449AC" w:rsidP="00D966B6">
      <w:pPr>
        <w:pStyle w:val="Style3"/>
      </w:pPr>
      <w:bookmarkStart w:id="242" w:name="_Toc358735489"/>
      <w:bookmarkStart w:id="243" w:name="_Toc412633985"/>
      <w:r w:rsidRPr="00450A1F">
        <w:t>Description générale</w:t>
      </w:r>
      <w:bookmarkEnd w:id="242"/>
      <w:bookmarkEnd w:id="243"/>
    </w:p>
    <w:p w14:paraId="2267B93D" w14:textId="77777777" w:rsidR="00BD2E7A" w:rsidRPr="00EB097B" w:rsidRDefault="00C945FC" w:rsidP="00C945FC">
      <w:pPr>
        <w:spacing w:before="240" w:after="240" w:line="240" w:lineRule="auto"/>
        <w:ind w:right="142"/>
      </w:pPr>
      <w:r w:rsidRPr="00EB097B">
        <w:t>Les opéra</w:t>
      </w:r>
      <w:r w:rsidR="00455D63">
        <w:t>tions de bourse sont traitées</w:t>
      </w:r>
      <w:r w:rsidRPr="00EB097B">
        <w:t xml:space="preserve"> chez </w:t>
      </w:r>
      <w:proofErr w:type="spellStart"/>
      <w:r w:rsidRPr="00EB097B">
        <w:t>MaroC</w:t>
      </w:r>
      <w:r w:rsidR="00CE087E" w:rsidRPr="00EB097B">
        <w:t>lear</w:t>
      </w:r>
      <w:proofErr w:type="spellEnd"/>
      <w:r w:rsidR="00CE087E" w:rsidRPr="00EB097B">
        <w:t xml:space="preserve"> au niveau de la filière A</w:t>
      </w:r>
      <w:r w:rsidRPr="00EB097B">
        <w:t>justement.  Le dénouement des opérations sur cette filière s’étale sur une fenêtre de dénouement de 03 jours, soit une date de dénouement théorique de J+3 lorsque la date de négociation est J.</w:t>
      </w:r>
    </w:p>
    <w:p w14:paraId="003A1E53" w14:textId="77777777" w:rsidR="00BD2E7A" w:rsidRPr="00EB097B" w:rsidRDefault="00BD2E7A" w:rsidP="00C945FC">
      <w:pPr>
        <w:spacing w:before="240" w:after="240" w:line="240" w:lineRule="auto"/>
        <w:ind w:right="142"/>
      </w:pPr>
      <w:r w:rsidRPr="00EB097B">
        <w:t>Un ordre de bourse est à l'origine d</w:t>
      </w:r>
      <w:r w:rsidR="00FC670A" w:rsidRPr="00EB097B">
        <w:t xml:space="preserve">e l'instruction de règlement livraison du client (dite IRL Client). </w:t>
      </w:r>
      <w:r w:rsidRPr="00EB097B">
        <w:t xml:space="preserve">Il existe </w:t>
      </w:r>
      <w:proofErr w:type="gramStart"/>
      <w:r w:rsidRPr="00EB097B">
        <w:t>deux type</w:t>
      </w:r>
      <w:proofErr w:type="gramEnd"/>
      <w:r w:rsidRPr="00EB097B">
        <w:t xml:space="preserve"> d'ordre de </w:t>
      </w:r>
      <w:proofErr w:type="gramStart"/>
      <w:r w:rsidRPr="00EB097B">
        <w:t>bourse:</w:t>
      </w:r>
      <w:proofErr w:type="gramEnd"/>
    </w:p>
    <w:p w14:paraId="50A9FC5D" w14:textId="77777777" w:rsidR="005E6FA5" w:rsidRPr="00EB097B" w:rsidRDefault="005E6FA5" w:rsidP="00676A75">
      <w:pPr>
        <w:pStyle w:val="ListParagraph"/>
        <w:numPr>
          <w:ilvl w:val="0"/>
          <w:numId w:val="9"/>
        </w:numPr>
        <w:spacing w:before="240" w:after="240" w:line="240" w:lineRule="auto"/>
        <w:ind w:right="142"/>
      </w:pPr>
      <w:r w:rsidRPr="00EB097B">
        <w:t>Les ordres "Réseau" qui passent par le carnet d'ordres (</w:t>
      </w:r>
      <w:proofErr w:type="spellStart"/>
      <w:r w:rsidRPr="00EB097B">
        <w:t>MegaTrade</w:t>
      </w:r>
      <w:proofErr w:type="spellEnd"/>
      <w:r w:rsidRPr="00EB097B">
        <w:t>) et qui sont par la suite déversés pour le règlement/livraison (</w:t>
      </w:r>
      <w:proofErr w:type="spellStart"/>
      <w:r w:rsidRPr="00EB097B">
        <w:t>MegaCustody</w:t>
      </w:r>
      <w:proofErr w:type="spellEnd"/>
      <w:r w:rsidRPr="00EB097B">
        <w:t>).</w:t>
      </w:r>
    </w:p>
    <w:p w14:paraId="24436E0E" w14:textId="77777777" w:rsidR="005E6FA5" w:rsidRDefault="005E6FA5" w:rsidP="00676A75">
      <w:pPr>
        <w:pStyle w:val="ListParagraph"/>
        <w:numPr>
          <w:ilvl w:val="0"/>
          <w:numId w:val="9"/>
        </w:numPr>
        <w:spacing w:before="240" w:after="240" w:line="240" w:lineRule="auto"/>
        <w:ind w:right="142"/>
      </w:pPr>
      <w:r w:rsidRPr="00EB097B">
        <w:t>Les ordres "Direct" qui passent directement dans le règlement livraison sans passer par le carnet.</w:t>
      </w:r>
    </w:p>
    <w:p w14:paraId="49E1D106" w14:textId="77777777" w:rsidR="00263F40" w:rsidRDefault="00263F40" w:rsidP="00263F40">
      <w:pPr>
        <w:pStyle w:val="ListParagraph"/>
        <w:spacing w:before="240" w:after="240" w:line="240" w:lineRule="auto"/>
        <w:ind w:left="750" w:right="142"/>
      </w:pPr>
    </w:p>
    <w:p w14:paraId="771CA705" w14:textId="77777777" w:rsidR="00263F40" w:rsidRDefault="00263F40" w:rsidP="00263F40">
      <w:pPr>
        <w:pStyle w:val="ListParagraph"/>
        <w:spacing w:before="240" w:after="240" w:line="240" w:lineRule="auto"/>
        <w:ind w:left="750" w:right="142"/>
      </w:pPr>
      <w:r>
        <w:rPr>
          <w:noProof/>
          <w:lang w:eastAsia="fr-FR"/>
        </w:rPr>
        <w:lastRenderedPageBreak/>
        <w:drawing>
          <wp:inline distT="0" distB="0" distL="0" distR="0" wp14:anchorId="42D69CBD" wp14:editId="3E47CE02">
            <wp:extent cx="5753100" cy="7724775"/>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753100" cy="7724775"/>
                    </a:xfrm>
                    <a:prstGeom prst="rect">
                      <a:avLst/>
                    </a:prstGeom>
                    <a:noFill/>
                    <a:ln w="9525">
                      <a:noFill/>
                      <a:miter lim="800000"/>
                      <a:headEnd/>
                      <a:tailEnd/>
                    </a:ln>
                  </pic:spPr>
                </pic:pic>
              </a:graphicData>
            </a:graphic>
          </wp:inline>
        </w:drawing>
      </w:r>
    </w:p>
    <w:p w14:paraId="214074D6" w14:textId="77777777" w:rsidR="00263F40" w:rsidRPr="00EB097B" w:rsidRDefault="00263F40" w:rsidP="00263F40">
      <w:pPr>
        <w:pStyle w:val="ListParagraph"/>
        <w:spacing w:before="240" w:after="240" w:line="240" w:lineRule="auto"/>
        <w:ind w:left="750" w:right="142"/>
      </w:pPr>
    </w:p>
    <w:p w14:paraId="40CEFFB2" w14:textId="77777777" w:rsidR="007A0280" w:rsidRPr="00450A1F" w:rsidRDefault="007A0280" w:rsidP="007A0280">
      <w:pPr>
        <w:pStyle w:val="Heading4"/>
      </w:pPr>
      <w:r>
        <w:t>Instruction de règlement livraison</w:t>
      </w:r>
    </w:p>
    <w:p w14:paraId="60343437" w14:textId="77777777" w:rsidR="007A0280" w:rsidRPr="00EB097B" w:rsidRDefault="007A0280" w:rsidP="007A0280">
      <w:pPr>
        <w:spacing w:before="240" w:after="240" w:line="240" w:lineRule="auto"/>
        <w:ind w:right="142"/>
      </w:pPr>
      <w:r w:rsidRPr="00EB097B">
        <w:t xml:space="preserve">Une instruction </w:t>
      </w:r>
      <w:r w:rsidR="004534DC" w:rsidRPr="00EB097B">
        <w:t xml:space="preserve">bourse </w:t>
      </w:r>
      <w:r w:rsidRPr="00EB097B">
        <w:t xml:space="preserve">de règlement livraison </w:t>
      </w:r>
      <w:proofErr w:type="gramStart"/>
      <w:r w:rsidRPr="00EB097B">
        <w:t>I</w:t>
      </w:r>
      <w:r w:rsidR="00AC352C" w:rsidRPr="00EB097B">
        <w:t>RL  peut</w:t>
      </w:r>
      <w:proofErr w:type="gramEnd"/>
      <w:r w:rsidR="00AC352C" w:rsidRPr="00EB097B">
        <w:t xml:space="preserve"> être simple ou </w:t>
      </w:r>
      <w:proofErr w:type="gramStart"/>
      <w:r w:rsidR="00AC352C" w:rsidRPr="00EB097B">
        <w:t>globale:</w:t>
      </w:r>
      <w:proofErr w:type="gramEnd"/>
    </w:p>
    <w:p w14:paraId="4DC4190A" w14:textId="77777777" w:rsidR="007A0280" w:rsidRPr="00EB097B" w:rsidRDefault="007A0280" w:rsidP="00676A75">
      <w:pPr>
        <w:pStyle w:val="ListParagraph"/>
        <w:numPr>
          <w:ilvl w:val="0"/>
          <w:numId w:val="23"/>
        </w:numPr>
        <w:spacing w:before="240" w:after="240" w:line="240" w:lineRule="auto"/>
        <w:ind w:right="142"/>
      </w:pPr>
      <w:r w:rsidRPr="00EB097B">
        <w:lastRenderedPageBreak/>
        <w:t>Une IRL est dite simple si elle ne porte que sur seul et unique portefeuille client (compte titres).</w:t>
      </w:r>
    </w:p>
    <w:p w14:paraId="77018685" w14:textId="77777777" w:rsidR="007A0280" w:rsidRPr="00EB097B" w:rsidRDefault="007A0280" w:rsidP="00676A75">
      <w:pPr>
        <w:pStyle w:val="ListParagraph"/>
        <w:numPr>
          <w:ilvl w:val="0"/>
          <w:numId w:val="23"/>
        </w:numPr>
        <w:spacing w:before="240" w:after="240" w:line="240" w:lineRule="auto"/>
        <w:ind w:right="142"/>
      </w:pPr>
      <w:r w:rsidRPr="00EB097B">
        <w:t>Une IRL est di</w:t>
      </w:r>
      <w:ins w:id="244" w:author="souchem" w:date="2015-07-28T17:03:00Z">
        <w:r w:rsidR="00F92BC1">
          <w:t>t</w:t>
        </w:r>
      </w:ins>
      <w:r w:rsidRPr="00EB097B">
        <w:t>e globale si elle porte sur une série de portefeuille clients dans le cadre des ordres groupés pour les comptes sous mandat.</w:t>
      </w:r>
    </w:p>
    <w:p w14:paraId="1092A01E" w14:textId="77777777" w:rsidR="007A0280" w:rsidRPr="00EB097B" w:rsidRDefault="007A0280" w:rsidP="007A0280">
      <w:pPr>
        <w:spacing w:before="240" w:after="240" w:line="240" w:lineRule="auto"/>
        <w:ind w:right="142"/>
      </w:pPr>
      <w:r w:rsidRPr="00EB097B">
        <w:t>L’IRL global</w:t>
      </w:r>
      <w:r w:rsidR="004D78C2" w:rsidRPr="00EB097B">
        <w:t>e</w:t>
      </w:r>
      <w:r w:rsidRPr="00EB097B">
        <w:t xml:space="preserve"> est constituée de :</w:t>
      </w:r>
    </w:p>
    <w:p w14:paraId="641565DB" w14:textId="77777777" w:rsidR="007A0280" w:rsidRPr="00EB097B" w:rsidRDefault="007A0280" w:rsidP="00676A75">
      <w:pPr>
        <w:pStyle w:val="ListParagraph"/>
        <w:numPr>
          <w:ilvl w:val="0"/>
          <w:numId w:val="15"/>
        </w:numPr>
        <w:spacing w:before="240" w:after="240" w:line="240" w:lineRule="auto"/>
        <w:ind w:right="142"/>
      </w:pPr>
      <w:r w:rsidRPr="00EB097B">
        <w:t>Une instruction chapeau ou « mère », portant sur un compte titre fictif</w:t>
      </w:r>
    </w:p>
    <w:p w14:paraId="23F15CED" w14:textId="77777777" w:rsidR="007A0280" w:rsidRPr="00EB097B" w:rsidRDefault="007A0280" w:rsidP="00676A75">
      <w:pPr>
        <w:pStyle w:val="ListParagraph"/>
        <w:numPr>
          <w:ilvl w:val="0"/>
          <w:numId w:val="15"/>
        </w:numPr>
        <w:spacing w:before="240" w:after="240" w:line="240" w:lineRule="auto"/>
        <w:ind w:right="142"/>
      </w:pPr>
      <w:r w:rsidRPr="00EB097B">
        <w:t>Une série d’instructions « filles » portant chacune sur un compte titre client</w:t>
      </w:r>
    </w:p>
    <w:p w14:paraId="7D86A5D1" w14:textId="77777777" w:rsidR="00553A90" w:rsidRPr="000E44AB" w:rsidRDefault="00553A90" w:rsidP="00553A9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Création </w:t>
      </w:r>
      <w:r w:rsidR="00AA7C1E">
        <w:rPr>
          <w:rFonts w:asciiTheme="minorHAnsi" w:hAnsiTheme="minorHAnsi" w:cstheme="minorHAnsi"/>
          <w:b/>
          <w:i/>
          <w:sz w:val="20"/>
          <w:szCs w:val="20"/>
          <w:u w:val="single"/>
        </w:rPr>
        <w:t>d'une IRL</w:t>
      </w:r>
    </w:p>
    <w:p w14:paraId="31944C32" w14:textId="77777777" w:rsidR="00553A90" w:rsidRPr="00EB097B" w:rsidRDefault="00553A90" w:rsidP="00553A90">
      <w:pPr>
        <w:pStyle w:val="ListParagraph"/>
        <w:spacing w:before="240" w:after="240" w:line="240" w:lineRule="auto"/>
        <w:ind w:left="0" w:right="142"/>
      </w:pPr>
      <w:r w:rsidRPr="00EB097B">
        <w:t xml:space="preserve">Les </w:t>
      </w:r>
      <w:proofErr w:type="spellStart"/>
      <w:r w:rsidRPr="00EB097B">
        <w:t>IRLs</w:t>
      </w:r>
      <w:proofErr w:type="spellEnd"/>
      <w:r w:rsidRPr="00EB097B">
        <w:t xml:space="preserve"> sont </w:t>
      </w:r>
      <w:proofErr w:type="spellStart"/>
      <w:r w:rsidRPr="00EB097B">
        <w:t>crées</w:t>
      </w:r>
      <w:proofErr w:type="spellEnd"/>
      <w:r w:rsidRPr="00EB097B">
        <w:t xml:space="preserve"> au niveau de </w:t>
      </w:r>
      <w:proofErr w:type="spellStart"/>
      <w:r w:rsidRPr="00EB097B">
        <w:t>MegaCustody</w:t>
      </w:r>
      <w:proofErr w:type="spellEnd"/>
      <w:r w:rsidRPr="00EB097B">
        <w:t xml:space="preserve"> à travers les moyens </w:t>
      </w:r>
      <w:proofErr w:type="gramStart"/>
      <w:r w:rsidRPr="00EB097B">
        <w:t>suivants:</w:t>
      </w:r>
      <w:proofErr w:type="gramEnd"/>
    </w:p>
    <w:p w14:paraId="213BEB04" w14:textId="77777777" w:rsidR="00553A90" w:rsidRDefault="00553A90" w:rsidP="00676A75">
      <w:pPr>
        <w:pStyle w:val="ListParagraph"/>
        <w:numPr>
          <w:ilvl w:val="0"/>
          <w:numId w:val="15"/>
        </w:numPr>
        <w:spacing w:before="240" w:after="240" w:line="240" w:lineRule="auto"/>
        <w:ind w:right="142"/>
      </w:pPr>
      <w:r w:rsidRPr="00EB097B">
        <w:t xml:space="preserve">Transmission </w:t>
      </w:r>
      <w:r w:rsidR="00AA7C1E" w:rsidRPr="00EB097B">
        <w:t xml:space="preserve">automatique </w:t>
      </w:r>
      <w:r w:rsidR="00FD5619" w:rsidRPr="00EB097B">
        <w:t xml:space="preserve">des ordres Réseau de </w:t>
      </w:r>
      <w:proofErr w:type="spellStart"/>
      <w:r w:rsidR="00FD5619" w:rsidRPr="00EB097B">
        <w:t>MegaT</w:t>
      </w:r>
      <w:r w:rsidRPr="00EB097B">
        <w:t>rade</w:t>
      </w:r>
      <w:proofErr w:type="spellEnd"/>
    </w:p>
    <w:p w14:paraId="12B3AB8F" w14:textId="77777777" w:rsidR="00437323" w:rsidRPr="00EB097B" w:rsidRDefault="00503E80" w:rsidP="00437323">
      <w:pPr>
        <w:pStyle w:val="ListParagraph"/>
        <w:numPr>
          <w:ilvl w:val="0"/>
          <w:numId w:val="15"/>
        </w:numPr>
        <w:spacing w:before="240" w:after="240" w:line="240" w:lineRule="auto"/>
        <w:ind w:right="142"/>
      </w:pPr>
      <w:r>
        <w:rPr>
          <w:lang w:eastAsia="ar-SA"/>
        </w:rPr>
        <w:t>Déversement</w:t>
      </w:r>
      <w:r w:rsidR="00437323">
        <w:rPr>
          <w:lang w:eastAsia="ar-SA"/>
        </w:rPr>
        <w:t xml:space="preserve"> des </w:t>
      </w:r>
      <w:proofErr w:type="spellStart"/>
      <w:r w:rsidR="00437323">
        <w:rPr>
          <w:lang w:eastAsia="ar-SA"/>
        </w:rPr>
        <w:t>IRLs</w:t>
      </w:r>
      <w:proofErr w:type="spellEnd"/>
      <w:r w:rsidR="00437323">
        <w:rPr>
          <w:lang w:eastAsia="ar-SA"/>
        </w:rPr>
        <w:t xml:space="preserve"> à partir des modules </w:t>
      </w:r>
      <w:proofErr w:type="spellStart"/>
      <w:r w:rsidR="00437323">
        <w:rPr>
          <w:lang w:eastAsia="ar-SA"/>
        </w:rPr>
        <w:t>Megara</w:t>
      </w:r>
      <w:proofErr w:type="spellEnd"/>
      <w:r w:rsidR="00437323">
        <w:rPr>
          <w:lang w:eastAsia="ar-SA"/>
        </w:rPr>
        <w:t xml:space="preserve"> pour les opérations de </w:t>
      </w:r>
      <w:r>
        <w:rPr>
          <w:noProof/>
          <w:lang w:eastAsia="fr-FR"/>
        </w:rPr>
        <w:t>marché primaire, OPV, OPR, OPA.</w:t>
      </w:r>
    </w:p>
    <w:p w14:paraId="11C93BC8" w14:textId="77777777" w:rsidR="00553A90" w:rsidRPr="00EB097B" w:rsidRDefault="00553A90" w:rsidP="00676A75">
      <w:pPr>
        <w:pStyle w:val="ListParagraph"/>
        <w:numPr>
          <w:ilvl w:val="0"/>
          <w:numId w:val="15"/>
        </w:numPr>
        <w:spacing w:before="240" w:after="240" w:line="240" w:lineRule="auto"/>
        <w:ind w:right="142"/>
      </w:pPr>
      <w:r w:rsidRPr="00EB097B">
        <w:t>Saisie manuelle</w:t>
      </w:r>
    </w:p>
    <w:p w14:paraId="70072F49" w14:textId="77777777" w:rsidR="00553A90" w:rsidRDefault="00553A90" w:rsidP="00676A75">
      <w:pPr>
        <w:pStyle w:val="ListParagraph"/>
        <w:numPr>
          <w:ilvl w:val="0"/>
          <w:numId w:val="15"/>
        </w:numPr>
        <w:spacing w:before="240" w:after="240" w:line="240" w:lineRule="auto"/>
        <w:ind w:right="142"/>
      </w:pPr>
      <w:r w:rsidRPr="00EB097B">
        <w:t xml:space="preserve">Intégration </w:t>
      </w:r>
      <w:r w:rsidR="00AA7C1E" w:rsidRPr="00EB097B">
        <w:t xml:space="preserve">(manuelle ou automatique à partir d'une interface) </w:t>
      </w:r>
      <w:r w:rsidRPr="00EB097B">
        <w:t xml:space="preserve">massive avec un fichier Excel (au format obéissant à la structure native du module métier </w:t>
      </w:r>
      <w:proofErr w:type="spellStart"/>
      <w:r w:rsidRPr="00EB097B">
        <w:t>MegaCustody</w:t>
      </w:r>
      <w:proofErr w:type="spellEnd"/>
      <w:r w:rsidRPr="00EB097B">
        <w:t>)</w:t>
      </w:r>
    </w:p>
    <w:p w14:paraId="5EADF63C" w14:textId="77777777" w:rsidR="004E47A7" w:rsidRDefault="004E47A7" w:rsidP="00676A75">
      <w:pPr>
        <w:pStyle w:val="ListParagraph"/>
        <w:numPr>
          <w:ilvl w:val="0"/>
          <w:numId w:val="15"/>
        </w:numPr>
        <w:spacing w:before="240" w:after="240" w:line="240" w:lineRule="auto"/>
        <w:ind w:right="142"/>
      </w:pPr>
      <w:r>
        <w:t>Swift (</w:t>
      </w:r>
      <w:r w:rsidRPr="00050CED">
        <w:rPr>
          <w:i/>
        </w:rPr>
        <w:t xml:space="preserve">pour format Swift </w:t>
      </w:r>
      <w:r w:rsidRPr="00CF171E">
        <w:rPr>
          <w:i/>
        </w:rPr>
        <w:t xml:space="preserve">Se référer au Template </w:t>
      </w:r>
      <w:proofErr w:type="gramStart"/>
      <w:r w:rsidRPr="00CF171E">
        <w:rPr>
          <w:i/>
        </w:rPr>
        <w:t>annexe:</w:t>
      </w:r>
      <w:proofErr w:type="gramEnd"/>
      <w:r w:rsidRPr="00CF171E">
        <w:rPr>
          <w:i/>
        </w:rPr>
        <w:t xml:space="preserve"> "</w:t>
      </w:r>
      <w:r w:rsidRPr="00050CED">
        <w:rPr>
          <w:i/>
          <w:lang w:eastAsia="ar-SA"/>
        </w:rPr>
        <w:t xml:space="preserve"> Swift Investisseurs Etrangers Ordre Direct (MT541 et MT543)"</w:t>
      </w:r>
      <w:r>
        <w:rPr>
          <w:lang w:eastAsia="ar-SA"/>
        </w:rPr>
        <w:t>)</w:t>
      </w:r>
    </w:p>
    <w:p w14:paraId="52CC393B" w14:textId="77777777" w:rsidR="00C15592" w:rsidRPr="00EB097B" w:rsidRDefault="00C15592" w:rsidP="00C15592">
      <w:pPr>
        <w:rPr>
          <w:noProof/>
          <w:lang w:eastAsia="fr-FR"/>
        </w:rPr>
      </w:pPr>
      <w:r w:rsidRPr="00EB097B">
        <w:rPr>
          <w:noProof/>
          <w:lang w:eastAsia="fr-FR"/>
        </w:rPr>
        <w:t>A la création, le système génère automatiquement la référence de l'IRL respectant le format suivant:</w:t>
      </w:r>
    </w:p>
    <w:p w14:paraId="7FBC79AD" w14:textId="77777777" w:rsidR="00C15592" w:rsidRPr="00EB097B" w:rsidRDefault="00225693" w:rsidP="00CC1A98">
      <w:pPr>
        <w:jc w:val="center"/>
        <w:rPr>
          <w:b/>
          <w:noProof/>
          <w:lang w:eastAsia="fr-FR"/>
        </w:rPr>
      </w:pPr>
      <w:r>
        <w:rPr>
          <w:b/>
          <w:noProof/>
          <w:lang w:eastAsia="fr-FR"/>
        </w:rPr>
        <w:t>CU+113+Séquence 9</w:t>
      </w:r>
    </w:p>
    <w:p w14:paraId="7C94DB9A" w14:textId="77777777" w:rsidR="007A0280" w:rsidRDefault="00AA7C1E" w:rsidP="00D430C8">
      <w:pPr>
        <w:pStyle w:val="ListParagraph"/>
        <w:spacing w:before="240" w:after="240" w:line="240" w:lineRule="auto"/>
        <w:ind w:left="0" w:right="142"/>
      </w:pPr>
      <w:r w:rsidRPr="00EB097B">
        <w:t xml:space="preserve">Le tableau suivant décrit les différents champs </w:t>
      </w:r>
      <w:r w:rsidR="00DA5B95" w:rsidRPr="00EB097B">
        <w:t xml:space="preserve">pour la création </w:t>
      </w:r>
      <w:r w:rsidRPr="00EB097B">
        <w:t>d'une IRL</w:t>
      </w:r>
      <w:r w:rsidR="004534DC" w:rsidRPr="00EB097B">
        <w:t xml:space="preserve"> </w:t>
      </w:r>
      <w:proofErr w:type="gramStart"/>
      <w:r w:rsidR="004534DC" w:rsidRPr="00EB097B">
        <w:t>bourse</w:t>
      </w:r>
      <w:r w:rsidRPr="00EB097B">
        <w:t>:</w:t>
      </w:r>
      <w:proofErr w:type="gramEnd"/>
    </w:p>
    <w:tbl>
      <w:tblPr>
        <w:tblW w:w="10200" w:type="dxa"/>
        <w:tblInd w:w="55" w:type="dxa"/>
        <w:tblCellMar>
          <w:left w:w="70" w:type="dxa"/>
          <w:right w:w="70" w:type="dxa"/>
        </w:tblCellMar>
        <w:tblLook w:val="04A0" w:firstRow="1" w:lastRow="0" w:firstColumn="1" w:lastColumn="0" w:noHBand="0" w:noVBand="1"/>
      </w:tblPr>
      <w:tblGrid>
        <w:gridCol w:w="2434"/>
        <w:gridCol w:w="6418"/>
        <w:gridCol w:w="1348"/>
      </w:tblGrid>
      <w:tr w:rsidR="00897173" w:rsidRPr="00897173" w14:paraId="7481569D" w14:textId="77777777" w:rsidTr="00897173">
        <w:trPr>
          <w:trHeight w:val="375"/>
        </w:trPr>
        <w:tc>
          <w:tcPr>
            <w:tcW w:w="2440" w:type="dxa"/>
            <w:tcBorders>
              <w:top w:val="single" w:sz="4" w:space="0" w:color="auto"/>
              <w:left w:val="single" w:sz="4" w:space="0" w:color="auto"/>
              <w:bottom w:val="single" w:sz="4" w:space="0" w:color="auto"/>
              <w:right w:val="single" w:sz="4" w:space="0" w:color="auto"/>
            </w:tcBorders>
            <w:shd w:val="clear" w:color="000000" w:fill="BFBFBF"/>
            <w:hideMark/>
          </w:tcPr>
          <w:p w14:paraId="75B9A997" w14:textId="77777777"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Champ</w:t>
            </w:r>
          </w:p>
        </w:tc>
        <w:tc>
          <w:tcPr>
            <w:tcW w:w="6440" w:type="dxa"/>
            <w:tcBorders>
              <w:top w:val="single" w:sz="4" w:space="0" w:color="auto"/>
              <w:left w:val="nil"/>
              <w:bottom w:val="single" w:sz="4" w:space="0" w:color="auto"/>
              <w:right w:val="single" w:sz="4" w:space="0" w:color="auto"/>
            </w:tcBorders>
            <w:shd w:val="clear" w:color="000000" w:fill="BFBFBF"/>
            <w:hideMark/>
          </w:tcPr>
          <w:p w14:paraId="6EABEF6D" w14:textId="77777777"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 xml:space="preserve">Définition </w:t>
            </w:r>
          </w:p>
        </w:tc>
        <w:tc>
          <w:tcPr>
            <w:tcW w:w="1320" w:type="dxa"/>
            <w:tcBorders>
              <w:top w:val="single" w:sz="4" w:space="0" w:color="auto"/>
              <w:left w:val="nil"/>
              <w:bottom w:val="single" w:sz="4" w:space="0" w:color="auto"/>
              <w:right w:val="single" w:sz="4" w:space="0" w:color="auto"/>
            </w:tcBorders>
            <w:shd w:val="clear" w:color="000000" w:fill="BFBFBF"/>
            <w:hideMark/>
          </w:tcPr>
          <w:p w14:paraId="550D2640" w14:textId="77777777" w:rsidR="00897173" w:rsidRPr="00897173" w:rsidRDefault="00897173" w:rsidP="00897173">
            <w:pPr>
              <w:spacing w:line="240" w:lineRule="auto"/>
              <w:rPr>
                <w:rFonts w:ascii="Calibri" w:eastAsia="Times New Roman" w:hAnsi="Calibri" w:cs="Calibri"/>
                <w:b/>
                <w:bCs/>
                <w:color w:val="000000"/>
                <w:sz w:val="18"/>
                <w:szCs w:val="18"/>
                <w:lang w:eastAsia="fr-FR"/>
              </w:rPr>
            </w:pPr>
            <w:r w:rsidRPr="00897173">
              <w:rPr>
                <w:rFonts w:ascii="Calibri" w:eastAsia="Times New Roman" w:hAnsi="Calibri" w:cs="Calibri"/>
                <w:b/>
                <w:bCs/>
                <w:color w:val="000000"/>
                <w:sz w:val="18"/>
                <w:szCs w:val="18"/>
                <w:lang w:eastAsia="fr-FR"/>
              </w:rPr>
              <w:t>Caractéristiques</w:t>
            </w:r>
          </w:p>
        </w:tc>
      </w:tr>
      <w:tr w:rsidR="00897173" w:rsidRPr="00897173" w14:paraId="75E33B57" w14:textId="77777777" w:rsidTr="00897173">
        <w:trPr>
          <w:trHeight w:val="540"/>
        </w:trPr>
        <w:tc>
          <w:tcPr>
            <w:tcW w:w="2440" w:type="dxa"/>
            <w:tcBorders>
              <w:top w:val="nil"/>
              <w:left w:val="single" w:sz="4" w:space="0" w:color="auto"/>
              <w:bottom w:val="single" w:sz="4" w:space="0" w:color="auto"/>
              <w:right w:val="single" w:sz="4" w:space="0" w:color="auto"/>
            </w:tcBorders>
            <w:hideMark/>
          </w:tcPr>
          <w:p w14:paraId="20E4BE6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client</w:t>
            </w:r>
          </w:p>
        </w:tc>
        <w:tc>
          <w:tcPr>
            <w:tcW w:w="6440" w:type="dxa"/>
            <w:tcBorders>
              <w:top w:val="nil"/>
              <w:left w:val="nil"/>
              <w:bottom w:val="single" w:sz="4" w:space="0" w:color="auto"/>
              <w:right w:val="single" w:sz="4" w:space="0" w:color="auto"/>
            </w:tcBorders>
            <w:hideMark/>
          </w:tcPr>
          <w:p w14:paraId="0269F29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externe si disponible. Champ libre à la saisie. Sujet à un contrôle applicatif d’unicité.</w:t>
            </w:r>
          </w:p>
        </w:tc>
        <w:tc>
          <w:tcPr>
            <w:tcW w:w="1320" w:type="dxa"/>
            <w:tcBorders>
              <w:top w:val="nil"/>
              <w:left w:val="nil"/>
              <w:bottom w:val="single" w:sz="4" w:space="0" w:color="auto"/>
              <w:right w:val="single" w:sz="4" w:space="0" w:color="auto"/>
            </w:tcBorders>
            <w:hideMark/>
          </w:tcPr>
          <w:p w14:paraId="358CCEB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14:paraId="3D4A4E8C" w14:textId="77777777" w:rsidTr="00897173">
        <w:trPr>
          <w:trHeight w:val="420"/>
        </w:trPr>
        <w:tc>
          <w:tcPr>
            <w:tcW w:w="2440" w:type="dxa"/>
            <w:tcBorders>
              <w:top w:val="nil"/>
              <w:left w:val="single" w:sz="4" w:space="0" w:color="auto"/>
              <w:bottom w:val="single" w:sz="4" w:space="0" w:color="auto"/>
              <w:right w:val="single" w:sz="4" w:space="0" w:color="auto"/>
            </w:tcBorders>
            <w:hideMark/>
          </w:tcPr>
          <w:p w14:paraId="296868ED"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Numéro de contrat</w:t>
            </w:r>
          </w:p>
        </w:tc>
        <w:tc>
          <w:tcPr>
            <w:tcW w:w="6440" w:type="dxa"/>
            <w:tcBorders>
              <w:top w:val="nil"/>
              <w:left w:val="nil"/>
              <w:bottom w:val="single" w:sz="4" w:space="0" w:color="auto"/>
              <w:right w:val="single" w:sz="4" w:space="0" w:color="auto"/>
            </w:tcBorders>
            <w:hideMark/>
          </w:tcPr>
          <w:p w14:paraId="258E0A5D"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numéro de contrat si disponible.</w:t>
            </w:r>
          </w:p>
        </w:tc>
        <w:tc>
          <w:tcPr>
            <w:tcW w:w="1320" w:type="dxa"/>
            <w:tcBorders>
              <w:top w:val="nil"/>
              <w:left w:val="nil"/>
              <w:bottom w:val="single" w:sz="4" w:space="0" w:color="auto"/>
              <w:right w:val="single" w:sz="4" w:space="0" w:color="auto"/>
            </w:tcBorders>
            <w:hideMark/>
          </w:tcPr>
          <w:p w14:paraId="5530697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14:paraId="5D6383D7" w14:textId="77777777" w:rsidTr="00897173">
        <w:trPr>
          <w:trHeight w:val="555"/>
        </w:trPr>
        <w:tc>
          <w:tcPr>
            <w:tcW w:w="2440" w:type="dxa"/>
            <w:tcBorders>
              <w:top w:val="nil"/>
              <w:left w:val="single" w:sz="4" w:space="0" w:color="auto"/>
              <w:bottom w:val="single" w:sz="4" w:space="0" w:color="auto"/>
              <w:right w:val="single" w:sz="4" w:space="0" w:color="auto"/>
            </w:tcBorders>
            <w:hideMark/>
          </w:tcPr>
          <w:p w14:paraId="66B42EA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Référence SDB de l'ordre</w:t>
            </w:r>
          </w:p>
        </w:tc>
        <w:tc>
          <w:tcPr>
            <w:tcW w:w="6440" w:type="dxa"/>
            <w:tcBorders>
              <w:top w:val="nil"/>
              <w:left w:val="nil"/>
              <w:bottom w:val="single" w:sz="4" w:space="0" w:color="auto"/>
              <w:right w:val="single" w:sz="4" w:space="0" w:color="auto"/>
            </w:tcBorders>
            <w:hideMark/>
          </w:tcPr>
          <w:p w14:paraId="296F3FD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La référence SDB si disponible.</w:t>
            </w:r>
          </w:p>
        </w:tc>
        <w:tc>
          <w:tcPr>
            <w:tcW w:w="1320" w:type="dxa"/>
            <w:tcBorders>
              <w:top w:val="nil"/>
              <w:left w:val="nil"/>
              <w:bottom w:val="single" w:sz="4" w:space="0" w:color="auto"/>
              <w:right w:val="single" w:sz="4" w:space="0" w:color="auto"/>
            </w:tcBorders>
            <w:hideMark/>
          </w:tcPr>
          <w:p w14:paraId="2BF126A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14:paraId="6EA3B803"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DC5C66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de transaction</w:t>
            </w:r>
          </w:p>
        </w:tc>
        <w:tc>
          <w:tcPr>
            <w:tcW w:w="6440" w:type="dxa"/>
            <w:tcBorders>
              <w:top w:val="nil"/>
              <w:left w:val="nil"/>
              <w:bottom w:val="single" w:sz="4" w:space="0" w:color="auto"/>
              <w:right w:val="single" w:sz="4" w:space="0" w:color="auto"/>
            </w:tcBorders>
            <w:hideMark/>
          </w:tcPr>
          <w:p w14:paraId="3758CAC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RVP (achat contre paiement) ou DVP (ventre contre paiement).</w:t>
            </w:r>
          </w:p>
        </w:tc>
        <w:tc>
          <w:tcPr>
            <w:tcW w:w="1320" w:type="dxa"/>
            <w:tcBorders>
              <w:top w:val="nil"/>
              <w:left w:val="nil"/>
              <w:bottom w:val="single" w:sz="4" w:space="0" w:color="auto"/>
              <w:right w:val="single" w:sz="4" w:space="0" w:color="auto"/>
            </w:tcBorders>
            <w:hideMark/>
          </w:tcPr>
          <w:p w14:paraId="64676BE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305A2E30" w14:textId="77777777" w:rsidTr="00897173">
        <w:trPr>
          <w:trHeight w:val="480"/>
        </w:trPr>
        <w:tc>
          <w:tcPr>
            <w:tcW w:w="2440" w:type="dxa"/>
            <w:tcBorders>
              <w:top w:val="nil"/>
              <w:left w:val="single" w:sz="4" w:space="0" w:color="auto"/>
              <w:bottom w:val="single" w:sz="4" w:space="0" w:color="auto"/>
              <w:right w:val="single" w:sz="4" w:space="0" w:color="auto"/>
            </w:tcBorders>
            <w:hideMark/>
          </w:tcPr>
          <w:p w14:paraId="19D73A4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Actif</w:t>
            </w:r>
          </w:p>
        </w:tc>
        <w:tc>
          <w:tcPr>
            <w:tcW w:w="6440" w:type="dxa"/>
            <w:tcBorders>
              <w:top w:val="nil"/>
              <w:left w:val="nil"/>
              <w:bottom w:val="single" w:sz="4" w:space="0" w:color="auto"/>
              <w:right w:val="single" w:sz="4" w:space="0" w:color="auto"/>
            </w:tcBorders>
            <w:hideMark/>
          </w:tcPr>
          <w:p w14:paraId="70E3CB46" w14:textId="77777777" w:rsidR="00897173" w:rsidRPr="00897173" w:rsidRDefault="00897173" w:rsidP="00897173">
            <w:pPr>
              <w:spacing w:line="240" w:lineRule="auto"/>
              <w:rPr>
                <w:rFonts w:ascii="Calibri" w:eastAsia="Times New Roman" w:hAnsi="Calibri" w:cs="Calibri"/>
                <w:color w:val="000000"/>
                <w:sz w:val="18"/>
                <w:szCs w:val="18"/>
                <w:lang w:eastAsia="fr-FR"/>
              </w:rPr>
            </w:pPr>
            <w:proofErr w:type="gramStart"/>
            <w:r w:rsidRPr="00897173">
              <w:rPr>
                <w:rFonts w:ascii="Calibri" w:eastAsia="Times New Roman" w:hAnsi="Calibri" w:cs="Calibri"/>
                <w:color w:val="000000"/>
                <w:sz w:val="18"/>
                <w:szCs w:val="18"/>
                <w:lang w:eastAsia="fr-FR"/>
              </w:rPr>
              <w:t>le</w:t>
            </w:r>
            <w:proofErr w:type="gramEnd"/>
            <w:r w:rsidRPr="00897173">
              <w:rPr>
                <w:rFonts w:ascii="Calibri" w:eastAsia="Times New Roman" w:hAnsi="Calibri" w:cs="Calibri"/>
                <w:color w:val="000000"/>
                <w:sz w:val="18"/>
                <w:szCs w:val="18"/>
                <w:lang w:eastAsia="fr-FR"/>
              </w:rPr>
              <w:t xml:space="preserve"> code ISIN du titre retenu comme identifiant unique de la valeur. Seules les valeurs cotées sont affichées dans l’écran de recherche.</w:t>
            </w:r>
          </w:p>
        </w:tc>
        <w:tc>
          <w:tcPr>
            <w:tcW w:w="1320" w:type="dxa"/>
            <w:tcBorders>
              <w:top w:val="nil"/>
              <w:left w:val="nil"/>
              <w:bottom w:val="single" w:sz="4" w:space="0" w:color="auto"/>
              <w:right w:val="single" w:sz="4" w:space="0" w:color="auto"/>
            </w:tcBorders>
            <w:hideMark/>
          </w:tcPr>
          <w:p w14:paraId="6DFA249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2FD28F5"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0EAABAF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dénouement</w:t>
            </w:r>
          </w:p>
        </w:tc>
        <w:tc>
          <w:tcPr>
            <w:tcW w:w="6440" w:type="dxa"/>
            <w:tcBorders>
              <w:top w:val="nil"/>
              <w:left w:val="nil"/>
              <w:bottom w:val="single" w:sz="4" w:space="0" w:color="auto"/>
              <w:right w:val="single" w:sz="4" w:space="0" w:color="auto"/>
            </w:tcBorders>
            <w:hideMark/>
          </w:tcPr>
          <w:p w14:paraId="46D41D5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Déduite depuis la valeur objet de l’instruction.</w:t>
            </w:r>
          </w:p>
        </w:tc>
        <w:tc>
          <w:tcPr>
            <w:tcW w:w="1320" w:type="dxa"/>
            <w:tcBorders>
              <w:top w:val="nil"/>
              <w:left w:val="nil"/>
              <w:bottom w:val="single" w:sz="4" w:space="0" w:color="auto"/>
              <w:right w:val="single" w:sz="4" w:space="0" w:color="auto"/>
            </w:tcBorders>
            <w:hideMark/>
          </w:tcPr>
          <w:p w14:paraId="5275F9C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20F233C4"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1518FFA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Quantité</w:t>
            </w:r>
          </w:p>
        </w:tc>
        <w:tc>
          <w:tcPr>
            <w:tcW w:w="6440" w:type="dxa"/>
            <w:tcBorders>
              <w:top w:val="nil"/>
              <w:left w:val="nil"/>
              <w:bottom w:val="single" w:sz="4" w:space="0" w:color="auto"/>
              <w:right w:val="single" w:sz="4" w:space="0" w:color="auto"/>
            </w:tcBorders>
            <w:hideMark/>
          </w:tcPr>
          <w:p w14:paraId="7B151397"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Quantité de titres.</w:t>
            </w:r>
          </w:p>
        </w:tc>
        <w:tc>
          <w:tcPr>
            <w:tcW w:w="1320" w:type="dxa"/>
            <w:tcBorders>
              <w:top w:val="nil"/>
              <w:left w:val="nil"/>
              <w:bottom w:val="single" w:sz="4" w:space="0" w:color="auto"/>
              <w:right w:val="single" w:sz="4" w:space="0" w:color="auto"/>
            </w:tcBorders>
            <w:hideMark/>
          </w:tcPr>
          <w:p w14:paraId="729D8B3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5D04109B"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06B8B30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de quantité</w:t>
            </w:r>
          </w:p>
        </w:tc>
        <w:tc>
          <w:tcPr>
            <w:tcW w:w="6440" w:type="dxa"/>
            <w:tcBorders>
              <w:top w:val="nil"/>
              <w:left w:val="nil"/>
              <w:bottom w:val="single" w:sz="4" w:space="0" w:color="auto"/>
              <w:right w:val="single" w:sz="4" w:space="0" w:color="auto"/>
            </w:tcBorders>
            <w:hideMark/>
          </w:tcPr>
          <w:p w14:paraId="76B80E2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Donnée déterminant le type de la quantité. « UNIT » pour les valeurs locale</w:t>
            </w:r>
            <w:r w:rsidR="00415005">
              <w:rPr>
                <w:rFonts w:ascii="Calibri" w:eastAsia="Times New Roman" w:hAnsi="Calibri" w:cs="Calibri"/>
                <w:color w:val="000000"/>
                <w:sz w:val="18"/>
                <w:szCs w:val="18"/>
                <w:lang w:eastAsia="fr-FR"/>
              </w:rPr>
              <w:t>s</w:t>
            </w:r>
            <w:r w:rsidRPr="00897173">
              <w:rPr>
                <w:rFonts w:ascii="Calibri" w:eastAsia="Times New Roman" w:hAnsi="Calibri" w:cs="Calibri"/>
                <w:color w:val="000000"/>
                <w:sz w:val="18"/>
                <w:szCs w:val="18"/>
                <w:lang w:eastAsia="fr-FR"/>
              </w:rPr>
              <w:t>.</w:t>
            </w:r>
          </w:p>
        </w:tc>
        <w:tc>
          <w:tcPr>
            <w:tcW w:w="1320" w:type="dxa"/>
            <w:tcBorders>
              <w:top w:val="nil"/>
              <w:left w:val="nil"/>
              <w:bottom w:val="single" w:sz="4" w:space="0" w:color="auto"/>
              <w:right w:val="single" w:sz="4" w:space="0" w:color="auto"/>
            </w:tcBorders>
            <w:hideMark/>
          </w:tcPr>
          <w:p w14:paraId="0E047B8A"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34D781EE"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7FFE0257"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Client</w:t>
            </w:r>
          </w:p>
        </w:tc>
        <w:tc>
          <w:tcPr>
            <w:tcW w:w="6440" w:type="dxa"/>
            <w:tcBorders>
              <w:top w:val="nil"/>
              <w:left w:val="nil"/>
              <w:bottom w:val="single" w:sz="4" w:space="0" w:color="auto"/>
              <w:right w:val="single" w:sz="4" w:space="0" w:color="auto"/>
            </w:tcBorders>
            <w:hideMark/>
          </w:tcPr>
          <w:p w14:paraId="4EACC35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client détenteur du portefeuille.</w:t>
            </w:r>
          </w:p>
        </w:tc>
        <w:tc>
          <w:tcPr>
            <w:tcW w:w="1320" w:type="dxa"/>
            <w:tcBorders>
              <w:top w:val="nil"/>
              <w:left w:val="nil"/>
              <w:bottom w:val="single" w:sz="4" w:space="0" w:color="auto"/>
              <w:right w:val="single" w:sz="4" w:space="0" w:color="auto"/>
            </w:tcBorders>
            <w:hideMark/>
          </w:tcPr>
          <w:p w14:paraId="54CF6EB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E3F1971"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AA04F51"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titres client</w:t>
            </w:r>
          </w:p>
        </w:tc>
        <w:tc>
          <w:tcPr>
            <w:tcW w:w="6440" w:type="dxa"/>
            <w:tcBorders>
              <w:top w:val="nil"/>
              <w:left w:val="nil"/>
              <w:bottom w:val="single" w:sz="4" w:space="0" w:color="auto"/>
              <w:right w:val="single" w:sz="4" w:space="0" w:color="auto"/>
            </w:tcBorders>
            <w:hideMark/>
          </w:tcPr>
          <w:p w14:paraId="030FB7B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compte titres sur lequel sera dénouée l’opération.</w:t>
            </w:r>
          </w:p>
        </w:tc>
        <w:tc>
          <w:tcPr>
            <w:tcW w:w="1320" w:type="dxa"/>
            <w:tcBorders>
              <w:top w:val="nil"/>
              <w:left w:val="nil"/>
              <w:bottom w:val="single" w:sz="4" w:space="0" w:color="auto"/>
              <w:right w:val="single" w:sz="4" w:space="0" w:color="auto"/>
            </w:tcBorders>
            <w:hideMark/>
          </w:tcPr>
          <w:p w14:paraId="0D06859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0EAD0AB2" w14:textId="77777777" w:rsidTr="00897173">
        <w:trPr>
          <w:trHeight w:val="525"/>
        </w:trPr>
        <w:tc>
          <w:tcPr>
            <w:tcW w:w="2440" w:type="dxa"/>
            <w:tcBorders>
              <w:top w:val="nil"/>
              <w:left w:val="single" w:sz="4" w:space="0" w:color="auto"/>
              <w:bottom w:val="single" w:sz="4" w:space="0" w:color="auto"/>
              <w:right w:val="single" w:sz="4" w:space="0" w:color="auto"/>
            </w:tcBorders>
            <w:hideMark/>
          </w:tcPr>
          <w:p w14:paraId="65BFE7F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espèces client</w:t>
            </w:r>
          </w:p>
        </w:tc>
        <w:tc>
          <w:tcPr>
            <w:tcW w:w="6440" w:type="dxa"/>
            <w:tcBorders>
              <w:top w:val="nil"/>
              <w:left w:val="nil"/>
              <w:bottom w:val="single" w:sz="4" w:space="0" w:color="auto"/>
              <w:right w:val="single" w:sz="4" w:space="0" w:color="auto"/>
            </w:tcBorders>
            <w:hideMark/>
          </w:tcPr>
          <w:p w14:paraId="0E33F80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Le compte rattaché au compte titre, déduit selon la devise de dénouement de l’instruction.</w:t>
            </w:r>
          </w:p>
        </w:tc>
        <w:tc>
          <w:tcPr>
            <w:tcW w:w="1320" w:type="dxa"/>
            <w:tcBorders>
              <w:top w:val="nil"/>
              <w:left w:val="nil"/>
              <w:bottom w:val="single" w:sz="4" w:space="0" w:color="auto"/>
              <w:right w:val="single" w:sz="4" w:space="0" w:color="auto"/>
            </w:tcBorders>
            <w:hideMark/>
          </w:tcPr>
          <w:p w14:paraId="7ABF0EF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0F2D8043" w14:textId="77777777" w:rsidTr="00897173">
        <w:trPr>
          <w:trHeight w:val="480"/>
        </w:trPr>
        <w:tc>
          <w:tcPr>
            <w:tcW w:w="2440" w:type="dxa"/>
            <w:tcBorders>
              <w:top w:val="nil"/>
              <w:left w:val="single" w:sz="4" w:space="0" w:color="auto"/>
              <w:bottom w:val="single" w:sz="4" w:space="0" w:color="auto"/>
              <w:right w:val="single" w:sz="4" w:space="0" w:color="auto"/>
            </w:tcBorders>
            <w:hideMark/>
          </w:tcPr>
          <w:p w14:paraId="1F800BB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compte espèce</w:t>
            </w:r>
          </w:p>
        </w:tc>
        <w:tc>
          <w:tcPr>
            <w:tcW w:w="6440" w:type="dxa"/>
            <w:tcBorders>
              <w:top w:val="nil"/>
              <w:left w:val="nil"/>
              <w:bottom w:val="single" w:sz="4" w:space="0" w:color="auto"/>
              <w:right w:val="single" w:sz="4" w:space="0" w:color="auto"/>
            </w:tcBorders>
            <w:hideMark/>
          </w:tcPr>
          <w:p w14:paraId="0E4EE03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Devise de compte espèce déduit automatiquement.</w:t>
            </w:r>
          </w:p>
        </w:tc>
        <w:tc>
          <w:tcPr>
            <w:tcW w:w="1320" w:type="dxa"/>
            <w:tcBorders>
              <w:top w:val="nil"/>
              <w:left w:val="nil"/>
              <w:bottom w:val="single" w:sz="4" w:space="0" w:color="auto"/>
              <w:right w:val="single" w:sz="4" w:space="0" w:color="auto"/>
            </w:tcBorders>
            <w:hideMark/>
          </w:tcPr>
          <w:p w14:paraId="02FBC12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0C60E8F4" w14:textId="77777777" w:rsidTr="00897173">
        <w:trPr>
          <w:trHeight w:val="540"/>
        </w:trPr>
        <w:tc>
          <w:tcPr>
            <w:tcW w:w="2440" w:type="dxa"/>
            <w:tcBorders>
              <w:top w:val="nil"/>
              <w:left w:val="single" w:sz="4" w:space="0" w:color="auto"/>
              <w:bottom w:val="single" w:sz="4" w:space="0" w:color="auto"/>
              <w:right w:val="single" w:sz="4" w:space="0" w:color="auto"/>
            </w:tcBorders>
            <w:hideMark/>
          </w:tcPr>
          <w:p w14:paraId="5F9E395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Place de dénouement</w:t>
            </w:r>
          </w:p>
        </w:tc>
        <w:tc>
          <w:tcPr>
            <w:tcW w:w="6440" w:type="dxa"/>
            <w:tcBorders>
              <w:top w:val="nil"/>
              <w:left w:val="nil"/>
              <w:bottom w:val="single" w:sz="4" w:space="0" w:color="auto"/>
              <w:right w:val="single" w:sz="4" w:space="0" w:color="auto"/>
            </w:tcBorders>
            <w:hideMark/>
          </w:tcPr>
          <w:p w14:paraId="5409EB5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Champ déduit à partir du titre. </w:t>
            </w:r>
            <w:proofErr w:type="spellStart"/>
            <w:r w:rsidRPr="00897173">
              <w:rPr>
                <w:rFonts w:ascii="Calibri" w:eastAsia="Times New Roman" w:hAnsi="Calibri" w:cs="Calibri"/>
                <w:color w:val="000000"/>
                <w:sz w:val="18"/>
                <w:szCs w:val="18"/>
                <w:lang w:eastAsia="fr-FR"/>
              </w:rPr>
              <w:t>MaroClear</w:t>
            </w:r>
            <w:proofErr w:type="spellEnd"/>
            <w:r w:rsidRPr="00897173">
              <w:rPr>
                <w:rFonts w:ascii="Calibri" w:eastAsia="Times New Roman" w:hAnsi="Calibri" w:cs="Calibri"/>
                <w:color w:val="000000"/>
                <w:sz w:val="18"/>
                <w:szCs w:val="18"/>
                <w:lang w:eastAsia="fr-FR"/>
              </w:rPr>
              <w:t xml:space="preserve"> pour les opération</w:t>
            </w:r>
            <w:r w:rsidR="00415005">
              <w:rPr>
                <w:rFonts w:ascii="Calibri" w:eastAsia="Times New Roman" w:hAnsi="Calibri" w:cs="Calibri"/>
                <w:color w:val="000000"/>
                <w:sz w:val="18"/>
                <w:szCs w:val="18"/>
                <w:lang w:eastAsia="fr-FR"/>
              </w:rPr>
              <w:t>s</w:t>
            </w:r>
            <w:r w:rsidRPr="00897173">
              <w:rPr>
                <w:rFonts w:ascii="Calibri" w:eastAsia="Times New Roman" w:hAnsi="Calibri" w:cs="Calibri"/>
                <w:color w:val="000000"/>
                <w:sz w:val="18"/>
                <w:szCs w:val="18"/>
                <w:lang w:eastAsia="fr-FR"/>
              </w:rPr>
              <w:t xml:space="preserve"> de bourse locale. </w:t>
            </w:r>
          </w:p>
        </w:tc>
        <w:tc>
          <w:tcPr>
            <w:tcW w:w="1320" w:type="dxa"/>
            <w:tcBorders>
              <w:top w:val="nil"/>
              <w:left w:val="nil"/>
              <w:bottom w:val="single" w:sz="4" w:space="0" w:color="auto"/>
              <w:right w:val="single" w:sz="4" w:space="0" w:color="auto"/>
            </w:tcBorders>
            <w:hideMark/>
          </w:tcPr>
          <w:p w14:paraId="1B9709D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6AB78673"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7CD5916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Dépositaire</w:t>
            </w:r>
          </w:p>
        </w:tc>
        <w:tc>
          <w:tcPr>
            <w:tcW w:w="6440" w:type="dxa"/>
            <w:tcBorders>
              <w:top w:val="nil"/>
              <w:left w:val="nil"/>
              <w:bottom w:val="single" w:sz="4" w:space="0" w:color="auto"/>
              <w:right w:val="single" w:sz="4" w:space="0" w:color="auto"/>
            </w:tcBorders>
            <w:hideMark/>
          </w:tcPr>
          <w:p w14:paraId="2839436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Dépositaire central pour les valeurs locales.</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hideMark/>
          </w:tcPr>
          <w:p w14:paraId="37DB14B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74712650" w14:textId="77777777" w:rsidTr="00897173">
        <w:trPr>
          <w:trHeight w:val="570"/>
        </w:trPr>
        <w:tc>
          <w:tcPr>
            <w:tcW w:w="2440" w:type="dxa"/>
            <w:tcBorders>
              <w:top w:val="nil"/>
              <w:left w:val="single" w:sz="4" w:space="0" w:color="auto"/>
              <w:bottom w:val="single" w:sz="4" w:space="0" w:color="auto"/>
              <w:right w:val="single" w:sz="4" w:space="0" w:color="auto"/>
            </w:tcBorders>
            <w:hideMark/>
          </w:tcPr>
          <w:p w14:paraId="1DADEA4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Compte nostro titres</w:t>
            </w:r>
          </w:p>
        </w:tc>
        <w:tc>
          <w:tcPr>
            <w:tcW w:w="6440" w:type="dxa"/>
            <w:tcBorders>
              <w:top w:val="nil"/>
              <w:left w:val="nil"/>
              <w:bottom w:val="single" w:sz="4" w:space="0" w:color="auto"/>
              <w:right w:val="single" w:sz="4" w:space="0" w:color="auto"/>
            </w:tcBorders>
            <w:hideMark/>
          </w:tcPr>
          <w:p w14:paraId="34019357"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Il s’agit du compte Nostro de l'affilié ouvert auprès du dépositaire central par type d’avoir.</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hideMark/>
          </w:tcPr>
          <w:p w14:paraId="3B7E398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3F6DF1BB" w14:textId="77777777" w:rsidTr="00897173">
        <w:trPr>
          <w:trHeight w:val="540"/>
        </w:trPr>
        <w:tc>
          <w:tcPr>
            <w:tcW w:w="2440" w:type="dxa"/>
            <w:tcBorders>
              <w:top w:val="nil"/>
              <w:left w:val="single" w:sz="4" w:space="0" w:color="auto"/>
              <w:bottom w:val="single" w:sz="4" w:space="0" w:color="auto"/>
              <w:right w:val="single" w:sz="4" w:space="0" w:color="auto"/>
            </w:tcBorders>
            <w:hideMark/>
          </w:tcPr>
          <w:p w14:paraId="33D7AF1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lastRenderedPageBreak/>
              <w:t>Compte nostro espèces</w:t>
            </w:r>
          </w:p>
        </w:tc>
        <w:tc>
          <w:tcPr>
            <w:tcW w:w="6440" w:type="dxa"/>
            <w:tcBorders>
              <w:top w:val="nil"/>
              <w:left w:val="nil"/>
              <w:bottom w:val="single" w:sz="4" w:space="0" w:color="auto"/>
              <w:right w:val="single" w:sz="4" w:space="0" w:color="auto"/>
            </w:tcBorders>
            <w:hideMark/>
          </w:tcPr>
          <w:p w14:paraId="7464F213"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Il s’agit du compte Nostro de l'affilié auprès de la BAM.</w:t>
            </w:r>
            <w:r w:rsidR="00F0516E">
              <w:rPr>
                <w:rFonts w:ascii="Calibri" w:eastAsia="Times New Roman" w:hAnsi="Calibri" w:cs="Calibri"/>
                <w:color w:val="000000"/>
                <w:sz w:val="18"/>
                <w:szCs w:val="18"/>
                <w:lang w:eastAsia="fr-FR"/>
              </w:rPr>
              <w:t xml:space="preserve"> Déduit par le système.</w:t>
            </w:r>
          </w:p>
        </w:tc>
        <w:tc>
          <w:tcPr>
            <w:tcW w:w="1320" w:type="dxa"/>
            <w:tcBorders>
              <w:top w:val="nil"/>
              <w:left w:val="nil"/>
              <w:bottom w:val="single" w:sz="4" w:space="0" w:color="auto"/>
              <w:right w:val="single" w:sz="4" w:space="0" w:color="auto"/>
            </w:tcBorders>
            <w:hideMark/>
          </w:tcPr>
          <w:p w14:paraId="5FA7B23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01B129AA" w14:textId="77777777" w:rsidTr="00897173">
        <w:trPr>
          <w:trHeight w:val="555"/>
        </w:trPr>
        <w:tc>
          <w:tcPr>
            <w:tcW w:w="2440" w:type="dxa"/>
            <w:tcBorders>
              <w:top w:val="nil"/>
              <w:left w:val="single" w:sz="4" w:space="0" w:color="auto"/>
              <w:bottom w:val="single" w:sz="4" w:space="0" w:color="auto"/>
              <w:right w:val="single" w:sz="4" w:space="0" w:color="auto"/>
            </w:tcBorders>
            <w:hideMark/>
          </w:tcPr>
          <w:p w14:paraId="77DF5A6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Contrepartie</w:t>
            </w:r>
          </w:p>
        </w:tc>
        <w:tc>
          <w:tcPr>
            <w:tcW w:w="6440" w:type="dxa"/>
            <w:tcBorders>
              <w:top w:val="nil"/>
              <w:left w:val="nil"/>
              <w:bottom w:val="single" w:sz="4" w:space="0" w:color="auto"/>
              <w:right w:val="single" w:sz="4" w:space="0" w:color="auto"/>
            </w:tcBorders>
            <w:hideMark/>
          </w:tcPr>
          <w:p w14:paraId="4E9C794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Correspond à la société de bourse. </w:t>
            </w:r>
            <w:proofErr w:type="gramStart"/>
            <w:r w:rsidRPr="00897173">
              <w:rPr>
                <w:rFonts w:ascii="Calibri" w:eastAsia="Times New Roman" w:hAnsi="Calibri" w:cs="Calibri"/>
                <w:color w:val="000000"/>
                <w:sz w:val="18"/>
                <w:szCs w:val="18"/>
                <w:lang w:eastAsia="fr-FR"/>
              </w:rPr>
              <w:t>Seul les tiers</w:t>
            </w:r>
            <w:proofErr w:type="gramEnd"/>
            <w:r w:rsidRPr="00897173">
              <w:rPr>
                <w:rFonts w:ascii="Calibri" w:eastAsia="Times New Roman" w:hAnsi="Calibri" w:cs="Calibri"/>
                <w:color w:val="000000"/>
                <w:sz w:val="18"/>
                <w:szCs w:val="18"/>
                <w:lang w:eastAsia="fr-FR"/>
              </w:rPr>
              <w:t xml:space="preserve"> ayant le rôle « Société de bourse » sont affichés lors de la recherche.</w:t>
            </w:r>
          </w:p>
        </w:tc>
        <w:tc>
          <w:tcPr>
            <w:tcW w:w="1320" w:type="dxa"/>
            <w:tcBorders>
              <w:top w:val="nil"/>
              <w:left w:val="nil"/>
              <w:bottom w:val="single" w:sz="4" w:space="0" w:color="auto"/>
              <w:right w:val="single" w:sz="4" w:space="0" w:color="auto"/>
            </w:tcBorders>
            <w:hideMark/>
          </w:tcPr>
          <w:p w14:paraId="63E5CB3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30AD14AE" w14:textId="77777777" w:rsidTr="00897173">
        <w:trPr>
          <w:trHeight w:val="855"/>
        </w:trPr>
        <w:tc>
          <w:tcPr>
            <w:tcW w:w="2440" w:type="dxa"/>
            <w:tcBorders>
              <w:top w:val="nil"/>
              <w:left w:val="single" w:sz="4" w:space="0" w:color="auto"/>
              <w:bottom w:val="single" w:sz="4" w:space="0" w:color="auto"/>
              <w:right w:val="single" w:sz="4" w:space="0" w:color="auto"/>
            </w:tcBorders>
            <w:hideMark/>
          </w:tcPr>
          <w:p w14:paraId="049812D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négociation</w:t>
            </w:r>
          </w:p>
        </w:tc>
        <w:tc>
          <w:tcPr>
            <w:tcW w:w="6440" w:type="dxa"/>
            <w:tcBorders>
              <w:top w:val="nil"/>
              <w:left w:val="nil"/>
              <w:bottom w:val="single" w:sz="4" w:space="0" w:color="auto"/>
              <w:right w:val="single" w:sz="4" w:space="0" w:color="auto"/>
            </w:tcBorders>
            <w:hideMark/>
          </w:tcPr>
          <w:p w14:paraId="5917586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d’exécution. Cette date correspond à la date d’effet soit date à laquelle le titulaire est propriétaire des titres pour le cas des achats et la date à laquelle il ne détient plus les titres pour le cas des ventes.</w:t>
            </w:r>
          </w:p>
        </w:tc>
        <w:tc>
          <w:tcPr>
            <w:tcW w:w="1320" w:type="dxa"/>
            <w:tcBorders>
              <w:top w:val="nil"/>
              <w:left w:val="nil"/>
              <w:bottom w:val="single" w:sz="4" w:space="0" w:color="auto"/>
              <w:right w:val="single" w:sz="4" w:space="0" w:color="auto"/>
            </w:tcBorders>
            <w:hideMark/>
          </w:tcPr>
          <w:p w14:paraId="6FA8901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4F2CACF" w14:textId="77777777" w:rsidTr="00897173">
        <w:trPr>
          <w:trHeight w:val="1260"/>
        </w:trPr>
        <w:tc>
          <w:tcPr>
            <w:tcW w:w="2440" w:type="dxa"/>
            <w:tcBorders>
              <w:top w:val="nil"/>
              <w:left w:val="single" w:sz="4" w:space="0" w:color="auto"/>
              <w:bottom w:val="single" w:sz="4" w:space="0" w:color="auto"/>
              <w:right w:val="single" w:sz="4" w:space="0" w:color="auto"/>
            </w:tcBorders>
            <w:hideMark/>
          </w:tcPr>
          <w:p w14:paraId="7AFF2BF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valeur</w:t>
            </w:r>
          </w:p>
        </w:tc>
        <w:tc>
          <w:tcPr>
            <w:tcW w:w="6440" w:type="dxa"/>
            <w:tcBorders>
              <w:top w:val="nil"/>
              <w:left w:val="nil"/>
              <w:bottom w:val="single" w:sz="4" w:space="0" w:color="auto"/>
              <w:right w:val="single" w:sz="4" w:space="0" w:color="auto"/>
            </w:tcBorders>
            <w:hideMark/>
          </w:tcPr>
          <w:p w14:paraId="2A461A31"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897173">
              <w:rPr>
                <w:rFonts w:ascii="Calibri" w:eastAsia="Times New Roman" w:hAnsi="Calibri" w:cs="Calibri"/>
                <w:color w:val="000000"/>
                <w:sz w:val="18"/>
                <w:szCs w:val="18"/>
                <w:lang w:eastAsia="fr-FR"/>
              </w:rPr>
              <w:br/>
              <w:t>Elle est communiquée dans le flux de postage comptable vers le système bancaire et correspond à la date valeur du crédit ou du débit effectif sur le compte espèces.</w:t>
            </w:r>
          </w:p>
        </w:tc>
        <w:tc>
          <w:tcPr>
            <w:tcW w:w="1320" w:type="dxa"/>
            <w:tcBorders>
              <w:top w:val="nil"/>
              <w:left w:val="nil"/>
              <w:bottom w:val="single" w:sz="4" w:space="0" w:color="auto"/>
              <w:right w:val="single" w:sz="4" w:space="0" w:color="auto"/>
            </w:tcBorders>
            <w:hideMark/>
          </w:tcPr>
          <w:p w14:paraId="5E6788AA"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6D24CD83" w14:textId="77777777" w:rsidTr="00897173">
        <w:trPr>
          <w:trHeight w:val="795"/>
        </w:trPr>
        <w:tc>
          <w:tcPr>
            <w:tcW w:w="2440" w:type="dxa"/>
            <w:tcBorders>
              <w:top w:val="nil"/>
              <w:left w:val="single" w:sz="4" w:space="0" w:color="auto"/>
              <w:bottom w:val="single" w:sz="4" w:space="0" w:color="auto"/>
              <w:right w:val="single" w:sz="4" w:space="0" w:color="auto"/>
            </w:tcBorders>
            <w:hideMark/>
          </w:tcPr>
          <w:p w14:paraId="315B340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dénouement</w:t>
            </w:r>
          </w:p>
        </w:tc>
        <w:tc>
          <w:tcPr>
            <w:tcW w:w="6440" w:type="dxa"/>
            <w:tcBorders>
              <w:top w:val="nil"/>
              <w:left w:val="nil"/>
              <w:bottom w:val="single" w:sz="4" w:space="0" w:color="auto"/>
              <w:right w:val="single" w:sz="4" w:space="0" w:color="auto"/>
            </w:tcBorders>
            <w:hideMark/>
          </w:tcPr>
          <w:p w14:paraId="12E6C4C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Date de Dénouement théorique : déduite par le système moyennant la configuration de la SLA</w:t>
            </w:r>
            <w:r w:rsidRPr="00897173">
              <w:rPr>
                <w:rFonts w:ascii="Calibri" w:eastAsia="Times New Roman" w:hAnsi="Calibri" w:cs="Calibri"/>
                <w:color w:val="000000"/>
                <w:sz w:val="18"/>
                <w:szCs w:val="18"/>
                <w:lang w:eastAsia="fr-FR"/>
              </w:rPr>
              <w:br/>
              <w:t>fenêtre de dénouement. Par défaut, elle est égale à J+3.</w:t>
            </w:r>
          </w:p>
        </w:tc>
        <w:tc>
          <w:tcPr>
            <w:tcW w:w="1320" w:type="dxa"/>
            <w:tcBorders>
              <w:top w:val="nil"/>
              <w:left w:val="nil"/>
              <w:bottom w:val="single" w:sz="4" w:space="0" w:color="auto"/>
              <w:right w:val="single" w:sz="4" w:space="0" w:color="auto"/>
            </w:tcBorders>
            <w:hideMark/>
          </w:tcPr>
          <w:p w14:paraId="3A1906C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81D7A80" w14:textId="77777777" w:rsidTr="00897173">
        <w:trPr>
          <w:trHeight w:val="585"/>
        </w:trPr>
        <w:tc>
          <w:tcPr>
            <w:tcW w:w="2440" w:type="dxa"/>
            <w:tcBorders>
              <w:top w:val="nil"/>
              <w:left w:val="single" w:sz="4" w:space="0" w:color="auto"/>
              <w:bottom w:val="single" w:sz="4" w:space="0" w:color="auto"/>
              <w:right w:val="single" w:sz="4" w:space="0" w:color="auto"/>
            </w:tcBorders>
            <w:hideMark/>
          </w:tcPr>
          <w:p w14:paraId="37ED0BA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w:t>
            </w:r>
          </w:p>
        </w:tc>
        <w:tc>
          <w:tcPr>
            <w:tcW w:w="6440" w:type="dxa"/>
            <w:tcBorders>
              <w:top w:val="nil"/>
              <w:left w:val="nil"/>
              <w:bottom w:val="single" w:sz="4" w:space="0" w:color="auto"/>
              <w:right w:val="single" w:sz="4" w:space="0" w:color="auto"/>
            </w:tcBorders>
            <w:hideMark/>
          </w:tcPr>
          <w:p w14:paraId="1BE5099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 de négociation à l’opération (cours) fourni ou calculable, si non fourni, à partir de la quantité et du montant brut.</w:t>
            </w:r>
          </w:p>
        </w:tc>
        <w:tc>
          <w:tcPr>
            <w:tcW w:w="1320" w:type="dxa"/>
            <w:tcBorders>
              <w:top w:val="nil"/>
              <w:left w:val="nil"/>
              <w:bottom w:val="single" w:sz="4" w:space="0" w:color="auto"/>
              <w:right w:val="single" w:sz="4" w:space="0" w:color="auto"/>
            </w:tcBorders>
            <w:hideMark/>
          </w:tcPr>
          <w:p w14:paraId="3CAEC73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4DE52BF" w14:textId="77777777" w:rsidTr="00897173">
        <w:trPr>
          <w:trHeight w:val="555"/>
        </w:trPr>
        <w:tc>
          <w:tcPr>
            <w:tcW w:w="2440" w:type="dxa"/>
            <w:tcBorders>
              <w:top w:val="nil"/>
              <w:left w:val="single" w:sz="4" w:space="0" w:color="auto"/>
              <w:bottom w:val="single" w:sz="4" w:space="0" w:color="auto"/>
              <w:right w:val="single" w:sz="4" w:space="0" w:color="auto"/>
            </w:tcBorders>
            <w:hideMark/>
          </w:tcPr>
          <w:p w14:paraId="3DF13B1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Intérêts courus</w:t>
            </w:r>
          </w:p>
        </w:tc>
        <w:tc>
          <w:tcPr>
            <w:tcW w:w="6440" w:type="dxa"/>
            <w:tcBorders>
              <w:top w:val="nil"/>
              <w:left w:val="nil"/>
              <w:bottom w:val="single" w:sz="4" w:space="0" w:color="auto"/>
              <w:right w:val="single" w:sz="4" w:space="0" w:color="auto"/>
            </w:tcBorders>
            <w:hideMark/>
          </w:tcPr>
          <w:p w14:paraId="6A74E334" w14:textId="77777777" w:rsidR="00897173" w:rsidRPr="006F0529" w:rsidRDefault="00897173" w:rsidP="0091572D">
            <w:pPr>
              <w:spacing w:line="240" w:lineRule="auto"/>
              <w:rPr>
                <w:rFonts w:ascii="Calibri" w:eastAsia="Times New Roman" w:hAnsi="Calibri" w:cs="Calibri"/>
                <w:sz w:val="18"/>
                <w:szCs w:val="18"/>
                <w:lang w:eastAsia="fr-FR"/>
              </w:rPr>
            </w:pPr>
            <w:r w:rsidRPr="006F0529">
              <w:rPr>
                <w:rFonts w:ascii="Calibri" w:eastAsia="Times New Roman" w:hAnsi="Calibri" w:cs="Calibri"/>
                <w:sz w:val="18"/>
                <w:szCs w:val="18"/>
                <w:lang w:eastAsia="fr-FR"/>
              </w:rPr>
              <w:t>Calculés pour les titres de créance (en fonction de la date de négociation)</w:t>
            </w:r>
            <w:r w:rsidR="0091572D">
              <w:rPr>
                <w:rFonts w:ascii="Calibri" w:eastAsia="Times New Roman" w:hAnsi="Calibri" w:cs="Calibri"/>
                <w:sz w:val="18"/>
                <w:szCs w:val="18"/>
                <w:lang w:eastAsia="fr-FR"/>
              </w:rPr>
              <w:t>.</w:t>
            </w:r>
          </w:p>
        </w:tc>
        <w:tc>
          <w:tcPr>
            <w:tcW w:w="1320" w:type="dxa"/>
            <w:tcBorders>
              <w:top w:val="nil"/>
              <w:left w:val="nil"/>
              <w:bottom w:val="single" w:sz="4" w:space="0" w:color="auto"/>
              <w:right w:val="single" w:sz="4" w:space="0" w:color="auto"/>
            </w:tcBorders>
            <w:hideMark/>
          </w:tcPr>
          <w:p w14:paraId="213D39C7"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r w:rsidR="00897173" w:rsidRPr="00897173" w14:paraId="3F94C29C" w14:textId="77777777" w:rsidTr="00897173">
        <w:trPr>
          <w:trHeight w:val="255"/>
        </w:trPr>
        <w:tc>
          <w:tcPr>
            <w:tcW w:w="2440" w:type="dxa"/>
            <w:tcBorders>
              <w:top w:val="nil"/>
              <w:left w:val="single" w:sz="4" w:space="0" w:color="auto"/>
              <w:bottom w:val="single" w:sz="4" w:space="0" w:color="auto"/>
              <w:right w:val="single" w:sz="4" w:space="0" w:color="auto"/>
            </w:tcBorders>
            <w:shd w:val="clear" w:color="000000" w:fill="D8D8D8"/>
            <w:hideMark/>
          </w:tcPr>
          <w:p w14:paraId="20193FD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Montants et commission</w:t>
            </w:r>
          </w:p>
        </w:tc>
        <w:tc>
          <w:tcPr>
            <w:tcW w:w="6440" w:type="dxa"/>
            <w:tcBorders>
              <w:top w:val="nil"/>
              <w:left w:val="nil"/>
              <w:bottom w:val="single" w:sz="4" w:space="0" w:color="auto"/>
              <w:right w:val="single" w:sz="4" w:space="0" w:color="auto"/>
            </w:tcBorders>
            <w:shd w:val="clear" w:color="000000" w:fill="D8D8D8"/>
            <w:hideMark/>
          </w:tcPr>
          <w:p w14:paraId="03B37F91"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c>
          <w:tcPr>
            <w:tcW w:w="1320" w:type="dxa"/>
            <w:tcBorders>
              <w:top w:val="nil"/>
              <w:left w:val="nil"/>
              <w:bottom w:val="single" w:sz="4" w:space="0" w:color="auto"/>
              <w:right w:val="single" w:sz="4" w:space="0" w:color="auto"/>
            </w:tcBorders>
            <w:shd w:val="clear" w:color="000000" w:fill="D8D8D8"/>
            <w:hideMark/>
          </w:tcPr>
          <w:p w14:paraId="18318A5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r>
      <w:tr w:rsidR="00897173" w:rsidRPr="00897173" w14:paraId="7D00319F" w14:textId="77777777" w:rsidTr="00897173">
        <w:trPr>
          <w:trHeight w:val="585"/>
        </w:trPr>
        <w:tc>
          <w:tcPr>
            <w:tcW w:w="2440" w:type="dxa"/>
            <w:tcBorders>
              <w:top w:val="nil"/>
              <w:left w:val="single" w:sz="4" w:space="0" w:color="auto"/>
              <w:bottom w:val="single" w:sz="4" w:space="0" w:color="auto"/>
              <w:right w:val="single" w:sz="4" w:space="0" w:color="auto"/>
            </w:tcBorders>
            <w:hideMark/>
          </w:tcPr>
          <w:p w14:paraId="48FAAB7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SDB</w:t>
            </w:r>
          </w:p>
        </w:tc>
        <w:tc>
          <w:tcPr>
            <w:tcW w:w="6440" w:type="dxa"/>
            <w:tcBorders>
              <w:top w:val="nil"/>
              <w:left w:val="nil"/>
              <w:bottom w:val="single" w:sz="4" w:space="0" w:color="auto"/>
              <w:right w:val="single" w:sz="4" w:space="0" w:color="auto"/>
            </w:tcBorders>
            <w:hideMark/>
          </w:tcPr>
          <w:p w14:paraId="539006E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La commission de courtage appliquée par la société de bourse. Calculée selon une SLA avec possibilité de modification à la saisie.</w:t>
            </w:r>
          </w:p>
        </w:tc>
        <w:tc>
          <w:tcPr>
            <w:tcW w:w="1320" w:type="dxa"/>
            <w:tcBorders>
              <w:top w:val="nil"/>
              <w:left w:val="nil"/>
              <w:bottom w:val="single" w:sz="4" w:space="0" w:color="auto"/>
              <w:right w:val="single" w:sz="4" w:space="0" w:color="auto"/>
            </w:tcBorders>
            <w:hideMark/>
          </w:tcPr>
          <w:p w14:paraId="5765F1F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52D9813D"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0B7C9701"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commission SDB</w:t>
            </w:r>
          </w:p>
        </w:tc>
        <w:tc>
          <w:tcPr>
            <w:tcW w:w="6440" w:type="dxa"/>
            <w:tcBorders>
              <w:top w:val="nil"/>
              <w:left w:val="nil"/>
              <w:bottom w:val="single" w:sz="4" w:space="0" w:color="auto"/>
              <w:right w:val="single" w:sz="4" w:space="0" w:color="auto"/>
            </w:tcBorders>
            <w:hideMark/>
          </w:tcPr>
          <w:p w14:paraId="45B9A6C1"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commission société de bourse.</w:t>
            </w:r>
          </w:p>
        </w:tc>
        <w:tc>
          <w:tcPr>
            <w:tcW w:w="1320" w:type="dxa"/>
            <w:tcBorders>
              <w:top w:val="nil"/>
              <w:left w:val="nil"/>
              <w:bottom w:val="single" w:sz="4" w:space="0" w:color="auto"/>
              <w:right w:val="single" w:sz="4" w:space="0" w:color="auto"/>
            </w:tcBorders>
            <w:hideMark/>
          </w:tcPr>
          <w:p w14:paraId="7E3F061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5A69468"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7D3FD5C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SDB TTC</w:t>
            </w:r>
          </w:p>
        </w:tc>
        <w:tc>
          <w:tcPr>
            <w:tcW w:w="6440" w:type="dxa"/>
            <w:tcBorders>
              <w:top w:val="nil"/>
              <w:left w:val="nil"/>
              <w:bottom w:val="single" w:sz="4" w:space="0" w:color="auto"/>
              <w:right w:val="single" w:sz="4" w:space="0" w:color="auto"/>
            </w:tcBorders>
            <w:hideMark/>
          </w:tcPr>
          <w:p w14:paraId="14F829BA"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Commission société de bourse TTC.</w:t>
            </w:r>
          </w:p>
        </w:tc>
        <w:tc>
          <w:tcPr>
            <w:tcW w:w="1320" w:type="dxa"/>
            <w:tcBorders>
              <w:top w:val="nil"/>
              <w:left w:val="nil"/>
              <w:bottom w:val="single" w:sz="4" w:space="0" w:color="auto"/>
              <w:right w:val="single" w:sz="4" w:space="0" w:color="auto"/>
            </w:tcBorders>
            <w:hideMark/>
          </w:tcPr>
          <w:p w14:paraId="0F658B8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E78DBCA"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229835D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w:t>
            </w:r>
          </w:p>
        </w:tc>
        <w:tc>
          <w:tcPr>
            <w:tcW w:w="6440" w:type="dxa"/>
            <w:tcBorders>
              <w:top w:val="nil"/>
              <w:left w:val="nil"/>
              <w:bottom w:val="single" w:sz="4" w:space="0" w:color="auto"/>
              <w:right w:val="single" w:sz="4" w:space="0" w:color="auto"/>
            </w:tcBorders>
            <w:hideMark/>
          </w:tcPr>
          <w:p w14:paraId="4457688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 L'impôt de bourse est </w:t>
            </w:r>
            <w:proofErr w:type="gramStart"/>
            <w:r w:rsidRPr="00897173">
              <w:rPr>
                <w:rFonts w:ascii="Calibri" w:eastAsia="Times New Roman" w:hAnsi="Calibri" w:cs="Calibri"/>
                <w:color w:val="000000"/>
                <w:sz w:val="18"/>
                <w:szCs w:val="18"/>
                <w:lang w:eastAsia="fr-FR"/>
              </w:rPr>
              <w:t>calculée</w:t>
            </w:r>
            <w:proofErr w:type="gramEnd"/>
            <w:r w:rsidRPr="00897173">
              <w:rPr>
                <w:rFonts w:ascii="Calibri" w:eastAsia="Times New Roman" w:hAnsi="Calibri" w:cs="Calibri"/>
                <w:color w:val="000000"/>
                <w:sz w:val="18"/>
                <w:szCs w:val="18"/>
                <w:lang w:eastAsia="fr-FR"/>
              </w:rPr>
              <w:t xml:space="preserve"> selon une SLA.</w:t>
            </w:r>
          </w:p>
        </w:tc>
        <w:tc>
          <w:tcPr>
            <w:tcW w:w="1320" w:type="dxa"/>
            <w:tcBorders>
              <w:top w:val="nil"/>
              <w:left w:val="nil"/>
              <w:bottom w:val="single" w:sz="4" w:space="0" w:color="auto"/>
              <w:right w:val="single" w:sz="4" w:space="0" w:color="auto"/>
            </w:tcBorders>
            <w:hideMark/>
          </w:tcPr>
          <w:p w14:paraId="6852E06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3AB0BE24"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0D94A99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impôt de bourse</w:t>
            </w:r>
          </w:p>
        </w:tc>
        <w:tc>
          <w:tcPr>
            <w:tcW w:w="6440" w:type="dxa"/>
            <w:tcBorders>
              <w:top w:val="nil"/>
              <w:left w:val="nil"/>
              <w:bottom w:val="single" w:sz="4" w:space="0" w:color="auto"/>
              <w:right w:val="single" w:sz="4" w:space="0" w:color="auto"/>
            </w:tcBorders>
            <w:hideMark/>
          </w:tcPr>
          <w:p w14:paraId="1B3A5A6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impôt de bourse.</w:t>
            </w:r>
          </w:p>
        </w:tc>
        <w:tc>
          <w:tcPr>
            <w:tcW w:w="1320" w:type="dxa"/>
            <w:tcBorders>
              <w:top w:val="nil"/>
              <w:left w:val="nil"/>
              <w:bottom w:val="single" w:sz="4" w:space="0" w:color="auto"/>
              <w:right w:val="single" w:sz="4" w:space="0" w:color="auto"/>
            </w:tcBorders>
            <w:hideMark/>
          </w:tcPr>
          <w:p w14:paraId="28AAC76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689A2DEC"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297B515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 TTC</w:t>
            </w:r>
          </w:p>
        </w:tc>
        <w:tc>
          <w:tcPr>
            <w:tcW w:w="6440" w:type="dxa"/>
            <w:tcBorders>
              <w:top w:val="nil"/>
              <w:left w:val="nil"/>
              <w:bottom w:val="single" w:sz="4" w:space="0" w:color="auto"/>
              <w:right w:val="single" w:sz="4" w:space="0" w:color="auto"/>
            </w:tcBorders>
            <w:hideMark/>
          </w:tcPr>
          <w:p w14:paraId="7AECE79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Impôt de bourse TTC.</w:t>
            </w:r>
          </w:p>
        </w:tc>
        <w:tc>
          <w:tcPr>
            <w:tcW w:w="1320" w:type="dxa"/>
            <w:tcBorders>
              <w:top w:val="nil"/>
              <w:left w:val="nil"/>
              <w:bottom w:val="single" w:sz="4" w:space="0" w:color="auto"/>
              <w:right w:val="single" w:sz="4" w:space="0" w:color="auto"/>
            </w:tcBorders>
            <w:hideMark/>
          </w:tcPr>
          <w:p w14:paraId="6D7CD23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9EE623C" w14:textId="77777777" w:rsidTr="00897173">
        <w:trPr>
          <w:trHeight w:val="480"/>
        </w:trPr>
        <w:tc>
          <w:tcPr>
            <w:tcW w:w="2440" w:type="dxa"/>
            <w:tcBorders>
              <w:top w:val="nil"/>
              <w:left w:val="single" w:sz="4" w:space="0" w:color="auto"/>
              <w:bottom w:val="single" w:sz="4" w:space="0" w:color="auto"/>
              <w:right w:val="single" w:sz="4" w:space="0" w:color="auto"/>
            </w:tcBorders>
            <w:hideMark/>
          </w:tcPr>
          <w:p w14:paraId="7DE0A6C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RL</w:t>
            </w:r>
          </w:p>
        </w:tc>
        <w:tc>
          <w:tcPr>
            <w:tcW w:w="6440" w:type="dxa"/>
            <w:tcBorders>
              <w:top w:val="nil"/>
              <w:left w:val="nil"/>
              <w:bottom w:val="single" w:sz="4" w:space="0" w:color="auto"/>
              <w:right w:val="single" w:sz="4" w:space="0" w:color="auto"/>
            </w:tcBorders>
            <w:hideMark/>
          </w:tcPr>
          <w:p w14:paraId="2E6A02C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de règlement livraison. Calculée selon une SLA avec possibilité de modification à la saisie.</w:t>
            </w:r>
          </w:p>
        </w:tc>
        <w:tc>
          <w:tcPr>
            <w:tcW w:w="1320" w:type="dxa"/>
            <w:tcBorders>
              <w:top w:val="nil"/>
              <w:left w:val="nil"/>
              <w:bottom w:val="single" w:sz="4" w:space="0" w:color="auto"/>
              <w:right w:val="single" w:sz="4" w:space="0" w:color="auto"/>
            </w:tcBorders>
            <w:hideMark/>
          </w:tcPr>
          <w:p w14:paraId="33FA071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2965DD85"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693B54B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frais RL</w:t>
            </w:r>
          </w:p>
        </w:tc>
        <w:tc>
          <w:tcPr>
            <w:tcW w:w="6440" w:type="dxa"/>
            <w:tcBorders>
              <w:top w:val="nil"/>
              <w:left w:val="nil"/>
              <w:bottom w:val="single" w:sz="4" w:space="0" w:color="auto"/>
              <w:right w:val="single" w:sz="4" w:space="0" w:color="auto"/>
            </w:tcBorders>
            <w:hideMark/>
          </w:tcPr>
          <w:p w14:paraId="242DBDC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TVA sur Frais de règlement livraison.</w:t>
            </w:r>
          </w:p>
        </w:tc>
        <w:tc>
          <w:tcPr>
            <w:tcW w:w="1320" w:type="dxa"/>
            <w:tcBorders>
              <w:top w:val="nil"/>
              <w:left w:val="nil"/>
              <w:bottom w:val="single" w:sz="4" w:space="0" w:color="auto"/>
              <w:right w:val="single" w:sz="4" w:space="0" w:color="auto"/>
            </w:tcBorders>
            <w:hideMark/>
          </w:tcPr>
          <w:p w14:paraId="09D77310"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2BF1076"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3EFED57"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RL TTC</w:t>
            </w:r>
          </w:p>
        </w:tc>
        <w:tc>
          <w:tcPr>
            <w:tcW w:w="6440" w:type="dxa"/>
            <w:tcBorders>
              <w:top w:val="nil"/>
              <w:left w:val="nil"/>
              <w:bottom w:val="single" w:sz="4" w:space="0" w:color="auto"/>
              <w:right w:val="single" w:sz="4" w:space="0" w:color="auto"/>
            </w:tcBorders>
            <w:hideMark/>
          </w:tcPr>
          <w:p w14:paraId="6670FB0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Frais de règlement livraison TTC.</w:t>
            </w:r>
          </w:p>
        </w:tc>
        <w:tc>
          <w:tcPr>
            <w:tcW w:w="1320" w:type="dxa"/>
            <w:tcBorders>
              <w:top w:val="nil"/>
              <w:left w:val="nil"/>
              <w:bottom w:val="single" w:sz="4" w:space="0" w:color="auto"/>
              <w:right w:val="single" w:sz="4" w:space="0" w:color="auto"/>
            </w:tcBorders>
            <w:hideMark/>
          </w:tcPr>
          <w:p w14:paraId="175AD58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56A80C71"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6E745F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brut</w:t>
            </w:r>
          </w:p>
        </w:tc>
        <w:tc>
          <w:tcPr>
            <w:tcW w:w="6440" w:type="dxa"/>
            <w:tcBorders>
              <w:top w:val="nil"/>
              <w:left w:val="nil"/>
              <w:bottom w:val="single" w:sz="4" w:space="0" w:color="auto"/>
              <w:right w:val="single" w:sz="4" w:space="0" w:color="auto"/>
            </w:tcBorders>
            <w:hideMark/>
          </w:tcPr>
          <w:p w14:paraId="317449C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Prix X Quantité</w:t>
            </w:r>
          </w:p>
        </w:tc>
        <w:tc>
          <w:tcPr>
            <w:tcW w:w="1320" w:type="dxa"/>
            <w:tcBorders>
              <w:top w:val="nil"/>
              <w:left w:val="nil"/>
              <w:bottom w:val="single" w:sz="4" w:space="0" w:color="auto"/>
              <w:right w:val="single" w:sz="4" w:space="0" w:color="auto"/>
            </w:tcBorders>
            <w:hideMark/>
          </w:tcPr>
          <w:p w14:paraId="553E6B5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97B708E" w14:textId="77777777" w:rsidTr="00897173">
        <w:trPr>
          <w:trHeight w:val="480"/>
        </w:trPr>
        <w:tc>
          <w:tcPr>
            <w:tcW w:w="2440" w:type="dxa"/>
            <w:tcBorders>
              <w:top w:val="nil"/>
              <w:left w:val="single" w:sz="4" w:space="0" w:color="auto"/>
              <w:bottom w:val="single" w:sz="4" w:space="0" w:color="auto"/>
              <w:right w:val="single" w:sz="4" w:space="0" w:color="auto"/>
            </w:tcBorders>
            <w:hideMark/>
          </w:tcPr>
          <w:p w14:paraId="07F23B3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de dénouement</w:t>
            </w:r>
          </w:p>
        </w:tc>
        <w:tc>
          <w:tcPr>
            <w:tcW w:w="6440" w:type="dxa"/>
            <w:tcBorders>
              <w:top w:val="nil"/>
              <w:left w:val="nil"/>
              <w:bottom w:val="single" w:sz="4" w:space="0" w:color="auto"/>
              <w:right w:val="single" w:sz="4" w:space="0" w:color="auto"/>
            </w:tcBorders>
            <w:hideMark/>
          </w:tcPr>
          <w:p w14:paraId="72D6A9F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Pour les ventes : Montant brut – Impôt de bourse TTC – commission de courtage TTC</w:t>
            </w:r>
            <w:r w:rsidRPr="00897173">
              <w:rPr>
                <w:rFonts w:ascii="Calibri" w:eastAsia="Times New Roman" w:hAnsi="Calibri" w:cs="Calibri"/>
                <w:color w:val="000000"/>
                <w:sz w:val="18"/>
                <w:szCs w:val="18"/>
                <w:lang w:eastAsia="fr-FR"/>
              </w:rPr>
              <w:br/>
              <w:t>Pour les achats : Montant brut + Impôt de bourse TTC + commission de courtage TTC</w:t>
            </w:r>
          </w:p>
        </w:tc>
        <w:tc>
          <w:tcPr>
            <w:tcW w:w="1320" w:type="dxa"/>
            <w:tcBorders>
              <w:top w:val="nil"/>
              <w:left w:val="nil"/>
              <w:bottom w:val="single" w:sz="4" w:space="0" w:color="auto"/>
              <w:right w:val="single" w:sz="4" w:space="0" w:color="auto"/>
            </w:tcBorders>
            <w:hideMark/>
          </w:tcPr>
          <w:p w14:paraId="30431B4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12FE7DD5" w14:textId="77777777" w:rsidTr="00897173">
        <w:trPr>
          <w:trHeight w:val="1020"/>
        </w:trPr>
        <w:tc>
          <w:tcPr>
            <w:tcW w:w="2440" w:type="dxa"/>
            <w:tcBorders>
              <w:top w:val="nil"/>
              <w:left w:val="single" w:sz="4" w:space="0" w:color="auto"/>
              <w:bottom w:val="single" w:sz="4" w:space="0" w:color="auto"/>
              <w:right w:val="single" w:sz="4" w:space="0" w:color="auto"/>
            </w:tcBorders>
            <w:hideMark/>
          </w:tcPr>
          <w:p w14:paraId="2F99BCAC"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Montant net</w:t>
            </w:r>
          </w:p>
        </w:tc>
        <w:tc>
          <w:tcPr>
            <w:tcW w:w="6440" w:type="dxa"/>
            <w:tcBorders>
              <w:top w:val="nil"/>
              <w:left w:val="nil"/>
              <w:bottom w:val="single" w:sz="4" w:space="0" w:color="auto"/>
              <w:right w:val="single" w:sz="4" w:space="0" w:color="auto"/>
            </w:tcBorders>
            <w:hideMark/>
          </w:tcPr>
          <w:p w14:paraId="37E7D818" w14:textId="77777777" w:rsidR="00A434AC" w:rsidRPr="00A434AC"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 xml:space="preserve">Le Montant net client est le montant à impacter, en débit ou en crédit, sur le compte espèces du client. Calculée par le système : </w:t>
            </w:r>
          </w:p>
          <w:p w14:paraId="5459E0BE" w14:textId="77777777" w:rsidR="00A434AC" w:rsidRPr="00A434AC"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Montant net = Montant de dénouement + Commissions RL (à l'opération) (si RVP)</w:t>
            </w:r>
          </w:p>
          <w:p w14:paraId="170FB291" w14:textId="77777777" w:rsidR="00897173" w:rsidRPr="00897173" w:rsidRDefault="00A434AC" w:rsidP="00A434AC">
            <w:pPr>
              <w:spacing w:line="240" w:lineRule="auto"/>
              <w:rPr>
                <w:rFonts w:ascii="Calibri" w:eastAsia="Times New Roman" w:hAnsi="Calibri" w:cs="Calibri"/>
                <w:color w:val="000000"/>
                <w:sz w:val="18"/>
                <w:szCs w:val="18"/>
                <w:lang w:eastAsia="fr-FR"/>
              </w:rPr>
            </w:pPr>
            <w:r w:rsidRPr="00A434AC">
              <w:rPr>
                <w:rFonts w:ascii="Calibri" w:eastAsia="Times New Roman" w:hAnsi="Calibri" w:cs="Calibri"/>
                <w:color w:val="000000"/>
                <w:sz w:val="18"/>
                <w:szCs w:val="18"/>
                <w:lang w:eastAsia="fr-FR"/>
              </w:rPr>
              <w:t>Montant net = Montant de dénouement - Commissions RL (à l'opération) - retenues de TPCVM (si DVP).</w:t>
            </w:r>
          </w:p>
        </w:tc>
        <w:tc>
          <w:tcPr>
            <w:tcW w:w="1320" w:type="dxa"/>
            <w:tcBorders>
              <w:top w:val="nil"/>
              <w:left w:val="nil"/>
              <w:bottom w:val="single" w:sz="4" w:space="0" w:color="auto"/>
              <w:right w:val="single" w:sz="4" w:space="0" w:color="auto"/>
            </w:tcBorders>
            <w:hideMark/>
          </w:tcPr>
          <w:p w14:paraId="50421A7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4A2D0F36" w14:textId="77777777" w:rsidTr="00897173">
        <w:trPr>
          <w:trHeight w:val="255"/>
        </w:trPr>
        <w:tc>
          <w:tcPr>
            <w:tcW w:w="2440" w:type="dxa"/>
            <w:tcBorders>
              <w:top w:val="nil"/>
              <w:left w:val="single" w:sz="4" w:space="0" w:color="auto"/>
              <w:bottom w:val="single" w:sz="4" w:space="0" w:color="auto"/>
              <w:right w:val="single" w:sz="4" w:space="0" w:color="auto"/>
            </w:tcBorders>
            <w:shd w:val="clear" w:color="000000" w:fill="D8D8D8"/>
            <w:hideMark/>
          </w:tcPr>
          <w:p w14:paraId="482E211B"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Autres informations</w:t>
            </w:r>
          </w:p>
        </w:tc>
        <w:tc>
          <w:tcPr>
            <w:tcW w:w="6440" w:type="dxa"/>
            <w:tcBorders>
              <w:top w:val="nil"/>
              <w:left w:val="nil"/>
              <w:bottom w:val="single" w:sz="4" w:space="0" w:color="auto"/>
              <w:right w:val="single" w:sz="4" w:space="0" w:color="auto"/>
            </w:tcBorders>
            <w:shd w:val="clear" w:color="000000" w:fill="D8D8D8"/>
            <w:hideMark/>
          </w:tcPr>
          <w:p w14:paraId="2CB8E2A6"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c>
          <w:tcPr>
            <w:tcW w:w="1320" w:type="dxa"/>
            <w:tcBorders>
              <w:top w:val="nil"/>
              <w:left w:val="nil"/>
              <w:bottom w:val="single" w:sz="4" w:space="0" w:color="auto"/>
              <w:right w:val="single" w:sz="4" w:space="0" w:color="auto"/>
            </w:tcBorders>
            <w:shd w:val="clear" w:color="000000" w:fill="D8D8D8"/>
            <w:hideMark/>
          </w:tcPr>
          <w:p w14:paraId="4BDBCBFA"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w:t>
            </w:r>
          </w:p>
        </w:tc>
      </w:tr>
      <w:tr w:rsidR="00897173" w:rsidRPr="00897173" w14:paraId="4A460A75"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3DAD58D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Département du marché</w:t>
            </w:r>
          </w:p>
        </w:tc>
        <w:tc>
          <w:tcPr>
            <w:tcW w:w="6440" w:type="dxa"/>
            <w:tcBorders>
              <w:top w:val="nil"/>
              <w:left w:val="nil"/>
              <w:bottom w:val="single" w:sz="4" w:space="0" w:color="auto"/>
              <w:right w:val="single" w:sz="4" w:space="0" w:color="auto"/>
            </w:tcBorders>
            <w:hideMark/>
          </w:tcPr>
          <w:p w14:paraId="3E36223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Valeurs </w:t>
            </w:r>
            <w:proofErr w:type="gramStart"/>
            <w:r w:rsidRPr="00897173">
              <w:rPr>
                <w:rFonts w:ascii="Calibri" w:eastAsia="Times New Roman" w:hAnsi="Calibri" w:cs="Calibri"/>
                <w:color w:val="000000"/>
                <w:sz w:val="18"/>
                <w:szCs w:val="18"/>
                <w:lang w:eastAsia="fr-FR"/>
              </w:rPr>
              <w:t>possibles:</w:t>
            </w:r>
            <w:proofErr w:type="gramEnd"/>
            <w:r w:rsidRPr="00897173">
              <w:rPr>
                <w:rFonts w:ascii="Calibri" w:eastAsia="Times New Roman" w:hAnsi="Calibri" w:cs="Calibri"/>
                <w:color w:val="000000"/>
                <w:sz w:val="18"/>
                <w:szCs w:val="18"/>
                <w:lang w:eastAsia="fr-FR"/>
              </w:rPr>
              <w:t xml:space="preserve"> Primaire, Secondaire. Valeur par défaut « Secondaire »</w:t>
            </w:r>
          </w:p>
        </w:tc>
        <w:tc>
          <w:tcPr>
            <w:tcW w:w="1320" w:type="dxa"/>
            <w:tcBorders>
              <w:top w:val="nil"/>
              <w:left w:val="nil"/>
              <w:bottom w:val="single" w:sz="4" w:space="0" w:color="auto"/>
              <w:right w:val="single" w:sz="4" w:space="0" w:color="auto"/>
            </w:tcBorders>
            <w:hideMark/>
          </w:tcPr>
          <w:p w14:paraId="3DCBB0AF"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702EB2DE" w14:textId="77777777" w:rsidTr="00897173">
        <w:trPr>
          <w:trHeight w:val="780"/>
        </w:trPr>
        <w:tc>
          <w:tcPr>
            <w:tcW w:w="2440" w:type="dxa"/>
            <w:tcBorders>
              <w:top w:val="nil"/>
              <w:left w:val="single" w:sz="4" w:space="0" w:color="auto"/>
              <w:bottom w:val="single" w:sz="4" w:space="0" w:color="auto"/>
              <w:right w:val="single" w:sz="4" w:space="0" w:color="auto"/>
            </w:tcBorders>
            <w:hideMark/>
          </w:tcPr>
          <w:p w14:paraId="7C0BFF0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440" w:type="dxa"/>
            <w:tcBorders>
              <w:top w:val="nil"/>
              <w:left w:val="nil"/>
              <w:bottom w:val="single" w:sz="4" w:space="0" w:color="auto"/>
              <w:right w:val="single" w:sz="4" w:space="0" w:color="auto"/>
            </w:tcBorders>
            <w:hideMark/>
          </w:tcPr>
          <w:p w14:paraId="73435ED2"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Valeur </w:t>
            </w:r>
            <w:proofErr w:type="gramStart"/>
            <w:r w:rsidRPr="00897173">
              <w:rPr>
                <w:rFonts w:ascii="Calibri" w:eastAsia="Times New Roman" w:hAnsi="Calibri" w:cs="Calibri"/>
                <w:color w:val="000000"/>
                <w:sz w:val="18"/>
                <w:szCs w:val="18"/>
                <w:lang w:eastAsia="fr-FR"/>
              </w:rPr>
              <w:t>possibles:</w:t>
            </w:r>
            <w:proofErr w:type="gramEnd"/>
            <w:r w:rsidRPr="00897173">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897173">
              <w:rPr>
                <w:rFonts w:ascii="Calibri" w:eastAsia="Times New Roman" w:hAnsi="Calibri" w:cs="Calibri"/>
                <w:color w:val="000000"/>
                <w:sz w:val="18"/>
                <w:szCs w:val="18"/>
                <w:lang w:eastAsia="fr-FR"/>
              </w:rPr>
              <w:t>défaut:</w:t>
            </w:r>
            <w:proofErr w:type="gramEnd"/>
            <w:r w:rsidRPr="00897173">
              <w:rPr>
                <w:rFonts w:ascii="Calibri" w:eastAsia="Times New Roman" w:hAnsi="Calibri" w:cs="Calibri"/>
                <w:color w:val="000000"/>
                <w:sz w:val="18"/>
                <w:szCs w:val="18"/>
                <w:lang w:eastAsia="fr-FR"/>
              </w:rPr>
              <w:t xml:space="preserve"> « marché central ».</w:t>
            </w:r>
          </w:p>
        </w:tc>
        <w:tc>
          <w:tcPr>
            <w:tcW w:w="1320" w:type="dxa"/>
            <w:tcBorders>
              <w:top w:val="nil"/>
              <w:left w:val="nil"/>
              <w:bottom w:val="single" w:sz="4" w:space="0" w:color="auto"/>
              <w:right w:val="single" w:sz="4" w:space="0" w:color="auto"/>
            </w:tcBorders>
            <w:hideMark/>
          </w:tcPr>
          <w:p w14:paraId="7A998FCD"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897173" w:rsidRPr="00897173" w14:paraId="6F848F73"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A90D12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Type du marché</w:t>
            </w:r>
          </w:p>
        </w:tc>
        <w:tc>
          <w:tcPr>
            <w:tcW w:w="6440" w:type="dxa"/>
            <w:tcBorders>
              <w:top w:val="nil"/>
              <w:left w:val="nil"/>
              <w:bottom w:val="single" w:sz="4" w:space="0" w:color="auto"/>
              <w:right w:val="single" w:sz="4" w:space="0" w:color="auto"/>
            </w:tcBorders>
            <w:hideMark/>
          </w:tcPr>
          <w:p w14:paraId="30B5A628"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sidR="00AE6523">
              <w:rPr>
                <w:rFonts w:ascii="Calibri" w:eastAsia="Times New Roman" w:hAnsi="Calibri" w:cs="Calibri"/>
                <w:color w:val="000000"/>
                <w:sz w:val="18"/>
                <w:szCs w:val="18"/>
                <w:lang w:eastAsia="fr-FR"/>
              </w:rPr>
              <w:t xml:space="preserve">. </w:t>
            </w:r>
            <w:r w:rsidR="00AE6523" w:rsidRPr="00897173">
              <w:rPr>
                <w:rFonts w:ascii="Calibri" w:eastAsia="Times New Roman" w:hAnsi="Calibri" w:cs="Calibri"/>
                <w:color w:val="000000"/>
                <w:sz w:val="18"/>
                <w:szCs w:val="18"/>
                <w:lang w:eastAsia="fr-FR"/>
              </w:rPr>
              <w:t>Val</w:t>
            </w:r>
            <w:r w:rsidR="00AE6523">
              <w:rPr>
                <w:rFonts w:ascii="Calibri" w:eastAsia="Times New Roman" w:hAnsi="Calibri" w:cs="Calibri"/>
                <w:color w:val="000000"/>
                <w:sz w:val="18"/>
                <w:szCs w:val="18"/>
                <w:lang w:eastAsia="fr-FR"/>
              </w:rPr>
              <w:t xml:space="preserve">eur par </w:t>
            </w:r>
            <w:proofErr w:type="gramStart"/>
            <w:r w:rsidR="00AE6523">
              <w:rPr>
                <w:rFonts w:ascii="Calibri" w:eastAsia="Times New Roman" w:hAnsi="Calibri" w:cs="Calibri"/>
                <w:color w:val="000000"/>
                <w:sz w:val="18"/>
                <w:szCs w:val="18"/>
                <w:lang w:eastAsia="fr-FR"/>
              </w:rPr>
              <w:t>défaut:</w:t>
            </w:r>
            <w:proofErr w:type="gramEnd"/>
            <w:r w:rsidR="00AE6523">
              <w:rPr>
                <w:rFonts w:ascii="Calibri" w:eastAsia="Times New Roman" w:hAnsi="Calibri" w:cs="Calibri"/>
                <w:color w:val="000000"/>
                <w:sz w:val="18"/>
                <w:szCs w:val="18"/>
                <w:lang w:eastAsia="fr-FR"/>
              </w:rPr>
              <w:t xml:space="preserve"> « M</w:t>
            </w:r>
            <w:r w:rsidR="00AE6523" w:rsidRPr="00897173">
              <w:rPr>
                <w:rFonts w:ascii="Calibri" w:eastAsia="Times New Roman" w:hAnsi="Calibri" w:cs="Calibri"/>
                <w:color w:val="000000"/>
                <w:sz w:val="18"/>
                <w:szCs w:val="18"/>
                <w:lang w:eastAsia="fr-FR"/>
              </w:rPr>
              <w:t xml:space="preserve"> ».</w:t>
            </w:r>
          </w:p>
        </w:tc>
        <w:tc>
          <w:tcPr>
            <w:tcW w:w="1320" w:type="dxa"/>
            <w:tcBorders>
              <w:top w:val="nil"/>
              <w:left w:val="nil"/>
              <w:bottom w:val="single" w:sz="4" w:space="0" w:color="auto"/>
              <w:right w:val="single" w:sz="4" w:space="0" w:color="auto"/>
            </w:tcBorders>
            <w:hideMark/>
          </w:tcPr>
          <w:p w14:paraId="43B41B35"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Obligatoire</w:t>
            </w:r>
          </w:p>
        </w:tc>
      </w:tr>
      <w:tr w:rsidR="00A757C3" w:rsidRPr="00897173" w14:paraId="2CAC4E4C"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4B802EC1" w14:textId="77777777" w:rsidR="00A757C3" w:rsidRPr="00897173" w:rsidRDefault="006F4E85"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Nature</w:t>
            </w:r>
            <w:r w:rsidR="00A757C3">
              <w:rPr>
                <w:rFonts w:ascii="Calibri" w:eastAsia="Times New Roman" w:hAnsi="Calibri" w:cs="Calibri"/>
                <w:color w:val="000000"/>
                <w:sz w:val="18"/>
                <w:szCs w:val="18"/>
                <w:lang w:eastAsia="fr-FR"/>
              </w:rPr>
              <w:t xml:space="preserve"> de l'ordre</w:t>
            </w:r>
          </w:p>
        </w:tc>
        <w:tc>
          <w:tcPr>
            <w:tcW w:w="6440" w:type="dxa"/>
            <w:tcBorders>
              <w:top w:val="nil"/>
              <w:left w:val="nil"/>
              <w:bottom w:val="single" w:sz="4" w:space="0" w:color="auto"/>
              <w:right w:val="single" w:sz="4" w:space="0" w:color="auto"/>
            </w:tcBorders>
            <w:hideMark/>
          </w:tcPr>
          <w:p w14:paraId="0F8E853F" w14:textId="77777777" w:rsidR="00A757C3" w:rsidRDefault="0040509F"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D, O, R, ou </w:t>
            </w:r>
            <w:proofErr w:type="gramStart"/>
            <w:r>
              <w:rPr>
                <w:rFonts w:ascii="Calibri" w:eastAsia="Times New Roman" w:hAnsi="Calibri" w:cs="Calibri"/>
                <w:color w:val="000000"/>
                <w:sz w:val="18"/>
                <w:szCs w:val="18"/>
                <w:lang w:eastAsia="fr-FR"/>
              </w:rPr>
              <w:t>W:</w:t>
            </w:r>
            <w:proofErr w:type="gramEnd"/>
          </w:p>
          <w:p w14:paraId="699A8146" w14:textId="77777777" w:rsidR="00A80A7E" w:rsidRDefault="004F1A80"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4E47A7">
              <w:rPr>
                <w:rFonts w:ascii="Calibri" w:eastAsia="Times New Roman" w:hAnsi="Calibri" w:cs="Calibri"/>
                <w:color w:val="000000"/>
                <w:sz w:val="18"/>
                <w:szCs w:val="18"/>
                <w:lang w:eastAsia="fr-FR"/>
              </w:rPr>
              <w:t xml:space="preserve">Pour les ordres </w:t>
            </w:r>
            <w:proofErr w:type="gramStart"/>
            <w:r w:rsidR="004E47A7">
              <w:rPr>
                <w:rFonts w:ascii="Calibri" w:eastAsia="Times New Roman" w:hAnsi="Calibri" w:cs="Calibri"/>
                <w:color w:val="000000"/>
                <w:sz w:val="18"/>
                <w:szCs w:val="18"/>
                <w:lang w:eastAsia="fr-FR"/>
              </w:rPr>
              <w:t>directs:</w:t>
            </w:r>
            <w:proofErr w:type="gramEnd"/>
            <w:r w:rsidR="004E47A7">
              <w:rPr>
                <w:rFonts w:ascii="Calibri" w:eastAsia="Times New Roman" w:hAnsi="Calibri" w:cs="Calibri"/>
                <w:color w:val="000000"/>
                <w:sz w:val="18"/>
                <w:szCs w:val="18"/>
                <w:lang w:eastAsia="fr-FR"/>
              </w:rPr>
              <w:t xml:space="preserve"> </w:t>
            </w:r>
            <w:r w:rsidR="00A80A7E">
              <w:rPr>
                <w:rFonts w:ascii="Calibri" w:eastAsia="Times New Roman" w:hAnsi="Calibri" w:cs="Calibri"/>
                <w:color w:val="000000"/>
                <w:sz w:val="18"/>
                <w:szCs w:val="18"/>
                <w:lang w:eastAsia="fr-FR"/>
              </w:rPr>
              <w:t>D ou O avec valeur par défaut D (</w:t>
            </w:r>
            <w:proofErr w:type="gramStart"/>
            <w:r w:rsidR="000A2207">
              <w:rPr>
                <w:rFonts w:ascii="Calibri" w:eastAsia="Times New Roman" w:hAnsi="Calibri" w:cs="Calibri"/>
                <w:color w:val="000000"/>
                <w:sz w:val="18"/>
                <w:szCs w:val="18"/>
                <w:lang w:eastAsia="fr-FR"/>
              </w:rPr>
              <w:t>Règle:</w:t>
            </w:r>
            <w:proofErr w:type="gramEnd"/>
            <w:r w:rsidR="000A2207">
              <w:rPr>
                <w:rFonts w:ascii="Calibri" w:eastAsia="Times New Roman" w:hAnsi="Calibri" w:cs="Calibri"/>
                <w:color w:val="000000"/>
                <w:sz w:val="18"/>
                <w:szCs w:val="18"/>
                <w:lang w:eastAsia="fr-FR"/>
              </w:rPr>
              <w:t xml:space="preserve"> </w:t>
            </w:r>
            <w:r w:rsidR="00A80A7E">
              <w:rPr>
                <w:rFonts w:ascii="Calibri" w:eastAsia="Times New Roman" w:hAnsi="Calibri" w:cs="Calibri"/>
                <w:color w:val="000000"/>
                <w:sz w:val="18"/>
                <w:szCs w:val="18"/>
                <w:lang w:eastAsia="fr-FR"/>
              </w:rPr>
              <w:t>Valeur saisie par l'ut</w:t>
            </w:r>
            <w:r w:rsidR="00112E2D">
              <w:rPr>
                <w:rFonts w:ascii="Calibri" w:eastAsia="Times New Roman" w:hAnsi="Calibri" w:cs="Calibri"/>
                <w:color w:val="000000"/>
                <w:sz w:val="18"/>
                <w:szCs w:val="18"/>
                <w:lang w:eastAsia="fr-FR"/>
              </w:rPr>
              <w:t xml:space="preserve">ilisateur pour les </w:t>
            </w:r>
            <w:proofErr w:type="spellStart"/>
            <w:r w:rsidR="00112E2D">
              <w:rPr>
                <w:rFonts w:ascii="Calibri" w:eastAsia="Times New Roman" w:hAnsi="Calibri" w:cs="Calibri"/>
                <w:color w:val="000000"/>
                <w:sz w:val="18"/>
                <w:szCs w:val="18"/>
                <w:lang w:eastAsia="fr-FR"/>
              </w:rPr>
              <w:t>IRLs</w:t>
            </w:r>
            <w:proofErr w:type="spellEnd"/>
            <w:r w:rsidR="00112E2D">
              <w:rPr>
                <w:rFonts w:ascii="Calibri" w:eastAsia="Times New Roman" w:hAnsi="Calibri" w:cs="Calibri"/>
                <w:color w:val="000000"/>
                <w:sz w:val="18"/>
                <w:szCs w:val="18"/>
                <w:lang w:eastAsia="fr-FR"/>
              </w:rPr>
              <w:t xml:space="preserve"> saisies/</w:t>
            </w:r>
            <w:r w:rsidR="00A80A7E">
              <w:rPr>
                <w:rFonts w:ascii="Calibri" w:eastAsia="Times New Roman" w:hAnsi="Calibri" w:cs="Calibri"/>
                <w:color w:val="000000"/>
                <w:sz w:val="18"/>
                <w:szCs w:val="18"/>
                <w:lang w:eastAsia="fr-FR"/>
              </w:rPr>
              <w:t xml:space="preserve">Valeur renseignée dans le fichier Excel pour </w:t>
            </w:r>
            <w:proofErr w:type="spellStart"/>
            <w:r w:rsidR="00A80A7E">
              <w:rPr>
                <w:rFonts w:ascii="Calibri" w:eastAsia="Times New Roman" w:hAnsi="Calibri" w:cs="Calibri"/>
                <w:color w:val="000000"/>
                <w:sz w:val="18"/>
                <w:szCs w:val="18"/>
                <w:lang w:eastAsia="fr-FR"/>
              </w:rPr>
              <w:t>IRL</w:t>
            </w:r>
            <w:r w:rsidR="00460DF6">
              <w:rPr>
                <w:rFonts w:ascii="Calibri" w:eastAsia="Times New Roman" w:hAnsi="Calibri" w:cs="Calibri"/>
                <w:color w:val="000000"/>
                <w:sz w:val="18"/>
                <w:szCs w:val="18"/>
                <w:lang w:eastAsia="fr-FR"/>
              </w:rPr>
              <w:t>s</w:t>
            </w:r>
            <w:proofErr w:type="spellEnd"/>
            <w:r w:rsidR="00A80A7E">
              <w:rPr>
                <w:rFonts w:ascii="Calibri" w:eastAsia="Times New Roman" w:hAnsi="Calibri" w:cs="Calibri"/>
                <w:color w:val="000000"/>
                <w:sz w:val="18"/>
                <w:szCs w:val="18"/>
                <w:lang w:eastAsia="fr-FR"/>
              </w:rPr>
              <w:t xml:space="preserve"> directes intégrées</w:t>
            </w:r>
            <w:r w:rsidR="00112E2D">
              <w:rPr>
                <w:rFonts w:ascii="Calibri" w:eastAsia="Times New Roman" w:hAnsi="Calibri" w:cs="Calibri"/>
                <w:color w:val="000000"/>
                <w:sz w:val="18"/>
                <w:szCs w:val="18"/>
                <w:lang w:eastAsia="fr-FR"/>
              </w:rPr>
              <w:t>/</w:t>
            </w:r>
            <w:r w:rsidR="00A80A7E">
              <w:rPr>
                <w:rFonts w:ascii="Calibri" w:eastAsia="Times New Roman" w:hAnsi="Calibri" w:cs="Calibri"/>
                <w:color w:val="000000"/>
                <w:sz w:val="18"/>
                <w:szCs w:val="18"/>
                <w:lang w:eastAsia="fr-FR"/>
              </w:rPr>
              <w:t>sinon la valeur par défaut D</w:t>
            </w:r>
            <w:ins w:id="245" w:author="souchem" w:date="2015-07-28T17:03:00Z">
              <w:r w:rsidR="00F92BC1">
                <w:rPr>
                  <w:rFonts w:ascii="Calibri" w:eastAsia="Times New Roman" w:hAnsi="Calibri" w:cs="Calibri"/>
                  <w:color w:val="000000"/>
                  <w:sz w:val="18"/>
                  <w:szCs w:val="18"/>
                  <w:lang w:eastAsia="fr-FR"/>
                </w:rPr>
                <w:t xml:space="preserve"> </w:t>
              </w:r>
            </w:ins>
            <w:r w:rsidR="005F49F1">
              <w:rPr>
                <w:rFonts w:ascii="Calibri" w:eastAsia="Times New Roman" w:hAnsi="Calibri" w:cs="Calibri"/>
                <w:color w:val="000000"/>
                <w:sz w:val="18"/>
                <w:szCs w:val="18"/>
                <w:lang w:eastAsia="fr-FR"/>
              </w:rPr>
              <w:t>pour les autres</w:t>
            </w:r>
            <w:r w:rsidR="00A80A7E">
              <w:rPr>
                <w:rFonts w:ascii="Calibri" w:eastAsia="Times New Roman" w:hAnsi="Calibri" w:cs="Calibri"/>
                <w:color w:val="000000"/>
                <w:sz w:val="18"/>
                <w:szCs w:val="18"/>
                <w:lang w:eastAsia="fr-FR"/>
              </w:rPr>
              <w:t>)</w:t>
            </w:r>
            <w:r w:rsidR="00577108">
              <w:rPr>
                <w:rFonts w:ascii="Calibri" w:eastAsia="Times New Roman" w:hAnsi="Calibri" w:cs="Calibri"/>
                <w:color w:val="000000"/>
                <w:sz w:val="18"/>
                <w:szCs w:val="18"/>
                <w:lang w:eastAsia="fr-FR"/>
              </w:rPr>
              <w:t>.</w:t>
            </w:r>
          </w:p>
          <w:p w14:paraId="675E4DE4" w14:textId="77777777" w:rsidR="00A80A7E" w:rsidRDefault="004F1A80"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8D6D23">
              <w:rPr>
                <w:rFonts w:ascii="Calibri" w:eastAsia="Times New Roman" w:hAnsi="Calibri" w:cs="Calibri"/>
                <w:color w:val="000000"/>
                <w:sz w:val="18"/>
                <w:szCs w:val="18"/>
                <w:lang w:eastAsia="fr-FR"/>
              </w:rPr>
              <w:t xml:space="preserve">Pour les ordres </w:t>
            </w:r>
            <w:proofErr w:type="gramStart"/>
            <w:r w:rsidR="008D6D23">
              <w:rPr>
                <w:rFonts w:ascii="Calibri" w:eastAsia="Times New Roman" w:hAnsi="Calibri" w:cs="Calibri"/>
                <w:color w:val="000000"/>
                <w:sz w:val="18"/>
                <w:szCs w:val="18"/>
                <w:lang w:eastAsia="fr-FR"/>
              </w:rPr>
              <w:t>réseau:</w:t>
            </w:r>
            <w:proofErr w:type="gramEnd"/>
            <w:r w:rsidR="008D6D23">
              <w:rPr>
                <w:rFonts w:ascii="Calibri" w:eastAsia="Times New Roman" w:hAnsi="Calibri" w:cs="Calibri"/>
                <w:color w:val="000000"/>
                <w:sz w:val="18"/>
                <w:szCs w:val="18"/>
                <w:lang w:eastAsia="fr-FR"/>
              </w:rPr>
              <w:t xml:space="preserve"> R ou W</w:t>
            </w:r>
            <w:ins w:id="246" w:author="souchem" w:date="2015-07-28T17:03:00Z">
              <w:r w:rsidR="00F92BC1">
                <w:rPr>
                  <w:rFonts w:ascii="Calibri" w:eastAsia="Times New Roman" w:hAnsi="Calibri" w:cs="Calibri"/>
                  <w:color w:val="000000"/>
                  <w:sz w:val="18"/>
                  <w:szCs w:val="18"/>
                  <w:lang w:eastAsia="fr-FR"/>
                </w:rPr>
                <w:t xml:space="preserve"> </w:t>
              </w:r>
            </w:ins>
            <w:r w:rsidR="00D4609D">
              <w:rPr>
                <w:rFonts w:ascii="Calibri" w:eastAsia="Times New Roman" w:hAnsi="Calibri" w:cs="Calibri"/>
                <w:color w:val="000000"/>
                <w:sz w:val="18"/>
                <w:szCs w:val="18"/>
                <w:lang w:eastAsia="fr-FR"/>
              </w:rPr>
              <w:t>(</w:t>
            </w:r>
            <w:proofErr w:type="gramStart"/>
            <w:r w:rsidR="000A2207">
              <w:rPr>
                <w:rFonts w:ascii="Calibri" w:eastAsia="Times New Roman" w:hAnsi="Calibri" w:cs="Calibri"/>
                <w:color w:val="000000"/>
                <w:sz w:val="18"/>
                <w:szCs w:val="18"/>
                <w:lang w:eastAsia="fr-FR"/>
              </w:rPr>
              <w:t>Règle:</w:t>
            </w:r>
            <w:proofErr w:type="gramEnd"/>
            <w:ins w:id="247" w:author="souchem" w:date="2015-07-28T17:04:00Z">
              <w:r w:rsidR="00F92BC1">
                <w:rPr>
                  <w:rFonts w:ascii="Calibri" w:eastAsia="Times New Roman" w:hAnsi="Calibri" w:cs="Calibri"/>
                  <w:color w:val="000000"/>
                  <w:sz w:val="18"/>
                  <w:szCs w:val="18"/>
                  <w:lang w:eastAsia="fr-FR"/>
                </w:rPr>
                <w:t xml:space="preserve"> </w:t>
              </w:r>
            </w:ins>
            <w:proofErr w:type="spellStart"/>
            <w:r w:rsidR="00D4609D">
              <w:rPr>
                <w:rFonts w:ascii="Calibri" w:eastAsia="Times New Roman" w:hAnsi="Calibri" w:cs="Calibri"/>
                <w:color w:val="000000"/>
                <w:sz w:val="18"/>
                <w:szCs w:val="18"/>
                <w:lang w:eastAsia="fr-FR"/>
              </w:rPr>
              <w:t>W</w:t>
            </w:r>
            <w:r>
              <w:rPr>
                <w:rFonts w:ascii="Calibri" w:eastAsia="Times New Roman" w:hAnsi="Calibri" w:cs="Calibri"/>
                <w:color w:val="000000"/>
                <w:sz w:val="18"/>
                <w:szCs w:val="18"/>
                <w:lang w:eastAsia="fr-FR"/>
              </w:rPr>
              <w:t>pour</w:t>
            </w:r>
            <w:proofErr w:type="spellEnd"/>
            <w:r>
              <w:rPr>
                <w:rFonts w:ascii="Calibri" w:eastAsia="Times New Roman" w:hAnsi="Calibri" w:cs="Calibri"/>
                <w:color w:val="000000"/>
                <w:sz w:val="18"/>
                <w:szCs w:val="18"/>
                <w:lang w:eastAsia="fr-FR"/>
              </w:rPr>
              <w:t xml:space="preserve"> </w:t>
            </w:r>
            <w:r w:rsidR="009B344B">
              <w:rPr>
                <w:rFonts w:ascii="Calibri" w:eastAsia="Times New Roman" w:hAnsi="Calibri" w:cs="Calibri"/>
                <w:color w:val="000000"/>
                <w:sz w:val="18"/>
                <w:szCs w:val="18"/>
                <w:lang w:eastAsia="fr-FR"/>
              </w:rPr>
              <w:t xml:space="preserve">les ordres </w:t>
            </w:r>
            <w:proofErr w:type="spellStart"/>
            <w:r w:rsidR="00D4609D">
              <w:rPr>
                <w:rFonts w:ascii="Calibri" w:eastAsia="Times New Roman" w:hAnsi="Calibri" w:cs="Calibri"/>
                <w:color w:val="000000"/>
                <w:sz w:val="18"/>
                <w:szCs w:val="18"/>
                <w:lang w:eastAsia="fr-FR"/>
              </w:rPr>
              <w:t>Wafabourse</w:t>
            </w:r>
            <w:proofErr w:type="spellEnd"/>
            <w:r w:rsidR="00D4609D">
              <w:rPr>
                <w:rFonts w:ascii="Calibri" w:eastAsia="Times New Roman" w:hAnsi="Calibri" w:cs="Calibri"/>
                <w:color w:val="000000"/>
                <w:sz w:val="18"/>
                <w:szCs w:val="18"/>
                <w:lang w:eastAsia="fr-FR"/>
              </w:rPr>
              <w:t>/</w:t>
            </w:r>
            <w:r w:rsidR="009B344B">
              <w:rPr>
                <w:rFonts w:ascii="Calibri" w:eastAsia="Times New Roman" w:hAnsi="Calibri" w:cs="Calibri"/>
                <w:color w:val="000000"/>
                <w:sz w:val="18"/>
                <w:szCs w:val="18"/>
                <w:lang w:eastAsia="fr-FR"/>
              </w:rPr>
              <w:t>sinon R pour les autres</w:t>
            </w:r>
            <w:r w:rsidR="00A80A7E">
              <w:rPr>
                <w:rFonts w:ascii="Calibri" w:eastAsia="Times New Roman" w:hAnsi="Calibri" w:cs="Calibri"/>
                <w:color w:val="000000"/>
                <w:sz w:val="18"/>
                <w:szCs w:val="18"/>
                <w:lang w:eastAsia="fr-FR"/>
              </w:rPr>
              <w:t>)</w:t>
            </w:r>
            <w:r w:rsidR="00577108">
              <w:rPr>
                <w:rFonts w:ascii="Calibri" w:eastAsia="Times New Roman" w:hAnsi="Calibri" w:cs="Calibri"/>
                <w:color w:val="000000"/>
                <w:sz w:val="18"/>
                <w:szCs w:val="18"/>
                <w:lang w:eastAsia="fr-FR"/>
              </w:rPr>
              <w:t>.</w:t>
            </w:r>
          </w:p>
          <w:p w14:paraId="27DF2083" w14:textId="77777777" w:rsidR="00A80A7E" w:rsidRPr="00897173" w:rsidRDefault="00A80A7E" w:rsidP="00897173">
            <w:pPr>
              <w:spacing w:line="240" w:lineRule="auto"/>
              <w:rPr>
                <w:rFonts w:ascii="Calibri" w:eastAsia="Times New Roman" w:hAnsi="Calibri" w:cs="Calibri"/>
                <w:color w:val="000000"/>
                <w:sz w:val="18"/>
                <w:szCs w:val="18"/>
                <w:lang w:eastAsia="fr-FR"/>
              </w:rPr>
            </w:pPr>
          </w:p>
        </w:tc>
        <w:tc>
          <w:tcPr>
            <w:tcW w:w="1320" w:type="dxa"/>
            <w:tcBorders>
              <w:top w:val="nil"/>
              <w:left w:val="nil"/>
              <w:bottom w:val="single" w:sz="4" w:space="0" w:color="auto"/>
              <w:right w:val="single" w:sz="4" w:space="0" w:color="auto"/>
            </w:tcBorders>
            <w:hideMark/>
          </w:tcPr>
          <w:p w14:paraId="35EEFEA8" w14:textId="77777777" w:rsidR="00A757C3" w:rsidRPr="00897173" w:rsidRDefault="00A757C3" w:rsidP="0089717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897173" w:rsidRPr="00897173" w14:paraId="5D3CC5C5" w14:textId="77777777" w:rsidTr="00897173">
        <w:trPr>
          <w:trHeight w:val="255"/>
        </w:trPr>
        <w:tc>
          <w:tcPr>
            <w:tcW w:w="2440" w:type="dxa"/>
            <w:tcBorders>
              <w:top w:val="nil"/>
              <w:left w:val="single" w:sz="4" w:space="0" w:color="auto"/>
              <w:bottom w:val="single" w:sz="4" w:space="0" w:color="auto"/>
              <w:right w:val="single" w:sz="4" w:space="0" w:color="auto"/>
            </w:tcBorders>
            <w:hideMark/>
          </w:tcPr>
          <w:p w14:paraId="69447639"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Commentaire</w:t>
            </w:r>
          </w:p>
        </w:tc>
        <w:tc>
          <w:tcPr>
            <w:tcW w:w="6440" w:type="dxa"/>
            <w:tcBorders>
              <w:top w:val="nil"/>
              <w:left w:val="nil"/>
              <w:bottom w:val="single" w:sz="4" w:space="0" w:color="auto"/>
              <w:right w:val="single" w:sz="4" w:space="0" w:color="auto"/>
            </w:tcBorders>
            <w:hideMark/>
          </w:tcPr>
          <w:p w14:paraId="027866E4"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Champ libre de saisie</w:t>
            </w:r>
          </w:p>
        </w:tc>
        <w:tc>
          <w:tcPr>
            <w:tcW w:w="1320" w:type="dxa"/>
            <w:tcBorders>
              <w:top w:val="nil"/>
              <w:left w:val="nil"/>
              <w:bottom w:val="single" w:sz="4" w:space="0" w:color="auto"/>
              <w:right w:val="single" w:sz="4" w:space="0" w:color="auto"/>
            </w:tcBorders>
            <w:hideMark/>
          </w:tcPr>
          <w:p w14:paraId="600FE7CE" w14:textId="77777777" w:rsidR="00897173" w:rsidRPr="00897173" w:rsidRDefault="00897173" w:rsidP="008971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Optionnel</w:t>
            </w:r>
          </w:p>
        </w:tc>
      </w:tr>
    </w:tbl>
    <w:p w14:paraId="7F7BF1AD" w14:textId="77777777" w:rsidR="0021302B" w:rsidRPr="000F201E" w:rsidRDefault="0021302B" w:rsidP="00D430C8">
      <w:pPr>
        <w:pStyle w:val="ListParagraph"/>
        <w:spacing w:before="240" w:after="240" w:line="240" w:lineRule="auto"/>
        <w:ind w:left="0" w:right="142"/>
      </w:pPr>
    </w:p>
    <w:p w14:paraId="50F37541" w14:textId="77777777" w:rsidR="005A49DC" w:rsidRPr="000E44AB" w:rsidRDefault="008C0D7C" w:rsidP="005A49D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Contrôle</w:t>
      </w:r>
      <w:r w:rsidR="00FB0C3E">
        <w:rPr>
          <w:rFonts w:asciiTheme="minorHAnsi" w:hAnsiTheme="minorHAnsi" w:cstheme="minorHAnsi"/>
          <w:b/>
          <w:i/>
          <w:sz w:val="20"/>
          <w:szCs w:val="20"/>
          <w:u w:val="single"/>
        </w:rPr>
        <w:t xml:space="preserve"> règles métier</w:t>
      </w:r>
    </w:p>
    <w:p w14:paraId="26E61EC0" w14:textId="77777777" w:rsidR="00B60C1E" w:rsidRDefault="00B60C1E" w:rsidP="00D430C8">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w:t>
      </w:r>
      <w:r w:rsidR="00547315" w:rsidRPr="00EB097B">
        <w:t xml:space="preserve"> avec </w:t>
      </w:r>
      <w:proofErr w:type="gramStart"/>
      <w:r w:rsidR="00547315" w:rsidRPr="00EB097B">
        <w:t>le(</w:t>
      </w:r>
      <w:proofErr w:type="gramEnd"/>
      <w:r w:rsidR="00547315" w:rsidRPr="00EB097B">
        <w:t xml:space="preserve">ou </w:t>
      </w:r>
      <w:r w:rsidR="002C1F29" w:rsidRPr="00EB097B">
        <w:t>les</w:t>
      </w:r>
      <w:r w:rsidR="00547315" w:rsidRPr="00EB097B">
        <w:t>)</w:t>
      </w:r>
      <w:r w:rsidR="002C1F29" w:rsidRPr="00EB097B">
        <w:t xml:space="preserve"> message</w:t>
      </w:r>
      <w:r w:rsidR="00547315" w:rsidRPr="00EB097B">
        <w:t>(</w:t>
      </w:r>
      <w:r w:rsidR="002C1F29" w:rsidRPr="00EB097B">
        <w:t>s</w:t>
      </w:r>
      <w:r w:rsidR="00547315" w:rsidRPr="00EB097B">
        <w:t>)</w:t>
      </w:r>
      <w:r w:rsidR="002C1F29" w:rsidRPr="00EB097B">
        <w:t xml:space="preserve"> d'erreur</w:t>
      </w:r>
      <w:r w:rsidR="000734B2" w:rsidRPr="00EB097B">
        <w:t xml:space="preserve"> (voir liste ci-dessous)</w:t>
      </w:r>
      <w:r w:rsidRPr="00EB097B">
        <w:t>. L</w:t>
      </w:r>
      <w:r w:rsidR="00FB0C3E" w:rsidRPr="00EB097B">
        <w:t>'utilisateur peut</w:t>
      </w:r>
      <w:r w:rsidRPr="00EB097B">
        <w:t xml:space="preserve"> "réparer" son instruction</w:t>
      </w:r>
      <w:r w:rsidR="00FB0C3E" w:rsidRPr="00EB097B">
        <w:t xml:space="preserve"> et la recycler ou rejeter L'IRL manuellement.</w:t>
      </w:r>
    </w:p>
    <w:p w14:paraId="653660F2" w14:textId="77777777" w:rsidR="0079227E" w:rsidRDefault="0079227E" w:rsidP="00D430C8">
      <w:pPr>
        <w:pStyle w:val="ListParagraph"/>
        <w:spacing w:before="240" w:after="240" w:line="240" w:lineRule="auto"/>
        <w:ind w:left="0" w:right="142"/>
      </w:pPr>
    </w:p>
    <w:tbl>
      <w:tblPr>
        <w:tblW w:w="9120" w:type="dxa"/>
        <w:tblInd w:w="55" w:type="dxa"/>
        <w:tblCellMar>
          <w:left w:w="70" w:type="dxa"/>
          <w:right w:w="70" w:type="dxa"/>
        </w:tblCellMar>
        <w:tblLook w:val="04A0" w:firstRow="1" w:lastRow="0" w:firstColumn="1" w:lastColumn="0" w:noHBand="0" w:noVBand="1"/>
      </w:tblPr>
      <w:tblGrid>
        <w:gridCol w:w="9120"/>
      </w:tblGrid>
      <w:tr w:rsidR="0079227E" w:rsidRPr="0079227E" w14:paraId="086CA6E7" w14:textId="77777777" w:rsidTr="0079227E">
        <w:trPr>
          <w:trHeight w:val="300"/>
        </w:trPr>
        <w:tc>
          <w:tcPr>
            <w:tcW w:w="9120" w:type="dxa"/>
            <w:tcBorders>
              <w:top w:val="single" w:sz="4" w:space="0" w:color="auto"/>
              <w:left w:val="single" w:sz="4" w:space="0" w:color="auto"/>
              <w:bottom w:val="single" w:sz="4" w:space="0" w:color="auto"/>
              <w:right w:val="single" w:sz="4" w:space="0" w:color="auto"/>
            </w:tcBorders>
            <w:shd w:val="clear" w:color="000000" w:fill="BFBFBF"/>
            <w:hideMark/>
          </w:tcPr>
          <w:p w14:paraId="723222C4" w14:textId="77777777" w:rsidR="0079227E" w:rsidRPr="0079227E" w:rsidRDefault="0079227E" w:rsidP="0079227E">
            <w:pPr>
              <w:spacing w:line="240" w:lineRule="auto"/>
              <w:rPr>
                <w:rFonts w:ascii="Calibri" w:eastAsia="Times New Roman" w:hAnsi="Calibri" w:cs="Calibri"/>
                <w:b/>
                <w:bCs/>
                <w:color w:val="000000"/>
                <w:sz w:val="20"/>
                <w:szCs w:val="20"/>
                <w:lang w:eastAsia="fr-FR"/>
              </w:rPr>
            </w:pPr>
            <w:r w:rsidRPr="0079227E">
              <w:rPr>
                <w:rFonts w:ascii="Calibri" w:eastAsia="Times New Roman" w:hAnsi="Calibri" w:cs="Calibri"/>
                <w:b/>
                <w:bCs/>
                <w:color w:val="000000"/>
                <w:sz w:val="20"/>
                <w:szCs w:val="20"/>
                <w:lang w:eastAsia="fr-FR"/>
              </w:rPr>
              <w:t>Message d'erreur</w:t>
            </w:r>
          </w:p>
        </w:tc>
      </w:tr>
      <w:tr w:rsidR="0079227E" w:rsidRPr="0079227E" w14:paraId="2EBBBC8A"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B4B9C65"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client n'est pas éligible pour cette transaction</w:t>
            </w:r>
          </w:p>
        </w:tc>
      </w:tr>
      <w:tr w:rsidR="0079227E" w:rsidRPr="0079227E" w14:paraId="7B80B875"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33CB88C"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valeur négociée est un bon de trésor et le taux négocié n'est pas saisi</w:t>
            </w:r>
          </w:p>
        </w:tc>
      </w:tr>
      <w:tr w:rsidR="0079227E" w:rsidRPr="0079227E" w14:paraId="47183D53"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14316C66"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titres du client n'est pas actif</w:t>
            </w:r>
          </w:p>
        </w:tc>
      </w:tr>
      <w:tr w:rsidR="0079227E" w:rsidRPr="0079227E" w14:paraId="70A7D0A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7F582C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Compte titre ne correspond pas au client saisi</w:t>
            </w:r>
          </w:p>
        </w:tc>
      </w:tr>
      <w:tr w:rsidR="0079227E" w:rsidRPr="0079227E" w14:paraId="270F0559"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0FCA33B"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Cash n'est pas éligible au compte titres</w:t>
            </w:r>
          </w:p>
        </w:tc>
      </w:tr>
      <w:tr w:rsidR="0079227E" w:rsidRPr="0079227E" w14:paraId="4EF9F74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64CE50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quantité ne doit pas être négative</w:t>
            </w:r>
          </w:p>
        </w:tc>
      </w:tr>
      <w:tr w:rsidR="0079227E" w:rsidRPr="0079227E" w14:paraId="4DC6D53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66906D88"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dépositaire n'est pas éligible à la place de dénouement</w:t>
            </w:r>
          </w:p>
        </w:tc>
      </w:tr>
      <w:tr w:rsidR="0079227E" w:rsidRPr="0079227E" w14:paraId="613815EA"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FEEA4E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La date de maturité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14:paraId="0497DEEF"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FADAB78"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devise de dénouement est différente de celle associée à l'instrument financier</w:t>
            </w:r>
          </w:p>
        </w:tc>
      </w:tr>
      <w:tr w:rsidR="0079227E" w:rsidRPr="0079227E" w14:paraId="0979B469"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1501D1D"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Contrepartie n'est pas une Société de Bourse</w:t>
            </w:r>
          </w:p>
        </w:tc>
      </w:tr>
      <w:tr w:rsidR="0079227E" w:rsidRPr="0079227E" w14:paraId="42CA136B"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1D0ACF94"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brut ne doit pas être négatif</w:t>
            </w:r>
          </w:p>
        </w:tc>
      </w:tr>
      <w:tr w:rsidR="0079227E" w:rsidRPr="0079227E" w14:paraId="0AABAAC3"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D57C19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la commission de courtage ne doit pas être négatif</w:t>
            </w:r>
          </w:p>
        </w:tc>
      </w:tr>
      <w:tr w:rsidR="0079227E" w:rsidRPr="0079227E" w14:paraId="234A8642"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6C29E94"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l'impôt de bourse ne doit pas être négatif</w:t>
            </w:r>
          </w:p>
        </w:tc>
      </w:tr>
      <w:tr w:rsidR="0079227E" w:rsidRPr="0079227E" w14:paraId="0453209B"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D0D5A6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des frais de RL ne doit pas être négatif</w:t>
            </w:r>
          </w:p>
        </w:tc>
      </w:tr>
      <w:tr w:rsidR="0079227E" w:rsidRPr="0079227E" w14:paraId="6FCBAF61"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4168A7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net ne doit pas être négatif</w:t>
            </w:r>
          </w:p>
        </w:tc>
      </w:tr>
      <w:tr w:rsidR="0079227E" w:rsidRPr="0079227E" w14:paraId="40F03FAE"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414118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place de dénouement est différente de celle associée au titre</w:t>
            </w:r>
          </w:p>
        </w:tc>
      </w:tr>
      <w:tr w:rsidR="0079227E" w:rsidRPr="0079227E" w14:paraId="1AB09DF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BC7CA81"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dénouement ne peut pas dépasser la fenêtre de dénouement</w:t>
            </w:r>
          </w:p>
        </w:tc>
      </w:tr>
      <w:tr w:rsidR="0079227E" w:rsidRPr="0079227E" w14:paraId="5E4644D9"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4A8E42D"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devise du compte espèces est différente de celle de dénouement</w:t>
            </w:r>
          </w:p>
        </w:tc>
      </w:tr>
      <w:tr w:rsidR="0079227E" w:rsidRPr="0079227E" w14:paraId="5A67C5F6"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8CC2301"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La date de négociation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14:paraId="73804529"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A225E16"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négociation doit être inférieure ou égale à la date du jour</w:t>
            </w:r>
          </w:p>
        </w:tc>
      </w:tr>
      <w:tr w:rsidR="0079227E" w:rsidRPr="0079227E" w14:paraId="23FC87EC"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1AEA279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date de négociation doit être inférieure à celle de dénouement</w:t>
            </w:r>
          </w:p>
        </w:tc>
      </w:tr>
      <w:tr w:rsidR="0079227E" w:rsidRPr="0079227E" w14:paraId="081074A5"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29F71C96"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titres client est non saisi</w:t>
            </w:r>
          </w:p>
        </w:tc>
      </w:tr>
      <w:tr w:rsidR="0079227E" w:rsidRPr="0079227E" w14:paraId="0F0A89AC"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7A57A2B9"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espèces client est non saisi</w:t>
            </w:r>
          </w:p>
        </w:tc>
      </w:tr>
      <w:tr w:rsidR="0079227E" w:rsidRPr="0079227E" w14:paraId="7C8EE965"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225045B5"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contrepartie est non saisie</w:t>
            </w:r>
          </w:p>
        </w:tc>
      </w:tr>
      <w:tr w:rsidR="0079227E" w:rsidRPr="0079227E" w14:paraId="4884D8BB"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119CD42F"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quantité est non saisie</w:t>
            </w:r>
          </w:p>
        </w:tc>
      </w:tr>
      <w:tr w:rsidR="0079227E" w:rsidRPr="0079227E" w14:paraId="3350D63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2B7B469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place de dénouement est non saisie</w:t>
            </w:r>
          </w:p>
        </w:tc>
      </w:tr>
      <w:tr w:rsidR="0079227E" w:rsidRPr="0079227E" w14:paraId="3916E409"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F36EC6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titres est non saisi</w:t>
            </w:r>
          </w:p>
        </w:tc>
      </w:tr>
      <w:tr w:rsidR="0079227E" w:rsidRPr="0079227E" w14:paraId="5E1BC5BC"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E36F9D9"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L'instrument financier est non saisi</w:t>
            </w:r>
          </w:p>
        </w:tc>
      </w:tr>
      <w:tr w:rsidR="0079227E" w:rsidRPr="0079227E" w14:paraId="6F1ECB41"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6A7D9735"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La chaîne de dénouement est non saisie</w:t>
            </w:r>
          </w:p>
        </w:tc>
      </w:tr>
      <w:tr w:rsidR="0079227E" w:rsidRPr="0079227E" w14:paraId="41D9D7A3"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B68784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montant de dénouement ne doit pas être égal à zéro pour les transactions contre paiement</w:t>
            </w:r>
          </w:p>
        </w:tc>
      </w:tr>
      <w:tr w:rsidR="0079227E" w:rsidRPr="0079227E" w14:paraId="705BAB18"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5D325E62"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Type de transaction n'est pas saisi</w:t>
            </w:r>
          </w:p>
        </w:tc>
      </w:tr>
      <w:tr w:rsidR="0079227E" w:rsidRPr="0079227E" w14:paraId="5CB2BBF0"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07BF9B3A"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Place de dénouement n'est pas saisie</w:t>
            </w:r>
          </w:p>
        </w:tc>
      </w:tr>
      <w:tr w:rsidR="0079227E" w:rsidRPr="0079227E" w14:paraId="7CF4358C"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FE0C50C"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Agent Livreur n'est pas saisi</w:t>
            </w:r>
          </w:p>
        </w:tc>
      </w:tr>
      <w:tr w:rsidR="0079227E" w:rsidRPr="0079227E" w14:paraId="72547152"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FB7340B"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Chaîne de </w:t>
            </w:r>
            <w:proofErr w:type="gramStart"/>
            <w:r w:rsidRPr="0079227E">
              <w:rPr>
                <w:rFonts w:ascii="Calibri" w:eastAsia="Times New Roman" w:hAnsi="Calibri" w:cs="Calibri"/>
                <w:color w:val="000000"/>
                <w:sz w:val="20"/>
                <w:szCs w:val="20"/>
                <w:lang w:eastAsia="fr-FR"/>
              </w:rPr>
              <w:t>dénouement:</w:t>
            </w:r>
            <w:proofErr w:type="gramEnd"/>
            <w:r w:rsidRPr="0079227E">
              <w:rPr>
                <w:rFonts w:ascii="Calibri" w:eastAsia="Times New Roman" w:hAnsi="Calibri" w:cs="Calibri"/>
                <w:color w:val="000000"/>
                <w:sz w:val="20"/>
                <w:szCs w:val="20"/>
                <w:lang w:eastAsia="fr-FR"/>
              </w:rPr>
              <w:t xml:space="preserve"> Agent Receveur n'est pas saisi</w:t>
            </w:r>
          </w:p>
        </w:tc>
      </w:tr>
      <w:tr w:rsidR="0079227E" w:rsidRPr="0079227E" w14:paraId="1BF8625E"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2C8C4323"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Type de quantité incorrect</w:t>
            </w:r>
          </w:p>
        </w:tc>
      </w:tr>
      <w:tr w:rsidR="0079227E" w:rsidRPr="0079227E" w14:paraId="66C92C9B"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22E28305"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Client est affecté à la Blacklist</w:t>
            </w:r>
          </w:p>
        </w:tc>
      </w:tr>
      <w:tr w:rsidR="0079227E" w:rsidRPr="0079227E" w14:paraId="653572AF"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EC135B0"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Référence Client doit être unique par client, par date et par type de transaction</w:t>
            </w:r>
          </w:p>
        </w:tc>
      </w:tr>
      <w:tr w:rsidR="0079227E" w:rsidRPr="0079227E" w14:paraId="403B31EE"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E7D83EE"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lastRenderedPageBreak/>
              <w:t xml:space="preserve">La date de dénouement est un jour </w:t>
            </w:r>
            <w:proofErr w:type="gramStart"/>
            <w:r w:rsidRPr="0079227E">
              <w:rPr>
                <w:rFonts w:ascii="Calibri" w:eastAsia="Times New Roman" w:hAnsi="Calibri" w:cs="Calibri"/>
                <w:color w:val="000000"/>
                <w:sz w:val="20"/>
                <w:szCs w:val="20"/>
                <w:lang w:eastAsia="fr-FR"/>
              </w:rPr>
              <w:t>férié</w:t>
            </w:r>
            <w:proofErr w:type="gramEnd"/>
          </w:p>
        </w:tc>
      </w:tr>
      <w:tr w:rsidR="0079227E" w:rsidRPr="0079227E" w14:paraId="5DE8C04F"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9F74397"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Les instructions filles non reçues en totalité. (Pour IRL Globale)</w:t>
            </w:r>
          </w:p>
        </w:tc>
      </w:tr>
      <w:tr w:rsidR="0079227E" w:rsidRPr="0079227E" w14:paraId="726FA4FF"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5268957"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Les instructions filles non valides en totalité. (Pour IRL Globale)</w:t>
            </w:r>
          </w:p>
        </w:tc>
      </w:tr>
      <w:tr w:rsidR="0079227E" w:rsidRPr="0079227E" w14:paraId="3542F16A"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4019B509"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titres est différent de celui de l'instruction globale. (Pour IRL Globale)</w:t>
            </w:r>
          </w:p>
        </w:tc>
      </w:tr>
      <w:tr w:rsidR="0079227E" w:rsidRPr="0079227E" w14:paraId="409BFECB"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64342C7F"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Montant de dénou</w:t>
            </w:r>
            <w:r w:rsidR="00211693">
              <w:rPr>
                <w:rFonts w:ascii="Calibri" w:eastAsia="Times New Roman" w:hAnsi="Calibri" w:cs="Calibri"/>
                <w:color w:val="000000"/>
                <w:sz w:val="20"/>
                <w:szCs w:val="20"/>
                <w:lang w:eastAsia="fr-FR"/>
              </w:rPr>
              <w:t>e</w:t>
            </w:r>
            <w:r w:rsidRPr="0079227E">
              <w:rPr>
                <w:rFonts w:ascii="Calibri" w:eastAsia="Times New Roman" w:hAnsi="Calibri" w:cs="Calibri"/>
                <w:color w:val="000000"/>
                <w:sz w:val="20"/>
                <w:szCs w:val="20"/>
                <w:lang w:eastAsia="fr-FR"/>
              </w:rPr>
              <w:t xml:space="preserve">ment total des </w:t>
            </w:r>
            <w:proofErr w:type="spellStart"/>
            <w:r w:rsidRPr="0079227E">
              <w:rPr>
                <w:rFonts w:ascii="Calibri" w:eastAsia="Times New Roman" w:hAnsi="Calibri" w:cs="Calibri"/>
                <w:color w:val="000000"/>
                <w:sz w:val="20"/>
                <w:szCs w:val="20"/>
                <w:lang w:eastAsia="fr-FR"/>
              </w:rPr>
              <w:t>IRLs</w:t>
            </w:r>
            <w:proofErr w:type="spellEnd"/>
            <w:r w:rsidRPr="0079227E">
              <w:rPr>
                <w:rFonts w:ascii="Calibri" w:eastAsia="Times New Roman" w:hAnsi="Calibri" w:cs="Calibri"/>
                <w:color w:val="000000"/>
                <w:sz w:val="20"/>
                <w:szCs w:val="20"/>
                <w:lang w:eastAsia="fr-FR"/>
              </w:rPr>
              <w:t xml:space="preserve"> filles ne correspond pas au montant de l'IRL globale. (Pour IRL Globale)</w:t>
            </w:r>
          </w:p>
        </w:tc>
      </w:tr>
      <w:tr w:rsidR="0079227E" w:rsidRPr="0079227E" w14:paraId="4F169446"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B8A98D9"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 xml:space="preserve">Quantité totale des </w:t>
            </w:r>
            <w:proofErr w:type="spellStart"/>
            <w:r w:rsidRPr="0079227E">
              <w:rPr>
                <w:rFonts w:ascii="Calibri" w:eastAsia="Times New Roman" w:hAnsi="Calibri" w:cs="Calibri"/>
                <w:color w:val="000000"/>
                <w:sz w:val="20"/>
                <w:szCs w:val="20"/>
                <w:lang w:eastAsia="fr-FR"/>
              </w:rPr>
              <w:t>IRLs</w:t>
            </w:r>
            <w:proofErr w:type="spellEnd"/>
            <w:r w:rsidRPr="0079227E">
              <w:rPr>
                <w:rFonts w:ascii="Calibri" w:eastAsia="Times New Roman" w:hAnsi="Calibri" w:cs="Calibri"/>
                <w:color w:val="000000"/>
                <w:sz w:val="20"/>
                <w:szCs w:val="20"/>
                <w:lang w:eastAsia="fr-FR"/>
              </w:rPr>
              <w:t xml:space="preserve"> filles ne correspond pas à la quantité de l'IRL globale. (Pour IRL Globale)</w:t>
            </w:r>
          </w:p>
        </w:tc>
      </w:tr>
      <w:tr w:rsidR="0079227E" w:rsidRPr="0079227E" w14:paraId="1954996C" w14:textId="77777777" w:rsidTr="0079227E">
        <w:trPr>
          <w:trHeight w:val="300"/>
        </w:trPr>
        <w:tc>
          <w:tcPr>
            <w:tcW w:w="9120" w:type="dxa"/>
            <w:tcBorders>
              <w:top w:val="nil"/>
              <w:left w:val="single" w:sz="4" w:space="0" w:color="auto"/>
              <w:bottom w:val="single" w:sz="4" w:space="0" w:color="auto"/>
              <w:right w:val="single" w:sz="4" w:space="0" w:color="auto"/>
            </w:tcBorders>
            <w:noWrap/>
            <w:hideMark/>
          </w:tcPr>
          <w:p w14:paraId="30431A4C" w14:textId="77777777" w:rsidR="0079227E" w:rsidRPr="0079227E" w:rsidRDefault="0079227E" w:rsidP="0079227E">
            <w:pPr>
              <w:spacing w:line="240" w:lineRule="auto"/>
              <w:rPr>
                <w:rFonts w:ascii="Calibri" w:eastAsia="Times New Roman" w:hAnsi="Calibri" w:cs="Calibri"/>
                <w:color w:val="000000"/>
                <w:sz w:val="20"/>
                <w:szCs w:val="20"/>
                <w:lang w:eastAsia="fr-FR"/>
              </w:rPr>
            </w:pPr>
            <w:r w:rsidRPr="0079227E">
              <w:rPr>
                <w:rFonts w:ascii="Calibri" w:eastAsia="Times New Roman" w:hAnsi="Calibri" w:cs="Calibri"/>
                <w:color w:val="000000"/>
                <w:sz w:val="20"/>
                <w:szCs w:val="20"/>
                <w:lang w:eastAsia="fr-FR"/>
              </w:rPr>
              <w:t>Le Compte Nostro espèces est différent de celui de l'instruction globale. (Pour IRL Globale)</w:t>
            </w:r>
          </w:p>
        </w:tc>
      </w:tr>
    </w:tbl>
    <w:p w14:paraId="5D8E8678" w14:textId="77777777" w:rsidR="00B60C1E" w:rsidRDefault="00B60C1E" w:rsidP="00B60C1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3FC99950" w14:textId="77777777" w:rsidR="00FB0C3E" w:rsidRPr="00EB097B" w:rsidRDefault="00FB0C3E" w:rsidP="002C212D">
      <w:pPr>
        <w:spacing w:before="240" w:after="240"/>
        <w:contextualSpacing/>
      </w:pPr>
      <w:r w:rsidRPr="00EB097B">
        <w:t xml:space="preserve">-Contrôle provision </w:t>
      </w:r>
      <w:proofErr w:type="gramStart"/>
      <w:r w:rsidRPr="00EB097B">
        <w:t>titres:</w:t>
      </w:r>
      <w:proofErr w:type="gramEnd"/>
      <w:r w:rsidRPr="00EB097B">
        <w:t xml:space="preserve">  </w:t>
      </w:r>
      <w:r w:rsidR="0001275D" w:rsidRPr="00EB097B">
        <w:t>Pour les opération</w:t>
      </w:r>
      <w:ins w:id="248" w:author="souchem" w:date="2015-07-28T17:04:00Z">
        <w:r w:rsidR="00F92BC1">
          <w:t>s</w:t>
        </w:r>
      </w:ins>
      <w:r w:rsidR="0001275D" w:rsidRPr="00EB097B">
        <w:t xml:space="preserve"> </w:t>
      </w:r>
      <w:r w:rsidR="00BA46ED" w:rsidRPr="00EB097B">
        <w:t xml:space="preserve">de vente </w:t>
      </w:r>
      <w:r w:rsidRPr="00EB097B">
        <w:t xml:space="preserve">bourse, le système applique un contrôle sur la disponibilité des titres selon le </w:t>
      </w:r>
      <w:r w:rsidR="0001275D" w:rsidRPr="00EB097B">
        <w:t xml:space="preserve">contexte </w:t>
      </w:r>
      <w:proofErr w:type="gramStart"/>
      <w:r w:rsidR="0001275D" w:rsidRPr="00EB097B">
        <w:t>suivant:</w:t>
      </w:r>
      <w:proofErr w:type="gramEnd"/>
    </w:p>
    <w:p w14:paraId="340B653C" w14:textId="77777777" w:rsidR="0001275D" w:rsidRPr="00EB097B" w:rsidRDefault="0001275D" w:rsidP="0001275D">
      <w:pPr>
        <w:ind w:left="1134"/>
        <w:rPr>
          <w:b/>
        </w:rPr>
      </w:pPr>
      <w:r w:rsidRPr="00EB097B">
        <w:rPr>
          <w:b/>
        </w:rPr>
        <w:t>Position disponible « Dépositaire » : Position dénouée + Achats (1) – Ventes (2)</w:t>
      </w:r>
    </w:p>
    <w:p w14:paraId="34377A1A" w14:textId="77777777" w:rsidR="0001275D" w:rsidRPr="00EB097B" w:rsidRDefault="0001275D" w:rsidP="0001275D">
      <w:pPr>
        <w:autoSpaceDE w:val="0"/>
        <w:autoSpaceDN w:val="0"/>
        <w:adjustRightInd w:val="0"/>
        <w:spacing w:line="240" w:lineRule="auto"/>
      </w:pPr>
      <w:r w:rsidRPr="00EB097B">
        <w:t>(1) Achats comprennent :</w:t>
      </w:r>
    </w:p>
    <w:p w14:paraId="4F53FFFA" w14:textId="77777777" w:rsidR="0001275D" w:rsidRPr="00EB097B" w:rsidRDefault="0001275D" w:rsidP="00956696">
      <w:pPr>
        <w:autoSpaceDE w:val="0"/>
        <w:autoSpaceDN w:val="0"/>
        <w:adjustRightInd w:val="0"/>
        <w:spacing w:line="240" w:lineRule="auto"/>
        <w:ind w:left="454"/>
      </w:pPr>
      <w:r w:rsidRPr="00EB097B">
        <w:t>- Achats « Exécutés » (</w:t>
      </w:r>
      <w:proofErr w:type="spellStart"/>
      <w:r w:rsidRPr="00EB097B">
        <w:t>MegaTrade</w:t>
      </w:r>
      <w:proofErr w:type="spellEnd"/>
      <w:r w:rsidRPr="00EB097B">
        <w:t>)</w:t>
      </w:r>
    </w:p>
    <w:p w14:paraId="648FED10" w14:textId="77777777" w:rsidR="00511BE1" w:rsidRPr="00EB097B" w:rsidRDefault="00511BE1" w:rsidP="00956696">
      <w:pPr>
        <w:autoSpaceDE w:val="0"/>
        <w:autoSpaceDN w:val="0"/>
        <w:adjustRightInd w:val="0"/>
        <w:spacing w:line="240" w:lineRule="auto"/>
        <w:ind w:left="454"/>
      </w:pPr>
      <w:r w:rsidRPr="00EB097B">
        <w:t>- Achats « Ajustés » (</w:t>
      </w:r>
      <w:proofErr w:type="spellStart"/>
      <w:r w:rsidRPr="00EB097B">
        <w:t>MegaCustody</w:t>
      </w:r>
      <w:proofErr w:type="spellEnd"/>
      <w:r w:rsidRPr="00EB097B">
        <w:t>)</w:t>
      </w:r>
    </w:p>
    <w:p w14:paraId="00867774" w14:textId="77777777" w:rsidR="0001275D" w:rsidRPr="00EB097B" w:rsidRDefault="0001275D" w:rsidP="0001275D">
      <w:pPr>
        <w:autoSpaceDE w:val="0"/>
        <w:autoSpaceDN w:val="0"/>
        <w:adjustRightInd w:val="0"/>
        <w:spacing w:line="240" w:lineRule="auto"/>
      </w:pPr>
      <w:r w:rsidRPr="00EB097B">
        <w:t>(2) Ventes comprennent :</w:t>
      </w:r>
    </w:p>
    <w:p w14:paraId="41A13B30" w14:textId="77777777" w:rsidR="0001275D" w:rsidRPr="00EB097B" w:rsidRDefault="00CC1A98" w:rsidP="00956696">
      <w:pPr>
        <w:autoSpaceDE w:val="0"/>
        <w:autoSpaceDN w:val="0"/>
        <w:adjustRightInd w:val="0"/>
        <w:spacing w:line="240" w:lineRule="auto"/>
        <w:ind w:left="454"/>
      </w:pPr>
      <w:r w:rsidRPr="00EB097B">
        <w:t>-</w:t>
      </w:r>
      <w:r w:rsidR="0001275D" w:rsidRPr="00EB097B">
        <w:t>Ventes « Validés » en attente d’exécution sur le carnet d’ordres (</w:t>
      </w:r>
      <w:proofErr w:type="spellStart"/>
      <w:r w:rsidR="0001275D" w:rsidRPr="00EB097B">
        <w:t>MegaTrade</w:t>
      </w:r>
      <w:proofErr w:type="spellEnd"/>
      <w:r w:rsidR="0001275D" w:rsidRPr="00EB097B">
        <w:t>)</w:t>
      </w:r>
    </w:p>
    <w:p w14:paraId="6168740F" w14:textId="77777777" w:rsidR="0001275D" w:rsidRPr="00EB097B" w:rsidRDefault="00CC1A98" w:rsidP="00956696">
      <w:pPr>
        <w:autoSpaceDE w:val="0"/>
        <w:autoSpaceDN w:val="0"/>
        <w:adjustRightInd w:val="0"/>
        <w:spacing w:line="240" w:lineRule="auto"/>
        <w:ind w:left="454"/>
      </w:pPr>
      <w:r w:rsidRPr="00EB097B">
        <w:t>-</w:t>
      </w:r>
      <w:r w:rsidR="0001275D" w:rsidRPr="00EB097B">
        <w:t>Ventes « Exécutés » sur le carnet d’ordres (</w:t>
      </w:r>
      <w:proofErr w:type="spellStart"/>
      <w:r w:rsidR="0001275D" w:rsidRPr="00EB097B">
        <w:t>MegaTrade</w:t>
      </w:r>
      <w:proofErr w:type="spellEnd"/>
      <w:r w:rsidR="0001275D" w:rsidRPr="00EB097B">
        <w:t>)</w:t>
      </w:r>
    </w:p>
    <w:p w14:paraId="7F393DA9" w14:textId="77777777" w:rsidR="0001275D" w:rsidRPr="00EB097B" w:rsidRDefault="0001275D" w:rsidP="00956696">
      <w:pPr>
        <w:autoSpaceDE w:val="0"/>
        <w:autoSpaceDN w:val="0"/>
        <w:adjustRightInd w:val="0"/>
        <w:spacing w:line="240" w:lineRule="auto"/>
        <w:ind w:left="454"/>
      </w:pPr>
      <w:r w:rsidRPr="00EB097B">
        <w:t>- Vente</w:t>
      </w:r>
      <w:r w:rsidR="00ED4525">
        <w:t>s</w:t>
      </w:r>
      <w:r w:rsidRPr="00EB097B">
        <w:t xml:space="preserve"> « Instruits » (</w:t>
      </w:r>
      <w:proofErr w:type="spellStart"/>
      <w:r w:rsidRPr="00EB097B">
        <w:t>MegaCustody</w:t>
      </w:r>
      <w:proofErr w:type="spellEnd"/>
      <w:r w:rsidRPr="00EB097B">
        <w:t>)</w:t>
      </w:r>
    </w:p>
    <w:p w14:paraId="51FF70E8" w14:textId="77777777" w:rsidR="007627D9" w:rsidRPr="00EB097B" w:rsidRDefault="0001275D" w:rsidP="00956696">
      <w:pPr>
        <w:autoSpaceDE w:val="0"/>
        <w:autoSpaceDN w:val="0"/>
        <w:adjustRightInd w:val="0"/>
        <w:spacing w:line="240" w:lineRule="auto"/>
        <w:ind w:left="454"/>
      </w:pPr>
      <w:r w:rsidRPr="00EB097B">
        <w:t xml:space="preserve">- Ventes </w:t>
      </w:r>
      <w:r w:rsidR="00511BE1" w:rsidRPr="00EB097B">
        <w:t xml:space="preserve">« Ajustés </w:t>
      </w:r>
      <w:proofErr w:type="gramStart"/>
      <w:r w:rsidR="00511BE1" w:rsidRPr="00EB097B">
        <w:t xml:space="preserve">» </w:t>
      </w:r>
      <w:r w:rsidRPr="00EB097B">
        <w:t xml:space="preserve"> (</w:t>
      </w:r>
      <w:proofErr w:type="spellStart"/>
      <w:proofErr w:type="gramEnd"/>
      <w:r w:rsidRPr="00EB097B">
        <w:t>MegaCustody</w:t>
      </w:r>
      <w:proofErr w:type="spellEnd"/>
      <w:r w:rsidRPr="00EB097B">
        <w:t>)</w:t>
      </w:r>
    </w:p>
    <w:p w14:paraId="4F9B5F81" w14:textId="77777777" w:rsidR="00CA1E10" w:rsidRPr="00EB097B" w:rsidRDefault="00BE30B5" w:rsidP="00CA1E10">
      <w:pPr>
        <w:autoSpaceDE w:val="0"/>
        <w:autoSpaceDN w:val="0"/>
        <w:adjustRightInd w:val="0"/>
        <w:spacing w:line="240" w:lineRule="auto"/>
      </w:pPr>
      <w:r w:rsidRPr="00EB097B">
        <w:t xml:space="preserve">Le système </w:t>
      </w:r>
      <w:r w:rsidR="00CA1E10" w:rsidRPr="00EB097B">
        <w:t>lance le contrôle provision titres</w:t>
      </w:r>
      <w:r w:rsidRPr="00EB097B">
        <w:t xml:space="preserve"> à l'instruction,</w:t>
      </w:r>
      <w:r w:rsidR="00410B33" w:rsidRPr="00EB097B">
        <w:t xml:space="preserve"> et</w:t>
      </w:r>
      <w:r w:rsidRPr="00EB097B">
        <w:t xml:space="preserve"> à</w:t>
      </w:r>
      <w:r w:rsidR="00CA1E10" w:rsidRPr="00EB097B">
        <w:t xml:space="preserve"> l'ajustement avec le m</w:t>
      </w:r>
      <w:r w:rsidRPr="00EB097B">
        <w:t xml:space="preserve">ême contexte. </w:t>
      </w:r>
    </w:p>
    <w:p w14:paraId="16ABAEEF" w14:textId="77777777" w:rsidR="00410B33" w:rsidRPr="00EB097B" w:rsidRDefault="00410B33" w:rsidP="00C945FC">
      <w:pPr>
        <w:spacing w:before="240" w:after="240" w:line="240" w:lineRule="auto"/>
        <w:ind w:right="142"/>
      </w:pPr>
      <w:r w:rsidRPr="00EB097B">
        <w:t xml:space="preserve">Au dénouement, le contrôle de provision est fait sur la base de la </w:t>
      </w:r>
      <w:r w:rsidRPr="00EB097B">
        <w:rPr>
          <w:b/>
        </w:rPr>
        <w:t>Position dénouée</w:t>
      </w:r>
      <w:r w:rsidRPr="00EB097B">
        <w:t>.</w:t>
      </w:r>
    </w:p>
    <w:p w14:paraId="5362BCD9" w14:textId="77777777" w:rsidR="00EB097B" w:rsidRPr="00EB097B" w:rsidRDefault="00EB097B" w:rsidP="00C945FC">
      <w:pPr>
        <w:spacing w:before="240" w:after="240" w:line="240" w:lineRule="auto"/>
        <w:ind w:right="142"/>
      </w:pPr>
    </w:p>
    <w:p w14:paraId="0DF3A940" w14:textId="77777777" w:rsidR="009017CA" w:rsidRDefault="009017CA" w:rsidP="009017CA">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Génération de l'IRL</w:t>
      </w:r>
      <w:r w:rsidR="005E6389">
        <w:rPr>
          <w:rFonts w:asciiTheme="minorHAnsi" w:hAnsiTheme="minorHAnsi" w:cstheme="minorHAnsi"/>
          <w:b/>
          <w:i/>
          <w:sz w:val="20"/>
          <w:szCs w:val="20"/>
          <w:u w:val="single"/>
        </w:rPr>
        <w:t xml:space="preserve"> client</w:t>
      </w:r>
      <w:r>
        <w:rPr>
          <w:rFonts w:asciiTheme="minorHAnsi" w:hAnsiTheme="minorHAnsi" w:cstheme="minorHAnsi"/>
          <w:b/>
          <w:i/>
          <w:sz w:val="20"/>
          <w:szCs w:val="20"/>
          <w:u w:val="single"/>
        </w:rPr>
        <w:t xml:space="preserve">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005850CF">
        <w:rPr>
          <w:rFonts w:asciiTheme="minorHAnsi" w:hAnsiTheme="minorHAnsi" w:cstheme="minorHAnsi"/>
          <w:b/>
          <w:i/>
          <w:sz w:val="20"/>
          <w:szCs w:val="20"/>
          <w:u w:val="single"/>
        </w:rPr>
        <w:t xml:space="preserve">mouvement </w:t>
      </w:r>
      <w:r>
        <w:rPr>
          <w:rFonts w:asciiTheme="minorHAnsi" w:hAnsiTheme="minorHAnsi" w:cstheme="minorHAnsi"/>
          <w:b/>
          <w:i/>
          <w:sz w:val="20"/>
          <w:szCs w:val="20"/>
          <w:u w:val="single"/>
        </w:rPr>
        <w:t xml:space="preserve">titres, espèces, </w:t>
      </w:r>
      <w:r w:rsidR="00197B23">
        <w:rPr>
          <w:rFonts w:asciiTheme="minorHAnsi" w:hAnsiTheme="minorHAnsi" w:cstheme="minorHAnsi"/>
          <w:b/>
          <w:i/>
          <w:sz w:val="20"/>
          <w:szCs w:val="20"/>
          <w:u w:val="single"/>
        </w:rPr>
        <w:t>CGC</w:t>
      </w:r>
    </w:p>
    <w:p w14:paraId="57B0BC9D" w14:textId="77777777" w:rsidR="00BA46ED" w:rsidRPr="00EB097B" w:rsidRDefault="005850CF" w:rsidP="002571FE">
      <w:pPr>
        <w:spacing w:before="240" w:after="240" w:line="240" w:lineRule="auto"/>
        <w:ind w:right="142"/>
      </w:pPr>
      <w:r w:rsidRPr="00EB097B">
        <w:t xml:space="preserve">Une fois </w:t>
      </w:r>
      <w:r w:rsidR="008626E3" w:rsidRPr="00EB097B">
        <w:t>tous les contrôles sont vérifiés</w:t>
      </w:r>
      <w:r w:rsidRPr="00EB097B">
        <w:t>, le syst</w:t>
      </w:r>
      <w:r w:rsidR="008626E3" w:rsidRPr="00EB097B">
        <w:t>ème génère un mouvement titres client dans un statut "Instruit". Le mouvement évolue selon l'évolution du cycle de vie de l'IRL.</w:t>
      </w:r>
    </w:p>
    <w:tbl>
      <w:tblPr>
        <w:tblW w:w="9040" w:type="dxa"/>
        <w:tblInd w:w="55" w:type="dxa"/>
        <w:tblCellMar>
          <w:left w:w="70" w:type="dxa"/>
          <w:right w:w="70" w:type="dxa"/>
        </w:tblCellMar>
        <w:tblLook w:val="04A0" w:firstRow="1" w:lastRow="0" w:firstColumn="1" w:lastColumn="0" w:noHBand="0" w:noVBand="1"/>
      </w:tblPr>
      <w:tblGrid>
        <w:gridCol w:w="2980"/>
        <w:gridCol w:w="6060"/>
      </w:tblGrid>
      <w:tr w:rsidR="00E473BD" w:rsidRPr="00E473BD" w14:paraId="5B7DDD1C" w14:textId="77777777" w:rsidTr="00E473BD">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BFBFBF"/>
            <w:hideMark/>
          </w:tcPr>
          <w:p w14:paraId="3240AE00" w14:textId="77777777" w:rsidR="00E473BD" w:rsidRPr="00E473BD" w:rsidRDefault="00E473BD" w:rsidP="00E473BD">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sidR="005E6389">
              <w:rPr>
                <w:rFonts w:ascii="Calibri" w:eastAsia="Times New Roman" w:hAnsi="Calibri" w:cs="Calibri"/>
                <w:b/>
                <w:bCs/>
                <w:color w:val="000000"/>
                <w:sz w:val="20"/>
                <w:szCs w:val="20"/>
                <w:lang w:eastAsia="fr-FR"/>
              </w:rPr>
              <w:t xml:space="preserve"> client</w:t>
            </w:r>
          </w:p>
        </w:tc>
        <w:tc>
          <w:tcPr>
            <w:tcW w:w="6060" w:type="dxa"/>
            <w:tcBorders>
              <w:top w:val="single" w:sz="4" w:space="0" w:color="auto"/>
              <w:left w:val="nil"/>
              <w:bottom w:val="single" w:sz="4" w:space="0" w:color="auto"/>
              <w:right w:val="single" w:sz="4" w:space="0" w:color="auto"/>
            </w:tcBorders>
            <w:shd w:val="clear" w:color="000000" w:fill="BFBFBF"/>
            <w:hideMark/>
          </w:tcPr>
          <w:p w14:paraId="765FFD1B" w14:textId="77777777" w:rsidR="00E473BD" w:rsidRPr="00E473BD" w:rsidRDefault="00E473BD" w:rsidP="00E473BD">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E473BD" w:rsidRPr="00E473BD" w14:paraId="006E6BFB"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06984F05"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6060" w:type="dxa"/>
            <w:tcBorders>
              <w:top w:val="nil"/>
              <w:left w:val="nil"/>
              <w:bottom w:val="single" w:sz="4" w:space="0" w:color="auto"/>
              <w:right w:val="single" w:sz="4" w:space="0" w:color="auto"/>
            </w:tcBorders>
            <w:hideMark/>
          </w:tcPr>
          <w:p w14:paraId="1C1C301C"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14:paraId="41E5FFC5"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27312C70"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de validation</w:t>
            </w:r>
          </w:p>
        </w:tc>
        <w:tc>
          <w:tcPr>
            <w:tcW w:w="6060" w:type="dxa"/>
            <w:tcBorders>
              <w:top w:val="nil"/>
              <w:left w:val="nil"/>
              <w:bottom w:val="single" w:sz="4" w:space="0" w:color="auto"/>
              <w:right w:val="single" w:sz="4" w:space="0" w:color="auto"/>
            </w:tcBorders>
            <w:hideMark/>
          </w:tcPr>
          <w:p w14:paraId="24829DA1"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14:paraId="23D97A8C"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2F91F555"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Défaut de provision titres</w:t>
            </w:r>
          </w:p>
        </w:tc>
        <w:tc>
          <w:tcPr>
            <w:tcW w:w="6060" w:type="dxa"/>
            <w:tcBorders>
              <w:top w:val="nil"/>
              <w:left w:val="nil"/>
              <w:bottom w:val="single" w:sz="4" w:space="0" w:color="auto"/>
              <w:right w:val="single" w:sz="4" w:space="0" w:color="auto"/>
            </w:tcBorders>
            <w:hideMark/>
          </w:tcPr>
          <w:p w14:paraId="0D7D8810"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E473BD" w:rsidRPr="00E473BD" w14:paraId="55985FCC"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693F1131"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d'ajustement</w:t>
            </w:r>
          </w:p>
        </w:tc>
        <w:tc>
          <w:tcPr>
            <w:tcW w:w="6060" w:type="dxa"/>
            <w:tcBorders>
              <w:top w:val="nil"/>
              <w:left w:val="nil"/>
              <w:bottom w:val="single" w:sz="4" w:space="0" w:color="auto"/>
              <w:right w:val="single" w:sz="4" w:space="0" w:color="auto"/>
            </w:tcBorders>
            <w:hideMark/>
          </w:tcPr>
          <w:p w14:paraId="338377D1"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E473BD" w:rsidRPr="00E473BD" w14:paraId="43433A92"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519FEAE7"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c>
          <w:tcPr>
            <w:tcW w:w="6060" w:type="dxa"/>
            <w:tcBorders>
              <w:top w:val="nil"/>
              <w:left w:val="nil"/>
              <w:bottom w:val="single" w:sz="4" w:space="0" w:color="auto"/>
              <w:right w:val="single" w:sz="4" w:space="0" w:color="auto"/>
            </w:tcBorders>
            <w:hideMark/>
          </w:tcPr>
          <w:p w14:paraId="7F0378EE"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r>
      <w:tr w:rsidR="00E473BD" w:rsidRPr="00E473BD" w14:paraId="26C4ECEA" w14:textId="77777777" w:rsidTr="00E473BD">
        <w:trPr>
          <w:trHeight w:val="300"/>
        </w:trPr>
        <w:tc>
          <w:tcPr>
            <w:tcW w:w="2980" w:type="dxa"/>
            <w:tcBorders>
              <w:top w:val="nil"/>
              <w:left w:val="single" w:sz="4" w:space="0" w:color="auto"/>
              <w:bottom w:val="single" w:sz="4" w:space="0" w:color="auto"/>
              <w:right w:val="single" w:sz="4" w:space="0" w:color="auto"/>
            </w:tcBorders>
            <w:hideMark/>
          </w:tcPr>
          <w:p w14:paraId="052AD37A"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6060" w:type="dxa"/>
            <w:tcBorders>
              <w:top w:val="nil"/>
              <w:left w:val="nil"/>
              <w:bottom w:val="single" w:sz="4" w:space="0" w:color="auto"/>
              <w:right w:val="single" w:sz="4" w:space="0" w:color="auto"/>
            </w:tcBorders>
            <w:hideMark/>
          </w:tcPr>
          <w:p w14:paraId="56FF9A07"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E473BD" w:rsidRPr="00E473BD" w14:paraId="5985DD25" w14:textId="77777777" w:rsidTr="008101C2">
        <w:trPr>
          <w:trHeight w:val="350"/>
        </w:trPr>
        <w:tc>
          <w:tcPr>
            <w:tcW w:w="2980" w:type="dxa"/>
            <w:tcBorders>
              <w:top w:val="nil"/>
              <w:left w:val="single" w:sz="4" w:space="0" w:color="auto"/>
              <w:bottom w:val="single" w:sz="4" w:space="0" w:color="auto"/>
              <w:right w:val="single" w:sz="4" w:space="0" w:color="auto"/>
            </w:tcBorders>
            <w:hideMark/>
          </w:tcPr>
          <w:p w14:paraId="6BC195D6"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6060" w:type="dxa"/>
            <w:tcBorders>
              <w:top w:val="nil"/>
              <w:left w:val="nil"/>
              <w:bottom w:val="single" w:sz="4" w:space="0" w:color="auto"/>
              <w:right w:val="single" w:sz="4" w:space="0" w:color="auto"/>
            </w:tcBorders>
            <w:hideMark/>
          </w:tcPr>
          <w:p w14:paraId="7C9E21DC" w14:textId="77777777" w:rsidR="00E473BD" w:rsidRPr="008101C2" w:rsidRDefault="00E473BD" w:rsidP="008101C2">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sidR="008101C2">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E473BD" w:rsidRPr="00E473BD" w14:paraId="158E2E62" w14:textId="77777777" w:rsidTr="008101C2">
        <w:trPr>
          <w:trHeight w:val="284"/>
        </w:trPr>
        <w:tc>
          <w:tcPr>
            <w:tcW w:w="2980" w:type="dxa"/>
            <w:tcBorders>
              <w:top w:val="nil"/>
              <w:left w:val="single" w:sz="4" w:space="0" w:color="auto"/>
              <w:bottom w:val="single" w:sz="4" w:space="0" w:color="auto"/>
              <w:right w:val="single" w:sz="4" w:space="0" w:color="auto"/>
            </w:tcBorders>
            <w:hideMark/>
          </w:tcPr>
          <w:p w14:paraId="7F81C7C1" w14:textId="77777777" w:rsidR="00E473BD" w:rsidRPr="008101C2" w:rsidRDefault="00E473BD" w:rsidP="00E473BD">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6060" w:type="dxa"/>
            <w:tcBorders>
              <w:top w:val="nil"/>
              <w:left w:val="nil"/>
              <w:bottom w:val="single" w:sz="4" w:space="0" w:color="auto"/>
              <w:right w:val="single" w:sz="4" w:space="0" w:color="auto"/>
            </w:tcBorders>
            <w:hideMark/>
          </w:tcPr>
          <w:p w14:paraId="30D925DC" w14:textId="77777777" w:rsidR="00E473BD" w:rsidRPr="008101C2" w:rsidRDefault="00E473BD" w:rsidP="008101C2">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sidR="008101C2">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14:paraId="0A9627B1" w14:textId="77777777" w:rsidR="00F54D9C" w:rsidRPr="00EB097B" w:rsidRDefault="00797DF6" w:rsidP="00F54D9C">
      <w:pPr>
        <w:spacing w:before="240" w:after="240" w:line="240" w:lineRule="auto"/>
        <w:ind w:right="142"/>
      </w:pPr>
      <w:proofErr w:type="gramStart"/>
      <w:r w:rsidRPr="00EB097B">
        <w:t>Deux mode</w:t>
      </w:r>
      <w:proofErr w:type="gramEnd"/>
      <w:r w:rsidRPr="00EB097B">
        <w:t xml:space="preserve"> de postages comptable espèce se présentent selon la nature de </w:t>
      </w:r>
      <w:proofErr w:type="gramStart"/>
      <w:r w:rsidRPr="00EB097B">
        <w:t>l'ordre:</w:t>
      </w:r>
      <w:proofErr w:type="gramEnd"/>
    </w:p>
    <w:p w14:paraId="3D7D6CB8" w14:textId="77777777" w:rsidR="00F54D9C" w:rsidRPr="00EB097B" w:rsidRDefault="00797DF6" w:rsidP="00676A75">
      <w:pPr>
        <w:pStyle w:val="ListParagraph"/>
        <w:numPr>
          <w:ilvl w:val="0"/>
          <w:numId w:val="16"/>
        </w:numPr>
        <w:spacing w:before="240" w:after="240" w:line="240" w:lineRule="auto"/>
        <w:ind w:left="284" w:right="142"/>
      </w:pPr>
      <w:r w:rsidRPr="00EB097B">
        <w:t>Pour les ordres "Réseau</w:t>
      </w:r>
      <w:proofErr w:type="gramStart"/>
      <w:r w:rsidRPr="00EB097B">
        <w:t>":</w:t>
      </w:r>
      <w:proofErr w:type="gramEnd"/>
      <w:r w:rsidRPr="00EB097B">
        <w:t xml:space="preserve"> </w:t>
      </w:r>
      <w:r w:rsidR="00F54D9C" w:rsidRPr="00EB097B">
        <w:t>Postage à l'</w:t>
      </w:r>
      <w:r w:rsidRPr="00EB097B">
        <w:t>exécution,</w:t>
      </w:r>
      <w:r w:rsidR="00F54D9C" w:rsidRPr="00EB097B">
        <w:t xml:space="preserve"> traduit dans </w:t>
      </w:r>
      <w:proofErr w:type="spellStart"/>
      <w:r w:rsidR="00F54D9C" w:rsidRPr="00EB097B">
        <w:t>Megara</w:t>
      </w:r>
      <w:proofErr w:type="spellEnd"/>
      <w:r w:rsidR="00F54D9C" w:rsidRPr="00EB097B">
        <w:t xml:space="preserve"> au statut "Instruit" de l'IRL</w:t>
      </w:r>
    </w:p>
    <w:p w14:paraId="0FC0AA42" w14:textId="77777777" w:rsidR="00F54D9C" w:rsidRPr="00EB097B" w:rsidRDefault="00797DF6" w:rsidP="00676A75">
      <w:pPr>
        <w:pStyle w:val="ListParagraph"/>
        <w:numPr>
          <w:ilvl w:val="0"/>
          <w:numId w:val="16"/>
        </w:numPr>
        <w:spacing w:before="240" w:after="240" w:line="240" w:lineRule="auto"/>
        <w:ind w:left="284" w:right="142"/>
      </w:pPr>
      <w:r w:rsidRPr="00EB097B">
        <w:t>Pour les ordres "Direct</w:t>
      </w:r>
      <w:proofErr w:type="gramStart"/>
      <w:r w:rsidRPr="00EB097B">
        <w:t>":</w:t>
      </w:r>
      <w:proofErr w:type="gramEnd"/>
      <w:r w:rsidRPr="00EB097B">
        <w:t xml:space="preserve"> Postage à l'ajustement, </w:t>
      </w:r>
      <w:r w:rsidR="00F54D9C" w:rsidRPr="00EB097B">
        <w:t xml:space="preserve">traduit dans </w:t>
      </w:r>
      <w:proofErr w:type="spellStart"/>
      <w:r w:rsidR="00F54D9C" w:rsidRPr="00EB097B">
        <w:t>Megara</w:t>
      </w:r>
      <w:proofErr w:type="spellEnd"/>
      <w:r w:rsidR="00F54D9C" w:rsidRPr="00EB097B">
        <w:t xml:space="preserve"> au statut "Ajusté" de l'IRL</w:t>
      </w:r>
    </w:p>
    <w:p w14:paraId="6D507087" w14:textId="77777777" w:rsidR="00F54D9C" w:rsidRPr="00EB097B" w:rsidRDefault="00495617" w:rsidP="00C945FC">
      <w:pPr>
        <w:spacing w:before="240" w:after="240" w:line="240" w:lineRule="auto"/>
        <w:ind w:right="142"/>
      </w:pPr>
      <w:r w:rsidRPr="00EB097B">
        <w:t xml:space="preserve">Chaque IRL génère un </w:t>
      </w:r>
      <w:proofErr w:type="gramStart"/>
      <w:r w:rsidRPr="00EB097B">
        <w:t>flu</w:t>
      </w:r>
      <w:r w:rsidR="00E54459" w:rsidRPr="00EB097B">
        <w:t>x  de</w:t>
      </w:r>
      <w:proofErr w:type="gramEnd"/>
      <w:r w:rsidR="00E54459" w:rsidRPr="00EB097B">
        <w:t xml:space="preserve"> calcul de CMP/</w:t>
      </w:r>
      <w:r w:rsidRPr="00EB097B">
        <w:t>TPCVM (</w:t>
      </w:r>
      <w:r w:rsidR="00E54459" w:rsidRPr="00EB097B">
        <w:t>selon le sens achat ou vente</w:t>
      </w:r>
      <w:r w:rsidRPr="00EB097B">
        <w:t>)</w:t>
      </w:r>
      <w:r w:rsidR="00E54459" w:rsidRPr="00EB097B">
        <w:t xml:space="preserve"> à un statut donné de l'IRL. Ce flux est appelé dans </w:t>
      </w:r>
      <w:proofErr w:type="spellStart"/>
      <w:r w:rsidR="00E54459" w:rsidRPr="00EB097B">
        <w:t>Megara</w:t>
      </w:r>
      <w:proofErr w:type="spellEnd"/>
      <w:r w:rsidR="00E54459" w:rsidRPr="00EB097B">
        <w:t xml:space="preserve"> flux CG</w:t>
      </w:r>
      <w:r w:rsidR="00797DF6" w:rsidRPr="00EB097B">
        <w:t xml:space="preserve">C. </w:t>
      </w:r>
      <w:r w:rsidR="00F75677" w:rsidRPr="00EB097B">
        <w:t xml:space="preserve">Pour </w:t>
      </w:r>
      <w:proofErr w:type="gramStart"/>
      <w:r w:rsidR="00F75677" w:rsidRPr="00EB097B">
        <w:t>les opération</w:t>
      </w:r>
      <w:proofErr w:type="gramEnd"/>
      <w:r w:rsidR="00F75677" w:rsidRPr="00EB097B">
        <w:t xml:space="preserve"> de bourse, le postage CGC suit la même </w:t>
      </w:r>
      <w:proofErr w:type="gramStart"/>
      <w:r w:rsidR="00F75677" w:rsidRPr="00EB097B">
        <w:t>règle:</w:t>
      </w:r>
      <w:proofErr w:type="gramEnd"/>
    </w:p>
    <w:p w14:paraId="41F9E0FB" w14:textId="77777777" w:rsidR="00F75677" w:rsidRPr="00EB097B" w:rsidRDefault="00F75677" w:rsidP="00676A75">
      <w:pPr>
        <w:pStyle w:val="ListParagraph"/>
        <w:numPr>
          <w:ilvl w:val="0"/>
          <w:numId w:val="16"/>
        </w:numPr>
        <w:spacing w:before="240" w:after="240" w:line="240" w:lineRule="auto"/>
        <w:ind w:left="284" w:right="142" w:hanging="357"/>
      </w:pPr>
      <w:r w:rsidRPr="00EB097B">
        <w:lastRenderedPageBreak/>
        <w:t>Pour les ordres "Réseau</w:t>
      </w:r>
      <w:proofErr w:type="gramStart"/>
      <w:r w:rsidRPr="00EB097B">
        <w:t>":</w:t>
      </w:r>
      <w:proofErr w:type="gramEnd"/>
      <w:r w:rsidRPr="00EB097B">
        <w:t xml:space="preserve"> Postage à l'exécution, traduit dans </w:t>
      </w:r>
      <w:proofErr w:type="spellStart"/>
      <w:r w:rsidRPr="00EB097B">
        <w:t>Megara</w:t>
      </w:r>
      <w:proofErr w:type="spellEnd"/>
      <w:r w:rsidRPr="00EB097B">
        <w:t xml:space="preserve"> au statut "Instruit" de l'IRL</w:t>
      </w:r>
    </w:p>
    <w:p w14:paraId="2A38D36D" w14:textId="77777777" w:rsidR="00F75677" w:rsidRPr="00EB097B" w:rsidRDefault="00F75677" w:rsidP="00676A75">
      <w:pPr>
        <w:pStyle w:val="ListParagraph"/>
        <w:numPr>
          <w:ilvl w:val="0"/>
          <w:numId w:val="16"/>
        </w:numPr>
        <w:spacing w:before="240" w:after="240" w:line="240" w:lineRule="auto"/>
        <w:ind w:left="284" w:right="142"/>
      </w:pPr>
      <w:r w:rsidRPr="00EB097B">
        <w:t>Pour les ordres "Direct</w:t>
      </w:r>
      <w:proofErr w:type="gramStart"/>
      <w:r w:rsidRPr="00EB097B">
        <w:t>":</w:t>
      </w:r>
      <w:proofErr w:type="gramEnd"/>
      <w:r w:rsidRPr="00EB097B">
        <w:t xml:space="preserve"> Postage à l'ajustement, traduit dans </w:t>
      </w:r>
      <w:proofErr w:type="spellStart"/>
      <w:r w:rsidRPr="00EB097B">
        <w:t>Megara</w:t>
      </w:r>
      <w:proofErr w:type="spellEnd"/>
      <w:r w:rsidRPr="00EB097B">
        <w:t xml:space="preserve"> au statut "Ajusté" de l'IRL</w:t>
      </w:r>
    </w:p>
    <w:p w14:paraId="6113D90F" w14:textId="77777777" w:rsidR="00F54D9C" w:rsidRPr="00EB097B" w:rsidRDefault="00F54D9C" w:rsidP="00C945FC">
      <w:pPr>
        <w:spacing w:before="240" w:after="240" w:line="240" w:lineRule="auto"/>
        <w:ind w:right="142"/>
        <w:rPr>
          <w:u w:val="single"/>
        </w:rPr>
      </w:pPr>
      <w:r w:rsidRPr="00EB097B">
        <w:rPr>
          <w:u w:val="single"/>
        </w:rPr>
        <w:t>A noter qu'un même compte titre ne peut être sujet à deux modes différent</w:t>
      </w:r>
      <w:r w:rsidR="00797DF6" w:rsidRPr="00EB097B">
        <w:rPr>
          <w:u w:val="single"/>
        </w:rPr>
        <w:t>s</w:t>
      </w:r>
      <w:r w:rsidR="00274197" w:rsidRPr="00EB097B">
        <w:rPr>
          <w:u w:val="single"/>
        </w:rPr>
        <w:t>. Par conséquent, les flux observés sur un même compte titre sont homogènes (à l'instruction ou à l'ajustement) donnant ainsi un calcul de CMP</w:t>
      </w:r>
      <w:r w:rsidR="006818E3" w:rsidRPr="00EB097B">
        <w:rPr>
          <w:u w:val="single"/>
        </w:rPr>
        <w:t>/TPCVM chronologiquement ordonnancé</w:t>
      </w:r>
      <w:r w:rsidR="00274197" w:rsidRPr="00EB097B">
        <w:rPr>
          <w:u w:val="single"/>
        </w:rPr>
        <w:t xml:space="preserve">. Aucun contrôle n'est à appliquer par </w:t>
      </w:r>
      <w:proofErr w:type="spellStart"/>
      <w:r w:rsidR="00274197" w:rsidRPr="00EB097B">
        <w:rPr>
          <w:u w:val="single"/>
        </w:rPr>
        <w:t>Megara</w:t>
      </w:r>
      <w:proofErr w:type="spellEnd"/>
      <w:r w:rsidR="00274197" w:rsidRPr="00EB097B">
        <w:rPr>
          <w:u w:val="single"/>
        </w:rPr>
        <w:t>.</w:t>
      </w:r>
    </w:p>
    <w:p w14:paraId="517AF3D5" w14:textId="77777777" w:rsidR="00FA5EC1" w:rsidRDefault="00FA5EC1" w:rsidP="00FA5EC1">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 possible par statut d'IRL</w:t>
      </w:r>
    </w:p>
    <w:p w14:paraId="74E914FB" w14:textId="77777777" w:rsidR="00FA5EC1" w:rsidRPr="00EB097B" w:rsidRDefault="002D7F3E" w:rsidP="00C945FC">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9100" w:type="dxa"/>
        <w:tblInd w:w="55" w:type="dxa"/>
        <w:tblCellMar>
          <w:left w:w="70" w:type="dxa"/>
          <w:right w:w="70" w:type="dxa"/>
        </w:tblCellMar>
        <w:tblLook w:val="04A0" w:firstRow="1" w:lastRow="0" w:firstColumn="1" w:lastColumn="0" w:noHBand="0" w:noVBand="1"/>
      </w:tblPr>
      <w:tblGrid>
        <w:gridCol w:w="1740"/>
        <w:gridCol w:w="3760"/>
        <w:gridCol w:w="3600"/>
      </w:tblGrid>
      <w:tr w:rsidR="00046C1C" w:rsidRPr="00046C1C" w14:paraId="2F4AA87B" w14:textId="77777777" w:rsidTr="00046C1C">
        <w:trPr>
          <w:trHeight w:val="255"/>
        </w:trPr>
        <w:tc>
          <w:tcPr>
            <w:tcW w:w="1740" w:type="dxa"/>
            <w:tcBorders>
              <w:top w:val="single" w:sz="4" w:space="0" w:color="auto"/>
              <w:left w:val="single" w:sz="4" w:space="0" w:color="auto"/>
              <w:bottom w:val="single" w:sz="4" w:space="0" w:color="auto"/>
              <w:right w:val="single" w:sz="4" w:space="0" w:color="auto"/>
            </w:tcBorders>
            <w:shd w:val="clear" w:color="000000" w:fill="BFBFBF"/>
            <w:hideMark/>
          </w:tcPr>
          <w:p w14:paraId="2CD6E2E3"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Statut IRL client</w:t>
            </w:r>
          </w:p>
        </w:tc>
        <w:tc>
          <w:tcPr>
            <w:tcW w:w="3760" w:type="dxa"/>
            <w:tcBorders>
              <w:top w:val="single" w:sz="4" w:space="0" w:color="auto"/>
              <w:left w:val="nil"/>
              <w:bottom w:val="single" w:sz="4" w:space="0" w:color="auto"/>
              <w:right w:val="single" w:sz="4" w:space="0" w:color="auto"/>
            </w:tcBorders>
            <w:shd w:val="clear" w:color="000000" w:fill="BFBFBF"/>
            <w:hideMark/>
          </w:tcPr>
          <w:p w14:paraId="4ACAE220"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Actions possibles sur l'IRL</w:t>
            </w:r>
          </w:p>
        </w:tc>
        <w:tc>
          <w:tcPr>
            <w:tcW w:w="3600" w:type="dxa"/>
            <w:tcBorders>
              <w:top w:val="single" w:sz="4" w:space="0" w:color="auto"/>
              <w:left w:val="nil"/>
              <w:bottom w:val="single" w:sz="4" w:space="0" w:color="auto"/>
              <w:right w:val="single" w:sz="4" w:space="0" w:color="auto"/>
            </w:tcBorders>
            <w:shd w:val="clear" w:color="000000" w:fill="BFBFBF"/>
            <w:hideMark/>
          </w:tcPr>
          <w:p w14:paraId="6451C049"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Commentaire</w:t>
            </w:r>
          </w:p>
        </w:tc>
      </w:tr>
      <w:tr w:rsidR="00046C1C" w:rsidRPr="00046C1C" w14:paraId="3BEC7A25" w14:textId="77777777" w:rsidTr="00046C1C">
        <w:trPr>
          <w:trHeight w:val="255"/>
        </w:trPr>
        <w:tc>
          <w:tcPr>
            <w:tcW w:w="1740" w:type="dxa"/>
            <w:vMerge w:val="restart"/>
            <w:tcBorders>
              <w:top w:val="nil"/>
              <w:left w:val="single" w:sz="4" w:space="0" w:color="auto"/>
              <w:bottom w:val="single" w:sz="4" w:space="0" w:color="000000"/>
              <w:right w:val="single" w:sz="4" w:space="0" w:color="auto"/>
            </w:tcBorders>
            <w:hideMark/>
          </w:tcPr>
          <w:p w14:paraId="5E2E491A"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Incomplet</w:t>
            </w:r>
          </w:p>
        </w:tc>
        <w:tc>
          <w:tcPr>
            <w:tcW w:w="3760" w:type="dxa"/>
            <w:tcBorders>
              <w:top w:val="nil"/>
              <w:left w:val="nil"/>
              <w:bottom w:val="single" w:sz="4" w:space="0" w:color="auto"/>
              <w:right w:val="single" w:sz="4" w:space="0" w:color="auto"/>
            </w:tcBorders>
            <w:hideMark/>
          </w:tcPr>
          <w:p w14:paraId="30B76328"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0663C0EA"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108922E2" w14:textId="77777777"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7A16AC90"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52E70952"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Réparer et Recycler</w:t>
            </w:r>
          </w:p>
        </w:tc>
        <w:tc>
          <w:tcPr>
            <w:tcW w:w="3600" w:type="dxa"/>
            <w:tcBorders>
              <w:top w:val="nil"/>
              <w:left w:val="nil"/>
              <w:bottom w:val="single" w:sz="4" w:space="0" w:color="auto"/>
              <w:right w:val="single" w:sz="4" w:space="0" w:color="auto"/>
            </w:tcBorders>
            <w:hideMark/>
          </w:tcPr>
          <w:p w14:paraId="045D761F"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67011937" w14:textId="77777777" w:rsidTr="00046C1C">
        <w:trPr>
          <w:trHeight w:val="255"/>
        </w:trPr>
        <w:tc>
          <w:tcPr>
            <w:tcW w:w="1740" w:type="dxa"/>
            <w:vMerge w:val="restart"/>
            <w:tcBorders>
              <w:top w:val="nil"/>
              <w:left w:val="single" w:sz="4" w:space="0" w:color="auto"/>
              <w:bottom w:val="single" w:sz="4" w:space="0" w:color="000000"/>
              <w:right w:val="single" w:sz="4" w:space="0" w:color="auto"/>
            </w:tcBorders>
            <w:hideMark/>
          </w:tcPr>
          <w:p w14:paraId="780C049A"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En attente de validation</w:t>
            </w:r>
          </w:p>
        </w:tc>
        <w:tc>
          <w:tcPr>
            <w:tcW w:w="3760" w:type="dxa"/>
            <w:tcBorders>
              <w:top w:val="nil"/>
              <w:left w:val="nil"/>
              <w:bottom w:val="single" w:sz="4" w:space="0" w:color="auto"/>
              <w:right w:val="single" w:sz="4" w:space="0" w:color="auto"/>
            </w:tcBorders>
            <w:hideMark/>
          </w:tcPr>
          <w:p w14:paraId="0019733F"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6B66EF8E"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2BEA6E40" w14:textId="77777777"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3031398F"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6B79EFF9"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Modifier</w:t>
            </w:r>
          </w:p>
        </w:tc>
        <w:tc>
          <w:tcPr>
            <w:tcW w:w="3600" w:type="dxa"/>
            <w:tcBorders>
              <w:top w:val="nil"/>
              <w:left w:val="nil"/>
              <w:bottom w:val="single" w:sz="4" w:space="0" w:color="auto"/>
              <w:right w:val="single" w:sz="4" w:space="0" w:color="auto"/>
            </w:tcBorders>
            <w:hideMark/>
          </w:tcPr>
          <w:p w14:paraId="3FF8192B"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64D754ED" w14:textId="77777777"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5B9448BE"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62B78367"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Valider</w:t>
            </w:r>
          </w:p>
        </w:tc>
        <w:tc>
          <w:tcPr>
            <w:tcW w:w="3600" w:type="dxa"/>
            <w:tcBorders>
              <w:top w:val="nil"/>
              <w:left w:val="nil"/>
              <w:bottom w:val="single" w:sz="4" w:space="0" w:color="auto"/>
              <w:right w:val="single" w:sz="4" w:space="0" w:color="auto"/>
            </w:tcBorders>
            <w:hideMark/>
          </w:tcPr>
          <w:p w14:paraId="3538F337"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23A02970" w14:textId="77777777" w:rsidTr="00046C1C">
        <w:trPr>
          <w:trHeight w:val="300"/>
        </w:trPr>
        <w:tc>
          <w:tcPr>
            <w:tcW w:w="1740" w:type="dxa"/>
            <w:vMerge w:val="restart"/>
            <w:tcBorders>
              <w:top w:val="nil"/>
              <w:left w:val="single" w:sz="4" w:space="0" w:color="auto"/>
              <w:bottom w:val="single" w:sz="4" w:space="0" w:color="000000"/>
              <w:right w:val="single" w:sz="4" w:space="0" w:color="auto"/>
            </w:tcBorders>
            <w:hideMark/>
          </w:tcPr>
          <w:p w14:paraId="33E20108"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Défaut de provision titres</w:t>
            </w:r>
          </w:p>
        </w:tc>
        <w:tc>
          <w:tcPr>
            <w:tcW w:w="3760" w:type="dxa"/>
            <w:tcBorders>
              <w:top w:val="nil"/>
              <w:left w:val="nil"/>
              <w:bottom w:val="single" w:sz="4" w:space="0" w:color="auto"/>
              <w:right w:val="single" w:sz="4" w:space="0" w:color="auto"/>
            </w:tcBorders>
            <w:hideMark/>
          </w:tcPr>
          <w:p w14:paraId="004E7031"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5C32CAEF"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5FD6401C" w14:textId="77777777" w:rsidTr="00046C1C">
        <w:trPr>
          <w:trHeight w:val="345"/>
        </w:trPr>
        <w:tc>
          <w:tcPr>
            <w:tcW w:w="1740" w:type="dxa"/>
            <w:vMerge/>
            <w:tcBorders>
              <w:top w:val="nil"/>
              <w:left w:val="single" w:sz="4" w:space="0" w:color="auto"/>
              <w:bottom w:val="single" w:sz="4" w:space="0" w:color="000000"/>
              <w:right w:val="single" w:sz="4" w:space="0" w:color="auto"/>
            </w:tcBorders>
            <w:vAlign w:val="center"/>
            <w:hideMark/>
          </w:tcPr>
          <w:p w14:paraId="52628427"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2874BD89"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Recycler l'IRL</w:t>
            </w:r>
          </w:p>
        </w:tc>
        <w:tc>
          <w:tcPr>
            <w:tcW w:w="3600" w:type="dxa"/>
            <w:tcBorders>
              <w:top w:val="nil"/>
              <w:left w:val="nil"/>
              <w:bottom w:val="single" w:sz="4" w:space="0" w:color="auto"/>
              <w:right w:val="single" w:sz="4" w:space="0" w:color="auto"/>
            </w:tcBorders>
            <w:hideMark/>
          </w:tcPr>
          <w:p w14:paraId="219803CB"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Après avoir alimenté le compte titres</w:t>
            </w:r>
          </w:p>
        </w:tc>
      </w:tr>
      <w:tr w:rsidR="00046C1C" w:rsidRPr="00046C1C" w14:paraId="34968EF1" w14:textId="77777777" w:rsidTr="00046C1C">
        <w:trPr>
          <w:trHeight w:val="285"/>
        </w:trPr>
        <w:tc>
          <w:tcPr>
            <w:tcW w:w="1740" w:type="dxa"/>
            <w:vMerge/>
            <w:tcBorders>
              <w:top w:val="nil"/>
              <w:left w:val="single" w:sz="4" w:space="0" w:color="auto"/>
              <w:bottom w:val="single" w:sz="4" w:space="0" w:color="000000"/>
              <w:right w:val="single" w:sz="4" w:space="0" w:color="auto"/>
            </w:tcBorders>
            <w:vAlign w:val="center"/>
            <w:hideMark/>
          </w:tcPr>
          <w:p w14:paraId="3966694F"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28E2CE32"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Forcer l'IRL</w:t>
            </w:r>
          </w:p>
        </w:tc>
        <w:tc>
          <w:tcPr>
            <w:tcW w:w="3600" w:type="dxa"/>
            <w:tcBorders>
              <w:top w:val="nil"/>
              <w:left w:val="nil"/>
              <w:bottom w:val="single" w:sz="4" w:space="0" w:color="auto"/>
              <w:right w:val="single" w:sz="4" w:space="0" w:color="auto"/>
            </w:tcBorders>
            <w:hideMark/>
          </w:tcPr>
          <w:p w14:paraId="200D2D7B"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423A7396" w14:textId="77777777" w:rsidTr="00046C1C">
        <w:trPr>
          <w:trHeight w:val="480"/>
        </w:trPr>
        <w:tc>
          <w:tcPr>
            <w:tcW w:w="1740" w:type="dxa"/>
            <w:vMerge w:val="restart"/>
            <w:tcBorders>
              <w:top w:val="nil"/>
              <w:left w:val="single" w:sz="4" w:space="0" w:color="auto"/>
              <w:bottom w:val="single" w:sz="4" w:space="0" w:color="000000"/>
              <w:right w:val="single" w:sz="4" w:space="0" w:color="auto"/>
            </w:tcBorders>
            <w:hideMark/>
          </w:tcPr>
          <w:p w14:paraId="0EF6836D"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Instruit En attente d'ajustement</w:t>
            </w:r>
          </w:p>
        </w:tc>
        <w:tc>
          <w:tcPr>
            <w:tcW w:w="3760" w:type="dxa"/>
            <w:tcBorders>
              <w:top w:val="nil"/>
              <w:left w:val="nil"/>
              <w:bottom w:val="single" w:sz="4" w:space="0" w:color="auto"/>
              <w:right w:val="single" w:sz="4" w:space="0" w:color="auto"/>
            </w:tcBorders>
            <w:hideMark/>
          </w:tcPr>
          <w:p w14:paraId="221CB834"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42D360EE"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Avec postage comptable inverse pour annulation (Si Postage comptable espèce à l'instruction)</w:t>
            </w:r>
          </w:p>
        </w:tc>
      </w:tr>
      <w:tr w:rsidR="00046C1C" w:rsidRPr="00046C1C" w14:paraId="60A6CBD6" w14:textId="77777777" w:rsidTr="00046C1C">
        <w:trPr>
          <w:trHeight w:val="330"/>
        </w:trPr>
        <w:tc>
          <w:tcPr>
            <w:tcW w:w="1740" w:type="dxa"/>
            <w:vMerge/>
            <w:tcBorders>
              <w:top w:val="nil"/>
              <w:left w:val="single" w:sz="4" w:space="0" w:color="auto"/>
              <w:bottom w:val="single" w:sz="4" w:space="0" w:color="000000"/>
              <w:right w:val="single" w:sz="4" w:space="0" w:color="auto"/>
            </w:tcBorders>
            <w:vAlign w:val="center"/>
            <w:hideMark/>
          </w:tcPr>
          <w:p w14:paraId="57711543"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28498807"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 xml:space="preserve">Ajuster </w:t>
            </w:r>
          </w:p>
        </w:tc>
        <w:tc>
          <w:tcPr>
            <w:tcW w:w="3600" w:type="dxa"/>
            <w:tcBorders>
              <w:top w:val="nil"/>
              <w:left w:val="nil"/>
              <w:bottom w:val="single" w:sz="4" w:space="0" w:color="auto"/>
              <w:right w:val="single" w:sz="4" w:space="0" w:color="auto"/>
            </w:tcBorders>
            <w:hideMark/>
          </w:tcPr>
          <w:p w14:paraId="27F44278"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 partir de l'IRL marché</w:t>
            </w:r>
          </w:p>
        </w:tc>
      </w:tr>
      <w:tr w:rsidR="00046C1C" w:rsidRPr="00046C1C" w14:paraId="7533CF7A" w14:textId="77777777" w:rsidTr="00046C1C">
        <w:trPr>
          <w:trHeight w:val="810"/>
        </w:trPr>
        <w:tc>
          <w:tcPr>
            <w:tcW w:w="1740" w:type="dxa"/>
            <w:vMerge w:val="restart"/>
            <w:tcBorders>
              <w:top w:val="nil"/>
              <w:left w:val="single" w:sz="4" w:space="0" w:color="auto"/>
              <w:bottom w:val="single" w:sz="4" w:space="0" w:color="000000"/>
              <w:right w:val="single" w:sz="4" w:space="0" w:color="auto"/>
            </w:tcBorders>
            <w:hideMark/>
          </w:tcPr>
          <w:p w14:paraId="79E6AD33"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Ajusté</w:t>
            </w:r>
          </w:p>
        </w:tc>
        <w:tc>
          <w:tcPr>
            <w:tcW w:w="3760" w:type="dxa"/>
            <w:tcBorders>
              <w:top w:val="nil"/>
              <w:left w:val="nil"/>
              <w:bottom w:val="single" w:sz="4" w:space="0" w:color="auto"/>
              <w:right w:val="single" w:sz="4" w:space="0" w:color="auto"/>
            </w:tcBorders>
            <w:hideMark/>
          </w:tcPr>
          <w:p w14:paraId="218F8347" w14:textId="77777777" w:rsidR="00046C1C" w:rsidRPr="00046C1C" w:rsidRDefault="00046C1C" w:rsidP="00FD199F">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 xml:space="preserve">Retour sur ajustement (Dissocier </w:t>
            </w:r>
            <w:r w:rsidR="00FD199F">
              <w:rPr>
                <w:rFonts w:ascii="Calibri" w:eastAsia="Times New Roman" w:hAnsi="Calibri" w:cs="Calibri"/>
                <w:color w:val="000000"/>
                <w:sz w:val="20"/>
                <w:szCs w:val="20"/>
                <w:lang w:eastAsia="fr-FR"/>
              </w:rPr>
              <w:t>l'AOE</w:t>
            </w:r>
            <w:r w:rsidRPr="00046C1C">
              <w:rPr>
                <w:rFonts w:ascii="Calibri" w:eastAsia="Times New Roman" w:hAnsi="Calibri" w:cs="Calibri"/>
                <w:color w:val="000000"/>
                <w:sz w:val="20"/>
                <w:szCs w:val="20"/>
                <w:lang w:eastAsia="fr-FR"/>
              </w:rPr>
              <w:t xml:space="preserve"> et l'IRL </w:t>
            </w:r>
            <w:proofErr w:type="gramStart"/>
            <w:r w:rsidRPr="00046C1C">
              <w:rPr>
                <w:rFonts w:ascii="Calibri" w:eastAsia="Times New Roman" w:hAnsi="Calibri" w:cs="Calibri"/>
                <w:color w:val="000000"/>
                <w:sz w:val="20"/>
                <w:szCs w:val="20"/>
                <w:lang w:eastAsia="fr-FR"/>
              </w:rPr>
              <w:t>client:</w:t>
            </w:r>
            <w:proofErr w:type="gramEnd"/>
            <w:r w:rsidRPr="00046C1C">
              <w:rPr>
                <w:rFonts w:ascii="Calibri" w:eastAsia="Times New Roman" w:hAnsi="Calibri" w:cs="Calibri"/>
                <w:color w:val="000000"/>
                <w:sz w:val="20"/>
                <w:szCs w:val="20"/>
                <w:lang w:eastAsia="fr-FR"/>
              </w:rPr>
              <w:t xml:space="preserve"> Revenir à l'état IRL client "Instruit")</w:t>
            </w:r>
          </w:p>
        </w:tc>
        <w:tc>
          <w:tcPr>
            <w:tcW w:w="3600" w:type="dxa"/>
            <w:tcBorders>
              <w:top w:val="nil"/>
              <w:left w:val="nil"/>
              <w:bottom w:val="single" w:sz="4" w:space="0" w:color="auto"/>
              <w:right w:val="single" w:sz="4" w:space="0" w:color="auto"/>
            </w:tcBorders>
            <w:hideMark/>
          </w:tcPr>
          <w:p w14:paraId="19ABF71D"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Avec postage comptable inverse pour annulation (Si Postage comptable espèce à l'ajustement)</w:t>
            </w:r>
          </w:p>
        </w:tc>
      </w:tr>
      <w:tr w:rsidR="00046C1C" w:rsidRPr="00046C1C" w14:paraId="29D177BC" w14:textId="77777777" w:rsidTr="00046C1C">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5FAB6125"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4CBAC2F3"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Dénouer</w:t>
            </w:r>
          </w:p>
        </w:tc>
        <w:tc>
          <w:tcPr>
            <w:tcW w:w="3600" w:type="dxa"/>
            <w:tcBorders>
              <w:top w:val="nil"/>
              <w:left w:val="nil"/>
              <w:bottom w:val="single" w:sz="4" w:space="0" w:color="auto"/>
              <w:right w:val="single" w:sz="4" w:space="0" w:color="auto"/>
            </w:tcBorders>
            <w:hideMark/>
          </w:tcPr>
          <w:p w14:paraId="33D5BD71"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A partir de l'IRL marché</w:t>
            </w:r>
          </w:p>
        </w:tc>
      </w:tr>
      <w:tr w:rsidR="00046C1C" w:rsidRPr="00046C1C" w14:paraId="1CA6A49F" w14:textId="77777777" w:rsidTr="00046C1C">
        <w:trPr>
          <w:trHeight w:val="525"/>
        </w:trPr>
        <w:tc>
          <w:tcPr>
            <w:tcW w:w="1740" w:type="dxa"/>
            <w:tcBorders>
              <w:top w:val="nil"/>
              <w:left w:val="single" w:sz="4" w:space="0" w:color="auto"/>
              <w:bottom w:val="single" w:sz="4" w:space="0" w:color="auto"/>
              <w:right w:val="single" w:sz="4" w:space="0" w:color="auto"/>
            </w:tcBorders>
            <w:hideMark/>
          </w:tcPr>
          <w:p w14:paraId="63EB3F69"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Dénoué</w:t>
            </w:r>
          </w:p>
        </w:tc>
        <w:tc>
          <w:tcPr>
            <w:tcW w:w="3760" w:type="dxa"/>
            <w:tcBorders>
              <w:top w:val="nil"/>
              <w:left w:val="nil"/>
              <w:bottom w:val="single" w:sz="4" w:space="0" w:color="auto"/>
              <w:right w:val="single" w:sz="4" w:space="0" w:color="auto"/>
            </w:tcBorders>
            <w:hideMark/>
          </w:tcPr>
          <w:p w14:paraId="52EC905C"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Retour sur dénouement (Revenir à l'état IRL client "Ajusté" et IRL marché "Ajusté")</w:t>
            </w:r>
          </w:p>
        </w:tc>
        <w:tc>
          <w:tcPr>
            <w:tcW w:w="3600" w:type="dxa"/>
            <w:tcBorders>
              <w:top w:val="nil"/>
              <w:left w:val="nil"/>
              <w:bottom w:val="single" w:sz="4" w:space="0" w:color="auto"/>
              <w:right w:val="single" w:sz="4" w:space="0" w:color="auto"/>
            </w:tcBorders>
            <w:hideMark/>
          </w:tcPr>
          <w:p w14:paraId="586B04DE"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136DC90C" w14:textId="77777777" w:rsidTr="00046C1C">
        <w:trPr>
          <w:trHeight w:val="315"/>
        </w:trPr>
        <w:tc>
          <w:tcPr>
            <w:tcW w:w="1740" w:type="dxa"/>
            <w:tcBorders>
              <w:top w:val="nil"/>
              <w:left w:val="single" w:sz="4" w:space="0" w:color="auto"/>
              <w:bottom w:val="single" w:sz="4" w:space="0" w:color="auto"/>
              <w:right w:val="single" w:sz="4" w:space="0" w:color="auto"/>
            </w:tcBorders>
            <w:hideMark/>
          </w:tcPr>
          <w:p w14:paraId="400637C9"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Rejeté</w:t>
            </w:r>
          </w:p>
        </w:tc>
        <w:tc>
          <w:tcPr>
            <w:tcW w:w="3760" w:type="dxa"/>
            <w:tcBorders>
              <w:top w:val="nil"/>
              <w:left w:val="nil"/>
              <w:bottom w:val="single" w:sz="4" w:space="0" w:color="auto"/>
              <w:right w:val="single" w:sz="4" w:space="0" w:color="auto"/>
            </w:tcBorders>
            <w:hideMark/>
          </w:tcPr>
          <w:p w14:paraId="4996F38F"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hideMark/>
          </w:tcPr>
          <w:p w14:paraId="3F0A911D"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r w:rsidR="00046C1C" w:rsidRPr="00046C1C" w14:paraId="16AF77FC" w14:textId="77777777" w:rsidTr="00046C1C">
        <w:trPr>
          <w:trHeight w:val="300"/>
        </w:trPr>
        <w:tc>
          <w:tcPr>
            <w:tcW w:w="1740" w:type="dxa"/>
            <w:tcBorders>
              <w:top w:val="nil"/>
              <w:left w:val="single" w:sz="4" w:space="0" w:color="auto"/>
              <w:bottom w:val="single" w:sz="4" w:space="0" w:color="auto"/>
              <w:right w:val="single" w:sz="4" w:space="0" w:color="auto"/>
            </w:tcBorders>
            <w:hideMark/>
          </w:tcPr>
          <w:p w14:paraId="75C69E15" w14:textId="77777777" w:rsidR="00046C1C" w:rsidRPr="00046C1C" w:rsidRDefault="00046C1C" w:rsidP="00046C1C">
            <w:pPr>
              <w:spacing w:line="240" w:lineRule="auto"/>
              <w:rPr>
                <w:rFonts w:ascii="Calibri" w:eastAsia="Times New Roman" w:hAnsi="Calibri" w:cs="Calibri"/>
                <w:b/>
                <w:bCs/>
                <w:color w:val="000000"/>
                <w:sz w:val="20"/>
                <w:szCs w:val="20"/>
                <w:lang w:eastAsia="fr-FR"/>
              </w:rPr>
            </w:pPr>
            <w:r w:rsidRPr="00046C1C">
              <w:rPr>
                <w:rFonts w:ascii="Calibri" w:eastAsia="Times New Roman" w:hAnsi="Calibri" w:cs="Calibri"/>
                <w:b/>
                <w:bCs/>
                <w:color w:val="000000"/>
                <w:sz w:val="20"/>
                <w:szCs w:val="20"/>
                <w:lang w:eastAsia="fr-FR"/>
              </w:rPr>
              <w:t>Annulé</w:t>
            </w:r>
          </w:p>
        </w:tc>
        <w:tc>
          <w:tcPr>
            <w:tcW w:w="3760" w:type="dxa"/>
            <w:tcBorders>
              <w:top w:val="nil"/>
              <w:left w:val="nil"/>
              <w:bottom w:val="single" w:sz="4" w:space="0" w:color="auto"/>
              <w:right w:val="single" w:sz="4" w:space="0" w:color="auto"/>
            </w:tcBorders>
            <w:hideMark/>
          </w:tcPr>
          <w:p w14:paraId="5FAB8BD4"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hideMark/>
          </w:tcPr>
          <w:p w14:paraId="53203C20" w14:textId="77777777" w:rsidR="00046C1C" w:rsidRPr="00046C1C" w:rsidRDefault="00046C1C" w:rsidP="00046C1C">
            <w:pPr>
              <w:spacing w:line="240" w:lineRule="auto"/>
              <w:rPr>
                <w:rFonts w:ascii="Calibri" w:eastAsia="Times New Roman" w:hAnsi="Calibri" w:cs="Calibri"/>
                <w:color w:val="000000"/>
                <w:sz w:val="20"/>
                <w:szCs w:val="20"/>
                <w:lang w:eastAsia="fr-FR"/>
              </w:rPr>
            </w:pPr>
            <w:r w:rsidRPr="00046C1C">
              <w:rPr>
                <w:rFonts w:ascii="Calibri" w:eastAsia="Times New Roman" w:hAnsi="Calibri" w:cs="Calibri"/>
                <w:color w:val="000000"/>
                <w:sz w:val="20"/>
                <w:szCs w:val="20"/>
                <w:lang w:eastAsia="fr-FR"/>
              </w:rPr>
              <w:t>--</w:t>
            </w:r>
          </w:p>
        </w:tc>
      </w:tr>
    </w:tbl>
    <w:p w14:paraId="649AC8A6" w14:textId="77777777" w:rsidR="00695B3F" w:rsidRPr="00FA5EC1" w:rsidRDefault="00695B3F" w:rsidP="00C945FC">
      <w:pPr>
        <w:spacing w:before="240" w:after="240" w:line="240" w:lineRule="auto"/>
        <w:ind w:right="142"/>
        <w:rPr>
          <w:highlight w:val="red"/>
          <w:u w:val="single"/>
        </w:rPr>
      </w:pPr>
    </w:p>
    <w:p w14:paraId="21107ACC" w14:textId="77777777" w:rsidR="00FE7715" w:rsidRPr="00450A1F" w:rsidRDefault="00FE7715" w:rsidP="00FE7715">
      <w:pPr>
        <w:pStyle w:val="Heading4"/>
      </w:pPr>
      <w:r>
        <w:t xml:space="preserve">Avis d'opéré </w:t>
      </w:r>
      <w:proofErr w:type="spellStart"/>
      <w:r>
        <w:t>MaroClear</w:t>
      </w:r>
      <w:proofErr w:type="spellEnd"/>
    </w:p>
    <w:p w14:paraId="1043AC91" w14:textId="77777777" w:rsidR="00C1299F" w:rsidRPr="002C212D" w:rsidRDefault="00C1299F" w:rsidP="00C1299F">
      <w:pPr>
        <w:pStyle w:val="Heading5"/>
        <w:rPr>
          <w:rFonts w:asciiTheme="minorHAnsi" w:hAnsiTheme="minorHAnsi" w:cstheme="minorHAnsi"/>
          <w:b/>
          <w:i/>
          <w:sz w:val="20"/>
          <w:szCs w:val="20"/>
          <w:u w:val="single"/>
        </w:rPr>
      </w:pPr>
      <w:r w:rsidRPr="002C212D">
        <w:rPr>
          <w:rFonts w:asciiTheme="minorHAnsi" w:hAnsiTheme="minorHAnsi" w:cstheme="minorHAnsi"/>
          <w:b/>
          <w:i/>
          <w:sz w:val="20"/>
          <w:szCs w:val="20"/>
          <w:u w:val="single"/>
        </w:rPr>
        <w:t>Réception de l'AOE</w:t>
      </w:r>
    </w:p>
    <w:p w14:paraId="0F4002F5" w14:textId="77777777" w:rsidR="006F718A" w:rsidRPr="00EB097B" w:rsidRDefault="00F34FBC" w:rsidP="00676A75">
      <w:pPr>
        <w:pStyle w:val="ListParagraph"/>
        <w:numPr>
          <w:ilvl w:val="0"/>
          <w:numId w:val="18"/>
        </w:numPr>
        <w:autoSpaceDE w:val="0"/>
        <w:autoSpaceDN w:val="0"/>
        <w:adjustRightInd w:val="0"/>
        <w:spacing w:before="240" w:after="240" w:line="240" w:lineRule="auto"/>
        <w:ind w:left="567" w:hanging="357"/>
      </w:pPr>
      <w:r w:rsidRPr="00EB097B">
        <w:t xml:space="preserve">Les avis d’opérés « A/O » sont envoyés par </w:t>
      </w:r>
      <w:proofErr w:type="spellStart"/>
      <w:r w:rsidRPr="00EB097B">
        <w:t>Maroclear</w:t>
      </w:r>
      <w:proofErr w:type="spellEnd"/>
      <w:r w:rsidRPr="00EB097B">
        <w:t xml:space="preserve"> à J+1 (</w:t>
      </w:r>
      <w:r w:rsidR="00CE72F5" w:rsidRPr="00EB097B">
        <w:t>J =</w:t>
      </w:r>
      <w:r w:rsidRPr="00EB097B">
        <w:t xml:space="preserve"> date de négociation) pour les A/O</w:t>
      </w:r>
      <w:r w:rsidR="006863FB">
        <w:t xml:space="preserve"> dits normaux et à partir de J+1 (heure limite des envois des normaux)</w:t>
      </w:r>
      <w:r w:rsidRPr="00EB097B">
        <w:t xml:space="preserve"> pour les A/O dits tardifs.</w:t>
      </w:r>
    </w:p>
    <w:p w14:paraId="25BE2109" w14:textId="77777777" w:rsidR="00274197" w:rsidRPr="00EB097B" w:rsidRDefault="006F718A" w:rsidP="00676A75">
      <w:pPr>
        <w:pStyle w:val="ListParagraph"/>
        <w:numPr>
          <w:ilvl w:val="0"/>
          <w:numId w:val="18"/>
        </w:numPr>
        <w:autoSpaceDE w:val="0"/>
        <w:autoSpaceDN w:val="0"/>
        <w:adjustRightInd w:val="0"/>
        <w:spacing w:before="240" w:after="240" w:line="240" w:lineRule="auto"/>
        <w:ind w:left="567" w:hanging="357"/>
      </w:pPr>
      <w:r w:rsidRPr="00EB097B">
        <w:t xml:space="preserve">Les AOE sont traités en FIFO (First IN First Out), le système ne gère pas d'ordonnancement spécifique Achat/Vente. Les </w:t>
      </w:r>
      <w:proofErr w:type="spellStart"/>
      <w:r w:rsidRPr="00EB097B">
        <w:t>AOE</w:t>
      </w:r>
      <w:r w:rsidR="00455D63">
        <w:t>s</w:t>
      </w:r>
      <w:proofErr w:type="spellEnd"/>
      <w:r w:rsidRPr="00EB097B">
        <w:t xml:space="preserve"> seront en cible reçues et traités au fil de l'eau, par conséquent aucun ordonnancement d'achat / vente n'est envisageable.</w:t>
      </w:r>
    </w:p>
    <w:p w14:paraId="0A061A4F" w14:textId="77777777" w:rsidR="005C5E20" w:rsidRPr="00EB097B" w:rsidRDefault="00F34FBC" w:rsidP="00676A75">
      <w:pPr>
        <w:pStyle w:val="ListParagraph"/>
        <w:numPr>
          <w:ilvl w:val="0"/>
          <w:numId w:val="17"/>
        </w:numPr>
        <w:autoSpaceDE w:val="0"/>
        <w:autoSpaceDN w:val="0"/>
        <w:adjustRightInd w:val="0"/>
        <w:spacing w:line="240" w:lineRule="auto"/>
        <w:ind w:left="567"/>
      </w:pPr>
      <w:r w:rsidRPr="00EB097B">
        <w:t>Le fichier des A/O arrive à J+1, et contient des A/O « normaux » et « tardifs » et se distingue comme</w:t>
      </w:r>
      <w:ins w:id="249" w:author="souchem" w:date="2015-07-28T17:05:00Z">
        <w:r w:rsidR="00F92BC1">
          <w:t xml:space="preserve"> </w:t>
        </w:r>
      </w:ins>
      <w:r w:rsidRPr="00EB097B">
        <w:t xml:space="preserve">tel par « N » pour les </w:t>
      </w:r>
      <w:r w:rsidR="005C5E20" w:rsidRPr="00EB097B">
        <w:t>A/O « normaux » et par « L</w:t>
      </w:r>
      <w:r w:rsidRPr="00EB097B">
        <w:t xml:space="preserve"> » pour les « tardifs ». </w:t>
      </w:r>
      <w:r w:rsidR="005C5E20" w:rsidRPr="00EB097B">
        <w:t xml:space="preserve"> (</w:t>
      </w:r>
      <w:proofErr w:type="gramStart"/>
      <w:r w:rsidR="005C5E20" w:rsidRPr="00EB097B">
        <w:t>champ</w:t>
      </w:r>
      <w:proofErr w:type="gramEnd"/>
      <w:r w:rsidR="005C5E20" w:rsidRPr="00EB097B">
        <w:t xml:space="preserve"> AO_</w:t>
      </w:r>
      <w:proofErr w:type="gramStart"/>
      <w:r w:rsidR="005C5E20" w:rsidRPr="00EB097B">
        <w:t>TYPE  dans</w:t>
      </w:r>
      <w:proofErr w:type="gramEnd"/>
      <w:r w:rsidR="005C5E20" w:rsidRPr="00EB097B">
        <w:t xml:space="preserve"> l'AOE).</w:t>
      </w:r>
    </w:p>
    <w:p w14:paraId="272BF97B" w14:textId="77777777" w:rsidR="00F34FBC" w:rsidRPr="00EB097B" w:rsidRDefault="00F34FBC" w:rsidP="00676A75">
      <w:pPr>
        <w:pStyle w:val="ListParagraph"/>
        <w:numPr>
          <w:ilvl w:val="0"/>
          <w:numId w:val="19"/>
        </w:numPr>
        <w:autoSpaceDE w:val="0"/>
        <w:autoSpaceDN w:val="0"/>
        <w:adjustRightInd w:val="0"/>
        <w:spacing w:line="240" w:lineRule="auto"/>
        <w:ind w:left="567"/>
      </w:pPr>
      <w:r w:rsidRPr="00EB097B">
        <w:lastRenderedPageBreak/>
        <w:t>Les A/O normaux ont un délai de rejet jusqu’à J+2, 14h00. Dépassé ce délai, l’A/O est implicitement</w:t>
      </w:r>
      <w:ins w:id="250" w:author="souchem" w:date="2015-07-28T17:05:00Z">
        <w:r w:rsidR="00F92BC1">
          <w:t xml:space="preserve"> </w:t>
        </w:r>
      </w:ins>
      <w:r w:rsidRPr="00EB097B">
        <w:t xml:space="preserve">accepté : on parle alors </w:t>
      </w:r>
      <w:proofErr w:type="gramStart"/>
      <w:r w:rsidRPr="00EB097B">
        <w:t>d’ «</w:t>
      </w:r>
      <w:proofErr w:type="gramEnd"/>
      <w:r w:rsidRPr="00EB097B">
        <w:t xml:space="preserve"> Acceptation implicite » des A/O</w:t>
      </w:r>
    </w:p>
    <w:p w14:paraId="5D0EA0AC" w14:textId="77777777" w:rsidR="00F34FBC" w:rsidRPr="00EB097B" w:rsidRDefault="00F34FBC" w:rsidP="00676A75">
      <w:pPr>
        <w:pStyle w:val="ListParagraph"/>
        <w:numPr>
          <w:ilvl w:val="0"/>
          <w:numId w:val="20"/>
        </w:numPr>
        <w:autoSpaceDE w:val="0"/>
        <w:autoSpaceDN w:val="0"/>
        <w:adjustRightInd w:val="0"/>
        <w:spacing w:line="240" w:lineRule="auto"/>
        <w:ind w:left="567"/>
      </w:pPr>
      <w:r w:rsidRPr="00EB097B">
        <w:t xml:space="preserve">Tout A/O non encore accepté peut faire l’objet d’un rejet. Sur réception du « </w:t>
      </w:r>
      <w:proofErr w:type="spellStart"/>
      <w:r w:rsidRPr="00EB097B">
        <w:t>Ack</w:t>
      </w:r>
      <w:proofErr w:type="spellEnd"/>
      <w:r w:rsidRPr="00EB097B">
        <w:t xml:space="preserve"> logique »</w:t>
      </w:r>
      <w:r w:rsidR="004B656C" w:rsidRPr="00EB097B">
        <w:t xml:space="preserve"> (ARR)</w:t>
      </w:r>
      <w:r w:rsidRPr="00EB097B">
        <w:t xml:space="preserve"> </w:t>
      </w:r>
      <w:proofErr w:type="gramStart"/>
      <w:r w:rsidRPr="00EB097B">
        <w:t>suite à</w:t>
      </w:r>
      <w:ins w:id="251" w:author="souchem" w:date="2015-07-28T17:06:00Z">
        <w:r w:rsidR="00F92BC1">
          <w:t xml:space="preserve"> </w:t>
        </w:r>
      </w:ins>
      <w:r w:rsidRPr="00EB097B">
        <w:t>une</w:t>
      </w:r>
      <w:proofErr w:type="gramEnd"/>
      <w:r w:rsidRPr="00EB097B">
        <w:t xml:space="preserve"> demande de rejet</w:t>
      </w:r>
      <w:r w:rsidR="004B656C" w:rsidRPr="00EB097B">
        <w:t xml:space="preserve"> (AOR</w:t>
      </w:r>
      <w:r w:rsidR="00E348D7">
        <w:t xml:space="preserve"> avec motif de rejet</w:t>
      </w:r>
      <w:r w:rsidR="004B656C" w:rsidRPr="00EB097B">
        <w:t>)</w:t>
      </w:r>
      <w:r w:rsidRPr="00EB097B">
        <w:t>, l’A/O passe alors à Rejeté.</w:t>
      </w:r>
    </w:p>
    <w:p w14:paraId="1536E125" w14:textId="77777777" w:rsidR="00F34FBC" w:rsidRPr="00EB097B" w:rsidRDefault="00F34FBC" w:rsidP="00676A75">
      <w:pPr>
        <w:pStyle w:val="ListParagraph"/>
        <w:numPr>
          <w:ilvl w:val="0"/>
          <w:numId w:val="21"/>
        </w:numPr>
        <w:autoSpaceDE w:val="0"/>
        <w:autoSpaceDN w:val="0"/>
        <w:adjustRightInd w:val="0"/>
        <w:spacing w:line="240" w:lineRule="auto"/>
        <w:ind w:left="567"/>
      </w:pPr>
      <w:r w:rsidRPr="00EB097B">
        <w:t>Tout A/O rejeté peut faire l’objet d’une reconsidération de la part du dépositaire qui l’avait</w:t>
      </w:r>
      <w:ins w:id="252" w:author="souchem" w:date="2015-07-28T17:06:00Z">
        <w:r w:rsidR="00F92BC1">
          <w:t xml:space="preserve"> </w:t>
        </w:r>
      </w:ins>
      <w:r w:rsidRPr="00EB097B">
        <w:t>préalablement rejeté</w:t>
      </w:r>
      <w:r w:rsidR="004B656C" w:rsidRPr="00EB097B">
        <w:t>.</w:t>
      </w:r>
    </w:p>
    <w:p w14:paraId="7568092D" w14:textId="77777777" w:rsidR="004B656C" w:rsidRPr="00EB097B" w:rsidRDefault="00F34FBC" w:rsidP="00676A75">
      <w:pPr>
        <w:pStyle w:val="ListParagraph"/>
        <w:numPr>
          <w:ilvl w:val="0"/>
          <w:numId w:val="22"/>
        </w:numPr>
        <w:autoSpaceDE w:val="0"/>
        <w:autoSpaceDN w:val="0"/>
        <w:adjustRightInd w:val="0"/>
        <w:spacing w:line="240" w:lineRule="auto"/>
        <w:ind w:left="567"/>
      </w:pPr>
      <w:r w:rsidRPr="00EB097B">
        <w:t>Tout A/O accepté implicitement et/ou explicitement n’est plus sujet de rejet du dépositair</w:t>
      </w:r>
      <w:r w:rsidR="00664766" w:rsidRPr="00EB097B">
        <w:t>e</w:t>
      </w:r>
    </w:p>
    <w:p w14:paraId="33350127" w14:textId="77777777" w:rsidR="00664766" w:rsidRDefault="008101C2" w:rsidP="00676A75">
      <w:pPr>
        <w:pStyle w:val="ListParagraph"/>
        <w:numPr>
          <w:ilvl w:val="0"/>
          <w:numId w:val="22"/>
        </w:numPr>
        <w:autoSpaceDE w:val="0"/>
        <w:autoSpaceDN w:val="0"/>
        <w:adjustRightInd w:val="0"/>
        <w:spacing w:line="240" w:lineRule="auto"/>
        <w:ind w:left="567"/>
      </w:pPr>
      <w:proofErr w:type="gramStart"/>
      <w:r w:rsidRPr="00455D63">
        <w:t>un</w:t>
      </w:r>
      <w:proofErr w:type="gramEnd"/>
      <w:r w:rsidRPr="00455D63">
        <w:t xml:space="preserve"> </w:t>
      </w:r>
      <w:r w:rsidR="00664766" w:rsidRPr="00455D63">
        <w:t>AO tardif</w:t>
      </w:r>
      <w:r w:rsidRPr="00455D63">
        <w:t xml:space="preserve">, </w:t>
      </w:r>
      <w:r w:rsidRPr="00455D63">
        <w:rPr>
          <w:u w:val="single"/>
        </w:rPr>
        <w:t>après le processus d'ajustement</w:t>
      </w:r>
      <w:r w:rsidRPr="00455D63">
        <w:t xml:space="preserve">, doit être accepté </w:t>
      </w:r>
      <w:r w:rsidR="002C212D" w:rsidRPr="00455D63">
        <w:t xml:space="preserve">ou rejeté explicitement. Le système doit alerter l'utilisateur sur la réception de l'AO tardif. Pour </w:t>
      </w:r>
      <w:r w:rsidR="00EC2B3C">
        <w:t>faire</w:t>
      </w:r>
      <w:r w:rsidR="002C212D" w:rsidRPr="00455D63">
        <w:t xml:space="preserve"> manuellement sur le rejet ou l'acceptation si les </w:t>
      </w:r>
      <w:proofErr w:type="gramStart"/>
      <w:r w:rsidR="002C212D" w:rsidRPr="00455D63">
        <w:t>jobs  d'envoi</w:t>
      </w:r>
      <w:proofErr w:type="gramEnd"/>
      <w:r w:rsidR="002C212D" w:rsidRPr="00455D63">
        <w:t xml:space="preserve"> AOC ou AOR sont non activés. </w:t>
      </w:r>
      <w:r w:rsidR="006317AD" w:rsidRPr="00455D63">
        <w:t>L'AO tardif suit le même cycle de vie d'un AO normal.</w:t>
      </w:r>
    </w:p>
    <w:p w14:paraId="137A0E1C" w14:textId="77777777" w:rsidR="00121ABB" w:rsidRDefault="00121ABB" w:rsidP="00676A75">
      <w:pPr>
        <w:pStyle w:val="ListParagraph"/>
        <w:numPr>
          <w:ilvl w:val="0"/>
          <w:numId w:val="22"/>
        </w:numPr>
        <w:autoSpaceDE w:val="0"/>
        <w:autoSpaceDN w:val="0"/>
        <w:adjustRightInd w:val="0"/>
        <w:spacing w:line="240" w:lineRule="auto"/>
        <w:ind w:left="567"/>
      </w:pPr>
      <w:r>
        <w:t xml:space="preserve">L'AOR indique le motif de </w:t>
      </w:r>
      <w:proofErr w:type="gramStart"/>
      <w:r>
        <w:t>rejet ,</w:t>
      </w:r>
      <w:proofErr w:type="gramEnd"/>
      <w:r>
        <w:t xml:space="preserve"> voir tableau ci-dessous. Le motif </w:t>
      </w:r>
      <w:proofErr w:type="gramStart"/>
      <w:r>
        <w:t>est</w:t>
      </w:r>
      <w:proofErr w:type="gramEnd"/>
      <w:r>
        <w:t xml:space="preserve"> déduit automatiquement pas le système.</w:t>
      </w:r>
    </w:p>
    <w:p w14:paraId="4C7C12F3" w14:textId="77777777" w:rsidR="00050CED" w:rsidRDefault="00050CED" w:rsidP="00050CED">
      <w:pPr>
        <w:pStyle w:val="ListParagraph"/>
        <w:autoSpaceDE w:val="0"/>
        <w:autoSpaceDN w:val="0"/>
        <w:adjustRightInd w:val="0"/>
        <w:spacing w:line="240" w:lineRule="auto"/>
        <w:ind w:left="567"/>
      </w:pPr>
    </w:p>
    <w:tbl>
      <w:tblPr>
        <w:tblW w:w="7540" w:type="dxa"/>
        <w:jc w:val="center"/>
        <w:tblCellMar>
          <w:left w:w="70" w:type="dxa"/>
          <w:right w:w="70" w:type="dxa"/>
        </w:tblCellMar>
        <w:tblLook w:val="04A0" w:firstRow="1" w:lastRow="0" w:firstColumn="1" w:lastColumn="0" w:noHBand="0" w:noVBand="1"/>
      </w:tblPr>
      <w:tblGrid>
        <w:gridCol w:w="2320"/>
        <w:gridCol w:w="5220"/>
      </w:tblGrid>
      <w:tr w:rsidR="00121ABB" w:rsidRPr="00121ABB" w14:paraId="64BA44E7" w14:textId="77777777" w:rsidTr="00121ABB">
        <w:trPr>
          <w:trHeight w:val="300"/>
          <w:jc w:val="center"/>
        </w:trPr>
        <w:tc>
          <w:tcPr>
            <w:tcW w:w="2320" w:type="dxa"/>
            <w:tcBorders>
              <w:top w:val="single" w:sz="4" w:space="0" w:color="auto"/>
              <w:left w:val="single" w:sz="4" w:space="0" w:color="auto"/>
              <w:bottom w:val="single" w:sz="4" w:space="0" w:color="auto"/>
              <w:right w:val="single" w:sz="4" w:space="0" w:color="auto"/>
            </w:tcBorders>
            <w:shd w:val="clear" w:color="000000" w:fill="D8D8D8"/>
            <w:noWrap/>
            <w:vAlign w:val="bottom"/>
            <w:hideMark/>
          </w:tcPr>
          <w:p w14:paraId="4EEFD8C1" w14:textId="77777777"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 xml:space="preserve">Code du motif de refus </w:t>
            </w:r>
          </w:p>
        </w:tc>
        <w:tc>
          <w:tcPr>
            <w:tcW w:w="5220" w:type="dxa"/>
            <w:tcBorders>
              <w:top w:val="single" w:sz="4" w:space="0" w:color="auto"/>
              <w:left w:val="nil"/>
              <w:bottom w:val="single" w:sz="4" w:space="0" w:color="auto"/>
              <w:right w:val="single" w:sz="4" w:space="0" w:color="auto"/>
            </w:tcBorders>
            <w:shd w:val="clear" w:color="000000" w:fill="D8D8D8"/>
            <w:noWrap/>
            <w:vAlign w:val="bottom"/>
            <w:hideMark/>
          </w:tcPr>
          <w:p w14:paraId="625B5434" w14:textId="77777777"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Libellé</w:t>
            </w:r>
          </w:p>
        </w:tc>
      </w:tr>
      <w:tr w:rsidR="00121ABB" w:rsidRPr="00121ABB" w14:paraId="5E011D96" w14:textId="77777777"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8F22EFA" w14:textId="77777777"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sur exécution d’ordres réseau</w:t>
            </w:r>
          </w:p>
        </w:tc>
      </w:tr>
      <w:tr w:rsidR="00121ABB" w:rsidRPr="00121ABB" w14:paraId="53E94306"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6BD8EB7E"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w:t>
            </w:r>
          </w:p>
        </w:tc>
        <w:tc>
          <w:tcPr>
            <w:tcW w:w="5220" w:type="dxa"/>
            <w:tcBorders>
              <w:top w:val="nil"/>
              <w:left w:val="nil"/>
              <w:bottom w:val="single" w:sz="4" w:space="0" w:color="auto"/>
              <w:right w:val="single" w:sz="4" w:space="0" w:color="auto"/>
            </w:tcBorders>
            <w:noWrap/>
            <w:vAlign w:val="bottom"/>
            <w:hideMark/>
          </w:tcPr>
          <w:p w14:paraId="7BCF1F1B" w14:textId="77777777" w:rsidR="00121ABB" w:rsidRPr="00121ABB" w:rsidRDefault="00121ABB" w:rsidP="00121ABB">
            <w:pPr>
              <w:spacing w:line="240" w:lineRule="auto"/>
              <w:rPr>
                <w:rFonts w:ascii="Calibri" w:eastAsia="Times New Roman" w:hAnsi="Calibri" w:cs="Calibri"/>
                <w:color w:val="000000"/>
                <w:lang w:eastAsia="fr-FR"/>
              </w:rPr>
            </w:pPr>
            <w:proofErr w:type="spellStart"/>
            <w:r w:rsidRPr="00121ABB">
              <w:rPr>
                <w:rFonts w:ascii="Calibri" w:eastAsia="Times New Roman" w:hAnsi="Calibri" w:cs="Calibri"/>
                <w:color w:val="000000"/>
                <w:lang w:eastAsia="fr-FR"/>
              </w:rPr>
              <w:t>Non conformité</w:t>
            </w:r>
            <w:proofErr w:type="spellEnd"/>
            <w:r w:rsidRPr="00121ABB">
              <w:rPr>
                <w:rFonts w:ascii="Calibri" w:eastAsia="Times New Roman" w:hAnsi="Calibri" w:cs="Calibri"/>
                <w:color w:val="000000"/>
                <w:lang w:eastAsia="fr-FR"/>
              </w:rPr>
              <w:t xml:space="preserve"> du cours</w:t>
            </w:r>
          </w:p>
        </w:tc>
      </w:tr>
      <w:tr w:rsidR="00121ABB" w:rsidRPr="00121ABB" w14:paraId="6183681B"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36BD0C88"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2</w:t>
            </w:r>
          </w:p>
        </w:tc>
        <w:tc>
          <w:tcPr>
            <w:tcW w:w="5220" w:type="dxa"/>
            <w:tcBorders>
              <w:top w:val="nil"/>
              <w:left w:val="nil"/>
              <w:bottom w:val="single" w:sz="4" w:space="0" w:color="auto"/>
              <w:right w:val="single" w:sz="4" w:space="0" w:color="auto"/>
            </w:tcBorders>
            <w:noWrap/>
            <w:vAlign w:val="bottom"/>
            <w:hideMark/>
          </w:tcPr>
          <w:p w14:paraId="0D967E99"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Ordre annulé</w:t>
            </w:r>
          </w:p>
        </w:tc>
      </w:tr>
      <w:tr w:rsidR="00121ABB" w:rsidRPr="00121ABB" w14:paraId="39CB59BC"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093DBA50"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w:t>
            </w:r>
          </w:p>
        </w:tc>
        <w:tc>
          <w:tcPr>
            <w:tcW w:w="5220" w:type="dxa"/>
            <w:tcBorders>
              <w:top w:val="nil"/>
              <w:left w:val="nil"/>
              <w:bottom w:val="single" w:sz="4" w:space="0" w:color="auto"/>
              <w:right w:val="single" w:sz="4" w:space="0" w:color="auto"/>
            </w:tcBorders>
            <w:noWrap/>
            <w:vAlign w:val="bottom"/>
            <w:hideMark/>
          </w:tcPr>
          <w:p w14:paraId="2021551F"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Exécution en double</w:t>
            </w:r>
          </w:p>
        </w:tc>
      </w:tr>
      <w:tr w:rsidR="00121ABB" w:rsidRPr="00121ABB" w14:paraId="2F51CAE0"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493E421C"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4</w:t>
            </w:r>
          </w:p>
        </w:tc>
        <w:tc>
          <w:tcPr>
            <w:tcW w:w="5220" w:type="dxa"/>
            <w:tcBorders>
              <w:top w:val="nil"/>
              <w:left w:val="nil"/>
              <w:bottom w:val="single" w:sz="4" w:space="0" w:color="auto"/>
              <w:right w:val="single" w:sz="4" w:space="0" w:color="auto"/>
            </w:tcBorders>
            <w:noWrap/>
            <w:vAlign w:val="bottom"/>
            <w:hideMark/>
          </w:tcPr>
          <w:p w14:paraId="747B0A94"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Quantité négociée supérieure à celle de l’ordre initial</w:t>
            </w:r>
          </w:p>
        </w:tc>
      </w:tr>
      <w:tr w:rsidR="00121ABB" w:rsidRPr="00121ABB" w14:paraId="44A927B2"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6FE0B7A2"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5</w:t>
            </w:r>
          </w:p>
        </w:tc>
        <w:tc>
          <w:tcPr>
            <w:tcW w:w="5220" w:type="dxa"/>
            <w:tcBorders>
              <w:top w:val="nil"/>
              <w:left w:val="nil"/>
              <w:bottom w:val="single" w:sz="4" w:space="0" w:color="auto"/>
              <w:right w:val="single" w:sz="4" w:space="0" w:color="auto"/>
            </w:tcBorders>
            <w:noWrap/>
            <w:vAlign w:val="bottom"/>
            <w:hideMark/>
          </w:tcPr>
          <w:p w14:paraId="1AF1ADE7"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Ordre inexistant</w:t>
            </w:r>
          </w:p>
        </w:tc>
      </w:tr>
      <w:tr w:rsidR="00121ABB" w:rsidRPr="00121ABB" w14:paraId="3B67831D" w14:textId="77777777"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864BB05" w14:textId="77777777" w:rsidR="00121ABB" w:rsidRPr="00121ABB" w:rsidRDefault="00121ABB" w:rsidP="00121ABB">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spécifiques aux ordres directs</w:t>
            </w:r>
          </w:p>
        </w:tc>
      </w:tr>
      <w:tr w:rsidR="00121ABB" w:rsidRPr="00121ABB" w14:paraId="705EF7E0"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0D1DB047"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11</w:t>
            </w:r>
          </w:p>
        </w:tc>
        <w:tc>
          <w:tcPr>
            <w:tcW w:w="5220" w:type="dxa"/>
            <w:tcBorders>
              <w:top w:val="nil"/>
              <w:left w:val="nil"/>
              <w:bottom w:val="single" w:sz="4" w:space="0" w:color="auto"/>
              <w:right w:val="single" w:sz="4" w:space="0" w:color="auto"/>
            </w:tcBorders>
            <w:noWrap/>
            <w:vAlign w:val="bottom"/>
            <w:hideMark/>
          </w:tcPr>
          <w:p w14:paraId="470044DF"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 xml:space="preserve"> Problème d’identification du client</w:t>
            </w:r>
          </w:p>
        </w:tc>
      </w:tr>
      <w:tr w:rsidR="00121ABB" w:rsidRPr="00121ABB" w14:paraId="63433517"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0658368D"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12</w:t>
            </w:r>
          </w:p>
        </w:tc>
        <w:tc>
          <w:tcPr>
            <w:tcW w:w="5220" w:type="dxa"/>
            <w:tcBorders>
              <w:top w:val="nil"/>
              <w:left w:val="nil"/>
              <w:bottom w:val="single" w:sz="4" w:space="0" w:color="auto"/>
              <w:right w:val="single" w:sz="4" w:space="0" w:color="auto"/>
            </w:tcBorders>
            <w:noWrap/>
            <w:vAlign w:val="bottom"/>
            <w:hideMark/>
          </w:tcPr>
          <w:p w14:paraId="0131818A"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Problème d’authentification de l’instruction du client</w:t>
            </w:r>
          </w:p>
        </w:tc>
      </w:tr>
      <w:tr w:rsidR="00121ABB" w:rsidRPr="00121ABB" w14:paraId="18D7571D"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2458A8C5"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13</w:t>
            </w:r>
          </w:p>
        </w:tc>
        <w:tc>
          <w:tcPr>
            <w:tcW w:w="5220" w:type="dxa"/>
            <w:tcBorders>
              <w:top w:val="nil"/>
              <w:left w:val="nil"/>
              <w:bottom w:val="single" w:sz="4" w:space="0" w:color="auto"/>
              <w:right w:val="single" w:sz="4" w:space="0" w:color="auto"/>
            </w:tcBorders>
            <w:noWrap/>
            <w:vAlign w:val="bottom"/>
            <w:hideMark/>
          </w:tcPr>
          <w:p w14:paraId="784F64B4"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Absence d’instruction de R/L du client</w:t>
            </w:r>
          </w:p>
        </w:tc>
      </w:tr>
      <w:tr w:rsidR="00121ABB" w:rsidRPr="00121ABB" w14:paraId="1AB11D1B"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1835A19E"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14</w:t>
            </w:r>
          </w:p>
        </w:tc>
        <w:tc>
          <w:tcPr>
            <w:tcW w:w="5220" w:type="dxa"/>
            <w:tcBorders>
              <w:top w:val="nil"/>
              <w:left w:val="nil"/>
              <w:bottom w:val="single" w:sz="4" w:space="0" w:color="auto"/>
              <w:right w:val="single" w:sz="4" w:space="0" w:color="auto"/>
            </w:tcBorders>
            <w:noWrap/>
            <w:vAlign w:val="bottom"/>
            <w:hideMark/>
          </w:tcPr>
          <w:p w14:paraId="5C85F912"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Transmission tardive de l’instruction de R/L du client</w:t>
            </w:r>
          </w:p>
        </w:tc>
      </w:tr>
      <w:tr w:rsidR="00121ABB" w:rsidRPr="00121ABB" w14:paraId="17F4F585"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17B64810"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15</w:t>
            </w:r>
          </w:p>
        </w:tc>
        <w:tc>
          <w:tcPr>
            <w:tcW w:w="5220" w:type="dxa"/>
            <w:tcBorders>
              <w:top w:val="nil"/>
              <w:left w:val="nil"/>
              <w:bottom w:val="single" w:sz="4" w:space="0" w:color="auto"/>
              <w:right w:val="single" w:sz="4" w:space="0" w:color="auto"/>
            </w:tcBorders>
            <w:noWrap/>
            <w:vAlign w:val="bottom"/>
            <w:hideMark/>
          </w:tcPr>
          <w:p w14:paraId="46F74A94"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Insuffisance de provision</w:t>
            </w:r>
          </w:p>
        </w:tc>
      </w:tr>
      <w:tr w:rsidR="00121ABB" w:rsidRPr="00121ABB" w14:paraId="7F9DB3DD"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2B7BBC6B"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16</w:t>
            </w:r>
          </w:p>
        </w:tc>
        <w:tc>
          <w:tcPr>
            <w:tcW w:w="5220" w:type="dxa"/>
            <w:tcBorders>
              <w:top w:val="nil"/>
              <w:left w:val="nil"/>
              <w:bottom w:val="single" w:sz="4" w:space="0" w:color="auto"/>
              <w:right w:val="single" w:sz="4" w:space="0" w:color="auto"/>
            </w:tcBorders>
            <w:noWrap/>
            <w:vAlign w:val="bottom"/>
            <w:hideMark/>
          </w:tcPr>
          <w:p w14:paraId="44F82B30"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Valeur erronée</w:t>
            </w:r>
          </w:p>
        </w:tc>
      </w:tr>
      <w:tr w:rsidR="00121ABB" w:rsidRPr="00121ABB" w14:paraId="53FBE0AE"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600A26E9"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17</w:t>
            </w:r>
          </w:p>
        </w:tc>
        <w:tc>
          <w:tcPr>
            <w:tcW w:w="5220" w:type="dxa"/>
            <w:tcBorders>
              <w:top w:val="nil"/>
              <w:left w:val="nil"/>
              <w:bottom w:val="single" w:sz="4" w:space="0" w:color="auto"/>
              <w:right w:val="single" w:sz="4" w:space="0" w:color="auto"/>
            </w:tcBorders>
            <w:noWrap/>
            <w:vAlign w:val="bottom"/>
            <w:hideMark/>
          </w:tcPr>
          <w:p w14:paraId="00839BC7"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Quantité erronée</w:t>
            </w:r>
          </w:p>
        </w:tc>
      </w:tr>
      <w:tr w:rsidR="00121ABB" w:rsidRPr="00121ABB" w14:paraId="60CEE7E6"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00E766AE"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18</w:t>
            </w:r>
          </w:p>
        </w:tc>
        <w:tc>
          <w:tcPr>
            <w:tcW w:w="5220" w:type="dxa"/>
            <w:tcBorders>
              <w:top w:val="nil"/>
              <w:left w:val="nil"/>
              <w:bottom w:val="single" w:sz="4" w:space="0" w:color="auto"/>
              <w:right w:val="single" w:sz="4" w:space="0" w:color="auto"/>
            </w:tcBorders>
            <w:noWrap/>
            <w:vAlign w:val="bottom"/>
            <w:hideMark/>
          </w:tcPr>
          <w:p w14:paraId="485ADCA1"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Sens erroné</w:t>
            </w:r>
          </w:p>
        </w:tc>
      </w:tr>
      <w:tr w:rsidR="00121ABB" w:rsidRPr="00121ABB" w14:paraId="52BD38D8"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7CA35EEF"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19</w:t>
            </w:r>
          </w:p>
        </w:tc>
        <w:tc>
          <w:tcPr>
            <w:tcW w:w="5220" w:type="dxa"/>
            <w:tcBorders>
              <w:top w:val="nil"/>
              <w:left w:val="nil"/>
              <w:bottom w:val="single" w:sz="4" w:space="0" w:color="auto"/>
              <w:right w:val="single" w:sz="4" w:space="0" w:color="auto"/>
            </w:tcBorders>
            <w:noWrap/>
            <w:vAlign w:val="bottom"/>
            <w:hideMark/>
          </w:tcPr>
          <w:p w14:paraId="227DE4BF"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Date d’exécution non conforme</w:t>
            </w:r>
          </w:p>
        </w:tc>
      </w:tr>
      <w:tr w:rsidR="00121ABB" w:rsidRPr="00121ABB" w14:paraId="35EDD695"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403A9EEB"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20</w:t>
            </w:r>
          </w:p>
        </w:tc>
        <w:tc>
          <w:tcPr>
            <w:tcW w:w="5220" w:type="dxa"/>
            <w:tcBorders>
              <w:top w:val="nil"/>
              <w:left w:val="nil"/>
              <w:bottom w:val="single" w:sz="4" w:space="0" w:color="auto"/>
              <w:right w:val="single" w:sz="4" w:space="0" w:color="auto"/>
            </w:tcBorders>
            <w:noWrap/>
            <w:vAlign w:val="bottom"/>
            <w:hideMark/>
          </w:tcPr>
          <w:p w14:paraId="23EF7F28"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Valeur en cours de conversion</w:t>
            </w:r>
          </w:p>
        </w:tc>
      </w:tr>
      <w:tr w:rsidR="00121ABB" w:rsidRPr="00121ABB" w14:paraId="4617F526" w14:textId="77777777" w:rsidTr="00121ABB">
        <w:trPr>
          <w:trHeight w:val="300"/>
          <w:jc w:val="center"/>
        </w:trPr>
        <w:tc>
          <w:tcPr>
            <w:tcW w:w="754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04DDCB0" w14:textId="77777777" w:rsidR="00121ABB" w:rsidRPr="00121ABB" w:rsidRDefault="00121ABB" w:rsidP="00864A01">
            <w:pPr>
              <w:spacing w:line="240" w:lineRule="auto"/>
              <w:jc w:val="center"/>
              <w:rPr>
                <w:rFonts w:ascii="Calibri" w:eastAsia="Times New Roman" w:hAnsi="Calibri" w:cs="Calibri"/>
                <w:b/>
                <w:bCs/>
                <w:color w:val="000000"/>
                <w:lang w:eastAsia="fr-FR"/>
              </w:rPr>
            </w:pPr>
            <w:r w:rsidRPr="00121ABB">
              <w:rPr>
                <w:rFonts w:ascii="Calibri" w:eastAsia="Times New Roman" w:hAnsi="Calibri" w:cs="Calibri"/>
                <w:b/>
                <w:bCs/>
                <w:color w:val="000000"/>
                <w:lang w:eastAsia="fr-FR"/>
              </w:rPr>
              <w:t>Motifs relatifs aux erreurs associées à tou</w:t>
            </w:r>
            <w:r w:rsidR="00864A01">
              <w:rPr>
                <w:rFonts w:ascii="Calibri" w:eastAsia="Times New Roman" w:hAnsi="Calibri" w:cs="Calibri"/>
                <w:b/>
                <w:bCs/>
                <w:color w:val="000000"/>
                <w:lang w:eastAsia="fr-FR"/>
              </w:rPr>
              <w:t>t</w:t>
            </w:r>
            <w:r w:rsidRPr="00121ABB">
              <w:rPr>
                <w:rFonts w:ascii="Calibri" w:eastAsia="Times New Roman" w:hAnsi="Calibri" w:cs="Calibri"/>
                <w:b/>
                <w:bCs/>
                <w:color w:val="000000"/>
                <w:lang w:eastAsia="fr-FR"/>
              </w:rPr>
              <w:t xml:space="preserve"> type d’ordres</w:t>
            </w:r>
          </w:p>
        </w:tc>
      </w:tr>
      <w:tr w:rsidR="00121ABB" w:rsidRPr="00121ABB" w14:paraId="2EDF0410"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202488E7"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31</w:t>
            </w:r>
          </w:p>
        </w:tc>
        <w:tc>
          <w:tcPr>
            <w:tcW w:w="5220" w:type="dxa"/>
            <w:tcBorders>
              <w:top w:val="nil"/>
              <w:left w:val="nil"/>
              <w:bottom w:val="single" w:sz="4" w:space="0" w:color="auto"/>
              <w:right w:val="single" w:sz="4" w:space="0" w:color="auto"/>
            </w:tcBorders>
            <w:noWrap/>
            <w:vAlign w:val="bottom"/>
            <w:hideMark/>
          </w:tcPr>
          <w:p w14:paraId="34A4BC77"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Montant net de la transaction non conforme</w:t>
            </w:r>
          </w:p>
        </w:tc>
      </w:tr>
      <w:tr w:rsidR="00121ABB" w:rsidRPr="00121ABB" w14:paraId="4849CB49" w14:textId="77777777" w:rsidTr="00121ABB">
        <w:trPr>
          <w:trHeight w:val="300"/>
          <w:jc w:val="center"/>
        </w:trPr>
        <w:tc>
          <w:tcPr>
            <w:tcW w:w="2320" w:type="dxa"/>
            <w:tcBorders>
              <w:top w:val="nil"/>
              <w:left w:val="single" w:sz="4" w:space="0" w:color="auto"/>
              <w:bottom w:val="single" w:sz="4" w:space="0" w:color="auto"/>
              <w:right w:val="single" w:sz="4" w:space="0" w:color="auto"/>
            </w:tcBorders>
            <w:noWrap/>
            <w:vAlign w:val="bottom"/>
            <w:hideMark/>
          </w:tcPr>
          <w:p w14:paraId="3CABA3B1" w14:textId="77777777" w:rsidR="00121ABB" w:rsidRPr="00121ABB" w:rsidRDefault="00121ABB" w:rsidP="00121ABB">
            <w:pPr>
              <w:spacing w:line="240" w:lineRule="auto"/>
              <w:jc w:val="center"/>
              <w:rPr>
                <w:rFonts w:ascii="Calibri" w:eastAsia="Times New Roman" w:hAnsi="Calibri" w:cs="Calibri"/>
                <w:color w:val="000000"/>
                <w:lang w:eastAsia="fr-FR"/>
              </w:rPr>
            </w:pPr>
            <w:r w:rsidRPr="00121ABB">
              <w:rPr>
                <w:rFonts w:ascii="Calibri" w:eastAsia="Times New Roman" w:hAnsi="Calibri" w:cs="Calibri"/>
                <w:color w:val="000000"/>
                <w:lang w:eastAsia="fr-FR"/>
              </w:rPr>
              <w:t>32</w:t>
            </w:r>
          </w:p>
        </w:tc>
        <w:tc>
          <w:tcPr>
            <w:tcW w:w="5220" w:type="dxa"/>
            <w:tcBorders>
              <w:top w:val="nil"/>
              <w:left w:val="nil"/>
              <w:bottom w:val="single" w:sz="4" w:space="0" w:color="auto"/>
              <w:right w:val="single" w:sz="4" w:space="0" w:color="auto"/>
            </w:tcBorders>
            <w:noWrap/>
            <w:vAlign w:val="bottom"/>
            <w:hideMark/>
          </w:tcPr>
          <w:p w14:paraId="1FB39AE3" w14:textId="77777777" w:rsidR="00121ABB" w:rsidRPr="00121ABB" w:rsidRDefault="00121ABB" w:rsidP="00121ABB">
            <w:pPr>
              <w:spacing w:line="240" w:lineRule="auto"/>
              <w:rPr>
                <w:rFonts w:ascii="Calibri" w:eastAsia="Times New Roman" w:hAnsi="Calibri" w:cs="Calibri"/>
                <w:color w:val="000000"/>
                <w:lang w:eastAsia="fr-FR"/>
              </w:rPr>
            </w:pPr>
            <w:r w:rsidRPr="00121ABB">
              <w:rPr>
                <w:rFonts w:ascii="Calibri" w:eastAsia="Times New Roman" w:hAnsi="Calibri" w:cs="Calibri"/>
                <w:color w:val="000000"/>
                <w:lang w:eastAsia="fr-FR"/>
              </w:rPr>
              <w:t>Numéro de compte titres du dépositaire incorrect</w:t>
            </w:r>
          </w:p>
        </w:tc>
      </w:tr>
    </w:tbl>
    <w:p w14:paraId="52087AAC" w14:textId="77777777" w:rsidR="00121ABB" w:rsidRDefault="00273A1A" w:rsidP="00676A75">
      <w:pPr>
        <w:pStyle w:val="ListParagraph"/>
        <w:numPr>
          <w:ilvl w:val="0"/>
          <w:numId w:val="22"/>
        </w:numPr>
        <w:autoSpaceDE w:val="0"/>
        <w:autoSpaceDN w:val="0"/>
        <w:adjustRightInd w:val="0"/>
        <w:spacing w:line="240" w:lineRule="auto"/>
        <w:ind w:left="567"/>
      </w:pPr>
      <w:r>
        <w:t xml:space="preserve">Un AO rejeté (ou </w:t>
      </w:r>
      <w:r w:rsidR="00810D12">
        <w:t xml:space="preserve">refusé) peut être reconsidéré par le dépositaire tant qu'il n'a pas été désactivé </w:t>
      </w:r>
      <w:proofErr w:type="gramStart"/>
      <w:r w:rsidR="00810D12">
        <w:t>suite à</w:t>
      </w:r>
      <w:proofErr w:type="gramEnd"/>
      <w:r w:rsidR="00810D12">
        <w:t xml:space="preserve"> la réception d'une annulation ou d'une modification de la part de </w:t>
      </w:r>
      <w:proofErr w:type="spellStart"/>
      <w:r w:rsidR="00810D12">
        <w:t>MaroClear</w:t>
      </w:r>
      <w:proofErr w:type="spellEnd"/>
      <w:r w:rsidR="00810D12">
        <w:t>.</w:t>
      </w:r>
      <w:r>
        <w:t xml:space="preserve"> L'annulation ou la modification se font forcément sur un AOE rejeté.</w:t>
      </w:r>
    </w:p>
    <w:p w14:paraId="2A56F971" w14:textId="77777777" w:rsidR="003C679B" w:rsidRPr="00455D63" w:rsidRDefault="00E402EF" w:rsidP="00D33C45">
      <w:pPr>
        <w:pStyle w:val="ListParagraph"/>
        <w:numPr>
          <w:ilvl w:val="0"/>
          <w:numId w:val="22"/>
        </w:numPr>
        <w:autoSpaceDE w:val="0"/>
        <w:autoSpaceDN w:val="0"/>
        <w:adjustRightInd w:val="0"/>
        <w:spacing w:line="240" w:lineRule="auto"/>
        <w:ind w:left="567"/>
      </w:pPr>
      <w:r>
        <w:t xml:space="preserve">Il arrive, pour des problèmes externes à </w:t>
      </w:r>
      <w:proofErr w:type="spellStart"/>
      <w:r>
        <w:t>Megara</w:t>
      </w:r>
      <w:proofErr w:type="spellEnd"/>
      <w:r>
        <w:t xml:space="preserve">, </w:t>
      </w:r>
      <w:proofErr w:type="gramStart"/>
      <w:r>
        <w:t>qu'un AOC</w:t>
      </w:r>
      <w:proofErr w:type="gramEnd"/>
      <w:r>
        <w:t xml:space="preserve"> ou </w:t>
      </w:r>
      <w:proofErr w:type="gramStart"/>
      <w:r>
        <w:t xml:space="preserve">AOR  </w:t>
      </w:r>
      <w:r w:rsidR="009F5CBE">
        <w:t>ne</w:t>
      </w:r>
      <w:proofErr w:type="gramEnd"/>
      <w:r w:rsidR="009F5CBE">
        <w:t xml:space="preserve"> parvienne pas à </w:t>
      </w:r>
      <w:proofErr w:type="spellStart"/>
      <w:r w:rsidR="009F5CBE">
        <w:t>MaroClear</w:t>
      </w:r>
      <w:proofErr w:type="spellEnd"/>
      <w:r w:rsidR="009F5CBE">
        <w:t xml:space="preserve"> (problème CFT). </w:t>
      </w:r>
      <w:proofErr w:type="spellStart"/>
      <w:r>
        <w:t>Megara</w:t>
      </w:r>
      <w:proofErr w:type="spellEnd"/>
      <w:r>
        <w:t xml:space="preserve"> devra permettre le Ré-envoi </w:t>
      </w:r>
      <w:r w:rsidR="009F5CBE">
        <w:t>manuel (avec la même séquence d'envoi</w:t>
      </w:r>
      <w:r w:rsidR="00A82054">
        <w:t xml:space="preserve"> indiqué dans le nom du fichier</w:t>
      </w:r>
      <w:r w:rsidR="009F5CBE">
        <w:t xml:space="preserve">) </w:t>
      </w:r>
      <w:proofErr w:type="gramStart"/>
      <w:r>
        <w:t>d'un AOC</w:t>
      </w:r>
      <w:proofErr w:type="gramEnd"/>
      <w:r>
        <w:t xml:space="preserve"> ou d'un AOR déjà envoyé</w:t>
      </w:r>
      <w:r w:rsidR="009F5CBE">
        <w:t>.</w:t>
      </w:r>
      <w:ins w:id="253" w:author="souchem" w:date="2015-07-28T17:06:00Z">
        <w:r w:rsidR="00F92BC1">
          <w:t xml:space="preserve"> </w:t>
        </w:r>
      </w:ins>
      <w:r w:rsidR="00E813C0">
        <w:t xml:space="preserve">Pour les </w:t>
      </w:r>
      <w:r w:rsidR="005B208B">
        <w:t xml:space="preserve">fêtes lunaires, </w:t>
      </w:r>
      <w:proofErr w:type="spellStart"/>
      <w:r w:rsidR="005B208B">
        <w:t>Megara</w:t>
      </w:r>
      <w:proofErr w:type="spellEnd"/>
      <w:r w:rsidR="005B208B">
        <w:t xml:space="preserve"> doit offrir la possibilité de mettre à jour tous les </w:t>
      </w:r>
      <w:proofErr w:type="spellStart"/>
      <w:r w:rsidR="005B208B">
        <w:t>AOEs</w:t>
      </w:r>
      <w:proofErr w:type="spellEnd"/>
      <w:r w:rsidR="005B208B">
        <w:t xml:space="preserve"> et les </w:t>
      </w:r>
      <w:proofErr w:type="spellStart"/>
      <w:r w:rsidR="005B208B">
        <w:t>IRLs</w:t>
      </w:r>
      <w:proofErr w:type="spellEnd"/>
      <w:r w:rsidR="005B208B">
        <w:t xml:space="preserve"> déjà intégrés dans </w:t>
      </w:r>
      <w:proofErr w:type="spellStart"/>
      <w:r w:rsidR="005B208B">
        <w:t>Megara</w:t>
      </w:r>
      <w:proofErr w:type="spellEnd"/>
      <w:r w:rsidR="005B208B">
        <w:t xml:space="preserve"> et qui sont encours de dénouement en rectifiant la date de dénouement initiale. Le lancement de cette mise à jo</w:t>
      </w:r>
      <w:r w:rsidR="00781822">
        <w:t xml:space="preserve">ur massive se fait manuellement, le système détecte automatiquement les </w:t>
      </w:r>
      <w:proofErr w:type="spellStart"/>
      <w:r w:rsidR="00781822">
        <w:t>AOEs</w:t>
      </w:r>
      <w:proofErr w:type="spellEnd"/>
      <w:r w:rsidR="00781822">
        <w:t xml:space="preserve"> et les </w:t>
      </w:r>
      <w:proofErr w:type="spellStart"/>
      <w:r w:rsidR="00781822">
        <w:t>IRLs</w:t>
      </w:r>
      <w:proofErr w:type="spellEnd"/>
      <w:r w:rsidR="00781822">
        <w:t xml:space="preserve"> encours de dénouement à mettre à jour et ajuste automatiquement la date de dénouement.</w:t>
      </w:r>
    </w:p>
    <w:p w14:paraId="65AC3F89" w14:textId="77777777" w:rsidR="007C23B3" w:rsidRPr="000E44AB" w:rsidRDefault="007C23B3" w:rsidP="007C23B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Contrôle règles métier</w:t>
      </w:r>
    </w:p>
    <w:p w14:paraId="1C0E62A8" w14:textId="77777777" w:rsidR="007C23B3" w:rsidRPr="00AB5442" w:rsidRDefault="00050B2C" w:rsidP="007C23B3">
      <w:pPr>
        <w:pStyle w:val="ListParagraph"/>
        <w:spacing w:before="240" w:after="240" w:line="240" w:lineRule="auto"/>
        <w:ind w:left="0" w:right="142"/>
      </w:pPr>
      <w:r w:rsidRPr="00AB5442">
        <w:t>Même si l</w:t>
      </w:r>
      <w:r w:rsidR="007C23B3" w:rsidRPr="00AB5442">
        <w:t xml:space="preserve">es données reçues depuis </w:t>
      </w:r>
      <w:r w:rsidRPr="00AB5442">
        <w:t>l'AOE sont considérées valides, à</w:t>
      </w:r>
      <w:r w:rsidR="007C23B3" w:rsidRPr="00AB5442">
        <w:t xml:space="preserve"> la création de l'IRL marché, le système applique une liste de contrôles applicatifs</w:t>
      </w:r>
      <w:r w:rsidR="00403717" w:rsidRPr="00AB5442">
        <w:t xml:space="preserve"> (ce contrôle </w:t>
      </w:r>
      <w:r w:rsidR="00E756D0" w:rsidRPr="00AB5442">
        <w:t xml:space="preserve">permet </w:t>
      </w:r>
      <w:r w:rsidR="00403717" w:rsidRPr="00AB5442">
        <w:t xml:space="preserve">au moins pour vérifier que les données de l'AO sont bien créées dans le référentiel (SDB, </w:t>
      </w:r>
      <w:proofErr w:type="gramStart"/>
      <w:r w:rsidR="00403717" w:rsidRPr="00AB5442">
        <w:t>Titres</w:t>
      </w:r>
      <w:r w:rsidR="00E756D0" w:rsidRPr="00AB5442">
        <w:t>..</w:t>
      </w:r>
      <w:proofErr w:type="gramEnd"/>
      <w:r w:rsidR="00403717" w:rsidRPr="00AB5442">
        <w:t>))</w:t>
      </w:r>
      <w:r w:rsidRPr="00AB5442">
        <w:t xml:space="preserve">. </w:t>
      </w:r>
      <w:r w:rsidR="00773751" w:rsidRPr="00AB5442">
        <w:t>Si les règles ne sont pas respectées, le système génère l'IRL marché dans un statut "Incomplet" avec le (ou les) message(s) d'erreur (voir liste ci-dessous)</w:t>
      </w:r>
      <w:r w:rsidR="007C23B3" w:rsidRPr="00AB5442">
        <w:t>. L'utilisateur peut "réparer" son instruction et la recycler.</w:t>
      </w:r>
    </w:p>
    <w:tbl>
      <w:tblPr>
        <w:tblW w:w="6840" w:type="dxa"/>
        <w:jc w:val="center"/>
        <w:tblCellMar>
          <w:left w:w="70" w:type="dxa"/>
          <w:right w:w="70" w:type="dxa"/>
        </w:tblCellMar>
        <w:tblLook w:val="04A0" w:firstRow="1" w:lastRow="0" w:firstColumn="1" w:lastColumn="0" w:noHBand="0" w:noVBand="1"/>
      </w:tblPr>
      <w:tblGrid>
        <w:gridCol w:w="6840"/>
      </w:tblGrid>
      <w:tr w:rsidR="00403717" w:rsidRPr="00403717" w14:paraId="5E5F7583" w14:textId="77777777" w:rsidTr="00403717">
        <w:trPr>
          <w:trHeight w:val="300"/>
          <w:jc w:val="center"/>
        </w:trPr>
        <w:tc>
          <w:tcPr>
            <w:tcW w:w="6840" w:type="dxa"/>
            <w:tcBorders>
              <w:top w:val="single" w:sz="4" w:space="0" w:color="auto"/>
              <w:left w:val="single" w:sz="4" w:space="0" w:color="auto"/>
              <w:bottom w:val="single" w:sz="4" w:space="0" w:color="auto"/>
              <w:right w:val="single" w:sz="4" w:space="0" w:color="auto"/>
            </w:tcBorders>
            <w:shd w:val="clear" w:color="000000" w:fill="BFBFBF"/>
            <w:hideMark/>
          </w:tcPr>
          <w:p w14:paraId="6EEB927B" w14:textId="77777777" w:rsidR="00403717" w:rsidRPr="00403717" w:rsidRDefault="00403717" w:rsidP="00403717">
            <w:pPr>
              <w:spacing w:line="240" w:lineRule="auto"/>
              <w:rPr>
                <w:rFonts w:ascii="Calibri" w:eastAsia="Times New Roman" w:hAnsi="Calibri" w:cs="Calibri"/>
                <w:b/>
                <w:bCs/>
                <w:color w:val="000000"/>
                <w:sz w:val="20"/>
                <w:szCs w:val="20"/>
                <w:lang w:eastAsia="fr-FR"/>
              </w:rPr>
            </w:pPr>
            <w:r w:rsidRPr="00403717">
              <w:rPr>
                <w:rFonts w:ascii="Calibri" w:eastAsia="Times New Roman" w:hAnsi="Calibri" w:cs="Calibri"/>
                <w:b/>
                <w:bCs/>
                <w:color w:val="000000"/>
                <w:sz w:val="20"/>
                <w:szCs w:val="20"/>
                <w:lang w:eastAsia="fr-FR"/>
              </w:rPr>
              <w:t>Message d'erreur</w:t>
            </w:r>
          </w:p>
        </w:tc>
      </w:tr>
      <w:tr w:rsidR="00403717" w:rsidRPr="00403717" w14:paraId="290C30C4"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0F2C141C"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date de dénouement doit être supérieure à la date du jour pour un AO normal</w:t>
            </w:r>
          </w:p>
        </w:tc>
      </w:tr>
      <w:tr w:rsidR="00403717" w:rsidRPr="00403717" w14:paraId="481C19D3"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53B7AAB1"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SDB n'est pas renseignée</w:t>
            </w:r>
          </w:p>
        </w:tc>
      </w:tr>
      <w:tr w:rsidR="00403717" w:rsidRPr="00403717" w14:paraId="15740547"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79177F1A"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quantité n'est pas renseignée</w:t>
            </w:r>
          </w:p>
        </w:tc>
      </w:tr>
      <w:tr w:rsidR="00403717" w:rsidRPr="00403717" w14:paraId="27D107E0"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1EFB3FF3"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Le montant n'est pas renseigné</w:t>
            </w:r>
          </w:p>
        </w:tc>
      </w:tr>
      <w:tr w:rsidR="00403717" w:rsidRPr="00403717" w14:paraId="279CED06"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1927D180"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place de dénouement n'est pas renseignée</w:t>
            </w:r>
          </w:p>
        </w:tc>
      </w:tr>
      <w:tr w:rsidR="00403717" w:rsidRPr="00403717" w14:paraId="3F937F52"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4A3DCAA2"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Le nostro titres n'est pas renseignée</w:t>
            </w:r>
          </w:p>
        </w:tc>
      </w:tr>
      <w:tr w:rsidR="00403717" w:rsidRPr="00403717" w14:paraId="3CD139C4"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188837CC"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 xml:space="preserve">Le titre n'est pas </w:t>
            </w:r>
            <w:proofErr w:type="gramStart"/>
            <w:r w:rsidRPr="00403717">
              <w:rPr>
                <w:rFonts w:ascii="Calibri" w:eastAsia="Times New Roman" w:hAnsi="Calibri" w:cs="Calibri"/>
                <w:color w:val="000000"/>
                <w:sz w:val="20"/>
                <w:szCs w:val="20"/>
                <w:lang w:eastAsia="fr-FR"/>
              </w:rPr>
              <w:t>renseignée</w:t>
            </w:r>
            <w:proofErr w:type="gramEnd"/>
          </w:p>
        </w:tc>
      </w:tr>
      <w:tr w:rsidR="00403717" w:rsidRPr="00403717" w14:paraId="7DB15C98"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41A1F7EF"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quantité n'est pas renseignée</w:t>
            </w:r>
          </w:p>
        </w:tc>
      </w:tr>
      <w:tr w:rsidR="00403717" w:rsidRPr="00403717" w14:paraId="0AB9D4A9"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183A2C15"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 xml:space="preserve">Le type de </w:t>
            </w:r>
            <w:proofErr w:type="spellStart"/>
            <w:r w:rsidRPr="00403717">
              <w:rPr>
                <w:rFonts w:ascii="Calibri" w:eastAsia="Times New Roman" w:hAnsi="Calibri" w:cs="Calibri"/>
                <w:color w:val="000000"/>
                <w:sz w:val="20"/>
                <w:szCs w:val="20"/>
                <w:lang w:eastAsia="fr-FR"/>
              </w:rPr>
              <w:t>transactionn'est</w:t>
            </w:r>
            <w:proofErr w:type="spellEnd"/>
            <w:r w:rsidRPr="00403717">
              <w:rPr>
                <w:rFonts w:ascii="Calibri" w:eastAsia="Times New Roman" w:hAnsi="Calibri" w:cs="Calibri"/>
                <w:color w:val="000000"/>
                <w:sz w:val="20"/>
                <w:szCs w:val="20"/>
                <w:lang w:eastAsia="fr-FR"/>
              </w:rPr>
              <w:t xml:space="preserve"> pas renseigné</w:t>
            </w:r>
          </w:p>
        </w:tc>
      </w:tr>
      <w:tr w:rsidR="00403717" w:rsidRPr="00403717" w14:paraId="649052BA"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161FFF42" w14:textId="77777777" w:rsidR="00403717" w:rsidRPr="00403717" w:rsidRDefault="00403717" w:rsidP="00403717">
            <w:pPr>
              <w:spacing w:line="240" w:lineRule="auto"/>
              <w:rPr>
                <w:rFonts w:ascii="Calibri" w:eastAsia="Times New Roman" w:hAnsi="Calibri" w:cs="Calibri"/>
                <w:color w:val="000000"/>
                <w:sz w:val="20"/>
                <w:szCs w:val="20"/>
                <w:lang w:eastAsia="fr-FR"/>
              </w:rPr>
            </w:pPr>
            <w:r w:rsidRPr="00403717">
              <w:rPr>
                <w:rFonts w:ascii="Calibri" w:eastAsia="Times New Roman" w:hAnsi="Calibri" w:cs="Calibri"/>
                <w:color w:val="000000"/>
                <w:sz w:val="20"/>
                <w:szCs w:val="20"/>
                <w:lang w:eastAsia="fr-FR"/>
              </w:rPr>
              <w:t>La date de négociation doit être inférieure ou égale à la date métier</w:t>
            </w:r>
          </w:p>
        </w:tc>
      </w:tr>
      <w:tr w:rsidR="00403717" w:rsidRPr="00403717" w14:paraId="37E41A87"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0FC29BEA" w14:textId="77777777" w:rsidR="00403717" w:rsidRPr="00403717" w:rsidRDefault="00403717" w:rsidP="00403717">
            <w:pPr>
              <w:spacing w:line="240" w:lineRule="auto"/>
              <w:rPr>
                <w:rFonts w:ascii="Calibri" w:eastAsia="Times New Roman" w:hAnsi="Calibri" w:cs="Calibri"/>
                <w:color w:val="000000"/>
                <w:sz w:val="20"/>
                <w:szCs w:val="20"/>
                <w:lang w:eastAsia="fr-FR"/>
              </w:rPr>
            </w:pPr>
            <w:proofErr w:type="gramStart"/>
            <w:r w:rsidRPr="00403717">
              <w:rPr>
                <w:rFonts w:ascii="Calibri" w:eastAsia="Times New Roman" w:hAnsi="Calibri" w:cs="Calibri"/>
                <w:color w:val="000000"/>
                <w:sz w:val="20"/>
                <w:szCs w:val="20"/>
                <w:lang w:eastAsia="fr-FR"/>
              </w:rPr>
              <w:t>la</w:t>
            </w:r>
            <w:proofErr w:type="gramEnd"/>
            <w:r w:rsidRPr="00403717">
              <w:rPr>
                <w:rFonts w:ascii="Calibri" w:eastAsia="Times New Roman" w:hAnsi="Calibri" w:cs="Calibri"/>
                <w:color w:val="000000"/>
                <w:sz w:val="20"/>
                <w:szCs w:val="20"/>
                <w:lang w:eastAsia="fr-FR"/>
              </w:rPr>
              <w:t xml:space="preserve"> date de négociation est un jour </w:t>
            </w:r>
            <w:proofErr w:type="gramStart"/>
            <w:r w:rsidRPr="00403717">
              <w:rPr>
                <w:rFonts w:ascii="Calibri" w:eastAsia="Times New Roman" w:hAnsi="Calibri" w:cs="Calibri"/>
                <w:color w:val="000000"/>
                <w:sz w:val="20"/>
                <w:szCs w:val="20"/>
                <w:lang w:eastAsia="fr-FR"/>
              </w:rPr>
              <w:t>férié</w:t>
            </w:r>
            <w:proofErr w:type="gramEnd"/>
          </w:p>
        </w:tc>
      </w:tr>
      <w:tr w:rsidR="00403717" w:rsidRPr="00403717" w14:paraId="0DA946F5" w14:textId="77777777" w:rsidTr="00403717">
        <w:trPr>
          <w:trHeight w:val="300"/>
          <w:jc w:val="center"/>
        </w:trPr>
        <w:tc>
          <w:tcPr>
            <w:tcW w:w="6840" w:type="dxa"/>
            <w:tcBorders>
              <w:top w:val="nil"/>
              <w:left w:val="single" w:sz="4" w:space="0" w:color="auto"/>
              <w:bottom w:val="single" w:sz="4" w:space="0" w:color="auto"/>
              <w:right w:val="single" w:sz="4" w:space="0" w:color="auto"/>
            </w:tcBorders>
            <w:noWrap/>
            <w:vAlign w:val="bottom"/>
            <w:hideMark/>
          </w:tcPr>
          <w:p w14:paraId="44DA8190" w14:textId="77777777" w:rsidR="00403717" w:rsidRPr="00403717" w:rsidRDefault="00403717" w:rsidP="00403717">
            <w:pPr>
              <w:spacing w:line="240" w:lineRule="auto"/>
              <w:rPr>
                <w:rFonts w:ascii="Calibri" w:eastAsia="Times New Roman" w:hAnsi="Calibri" w:cs="Calibri"/>
                <w:color w:val="000000"/>
                <w:sz w:val="20"/>
                <w:szCs w:val="20"/>
                <w:lang w:eastAsia="fr-FR"/>
              </w:rPr>
            </w:pPr>
            <w:proofErr w:type="gramStart"/>
            <w:r w:rsidRPr="00403717">
              <w:rPr>
                <w:rFonts w:ascii="Calibri" w:eastAsia="Times New Roman" w:hAnsi="Calibri" w:cs="Calibri"/>
                <w:color w:val="000000"/>
                <w:sz w:val="20"/>
                <w:szCs w:val="20"/>
                <w:lang w:eastAsia="fr-FR"/>
              </w:rPr>
              <w:t>la</w:t>
            </w:r>
            <w:proofErr w:type="gramEnd"/>
            <w:r w:rsidRPr="00403717">
              <w:rPr>
                <w:rFonts w:ascii="Calibri" w:eastAsia="Times New Roman" w:hAnsi="Calibri" w:cs="Calibri"/>
                <w:color w:val="000000"/>
                <w:sz w:val="20"/>
                <w:szCs w:val="20"/>
                <w:lang w:eastAsia="fr-FR"/>
              </w:rPr>
              <w:t xml:space="preserve"> date de dénouement est un jour </w:t>
            </w:r>
            <w:proofErr w:type="gramStart"/>
            <w:r w:rsidRPr="00403717">
              <w:rPr>
                <w:rFonts w:ascii="Calibri" w:eastAsia="Times New Roman" w:hAnsi="Calibri" w:cs="Calibri"/>
                <w:color w:val="000000"/>
                <w:sz w:val="20"/>
                <w:szCs w:val="20"/>
                <w:lang w:eastAsia="fr-FR"/>
              </w:rPr>
              <w:t>férié</w:t>
            </w:r>
            <w:proofErr w:type="gramEnd"/>
          </w:p>
        </w:tc>
      </w:tr>
    </w:tbl>
    <w:p w14:paraId="3213F015" w14:textId="77777777" w:rsidR="00520D8E" w:rsidRDefault="00520D8E" w:rsidP="007C23B3">
      <w:pPr>
        <w:pStyle w:val="ListParagraph"/>
        <w:spacing w:before="240" w:after="240" w:line="240" w:lineRule="auto"/>
        <w:ind w:left="0" w:right="142"/>
        <w:rPr>
          <w:highlight w:val="yellow"/>
        </w:rPr>
      </w:pPr>
    </w:p>
    <w:p w14:paraId="41EE2F9E" w14:textId="77777777" w:rsidR="00644F0E" w:rsidRPr="000E44AB" w:rsidRDefault="00644F0E" w:rsidP="00644F0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w:t>
      </w:r>
      <w:r w:rsidR="005E6389">
        <w:rPr>
          <w:rFonts w:asciiTheme="minorHAnsi" w:hAnsiTheme="minorHAnsi" w:cstheme="minorHAnsi"/>
          <w:b/>
          <w:i/>
          <w:sz w:val="20"/>
          <w:szCs w:val="20"/>
          <w:u w:val="single"/>
        </w:rPr>
        <w:t xml:space="preserve">marché </w:t>
      </w:r>
      <w:r>
        <w:rPr>
          <w:rFonts w:asciiTheme="minorHAnsi" w:hAnsiTheme="minorHAnsi" w:cstheme="minorHAnsi"/>
          <w:b/>
          <w:i/>
          <w:sz w:val="20"/>
          <w:szCs w:val="20"/>
          <w:u w:val="single"/>
        </w:rPr>
        <w:t>et postage de</w:t>
      </w:r>
      <w:r w:rsidR="00556695">
        <w:rPr>
          <w:rFonts w:asciiTheme="minorHAnsi" w:hAnsiTheme="minorHAnsi" w:cstheme="minorHAnsi"/>
          <w:b/>
          <w:i/>
          <w:sz w:val="20"/>
          <w:szCs w:val="20"/>
          <w:u w:val="single"/>
        </w:rPr>
        <w:t>s</w:t>
      </w:r>
      <w:r>
        <w:rPr>
          <w:rFonts w:asciiTheme="minorHAnsi" w:hAnsiTheme="minorHAnsi" w:cstheme="minorHAnsi"/>
          <w:b/>
          <w:i/>
          <w:sz w:val="20"/>
          <w:szCs w:val="20"/>
          <w:u w:val="single"/>
        </w:rPr>
        <w:t xml:space="preserve">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00A6180B">
        <w:rPr>
          <w:rFonts w:asciiTheme="minorHAnsi" w:hAnsiTheme="minorHAnsi" w:cstheme="minorHAnsi"/>
          <w:b/>
          <w:i/>
          <w:sz w:val="20"/>
          <w:szCs w:val="20"/>
          <w:u w:val="single"/>
        </w:rPr>
        <w:t xml:space="preserve">mouvement </w:t>
      </w:r>
      <w:r w:rsidR="00BF7583">
        <w:rPr>
          <w:rFonts w:asciiTheme="minorHAnsi" w:hAnsiTheme="minorHAnsi" w:cstheme="minorHAnsi"/>
          <w:b/>
          <w:i/>
          <w:sz w:val="20"/>
          <w:szCs w:val="20"/>
          <w:u w:val="single"/>
        </w:rPr>
        <w:t>titres</w:t>
      </w:r>
      <w:r w:rsidR="00025076">
        <w:rPr>
          <w:rFonts w:asciiTheme="minorHAnsi" w:hAnsiTheme="minorHAnsi" w:cstheme="minorHAnsi"/>
          <w:b/>
          <w:i/>
          <w:sz w:val="20"/>
          <w:szCs w:val="20"/>
          <w:u w:val="single"/>
        </w:rPr>
        <w:t xml:space="preserve"> marché</w:t>
      </w:r>
    </w:p>
    <w:p w14:paraId="69A5A001" w14:textId="77777777" w:rsidR="008101C2" w:rsidRPr="00EC093D" w:rsidRDefault="002571FE" w:rsidP="008101C2">
      <w:pPr>
        <w:spacing w:before="240" w:after="240" w:line="240" w:lineRule="auto"/>
        <w:ind w:right="142"/>
      </w:pPr>
      <w:r w:rsidRPr="00EC093D">
        <w:t>Une fois tous les contrôles sont vérifiés, le système génère une IRL marché avec un mouvement titres marché dans un statut "Instruit". Le mouvement évolue selon l'évo</w:t>
      </w:r>
      <w:r w:rsidR="006D4C65" w:rsidRPr="00EC093D">
        <w:t>lution du cycle de vie de l'IRL marché (à ne pas confondre avec le statut de l'AOE).</w:t>
      </w:r>
    </w:p>
    <w:tbl>
      <w:tblPr>
        <w:tblW w:w="9229" w:type="dxa"/>
        <w:tblInd w:w="55" w:type="dxa"/>
        <w:tblCellMar>
          <w:left w:w="70" w:type="dxa"/>
          <w:right w:w="70" w:type="dxa"/>
        </w:tblCellMar>
        <w:tblLook w:val="04A0" w:firstRow="1" w:lastRow="0" w:firstColumn="1" w:lastColumn="0" w:noHBand="0" w:noVBand="1"/>
      </w:tblPr>
      <w:tblGrid>
        <w:gridCol w:w="3417"/>
        <w:gridCol w:w="5812"/>
      </w:tblGrid>
      <w:tr w:rsidR="008101C2" w:rsidRPr="00E473BD" w14:paraId="41240668" w14:textId="77777777" w:rsidTr="00A2673E">
        <w:trPr>
          <w:trHeight w:val="300"/>
        </w:trPr>
        <w:tc>
          <w:tcPr>
            <w:tcW w:w="3417" w:type="dxa"/>
            <w:tcBorders>
              <w:top w:val="single" w:sz="4" w:space="0" w:color="auto"/>
              <w:left w:val="single" w:sz="4" w:space="0" w:color="auto"/>
              <w:bottom w:val="single" w:sz="4" w:space="0" w:color="auto"/>
              <w:right w:val="single" w:sz="4" w:space="0" w:color="auto"/>
            </w:tcBorders>
            <w:shd w:val="clear" w:color="000000" w:fill="BFBFBF"/>
            <w:hideMark/>
          </w:tcPr>
          <w:p w14:paraId="11F83DE1" w14:textId="77777777" w:rsidR="008101C2" w:rsidRPr="00E473BD" w:rsidRDefault="008101C2" w:rsidP="004D54A0">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sidR="005E6389">
              <w:rPr>
                <w:rFonts w:ascii="Calibri" w:eastAsia="Times New Roman" w:hAnsi="Calibri" w:cs="Calibri"/>
                <w:b/>
                <w:bCs/>
                <w:color w:val="000000"/>
                <w:sz w:val="20"/>
                <w:szCs w:val="20"/>
                <w:lang w:eastAsia="fr-FR"/>
              </w:rPr>
              <w:t xml:space="preserve"> marché</w:t>
            </w:r>
          </w:p>
        </w:tc>
        <w:tc>
          <w:tcPr>
            <w:tcW w:w="5812" w:type="dxa"/>
            <w:tcBorders>
              <w:top w:val="single" w:sz="4" w:space="0" w:color="auto"/>
              <w:left w:val="nil"/>
              <w:bottom w:val="single" w:sz="4" w:space="0" w:color="auto"/>
              <w:right w:val="single" w:sz="4" w:space="0" w:color="auto"/>
            </w:tcBorders>
            <w:shd w:val="clear" w:color="000000" w:fill="BFBFBF"/>
            <w:hideMark/>
          </w:tcPr>
          <w:p w14:paraId="7B6A8959" w14:textId="77777777" w:rsidR="008101C2" w:rsidRPr="00E473BD" w:rsidRDefault="008101C2" w:rsidP="004D54A0">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8101C2" w:rsidRPr="008101C2" w14:paraId="3B85DDFD" w14:textId="77777777" w:rsidTr="00A2673E">
        <w:trPr>
          <w:trHeight w:val="300"/>
        </w:trPr>
        <w:tc>
          <w:tcPr>
            <w:tcW w:w="3417" w:type="dxa"/>
            <w:tcBorders>
              <w:top w:val="nil"/>
              <w:left w:val="single" w:sz="4" w:space="0" w:color="auto"/>
              <w:bottom w:val="single" w:sz="4" w:space="0" w:color="auto"/>
              <w:right w:val="single" w:sz="4" w:space="0" w:color="auto"/>
            </w:tcBorders>
            <w:hideMark/>
          </w:tcPr>
          <w:p w14:paraId="1E168CFD"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5812" w:type="dxa"/>
            <w:tcBorders>
              <w:top w:val="nil"/>
              <w:left w:val="nil"/>
              <w:bottom w:val="single" w:sz="4" w:space="0" w:color="auto"/>
              <w:right w:val="single" w:sz="4" w:space="0" w:color="auto"/>
            </w:tcBorders>
            <w:hideMark/>
          </w:tcPr>
          <w:p w14:paraId="622B8B24"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8101C2" w:rsidRPr="008101C2" w14:paraId="0C709FFA" w14:textId="77777777" w:rsidTr="00A2673E">
        <w:trPr>
          <w:trHeight w:val="300"/>
        </w:trPr>
        <w:tc>
          <w:tcPr>
            <w:tcW w:w="3417" w:type="dxa"/>
            <w:tcBorders>
              <w:top w:val="nil"/>
              <w:left w:val="single" w:sz="4" w:space="0" w:color="auto"/>
              <w:bottom w:val="single" w:sz="4" w:space="0" w:color="auto"/>
              <w:right w:val="single" w:sz="4" w:space="0" w:color="auto"/>
            </w:tcBorders>
            <w:hideMark/>
          </w:tcPr>
          <w:p w14:paraId="19A1FAB2" w14:textId="77777777" w:rsidR="008101C2" w:rsidRPr="008101C2" w:rsidRDefault="00A2673E" w:rsidP="004D54A0">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 En attente de l'instruction client</w:t>
            </w:r>
          </w:p>
        </w:tc>
        <w:tc>
          <w:tcPr>
            <w:tcW w:w="5812" w:type="dxa"/>
            <w:tcBorders>
              <w:top w:val="nil"/>
              <w:left w:val="nil"/>
              <w:bottom w:val="single" w:sz="4" w:space="0" w:color="auto"/>
              <w:right w:val="single" w:sz="4" w:space="0" w:color="auto"/>
            </w:tcBorders>
            <w:hideMark/>
          </w:tcPr>
          <w:p w14:paraId="761B3296"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8101C2" w:rsidRPr="008101C2" w14:paraId="5BF9C64D" w14:textId="77777777" w:rsidTr="00A2673E">
        <w:trPr>
          <w:trHeight w:val="300"/>
        </w:trPr>
        <w:tc>
          <w:tcPr>
            <w:tcW w:w="3417" w:type="dxa"/>
            <w:tcBorders>
              <w:top w:val="nil"/>
              <w:left w:val="single" w:sz="4" w:space="0" w:color="auto"/>
              <w:bottom w:val="single" w:sz="4" w:space="0" w:color="auto"/>
              <w:right w:val="single" w:sz="4" w:space="0" w:color="auto"/>
            </w:tcBorders>
            <w:hideMark/>
          </w:tcPr>
          <w:p w14:paraId="57B5FA7B"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c>
          <w:tcPr>
            <w:tcW w:w="5812" w:type="dxa"/>
            <w:tcBorders>
              <w:top w:val="nil"/>
              <w:left w:val="nil"/>
              <w:bottom w:val="single" w:sz="4" w:space="0" w:color="auto"/>
              <w:right w:val="single" w:sz="4" w:space="0" w:color="auto"/>
            </w:tcBorders>
            <w:hideMark/>
          </w:tcPr>
          <w:p w14:paraId="7B573784"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"Ajusté"</w:t>
            </w:r>
          </w:p>
        </w:tc>
      </w:tr>
      <w:tr w:rsidR="008101C2" w:rsidRPr="008101C2" w14:paraId="7548DDC9" w14:textId="77777777" w:rsidTr="00A2673E">
        <w:trPr>
          <w:trHeight w:val="300"/>
        </w:trPr>
        <w:tc>
          <w:tcPr>
            <w:tcW w:w="3417" w:type="dxa"/>
            <w:tcBorders>
              <w:top w:val="nil"/>
              <w:left w:val="single" w:sz="4" w:space="0" w:color="auto"/>
              <w:bottom w:val="single" w:sz="4" w:space="0" w:color="auto"/>
              <w:right w:val="single" w:sz="4" w:space="0" w:color="auto"/>
            </w:tcBorders>
            <w:hideMark/>
          </w:tcPr>
          <w:p w14:paraId="183961D9"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5812" w:type="dxa"/>
            <w:tcBorders>
              <w:top w:val="nil"/>
              <w:left w:val="nil"/>
              <w:bottom w:val="single" w:sz="4" w:space="0" w:color="auto"/>
              <w:right w:val="single" w:sz="4" w:space="0" w:color="auto"/>
            </w:tcBorders>
            <w:hideMark/>
          </w:tcPr>
          <w:p w14:paraId="6C6B8E8E"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8101C2" w:rsidRPr="008101C2" w14:paraId="41A6AA4F" w14:textId="77777777" w:rsidTr="00A2673E">
        <w:trPr>
          <w:trHeight w:val="350"/>
        </w:trPr>
        <w:tc>
          <w:tcPr>
            <w:tcW w:w="3417" w:type="dxa"/>
            <w:tcBorders>
              <w:top w:val="nil"/>
              <w:left w:val="single" w:sz="4" w:space="0" w:color="auto"/>
              <w:bottom w:val="single" w:sz="4" w:space="0" w:color="auto"/>
              <w:right w:val="single" w:sz="4" w:space="0" w:color="auto"/>
            </w:tcBorders>
            <w:hideMark/>
          </w:tcPr>
          <w:p w14:paraId="07716022"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5812" w:type="dxa"/>
            <w:tcBorders>
              <w:top w:val="nil"/>
              <w:left w:val="nil"/>
              <w:bottom w:val="single" w:sz="4" w:space="0" w:color="auto"/>
              <w:right w:val="single" w:sz="4" w:space="0" w:color="auto"/>
            </w:tcBorders>
            <w:hideMark/>
          </w:tcPr>
          <w:p w14:paraId="2381B26C"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8101C2" w:rsidRPr="008101C2" w14:paraId="551DEB3F" w14:textId="77777777" w:rsidTr="00A2673E">
        <w:trPr>
          <w:trHeight w:val="284"/>
        </w:trPr>
        <w:tc>
          <w:tcPr>
            <w:tcW w:w="3417" w:type="dxa"/>
            <w:tcBorders>
              <w:top w:val="nil"/>
              <w:left w:val="single" w:sz="4" w:space="0" w:color="auto"/>
              <w:bottom w:val="single" w:sz="4" w:space="0" w:color="auto"/>
              <w:right w:val="single" w:sz="4" w:space="0" w:color="auto"/>
            </w:tcBorders>
            <w:hideMark/>
          </w:tcPr>
          <w:p w14:paraId="31E060B5"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5812" w:type="dxa"/>
            <w:tcBorders>
              <w:top w:val="nil"/>
              <w:left w:val="nil"/>
              <w:bottom w:val="single" w:sz="4" w:space="0" w:color="auto"/>
              <w:right w:val="single" w:sz="4" w:space="0" w:color="auto"/>
            </w:tcBorders>
            <w:hideMark/>
          </w:tcPr>
          <w:p w14:paraId="07EAC897" w14:textId="77777777" w:rsidR="008101C2" w:rsidRPr="008101C2" w:rsidRDefault="008101C2" w:rsidP="004D54A0">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14:paraId="77D6B809" w14:textId="77777777" w:rsidR="005C3A26" w:rsidRPr="000E44AB" w:rsidRDefault="00463E07" w:rsidP="005C3A26">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F</w:t>
      </w:r>
      <w:r w:rsidR="005C3A26">
        <w:rPr>
          <w:rFonts w:asciiTheme="minorHAnsi" w:hAnsiTheme="minorHAnsi" w:cstheme="minorHAnsi"/>
          <w:b/>
          <w:i/>
          <w:sz w:val="20"/>
          <w:szCs w:val="20"/>
          <w:u w:val="single"/>
        </w:rPr>
        <w:t>lux</w:t>
      </w:r>
      <w:r>
        <w:rPr>
          <w:rFonts w:asciiTheme="minorHAnsi" w:hAnsiTheme="minorHAnsi" w:cstheme="minorHAnsi"/>
          <w:b/>
          <w:i/>
          <w:sz w:val="20"/>
          <w:szCs w:val="20"/>
          <w:u w:val="single"/>
        </w:rPr>
        <w:t xml:space="preserve"> AOE et échange </w:t>
      </w:r>
      <w:proofErr w:type="spellStart"/>
      <w:r>
        <w:rPr>
          <w:rFonts w:asciiTheme="minorHAnsi" w:hAnsiTheme="minorHAnsi" w:cstheme="minorHAnsi"/>
          <w:b/>
          <w:i/>
          <w:sz w:val="20"/>
          <w:szCs w:val="20"/>
          <w:u w:val="single"/>
        </w:rPr>
        <w:t>MaroClear</w:t>
      </w:r>
      <w:proofErr w:type="spellEnd"/>
    </w:p>
    <w:p w14:paraId="035F1D8C" w14:textId="77777777" w:rsidR="00050CED" w:rsidRDefault="006D4C65" w:rsidP="00050CED">
      <w:pPr>
        <w:pStyle w:val="ListParagraph"/>
        <w:numPr>
          <w:ilvl w:val="0"/>
          <w:numId w:val="54"/>
        </w:numPr>
        <w:spacing w:before="240" w:after="240" w:line="240" w:lineRule="auto"/>
        <w:ind w:right="142"/>
      </w:pPr>
      <w:r w:rsidRPr="00EC093D">
        <w:t>Le diagramme suivant décrit les flux d'échange d'</w:t>
      </w:r>
      <w:proofErr w:type="spellStart"/>
      <w:r w:rsidRPr="00EC093D">
        <w:t>AOEs</w:t>
      </w:r>
      <w:proofErr w:type="spellEnd"/>
      <w:r w:rsidRPr="00EC093D">
        <w:t xml:space="preserve"> avec </w:t>
      </w:r>
      <w:proofErr w:type="spellStart"/>
      <w:proofErr w:type="gramStart"/>
      <w:r w:rsidRPr="00EC093D">
        <w:t>Maroclear</w:t>
      </w:r>
      <w:proofErr w:type="spellEnd"/>
      <w:r w:rsidRPr="00EC093D">
        <w:t>:</w:t>
      </w:r>
      <w:proofErr w:type="gramEnd"/>
    </w:p>
    <w:p w14:paraId="72FD231A" w14:textId="77777777" w:rsidR="006D4C65" w:rsidRDefault="006D4C65" w:rsidP="006D4C65">
      <w:pPr>
        <w:spacing w:before="240" w:after="240" w:line="240" w:lineRule="auto"/>
        <w:ind w:right="142"/>
        <w:jc w:val="center"/>
        <w:rPr>
          <w:highlight w:val="yellow"/>
        </w:rPr>
      </w:pPr>
      <w:r>
        <w:rPr>
          <w:noProof/>
          <w:lang w:eastAsia="fr-FR"/>
        </w:rPr>
        <w:lastRenderedPageBreak/>
        <w:drawing>
          <wp:inline distT="0" distB="0" distL="0" distR="0" wp14:anchorId="63B70A47" wp14:editId="001220AF">
            <wp:extent cx="3348990" cy="2137410"/>
            <wp:effectExtent l="1905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srcRect/>
                    <a:stretch>
                      <a:fillRect/>
                    </a:stretch>
                  </pic:blipFill>
                  <pic:spPr bwMode="auto">
                    <a:xfrm>
                      <a:off x="0" y="0"/>
                      <a:ext cx="3348990" cy="2137410"/>
                    </a:xfrm>
                    <a:prstGeom prst="rect">
                      <a:avLst/>
                    </a:prstGeom>
                    <a:noFill/>
                    <a:ln w="9525">
                      <a:noFill/>
                      <a:miter lim="800000"/>
                      <a:headEnd/>
                      <a:tailEnd/>
                    </a:ln>
                  </pic:spPr>
                </pic:pic>
              </a:graphicData>
            </a:graphic>
          </wp:inline>
        </w:drawing>
      </w:r>
    </w:p>
    <w:p w14:paraId="743892D4" w14:textId="77777777" w:rsidR="00050CED" w:rsidRDefault="00D33C45" w:rsidP="00050CED">
      <w:pPr>
        <w:autoSpaceDE w:val="0"/>
        <w:autoSpaceDN w:val="0"/>
        <w:adjustRightInd w:val="0"/>
        <w:spacing w:line="240" w:lineRule="auto"/>
        <w:ind w:left="207"/>
      </w:pPr>
      <w:proofErr w:type="gramStart"/>
      <w:r>
        <w:t>NB:</w:t>
      </w:r>
      <w:proofErr w:type="gramEnd"/>
      <w:r>
        <w:t xml:space="preserve"> </w:t>
      </w:r>
      <w:r w:rsidR="008A1041">
        <w:t>Le</w:t>
      </w:r>
      <w:r>
        <w:t xml:space="preserve"> fichier ERR</w:t>
      </w:r>
      <w:r w:rsidR="008A1041">
        <w:t xml:space="preserve"> de </w:t>
      </w:r>
      <w:proofErr w:type="spellStart"/>
      <w:proofErr w:type="gramStart"/>
      <w:r w:rsidR="008A1041">
        <w:t>non conformité</w:t>
      </w:r>
      <w:proofErr w:type="spellEnd"/>
      <w:proofErr w:type="gramEnd"/>
      <w:r w:rsidR="008A1041">
        <w:t xml:space="preserve"> de séquence ne sera pas pris en charge par </w:t>
      </w:r>
      <w:proofErr w:type="spellStart"/>
      <w:r w:rsidR="008A1041">
        <w:t>Megara</w:t>
      </w:r>
      <w:proofErr w:type="spellEnd"/>
      <w:r w:rsidR="008A1041">
        <w:t xml:space="preserve">, ce fichier ne sera plus </w:t>
      </w:r>
      <w:r w:rsidR="0001568E">
        <w:t>d'actualité</w:t>
      </w:r>
      <w:r w:rsidR="008A1041">
        <w:t xml:space="preserve"> avec la normalisation </w:t>
      </w:r>
      <w:proofErr w:type="spellStart"/>
      <w:r w:rsidR="008A1041">
        <w:t>MaroClear</w:t>
      </w:r>
      <w:proofErr w:type="spellEnd"/>
      <w:r w:rsidR="008A1041">
        <w:t>.</w:t>
      </w:r>
    </w:p>
    <w:p w14:paraId="3965CEEB" w14:textId="77777777" w:rsidR="00E348D7" w:rsidRDefault="00E348D7" w:rsidP="008101C2">
      <w:pPr>
        <w:spacing w:before="240" w:after="240" w:line="240" w:lineRule="auto"/>
        <w:ind w:right="142"/>
      </w:pPr>
    </w:p>
    <w:p w14:paraId="11BFE99C" w14:textId="77777777" w:rsidR="00050CED" w:rsidRDefault="00F1602C" w:rsidP="00050CED">
      <w:pPr>
        <w:pStyle w:val="ListParagraph"/>
        <w:numPr>
          <w:ilvl w:val="0"/>
          <w:numId w:val="55"/>
        </w:numPr>
        <w:spacing w:before="240" w:after="240" w:line="240" w:lineRule="auto"/>
        <w:ind w:right="142"/>
      </w:pPr>
      <w:r w:rsidRPr="00EC093D">
        <w:t xml:space="preserve">Le </w:t>
      </w:r>
      <w:r w:rsidR="006D4C65" w:rsidRPr="00EC093D">
        <w:t>tableau suivant décrit des scénarios d'échanges et leurs impacts sur les statuts de l'</w:t>
      </w:r>
      <w:proofErr w:type="spellStart"/>
      <w:r w:rsidR="006D4C65" w:rsidRPr="00EC093D">
        <w:t>AOEs</w:t>
      </w:r>
      <w:proofErr w:type="spellEnd"/>
      <w:r w:rsidR="006D4C65" w:rsidRPr="00EC093D">
        <w:t>.</w:t>
      </w:r>
    </w:p>
    <w:tbl>
      <w:tblPr>
        <w:tblW w:w="9660" w:type="dxa"/>
        <w:tblInd w:w="55" w:type="dxa"/>
        <w:tblCellMar>
          <w:left w:w="70" w:type="dxa"/>
          <w:right w:w="70" w:type="dxa"/>
        </w:tblCellMar>
        <w:tblLook w:val="04A0" w:firstRow="1" w:lastRow="0" w:firstColumn="1" w:lastColumn="0" w:noHBand="0" w:noVBand="1"/>
      </w:tblPr>
      <w:tblGrid>
        <w:gridCol w:w="960"/>
        <w:gridCol w:w="960"/>
        <w:gridCol w:w="2440"/>
        <w:gridCol w:w="2520"/>
        <w:gridCol w:w="2780"/>
      </w:tblGrid>
      <w:tr w:rsidR="00DF7111" w:rsidRPr="00DF7111" w14:paraId="5D128176" w14:textId="77777777" w:rsidTr="00DF7111">
        <w:trPr>
          <w:trHeight w:val="525"/>
        </w:trPr>
        <w:tc>
          <w:tcPr>
            <w:tcW w:w="960" w:type="dxa"/>
            <w:tcBorders>
              <w:top w:val="single" w:sz="8" w:space="0" w:color="auto"/>
              <w:left w:val="single" w:sz="8" w:space="0" w:color="auto"/>
              <w:bottom w:val="single" w:sz="8" w:space="0" w:color="auto"/>
              <w:right w:val="single" w:sz="4" w:space="0" w:color="auto"/>
            </w:tcBorders>
            <w:shd w:val="clear" w:color="000000" w:fill="BFBFBF"/>
            <w:hideMark/>
          </w:tcPr>
          <w:p w14:paraId="0A71D027" w14:textId="77777777"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Scénario</w:t>
            </w:r>
          </w:p>
        </w:tc>
        <w:tc>
          <w:tcPr>
            <w:tcW w:w="960" w:type="dxa"/>
            <w:tcBorders>
              <w:top w:val="single" w:sz="8" w:space="0" w:color="auto"/>
              <w:left w:val="nil"/>
              <w:bottom w:val="single" w:sz="8" w:space="0" w:color="auto"/>
              <w:right w:val="single" w:sz="4" w:space="0" w:color="auto"/>
            </w:tcBorders>
            <w:shd w:val="clear" w:color="000000" w:fill="BFBFBF"/>
            <w:hideMark/>
          </w:tcPr>
          <w:p w14:paraId="4B4B30C6" w14:textId="77777777"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Etape</w:t>
            </w:r>
          </w:p>
        </w:tc>
        <w:tc>
          <w:tcPr>
            <w:tcW w:w="2440" w:type="dxa"/>
            <w:tcBorders>
              <w:top w:val="single" w:sz="8" w:space="0" w:color="auto"/>
              <w:left w:val="nil"/>
              <w:bottom w:val="single" w:sz="8" w:space="0" w:color="auto"/>
              <w:right w:val="single" w:sz="4" w:space="0" w:color="auto"/>
            </w:tcBorders>
            <w:shd w:val="clear" w:color="000000" w:fill="BFBFBF"/>
            <w:hideMark/>
          </w:tcPr>
          <w:p w14:paraId="1E9AF625" w14:textId="77777777"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Evènement</w:t>
            </w:r>
          </w:p>
        </w:tc>
        <w:tc>
          <w:tcPr>
            <w:tcW w:w="2520" w:type="dxa"/>
            <w:tcBorders>
              <w:top w:val="single" w:sz="8" w:space="0" w:color="auto"/>
              <w:left w:val="nil"/>
              <w:bottom w:val="single" w:sz="8" w:space="0" w:color="auto"/>
              <w:right w:val="single" w:sz="4" w:space="0" w:color="auto"/>
            </w:tcBorders>
            <w:shd w:val="clear" w:color="000000" w:fill="BFBFBF"/>
            <w:hideMark/>
          </w:tcPr>
          <w:p w14:paraId="39E1B798" w14:textId="77777777"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Action (système ou utilisateur)</w:t>
            </w:r>
          </w:p>
        </w:tc>
        <w:tc>
          <w:tcPr>
            <w:tcW w:w="2780" w:type="dxa"/>
            <w:tcBorders>
              <w:top w:val="single" w:sz="8" w:space="0" w:color="auto"/>
              <w:left w:val="nil"/>
              <w:bottom w:val="single" w:sz="8" w:space="0" w:color="auto"/>
              <w:right w:val="single" w:sz="8" w:space="0" w:color="auto"/>
            </w:tcBorders>
            <w:shd w:val="clear" w:color="000000" w:fill="BFBFBF"/>
            <w:hideMark/>
          </w:tcPr>
          <w:p w14:paraId="234D0701" w14:textId="77777777" w:rsidR="00DF7111" w:rsidRPr="00DF7111" w:rsidRDefault="00DF7111" w:rsidP="00DF7111">
            <w:pPr>
              <w:spacing w:line="240" w:lineRule="auto"/>
              <w:rPr>
                <w:rFonts w:ascii="Calibri" w:eastAsia="Times New Roman" w:hAnsi="Calibri" w:cs="Calibri"/>
                <w:b/>
                <w:bCs/>
                <w:color w:val="000000"/>
                <w:sz w:val="20"/>
                <w:szCs w:val="20"/>
                <w:lang w:eastAsia="fr-FR"/>
              </w:rPr>
            </w:pPr>
            <w:r w:rsidRPr="00DF7111">
              <w:rPr>
                <w:rFonts w:ascii="Calibri" w:eastAsia="Times New Roman" w:hAnsi="Calibri" w:cs="Calibri"/>
                <w:b/>
                <w:bCs/>
                <w:color w:val="000000"/>
                <w:sz w:val="20"/>
                <w:szCs w:val="20"/>
                <w:lang w:eastAsia="fr-FR"/>
              </w:rPr>
              <w:t>Statut AO</w:t>
            </w:r>
          </w:p>
        </w:tc>
      </w:tr>
      <w:tr w:rsidR="00DF7111" w:rsidRPr="00DF7111" w14:paraId="71C42006" w14:textId="77777777" w:rsidTr="00DF7111">
        <w:trPr>
          <w:trHeight w:val="450"/>
        </w:trPr>
        <w:tc>
          <w:tcPr>
            <w:tcW w:w="960" w:type="dxa"/>
            <w:vMerge w:val="restart"/>
            <w:tcBorders>
              <w:top w:val="nil"/>
              <w:left w:val="single" w:sz="8" w:space="0" w:color="auto"/>
              <w:bottom w:val="single" w:sz="8" w:space="0" w:color="000000"/>
              <w:right w:val="single" w:sz="4" w:space="0" w:color="auto"/>
            </w:tcBorders>
            <w:noWrap/>
            <w:textDirection w:val="btLr"/>
            <w:vAlign w:val="center"/>
            <w:hideMark/>
          </w:tcPr>
          <w:p w14:paraId="29FD6C60"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AOC</w:t>
            </w:r>
          </w:p>
        </w:tc>
        <w:tc>
          <w:tcPr>
            <w:tcW w:w="960" w:type="dxa"/>
            <w:tcBorders>
              <w:top w:val="nil"/>
              <w:left w:val="nil"/>
              <w:bottom w:val="single" w:sz="4" w:space="0" w:color="auto"/>
              <w:right w:val="single" w:sz="4" w:space="0" w:color="auto"/>
            </w:tcBorders>
            <w:noWrap/>
            <w:hideMark/>
          </w:tcPr>
          <w:p w14:paraId="7A3376EA"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hideMark/>
          </w:tcPr>
          <w:p w14:paraId="2365D942"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hideMark/>
          </w:tcPr>
          <w:p w14:paraId="154C8256"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hideMark/>
          </w:tcPr>
          <w:p w14:paraId="3330CA0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3576A9FF"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0C0D7514"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7B512D25"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hideMark/>
          </w:tcPr>
          <w:p w14:paraId="743DDD13"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OK</w:t>
            </w:r>
          </w:p>
        </w:tc>
        <w:tc>
          <w:tcPr>
            <w:tcW w:w="2520" w:type="dxa"/>
            <w:tcBorders>
              <w:top w:val="nil"/>
              <w:left w:val="nil"/>
              <w:bottom w:val="single" w:sz="4" w:space="0" w:color="auto"/>
              <w:right w:val="single" w:sz="4" w:space="0" w:color="auto"/>
            </w:tcBorders>
            <w:hideMark/>
          </w:tcPr>
          <w:p w14:paraId="04570CD4"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hideMark/>
          </w:tcPr>
          <w:p w14:paraId="1A93DC49"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1201BDBF" w14:textId="77777777" w:rsidTr="00DF7111">
        <w:trPr>
          <w:trHeight w:val="765"/>
        </w:trPr>
        <w:tc>
          <w:tcPr>
            <w:tcW w:w="960" w:type="dxa"/>
            <w:vMerge/>
            <w:tcBorders>
              <w:top w:val="nil"/>
              <w:left w:val="single" w:sz="8" w:space="0" w:color="auto"/>
              <w:bottom w:val="single" w:sz="8" w:space="0" w:color="000000"/>
              <w:right w:val="single" w:sz="4" w:space="0" w:color="auto"/>
            </w:tcBorders>
            <w:vAlign w:val="center"/>
            <w:hideMark/>
          </w:tcPr>
          <w:p w14:paraId="24646E6F"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3BED6726"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hideMark/>
          </w:tcPr>
          <w:p w14:paraId="1D9AF9F1"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l'AOC</w:t>
            </w:r>
          </w:p>
        </w:tc>
        <w:tc>
          <w:tcPr>
            <w:tcW w:w="2520" w:type="dxa"/>
            <w:tcBorders>
              <w:top w:val="nil"/>
              <w:left w:val="nil"/>
              <w:bottom w:val="single" w:sz="4" w:space="0" w:color="auto"/>
              <w:right w:val="single" w:sz="4" w:space="0" w:color="auto"/>
            </w:tcBorders>
            <w:hideMark/>
          </w:tcPr>
          <w:p w14:paraId="5D7363E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hideMark/>
          </w:tcPr>
          <w:p w14:paraId="2ECD389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 / En cours de l'acceptation explicite</w:t>
            </w:r>
          </w:p>
        </w:tc>
      </w:tr>
      <w:tr w:rsidR="00DF7111" w:rsidRPr="00DF7111" w14:paraId="20D8E02A" w14:textId="77777777" w:rsidTr="00DF7111">
        <w:trPr>
          <w:trHeight w:val="315"/>
        </w:trPr>
        <w:tc>
          <w:tcPr>
            <w:tcW w:w="960" w:type="dxa"/>
            <w:vMerge/>
            <w:tcBorders>
              <w:top w:val="nil"/>
              <w:left w:val="single" w:sz="8" w:space="0" w:color="auto"/>
              <w:bottom w:val="single" w:sz="8" w:space="0" w:color="000000"/>
              <w:right w:val="single" w:sz="4" w:space="0" w:color="auto"/>
            </w:tcBorders>
            <w:vAlign w:val="center"/>
            <w:hideMark/>
          </w:tcPr>
          <w:p w14:paraId="67D912A3"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noWrap/>
            <w:hideMark/>
          </w:tcPr>
          <w:p w14:paraId="0DACF7A5"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8" w:space="0" w:color="auto"/>
              <w:right w:val="single" w:sz="4" w:space="0" w:color="auto"/>
            </w:tcBorders>
            <w:hideMark/>
          </w:tcPr>
          <w:p w14:paraId="3FA53528"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l'ARC</w:t>
            </w:r>
          </w:p>
        </w:tc>
        <w:tc>
          <w:tcPr>
            <w:tcW w:w="2520" w:type="dxa"/>
            <w:tcBorders>
              <w:top w:val="nil"/>
              <w:left w:val="nil"/>
              <w:bottom w:val="single" w:sz="8" w:space="0" w:color="auto"/>
              <w:right w:val="single" w:sz="4" w:space="0" w:color="auto"/>
            </w:tcBorders>
            <w:hideMark/>
          </w:tcPr>
          <w:p w14:paraId="3FF50C8F"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hideMark/>
          </w:tcPr>
          <w:p w14:paraId="36EF994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Accepté explicitement</w:t>
            </w:r>
          </w:p>
        </w:tc>
      </w:tr>
      <w:tr w:rsidR="00DF7111" w:rsidRPr="00DF7111" w14:paraId="019161BF" w14:textId="77777777" w:rsidTr="00DF7111">
        <w:trPr>
          <w:trHeight w:val="450"/>
        </w:trPr>
        <w:tc>
          <w:tcPr>
            <w:tcW w:w="960" w:type="dxa"/>
            <w:vMerge w:val="restart"/>
            <w:tcBorders>
              <w:top w:val="nil"/>
              <w:left w:val="single" w:sz="8" w:space="0" w:color="auto"/>
              <w:bottom w:val="single" w:sz="8" w:space="0" w:color="000000"/>
              <w:right w:val="single" w:sz="4" w:space="0" w:color="auto"/>
            </w:tcBorders>
            <w:noWrap/>
            <w:textDirection w:val="btLr"/>
            <w:vAlign w:val="center"/>
            <w:hideMark/>
          </w:tcPr>
          <w:p w14:paraId="3B1C5FC8"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AOR</w:t>
            </w:r>
          </w:p>
        </w:tc>
        <w:tc>
          <w:tcPr>
            <w:tcW w:w="960" w:type="dxa"/>
            <w:tcBorders>
              <w:top w:val="nil"/>
              <w:left w:val="nil"/>
              <w:bottom w:val="single" w:sz="4" w:space="0" w:color="auto"/>
              <w:right w:val="single" w:sz="4" w:space="0" w:color="auto"/>
            </w:tcBorders>
            <w:noWrap/>
            <w:hideMark/>
          </w:tcPr>
          <w:p w14:paraId="4A936228"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hideMark/>
          </w:tcPr>
          <w:p w14:paraId="132984F5"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hideMark/>
          </w:tcPr>
          <w:p w14:paraId="3ADE581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hideMark/>
          </w:tcPr>
          <w:p w14:paraId="7EE71158"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332299FD"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415F8AC5"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095B6BC2"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hideMark/>
          </w:tcPr>
          <w:p w14:paraId="1341954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NOK</w:t>
            </w:r>
          </w:p>
        </w:tc>
        <w:tc>
          <w:tcPr>
            <w:tcW w:w="2520" w:type="dxa"/>
            <w:tcBorders>
              <w:top w:val="nil"/>
              <w:left w:val="nil"/>
              <w:bottom w:val="single" w:sz="4" w:space="0" w:color="auto"/>
              <w:right w:val="single" w:sz="4" w:space="0" w:color="auto"/>
            </w:tcBorders>
            <w:hideMark/>
          </w:tcPr>
          <w:p w14:paraId="56093157"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hideMark/>
          </w:tcPr>
          <w:p w14:paraId="39B6C14E"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6A26D09A"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517A51C8"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5CA03B73"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hideMark/>
          </w:tcPr>
          <w:p w14:paraId="0A1583C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l'AOR</w:t>
            </w:r>
            <w:r w:rsidR="00E348D7">
              <w:rPr>
                <w:rFonts w:ascii="Calibri" w:eastAsia="Times New Roman" w:hAnsi="Calibri" w:cs="Calibri"/>
                <w:color w:val="000000"/>
                <w:sz w:val="20"/>
                <w:szCs w:val="20"/>
                <w:lang w:eastAsia="fr-FR"/>
              </w:rPr>
              <w:t xml:space="preserve"> avec motif de rejet</w:t>
            </w:r>
          </w:p>
        </w:tc>
        <w:tc>
          <w:tcPr>
            <w:tcW w:w="2520" w:type="dxa"/>
            <w:tcBorders>
              <w:top w:val="nil"/>
              <w:left w:val="nil"/>
              <w:bottom w:val="single" w:sz="4" w:space="0" w:color="auto"/>
              <w:right w:val="single" w:sz="4" w:space="0" w:color="auto"/>
            </w:tcBorders>
            <w:hideMark/>
          </w:tcPr>
          <w:p w14:paraId="766DD47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hideMark/>
          </w:tcPr>
          <w:p w14:paraId="6E7DC621"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refus</w:t>
            </w:r>
          </w:p>
        </w:tc>
      </w:tr>
      <w:tr w:rsidR="00DF7111" w:rsidRPr="00DF7111" w14:paraId="76D0F882" w14:textId="77777777" w:rsidTr="00DF7111">
        <w:trPr>
          <w:trHeight w:val="315"/>
        </w:trPr>
        <w:tc>
          <w:tcPr>
            <w:tcW w:w="960" w:type="dxa"/>
            <w:vMerge/>
            <w:tcBorders>
              <w:top w:val="nil"/>
              <w:left w:val="single" w:sz="8" w:space="0" w:color="auto"/>
              <w:bottom w:val="single" w:sz="8" w:space="0" w:color="000000"/>
              <w:right w:val="single" w:sz="4" w:space="0" w:color="auto"/>
            </w:tcBorders>
            <w:vAlign w:val="center"/>
            <w:hideMark/>
          </w:tcPr>
          <w:p w14:paraId="6E1DA472"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noWrap/>
            <w:hideMark/>
          </w:tcPr>
          <w:p w14:paraId="023A96F7"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8" w:space="0" w:color="auto"/>
              <w:right w:val="single" w:sz="4" w:space="0" w:color="auto"/>
            </w:tcBorders>
            <w:hideMark/>
          </w:tcPr>
          <w:p w14:paraId="1CBE246D"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l'ARR</w:t>
            </w:r>
          </w:p>
        </w:tc>
        <w:tc>
          <w:tcPr>
            <w:tcW w:w="2520" w:type="dxa"/>
            <w:tcBorders>
              <w:top w:val="nil"/>
              <w:left w:val="nil"/>
              <w:bottom w:val="single" w:sz="8" w:space="0" w:color="auto"/>
              <w:right w:val="single" w:sz="4" w:space="0" w:color="auto"/>
            </w:tcBorders>
            <w:hideMark/>
          </w:tcPr>
          <w:p w14:paraId="458820E6"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hideMark/>
          </w:tcPr>
          <w:p w14:paraId="1262E3F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Refusé</w:t>
            </w:r>
          </w:p>
        </w:tc>
      </w:tr>
      <w:tr w:rsidR="00DF7111" w:rsidRPr="00DF7111" w14:paraId="5557EB32" w14:textId="77777777" w:rsidTr="00DF7111">
        <w:trPr>
          <w:trHeight w:val="450"/>
        </w:trPr>
        <w:tc>
          <w:tcPr>
            <w:tcW w:w="960" w:type="dxa"/>
            <w:vMerge w:val="restart"/>
            <w:tcBorders>
              <w:top w:val="nil"/>
              <w:left w:val="single" w:sz="8" w:space="0" w:color="auto"/>
              <w:bottom w:val="single" w:sz="8" w:space="0" w:color="000000"/>
              <w:right w:val="single" w:sz="4" w:space="0" w:color="auto"/>
            </w:tcBorders>
            <w:noWrap/>
            <w:textDirection w:val="btLr"/>
            <w:vAlign w:val="center"/>
            <w:hideMark/>
          </w:tcPr>
          <w:p w14:paraId="49DA9BBF"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Scénario AOR avec reconsidération</w:t>
            </w:r>
          </w:p>
        </w:tc>
        <w:tc>
          <w:tcPr>
            <w:tcW w:w="960" w:type="dxa"/>
            <w:tcBorders>
              <w:top w:val="nil"/>
              <w:left w:val="nil"/>
              <w:bottom w:val="single" w:sz="4" w:space="0" w:color="auto"/>
              <w:right w:val="single" w:sz="4" w:space="0" w:color="auto"/>
            </w:tcBorders>
            <w:noWrap/>
            <w:hideMark/>
          </w:tcPr>
          <w:p w14:paraId="6295C66D"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1</w:t>
            </w:r>
          </w:p>
        </w:tc>
        <w:tc>
          <w:tcPr>
            <w:tcW w:w="2440" w:type="dxa"/>
            <w:tcBorders>
              <w:top w:val="nil"/>
              <w:left w:val="nil"/>
              <w:bottom w:val="single" w:sz="4" w:space="0" w:color="auto"/>
              <w:right w:val="single" w:sz="4" w:space="0" w:color="auto"/>
            </w:tcBorders>
            <w:hideMark/>
          </w:tcPr>
          <w:p w14:paraId="26EA2DD9"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de l'AOE </w:t>
            </w:r>
          </w:p>
        </w:tc>
        <w:tc>
          <w:tcPr>
            <w:tcW w:w="2520" w:type="dxa"/>
            <w:tcBorders>
              <w:top w:val="nil"/>
              <w:left w:val="nil"/>
              <w:bottom w:val="single" w:sz="4" w:space="0" w:color="auto"/>
              <w:right w:val="single" w:sz="4" w:space="0" w:color="auto"/>
            </w:tcBorders>
            <w:hideMark/>
          </w:tcPr>
          <w:p w14:paraId="00EDA70B"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hideMark/>
          </w:tcPr>
          <w:p w14:paraId="382DEFDE"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69DF1D29"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28E6B069"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350A7E6B"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2</w:t>
            </w:r>
          </w:p>
        </w:tc>
        <w:tc>
          <w:tcPr>
            <w:tcW w:w="2440" w:type="dxa"/>
            <w:tcBorders>
              <w:top w:val="nil"/>
              <w:left w:val="nil"/>
              <w:bottom w:val="single" w:sz="4" w:space="0" w:color="auto"/>
              <w:right w:val="single" w:sz="4" w:space="0" w:color="auto"/>
            </w:tcBorders>
            <w:hideMark/>
          </w:tcPr>
          <w:p w14:paraId="6EA09347"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Processus d'ajustement NOK</w:t>
            </w:r>
          </w:p>
        </w:tc>
        <w:tc>
          <w:tcPr>
            <w:tcW w:w="2520" w:type="dxa"/>
            <w:tcBorders>
              <w:top w:val="nil"/>
              <w:left w:val="nil"/>
              <w:bottom w:val="single" w:sz="4" w:space="0" w:color="auto"/>
              <w:right w:val="single" w:sz="4" w:space="0" w:color="auto"/>
            </w:tcBorders>
            <w:hideMark/>
          </w:tcPr>
          <w:p w14:paraId="213F04C7"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Ajustement automatique ou manuel</w:t>
            </w:r>
          </w:p>
        </w:tc>
        <w:tc>
          <w:tcPr>
            <w:tcW w:w="2780" w:type="dxa"/>
            <w:tcBorders>
              <w:top w:val="nil"/>
              <w:left w:val="nil"/>
              <w:bottom w:val="single" w:sz="4" w:space="0" w:color="auto"/>
              <w:right w:val="single" w:sz="8" w:space="0" w:color="auto"/>
            </w:tcBorders>
            <w:hideMark/>
          </w:tcPr>
          <w:p w14:paraId="09A7150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r w:rsidR="00DF7111" w:rsidRPr="00DF7111" w14:paraId="55805593"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2F6EA9C1"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43730E41"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3</w:t>
            </w:r>
          </w:p>
        </w:tc>
        <w:tc>
          <w:tcPr>
            <w:tcW w:w="2440" w:type="dxa"/>
            <w:tcBorders>
              <w:top w:val="nil"/>
              <w:left w:val="nil"/>
              <w:bottom w:val="single" w:sz="4" w:space="0" w:color="auto"/>
              <w:right w:val="single" w:sz="4" w:space="0" w:color="auto"/>
            </w:tcBorders>
            <w:hideMark/>
          </w:tcPr>
          <w:p w14:paraId="2FF6B5D8"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de l'AOR</w:t>
            </w:r>
            <w:r w:rsidR="00E348D7">
              <w:rPr>
                <w:rFonts w:ascii="Calibri" w:eastAsia="Times New Roman" w:hAnsi="Calibri" w:cs="Calibri"/>
                <w:color w:val="000000"/>
                <w:sz w:val="20"/>
                <w:szCs w:val="20"/>
                <w:lang w:eastAsia="fr-FR"/>
              </w:rPr>
              <w:t xml:space="preserve"> avec motif de rejet</w:t>
            </w:r>
          </w:p>
        </w:tc>
        <w:tc>
          <w:tcPr>
            <w:tcW w:w="2520" w:type="dxa"/>
            <w:tcBorders>
              <w:top w:val="nil"/>
              <w:left w:val="nil"/>
              <w:bottom w:val="single" w:sz="4" w:space="0" w:color="auto"/>
              <w:right w:val="single" w:sz="4" w:space="0" w:color="auto"/>
            </w:tcBorders>
            <w:hideMark/>
          </w:tcPr>
          <w:p w14:paraId="26AAFE54"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Génération automatique ou manuelle</w:t>
            </w:r>
          </w:p>
        </w:tc>
        <w:tc>
          <w:tcPr>
            <w:tcW w:w="2780" w:type="dxa"/>
            <w:tcBorders>
              <w:top w:val="nil"/>
              <w:left w:val="nil"/>
              <w:bottom w:val="single" w:sz="4" w:space="0" w:color="auto"/>
              <w:right w:val="single" w:sz="8" w:space="0" w:color="auto"/>
            </w:tcBorders>
            <w:hideMark/>
          </w:tcPr>
          <w:p w14:paraId="08EBB4B6"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refus</w:t>
            </w:r>
          </w:p>
        </w:tc>
      </w:tr>
      <w:tr w:rsidR="00DF7111" w:rsidRPr="00DF7111" w14:paraId="0DF9C575" w14:textId="77777777" w:rsidTr="00DF7111">
        <w:trPr>
          <w:trHeight w:val="300"/>
        </w:trPr>
        <w:tc>
          <w:tcPr>
            <w:tcW w:w="960" w:type="dxa"/>
            <w:vMerge/>
            <w:tcBorders>
              <w:top w:val="nil"/>
              <w:left w:val="single" w:sz="8" w:space="0" w:color="auto"/>
              <w:bottom w:val="single" w:sz="8" w:space="0" w:color="000000"/>
              <w:right w:val="single" w:sz="4" w:space="0" w:color="auto"/>
            </w:tcBorders>
            <w:vAlign w:val="center"/>
            <w:hideMark/>
          </w:tcPr>
          <w:p w14:paraId="375FCFBB"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71B0FEEA"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4</w:t>
            </w:r>
          </w:p>
        </w:tc>
        <w:tc>
          <w:tcPr>
            <w:tcW w:w="2440" w:type="dxa"/>
            <w:tcBorders>
              <w:top w:val="nil"/>
              <w:left w:val="nil"/>
              <w:bottom w:val="single" w:sz="4" w:space="0" w:color="auto"/>
              <w:right w:val="single" w:sz="4" w:space="0" w:color="auto"/>
            </w:tcBorders>
            <w:hideMark/>
          </w:tcPr>
          <w:p w14:paraId="2E3049E0"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l'ARR</w:t>
            </w:r>
          </w:p>
        </w:tc>
        <w:tc>
          <w:tcPr>
            <w:tcW w:w="2520" w:type="dxa"/>
            <w:tcBorders>
              <w:top w:val="nil"/>
              <w:left w:val="nil"/>
              <w:bottom w:val="single" w:sz="4" w:space="0" w:color="auto"/>
              <w:right w:val="single" w:sz="4" w:space="0" w:color="auto"/>
            </w:tcBorders>
            <w:hideMark/>
          </w:tcPr>
          <w:p w14:paraId="0D8EDB63"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hideMark/>
          </w:tcPr>
          <w:p w14:paraId="3C83239B"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Refusé</w:t>
            </w:r>
          </w:p>
        </w:tc>
      </w:tr>
      <w:tr w:rsidR="00DF7111" w:rsidRPr="00DF7111" w14:paraId="46DBBEB8" w14:textId="77777777" w:rsidTr="00DF7111">
        <w:trPr>
          <w:trHeight w:val="510"/>
        </w:trPr>
        <w:tc>
          <w:tcPr>
            <w:tcW w:w="960" w:type="dxa"/>
            <w:vMerge/>
            <w:tcBorders>
              <w:top w:val="nil"/>
              <w:left w:val="single" w:sz="8" w:space="0" w:color="auto"/>
              <w:bottom w:val="single" w:sz="8" w:space="0" w:color="000000"/>
              <w:right w:val="single" w:sz="4" w:space="0" w:color="auto"/>
            </w:tcBorders>
            <w:vAlign w:val="center"/>
            <w:hideMark/>
          </w:tcPr>
          <w:p w14:paraId="4218CC4E"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4C62AC05"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5</w:t>
            </w:r>
          </w:p>
        </w:tc>
        <w:tc>
          <w:tcPr>
            <w:tcW w:w="2440" w:type="dxa"/>
            <w:tcBorders>
              <w:top w:val="nil"/>
              <w:left w:val="nil"/>
              <w:bottom w:val="single" w:sz="4" w:space="0" w:color="auto"/>
              <w:right w:val="single" w:sz="4" w:space="0" w:color="auto"/>
            </w:tcBorders>
            <w:hideMark/>
          </w:tcPr>
          <w:p w14:paraId="006E13F0"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Envoi </w:t>
            </w:r>
            <w:proofErr w:type="gramStart"/>
            <w:r w:rsidRPr="00DF7111">
              <w:rPr>
                <w:rFonts w:ascii="Calibri" w:eastAsia="Times New Roman" w:hAnsi="Calibri" w:cs="Calibri"/>
                <w:color w:val="000000"/>
                <w:sz w:val="20"/>
                <w:szCs w:val="20"/>
                <w:lang w:eastAsia="fr-FR"/>
              </w:rPr>
              <w:t>d'un AOC</w:t>
            </w:r>
            <w:proofErr w:type="gramEnd"/>
          </w:p>
        </w:tc>
        <w:tc>
          <w:tcPr>
            <w:tcW w:w="2520" w:type="dxa"/>
            <w:tcBorders>
              <w:top w:val="nil"/>
              <w:left w:val="nil"/>
              <w:bottom w:val="single" w:sz="4" w:space="0" w:color="auto"/>
              <w:right w:val="single" w:sz="4" w:space="0" w:color="auto"/>
            </w:tcBorders>
            <w:hideMark/>
          </w:tcPr>
          <w:p w14:paraId="19FF82AE" w14:textId="77777777" w:rsidR="00DF7111" w:rsidRPr="00DF7111" w:rsidRDefault="00DF7111" w:rsidP="00DF7111">
            <w:pPr>
              <w:spacing w:line="240" w:lineRule="auto"/>
              <w:rPr>
                <w:rFonts w:ascii="Calibri" w:eastAsia="Times New Roman" w:hAnsi="Calibri" w:cs="Calibri"/>
                <w:color w:val="000000"/>
                <w:sz w:val="20"/>
                <w:szCs w:val="20"/>
                <w:lang w:eastAsia="fr-FR"/>
              </w:rPr>
            </w:pPr>
            <w:proofErr w:type="spellStart"/>
            <w:r w:rsidRPr="00DF7111">
              <w:rPr>
                <w:rFonts w:ascii="Calibri" w:eastAsia="Times New Roman" w:hAnsi="Calibri" w:cs="Calibri"/>
                <w:color w:val="000000"/>
                <w:sz w:val="20"/>
                <w:szCs w:val="20"/>
                <w:lang w:eastAsia="fr-FR"/>
              </w:rPr>
              <w:t>Reconsiderer</w:t>
            </w:r>
            <w:proofErr w:type="spellEnd"/>
            <w:r w:rsidRPr="00DF7111">
              <w:rPr>
                <w:rFonts w:ascii="Calibri" w:eastAsia="Times New Roman" w:hAnsi="Calibri" w:cs="Calibri"/>
                <w:color w:val="000000"/>
                <w:sz w:val="20"/>
                <w:szCs w:val="20"/>
                <w:lang w:eastAsia="fr-FR"/>
              </w:rPr>
              <w:t xml:space="preserve"> l'AOE manuellement</w:t>
            </w:r>
          </w:p>
        </w:tc>
        <w:tc>
          <w:tcPr>
            <w:tcW w:w="2780" w:type="dxa"/>
            <w:tcBorders>
              <w:top w:val="nil"/>
              <w:left w:val="nil"/>
              <w:bottom w:val="single" w:sz="4" w:space="0" w:color="auto"/>
              <w:right w:val="single" w:sz="8" w:space="0" w:color="auto"/>
            </w:tcBorders>
            <w:hideMark/>
          </w:tcPr>
          <w:p w14:paraId="7A45124B"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Encours de reconsidération</w:t>
            </w:r>
          </w:p>
        </w:tc>
      </w:tr>
      <w:tr w:rsidR="00DF7111" w:rsidRPr="00DF7111" w14:paraId="55BDE4D7" w14:textId="77777777" w:rsidTr="00DF7111">
        <w:trPr>
          <w:trHeight w:val="300"/>
        </w:trPr>
        <w:tc>
          <w:tcPr>
            <w:tcW w:w="960" w:type="dxa"/>
            <w:vMerge/>
            <w:tcBorders>
              <w:top w:val="nil"/>
              <w:left w:val="single" w:sz="8" w:space="0" w:color="auto"/>
              <w:bottom w:val="single" w:sz="8" w:space="0" w:color="000000"/>
              <w:right w:val="single" w:sz="4" w:space="0" w:color="auto"/>
            </w:tcBorders>
            <w:vAlign w:val="center"/>
            <w:hideMark/>
          </w:tcPr>
          <w:p w14:paraId="773077A0"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4" w:space="0" w:color="auto"/>
              <w:right w:val="single" w:sz="4" w:space="0" w:color="auto"/>
            </w:tcBorders>
            <w:noWrap/>
            <w:hideMark/>
          </w:tcPr>
          <w:p w14:paraId="196A2CB7"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6</w:t>
            </w:r>
          </w:p>
        </w:tc>
        <w:tc>
          <w:tcPr>
            <w:tcW w:w="2440" w:type="dxa"/>
            <w:tcBorders>
              <w:top w:val="nil"/>
              <w:left w:val="nil"/>
              <w:bottom w:val="single" w:sz="4" w:space="0" w:color="auto"/>
              <w:right w:val="single" w:sz="4" w:space="0" w:color="auto"/>
            </w:tcBorders>
            <w:hideMark/>
          </w:tcPr>
          <w:p w14:paraId="19421810"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Réception de l'ARC</w:t>
            </w:r>
          </w:p>
        </w:tc>
        <w:tc>
          <w:tcPr>
            <w:tcW w:w="2520" w:type="dxa"/>
            <w:tcBorders>
              <w:top w:val="nil"/>
              <w:left w:val="nil"/>
              <w:bottom w:val="single" w:sz="4" w:space="0" w:color="auto"/>
              <w:right w:val="single" w:sz="4" w:space="0" w:color="auto"/>
            </w:tcBorders>
            <w:hideMark/>
          </w:tcPr>
          <w:p w14:paraId="17A1DE67"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w:t>
            </w:r>
          </w:p>
        </w:tc>
        <w:tc>
          <w:tcPr>
            <w:tcW w:w="2780" w:type="dxa"/>
            <w:tcBorders>
              <w:top w:val="nil"/>
              <w:left w:val="nil"/>
              <w:bottom w:val="single" w:sz="4" w:space="0" w:color="auto"/>
              <w:right w:val="single" w:sz="8" w:space="0" w:color="auto"/>
            </w:tcBorders>
            <w:hideMark/>
          </w:tcPr>
          <w:p w14:paraId="37DDDEE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Reconsidéré</w:t>
            </w:r>
          </w:p>
        </w:tc>
      </w:tr>
      <w:tr w:rsidR="00DF7111" w:rsidRPr="00DF7111" w14:paraId="3A398AFD" w14:textId="77777777" w:rsidTr="00DF7111">
        <w:trPr>
          <w:trHeight w:val="525"/>
        </w:trPr>
        <w:tc>
          <w:tcPr>
            <w:tcW w:w="960" w:type="dxa"/>
            <w:vMerge/>
            <w:tcBorders>
              <w:top w:val="nil"/>
              <w:left w:val="single" w:sz="8" w:space="0" w:color="auto"/>
              <w:bottom w:val="single" w:sz="8" w:space="0" w:color="000000"/>
              <w:right w:val="single" w:sz="4" w:space="0" w:color="auto"/>
            </w:tcBorders>
            <w:vAlign w:val="center"/>
            <w:hideMark/>
          </w:tcPr>
          <w:p w14:paraId="7100F587" w14:textId="77777777" w:rsidR="00DF7111" w:rsidRPr="00DF7111" w:rsidRDefault="00DF7111" w:rsidP="00DF7111">
            <w:pPr>
              <w:spacing w:line="240" w:lineRule="auto"/>
              <w:rPr>
                <w:rFonts w:ascii="Calibri" w:eastAsia="Times New Roman" w:hAnsi="Calibri" w:cs="Calibri"/>
                <w:color w:val="000000"/>
                <w:sz w:val="20"/>
                <w:szCs w:val="20"/>
                <w:lang w:eastAsia="fr-FR"/>
              </w:rPr>
            </w:pPr>
          </w:p>
        </w:tc>
        <w:tc>
          <w:tcPr>
            <w:tcW w:w="960" w:type="dxa"/>
            <w:tcBorders>
              <w:top w:val="nil"/>
              <w:left w:val="nil"/>
              <w:bottom w:val="single" w:sz="8" w:space="0" w:color="auto"/>
              <w:right w:val="single" w:sz="4" w:space="0" w:color="auto"/>
            </w:tcBorders>
            <w:noWrap/>
            <w:hideMark/>
          </w:tcPr>
          <w:p w14:paraId="4CD82BB0" w14:textId="77777777" w:rsidR="00DF7111" w:rsidRPr="00DF7111" w:rsidRDefault="00DF7111" w:rsidP="00DF7111">
            <w:pPr>
              <w:spacing w:line="240" w:lineRule="auto"/>
              <w:jc w:val="center"/>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7</w:t>
            </w:r>
          </w:p>
        </w:tc>
        <w:tc>
          <w:tcPr>
            <w:tcW w:w="2440" w:type="dxa"/>
            <w:tcBorders>
              <w:top w:val="nil"/>
              <w:left w:val="nil"/>
              <w:bottom w:val="single" w:sz="8" w:space="0" w:color="auto"/>
              <w:right w:val="single" w:sz="4" w:space="0" w:color="auto"/>
            </w:tcBorders>
            <w:hideMark/>
          </w:tcPr>
          <w:p w14:paraId="1C10CB4B"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 xml:space="preserve">Réception d'un nouvel AOE </w:t>
            </w:r>
          </w:p>
        </w:tc>
        <w:tc>
          <w:tcPr>
            <w:tcW w:w="2520" w:type="dxa"/>
            <w:tcBorders>
              <w:top w:val="nil"/>
              <w:left w:val="nil"/>
              <w:bottom w:val="single" w:sz="8" w:space="0" w:color="auto"/>
              <w:right w:val="single" w:sz="4" w:space="0" w:color="auto"/>
            </w:tcBorders>
            <w:hideMark/>
          </w:tcPr>
          <w:p w14:paraId="4B53B33E" w14:textId="77777777" w:rsidR="00DF7111" w:rsidRPr="00DF7111" w:rsidRDefault="00EF3293" w:rsidP="00DF711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w:t>
            </w:r>
          </w:p>
        </w:tc>
        <w:tc>
          <w:tcPr>
            <w:tcW w:w="2780" w:type="dxa"/>
            <w:tcBorders>
              <w:top w:val="nil"/>
              <w:left w:val="nil"/>
              <w:bottom w:val="single" w:sz="8" w:space="0" w:color="auto"/>
              <w:right w:val="single" w:sz="8" w:space="0" w:color="auto"/>
            </w:tcBorders>
            <w:hideMark/>
          </w:tcPr>
          <w:p w14:paraId="651037CC" w14:textId="77777777" w:rsidR="00DF7111" w:rsidRPr="00DF7111" w:rsidRDefault="00DF7111" w:rsidP="00DF7111">
            <w:pPr>
              <w:spacing w:line="240" w:lineRule="auto"/>
              <w:rPr>
                <w:rFonts w:ascii="Calibri" w:eastAsia="Times New Roman" w:hAnsi="Calibri" w:cs="Calibri"/>
                <w:color w:val="000000"/>
                <w:sz w:val="20"/>
                <w:szCs w:val="20"/>
                <w:lang w:eastAsia="fr-FR"/>
              </w:rPr>
            </w:pPr>
            <w:r w:rsidRPr="00DF7111">
              <w:rPr>
                <w:rFonts w:ascii="Calibri" w:eastAsia="Times New Roman" w:hAnsi="Calibri" w:cs="Calibri"/>
                <w:color w:val="000000"/>
                <w:sz w:val="20"/>
                <w:szCs w:val="20"/>
                <w:lang w:eastAsia="fr-FR"/>
              </w:rPr>
              <w:t>En attente de l'acceptation</w:t>
            </w:r>
          </w:p>
        </w:tc>
      </w:tr>
    </w:tbl>
    <w:p w14:paraId="4C95EBBE" w14:textId="77777777" w:rsidR="00050CED" w:rsidRDefault="00810D12" w:rsidP="00050CED">
      <w:pPr>
        <w:pStyle w:val="ListParagraph"/>
        <w:numPr>
          <w:ilvl w:val="0"/>
          <w:numId w:val="56"/>
        </w:numPr>
        <w:spacing w:before="240" w:after="240" w:line="240" w:lineRule="auto"/>
        <w:ind w:right="142"/>
      </w:pPr>
      <w:r>
        <w:t xml:space="preserve">Le schéma suivant décrit le scénario d'une annulation d'un AO </w:t>
      </w:r>
      <w:proofErr w:type="gramStart"/>
      <w:r>
        <w:t>refusé:</w:t>
      </w:r>
      <w:proofErr w:type="gramEnd"/>
    </w:p>
    <w:p w14:paraId="2E81BE14" w14:textId="77777777" w:rsidR="00050CED" w:rsidRDefault="00A0650F" w:rsidP="00050CED">
      <w:pPr>
        <w:spacing w:before="240" w:after="240" w:line="240" w:lineRule="auto"/>
        <w:ind w:right="142"/>
        <w:jc w:val="center"/>
      </w:pPr>
      <w:r>
        <w:rPr>
          <w:noProof/>
          <w:lang w:eastAsia="fr-FR"/>
        </w:rPr>
        <w:lastRenderedPageBreak/>
        <w:drawing>
          <wp:inline distT="0" distB="0" distL="0" distR="0" wp14:anchorId="527C99B6" wp14:editId="1121C78B">
            <wp:extent cx="4968934" cy="3078095"/>
            <wp:effectExtent l="19050" t="0" r="3116"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4968934" cy="3078095"/>
                    </a:xfrm>
                    <a:prstGeom prst="rect">
                      <a:avLst/>
                    </a:prstGeom>
                    <a:noFill/>
                    <a:ln w="9525">
                      <a:noFill/>
                      <a:miter lim="800000"/>
                      <a:headEnd/>
                      <a:tailEnd/>
                    </a:ln>
                  </pic:spPr>
                </pic:pic>
              </a:graphicData>
            </a:graphic>
          </wp:inline>
        </w:drawing>
      </w:r>
    </w:p>
    <w:p w14:paraId="4265C7E1" w14:textId="77777777" w:rsidR="00050CED" w:rsidRDefault="00810D12" w:rsidP="00050CED">
      <w:pPr>
        <w:pStyle w:val="ListParagraph"/>
        <w:numPr>
          <w:ilvl w:val="0"/>
          <w:numId w:val="57"/>
        </w:numPr>
        <w:spacing w:before="240" w:after="240" w:line="240" w:lineRule="auto"/>
        <w:ind w:right="142"/>
      </w:pPr>
      <w:r>
        <w:t xml:space="preserve">Le schéma suivant décrit le scénario d'une modification d'un AO </w:t>
      </w:r>
      <w:proofErr w:type="gramStart"/>
      <w:r>
        <w:t>refusé:</w:t>
      </w:r>
      <w:proofErr w:type="gramEnd"/>
    </w:p>
    <w:p w14:paraId="55B1C892" w14:textId="77777777" w:rsidR="00186823" w:rsidRDefault="00186823" w:rsidP="00186823">
      <w:pPr>
        <w:pStyle w:val="ListParagraph"/>
        <w:spacing w:before="240" w:after="240" w:line="240" w:lineRule="auto"/>
        <w:ind w:right="142"/>
      </w:pPr>
    </w:p>
    <w:p w14:paraId="20686DF8" w14:textId="77777777" w:rsidR="00186823" w:rsidRDefault="00186823" w:rsidP="00186823">
      <w:pPr>
        <w:pStyle w:val="ListParagraph"/>
        <w:spacing w:before="240" w:after="240" w:line="240" w:lineRule="auto"/>
        <w:ind w:right="142"/>
      </w:pPr>
      <w:r w:rsidRPr="00186823">
        <w:rPr>
          <w:noProof/>
          <w:lang w:eastAsia="fr-FR"/>
        </w:rPr>
        <w:drawing>
          <wp:inline distT="0" distB="0" distL="0" distR="0" wp14:anchorId="57F0DA3D" wp14:editId="4DF13F95">
            <wp:extent cx="4968934" cy="2697143"/>
            <wp:effectExtent l="19050" t="0" r="3116"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4968934" cy="2697143"/>
                    </a:xfrm>
                    <a:prstGeom prst="rect">
                      <a:avLst/>
                    </a:prstGeom>
                    <a:noFill/>
                    <a:ln w="9525">
                      <a:noFill/>
                      <a:miter lim="800000"/>
                      <a:headEnd/>
                      <a:tailEnd/>
                    </a:ln>
                  </pic:spPr>
                </pic:pic>
              </a:graphicData>
            </a:graphic>
          </wp:inline>
        </w:drawing>
      </w:r>
    </w:p>
    <w:p w14:paraId="614F9045" w14:textId="77777777" w:rsidR="00186823" w:rsidRDefault="00186823" w:rsidP="00186823">
      <w:pPr>
        <w:pStyle w:val="ListParagraph"/>
        <w:spacing w:before="240" w:after="240" w:line="240" w:lineRule="auto"/>
        <w:ind w:right="142"/>
      </w:pPr>
    </w:p>
    <w:p w14:paraId="445E845A" w14:textId="77777777" w:rsidR="00B54E24" w:rsidRPr="00801D3F" w:rsidRDefault="00B54E24" w:rsidP="00801D3F">
      <w:pPr>
        <w:pStyle w:val="Heading4"/>
      </w:pPr>
      <w:r>
        <w:t>Ajustement</w:t>
      </w:r>
    </w:p>
    <w:p w14:paraId="79085000" w14:textId="77777777" w:rsidR="005E6FA5" w:rsidRPr="00EC093D" w:rsidRDefault="005E6FA5" w:rsidP="00C945FC">
      <w:pPr>
        <w:spacing w:before="240" w:after="240" w:line="240" w:lineRule="auto"/>
        <w:ind w:right="142"/>
      </w:pPr>
      <w:r w:rsidRPr="00EC093D">
        <w:t xml:space="preserve">L'ajustement consiste à rapprocher les </w:t>
      </w:r>
      <w:proofErr w:type="spellStart"/>
      <w:r w:rsidRPr="00EC093D">
        <w:t>IRLs</w:t>
      </w:r>
      <w:proofErr w:type="spellEnd"/>
      <w:r w:rsidRPr="00EC093D">
        <w:t xml:space="preserve"> Client avec les </w:t>
      </w:r>
      <w:proofErr w:type="spellStart"/>
      <w:r w:rsidRPr="00EC093D">
        <w:t>AOEs</w:t>
      </w:r>
      <w:proofErr w:type="spellEnd"/>
      <w:r w:rsidRPr="00EC093D">
        <w:t xml:space="preserve"> </w:t>
      </w:r>
      <w:proofErr w:type="spellStart"/>
      <w:r w:rsidRPr="00EC093D">
        <w:t>MaroClear</w:t>
      </w:r>
      <w:proofErr w:type="spellEnd"/>
      <w:r w:rsidRPr="00EC093D">
        <w:t xml:space="preserve"> selon des critères définis. Le processus présente les cas de figures d'ajustement </w:t>
      </w:r>
      <w:proofErr w:type="gramStart"/>
      <w:r w:rsidRPr="00EC093D">
        <w:t>suivants:</w:t>
      </w:r>
      <w:proofErr w:type="gramEnd"/>
    </w:p>
    <w:p w14:paraId="4EF21200" w14:textId="77777777" w:rsidR="005E6FA5" w:rsidRPr="00EC093D" w:rsidRDefault="005E6FA5" w:rsidP="00676A75">
      <w:pPr>
        <w:pStyle w:val="ListParagraph"/>
        <w:numPr>
          <w:ilvl w:val="0"/>
          <w:numId w:val="12"/>
        </w:numPr>
        <w:spacing w:before="240" w:after="240" w:line="240" w:lineRule="auto"/>
        <w:ind w:right="142"/>
      </w:pPr>
      <w:r w:rsidRPr="00EC093D">
        <w:t>Ajuster 1 IRL avec 1 AOE (1 IRL ----&gt; 1 AOE)</w:t>
      </w:r>
    </w:p>
    <w:p w14:paraId="37A96989" w14:textId="77777777" w:rsidR="005E6FA5" w:rsidRPr="00EC093D" w:rsidRDefault="005E6FA5" w:rsidP="00676A75">
      <w:pPr>
        <w:pStyle w:val="ListParagraph"/>
        <w:numPr>
          <w:ilvl w:val="0"/>
          <w:numId w:val="12"/>
        </w:numPr>
        <w:spacing w:before="240" w:after="240" w:line="240" w:lineRule="auto"/>
        <w:ind w:right="142"/>
      </w:pPr>
      <w:r w:rsidRPr="00EC093D">
        <w:t xml:space="preserve">Ajuster 1 IRL avec plusieurs </w:t>
      </w:r>
      <w:proofErr w:type="spellStart"/>
      <w:r w:rsidRPr="00EC093D">
        <w:t>AOEs</w:t>
      </w:r>
      <w:proofErr w:type="spellEnd"/>
      <w:r w:rsidRPr="00EC093D">
        <w:t xml:space="preserve"> (1 IRL ----&gt; n </w:t>
      </w:r>
      <w:proofErr w:type="spellStart"/>
      <w:r w:rsidRPr="00EC093D">
        <w:t>AOEs</w:t>
      </w:r>
      <w:proofErr w:type="spellEnd"/>
      <w:r w:rsidRPr="00EC093D">
        <w:t>)</w:t>
      </w:r>
    </w:p>
    <w:p w14:paraId="794276F2" w14:textId="77777777" w:rsidR="005E6FA5" w:rsidRPr="00EC093D" w:rsidRDefault="005E6FA5" w:rsidP="00676A75">
      <w:pPr>
        <w:pStyle w:val="ListParagraph"/>
        <w:numPr>
          <w:ilvl w:val="0"/>
          <w:numId w:val="12"/>
        </w:numPr>
        <w:spacing w:before="240" w:after="240" w:line="240" w:lineRule="auto"/>
        <w:ind w:right="142"/>
      </w:pPr>
      <w:r w:rsidRPr="00EC093D">
        <w:t xml:space="preserve"> Ajuster plusieurs </w:t>
      </w:r>
      <w:proofErr w:type="spellStart"/>
      <w:r w:rsidRPr="00EC093D">
        <w:t>IRLs</w:t>
      </w:r>
      <w:proofErr w:type="spellEnd"/>
      <w:r w:rsidRPr="00EC093D">
        <w:t xml:space="preserve"> avec 1 AOE (n </w:t>
      </w:r>
      <w:proofErr w:type="spellStart"/>
      <w:r w:rsidRPr="00EC093D">
        <w:t>IRLs</w:t>
      </w:r>
      <w:proofErr w:type="spellEnd"/>
      <w:r w:rsidRPr="00EC093D">
        <w:t xml:space="preserve"> ----&gt; 1 AOE)</w:t>
      </w:r>
    </w:p>
    <w:p w14:paraId="05DA1B60" w14:textId="77777777" w:rsidR="005E6FA5" w:rsidRPr="00EC093D" w:rsidRDefault="005E6FA5" w:rsidP="00676A75">
      <w:pPr>
        <w:pStyle w:val="ListParagraph"/>
        <w:numPr>
          <w:ilvl w:val="0"/>
          <w:numId w:val="12"/>
        </w:numPr>
        <w:spacing w:before="240" w:after="240" w:line="240" w:lineRule="auto"/>
        <w:ind w:right="142"/>
      </w:pPr>
      <w:r w:rsidRPr="00EC093D">
        <w:t xml:space="preserve">Ajuster plusieurs </w:t>
      </w:r>
      <w:proofErr w:type="spellStart"/>
      <w:r w:rsidRPr="00EC093D">
        <w:t>IRLs</w:t>
      </w:r>
      <w:proofErr w:type="spellEnd"/>
      <w:r w:rsidRPr="00EC093D">
        <w:t xml:space="preserve"> avec plusieurs AOE (n </w:t>
      </w:r>
      <w:proofErr w:type="spellStart"/>
      <w:r w:rsidRPr="00EC093D">
        <w:t>IRLs</w:t>
      </w:r>
      <w:proofErr w:type="spellEnd"/>
      <w:r w:rsidRPr="00EC093D">
        <w:t xml:space="preserve"> ----&gt; m </w:t>
      </w:r>
      <w:proofErr w:type="spellStart"/>
      <w:r w:rsidRPr="00EC093D">
        <w:t>AOEs</w:t>
      </w:r>
      <w:proofErr w:type="spellEnd"/>
      <w:r w:rsidRPr="00EC093D">
        <w:t>)</w:t>
      </w:r>
    </w:p>
    <w:p w14:paraId="1B58F649" w14:textId="77777777" w:rsidR="00B54E24" w:rsidRPr="00EC093D" w:rsidRDefault="00B54E24" w:rsidP="00B54E24">
      <w:pPr>
        <w:spacing w:before="240" w:after="240" w:line="240" w:lineRule="auto"/>
        <w:ind w:right="142"/>
      </w:pPr>
      <w:r w:rsidRPr="00EC093D">
        <w:t xml:space="preserve">Le paragraphe 3.1.2 Description détaille décrit le processus </w:t>
      </w:r>
      <w:r w:rsidR="00956696" w:rsidRPr="00EC093D">
        <w:t xml:space="preserve">d'ajustement et définit </w:t>
      </w:r>
      <w:proofErr w:type="gramStart"/>
      <w:r w:rsidR="00956696" w:rsidRPr="00EC093D">
        <w:t>les critère</w:t>
      </w:r>
      <w:proofErr w:type="gramEnd"/>
      <w:r w:rsidR="00956696" w:rsidRPr="00EC093D">
        <w:t xml:space="preserve"> de rapprochement </w:t>
      </w:r>
      <w:r w:rsidRPr="00EC093D">
        <w:t>pour chaque famille d'ordre de bourse pour AWB.</w:t>
      </w:r>
    </w:p>
    <w:p w14:paraId="3EED2224" w14:textId="77777777" w:rsidR="00801D3F" w:rsidRPr="00801D3F" w:rsidRDefault="00801D3F" w:rsidP="00801D3F">
      <w:pPr>
        <w:pStyle w:val="Heading4"/>
      </w:pPr>
      <w:r>
        <w:lastRenderedPageBreak/>
        <w:t>Dénouement</w:t>
      </w:r>
      <w:r w:rsidR="00334703">
        <w:t xml:space="preserve"> et suspens</w:t>
      </w:r>
    </w:p>
    <w:p w14:paraId="2A438DD4" w14:textId="77777777" w:rsidR="00AE7191" w:rsidRPr="00EC093D" w:rsidRDefault="00AE7191" w:rsidP="00AE7191">
      <w:pPr>
        <w:spacing w:before="240" w:after="240" w:line="240" w:lineRule="auto"/>
        <w:ind w:right="142"/>
      </w:pPr>
      <w:r w:rsidRPr="00EC093D">
        <w:t xml:space="preserve">Pour le dépositaire, le dénouement des ordres de bourse s’effectue dans le cadre d’un batch </w:t>
      </w:r>
      <w:proofErr w:type="gramStart"/>
      <w:r w:rsidRPr="00EC093D">
        <w:t>unique:</w:t>
      </w:r>
      <w:proofErr w:type="gramEnd"/>
      <w:r w:rsidRPr="00EC093D">
        <w:t xml:space="preserve"> les titres sont comptabilisés ligne à ligne et les espèces correspondants sont compensées et donnent lieu à un solde net à porter soit au débit, soit au crédit des comptes espèces à la BAM.</w:t>
      </w:r>
    </w:p>
    <w:p w14:paraId="7CA4D42E" w14:textId="77777777" w:rsidR="006820CC" w:rsidRPr="00EC093D" w:rsidRDefault="006820CC" w:rsidP="00AE7191">
      <w:pPr>
        <w:spacing w:before="240" w:after="240" w:line="240" w:lineRule="auto"/>
        <w:ind w:right="142"/>
      </w:pPr>
      <w:proofErr w:type="spellStart"/>
      <w:r w:rsidRPr="00EC093D">
        <w:t>Maroclear</w:t>
      </w:r>
      <w:proofErr w:type="spellEnd"/>
      <w:r w:rsidRPr="00EC093D">
        <w:t xml:space="preserve"> envoie quotidiennement un fichier RMQ contenant tous les mouvements dénoués et en suspens de la journée. A la réception du RMQ, le statut de l’IRL sera mis à jour à « dénoué » ou à « suspens » en cas de défaut de dénouement. </w:t>
      </w:r>
    </w:p>
    <w:p w14:paraId="5A6CE491" w14:textId="77777777" w:rsidR="006820CC" w:rsidRPr="00EC093D" w:rsidRDefault="00FB2DD9" w:rsidP="006820CC">
      <w:pPr>
        <w:spacing w:before="240" w:after="240" w:line="240" w:lineRule="auto"/>
        <w:ind w:right="142"/>
      </w:pPr>
      <w:r w:rsidRPr="00EC093D">
        <w:t>Pour</w:t>
      </w:r>
      <w:r w:rsidR="009724D5" w:rsidRPr="00EC093D">
        <w:t xml:space="preserve"> les mouvements reportés dénoués</w:t>
      </w:r>
      <w:r w:rsidR="00E2203D" w:rsidRPr="00EC093D">
        <w:t xml:space="preserve"> sur le RMQ</w:t>
      </w:r>
      <w:r w:rsidR="00AC352C" w:rsidRPr="00EC093D">
        <w:t>, le système</w:t>
      </w:r>
      <w:r w:rsidR="0096610E" w:rsidRPr="00EC093D">
        <w:t xml:space="preserve"> dénoue l'IRL marché </w:t>
      </w:r>
      <w:r w:rsidR="00334703" w:rsidRPr="00EC093D">
        <w:t xml:space="preserve">et l'IRL client </w:t>
      </w:r>
      <w:r w:rsidR="0096610E" w:rsidRPr="00EC093D">
        <w:t xml:space="preserve">et </w:t>
      </w:r>
      <w:r w:rsidR="00AC352C" w:rsidRPr="00EC093D">
        <w:t>impacte la position marché (compte nostro</w:t>
      </w:r>
      <w:r w:rsidR="00334703" w:rsidRPr="00EC093D">
        <w:t xml:space="preserve"> titre) et </w:t>
      </w:r>
      <w:r w:rsidR="0096610E" w:rsidRPr="00EC093D">
        <w:t>la position client (compte titres client</w:t>
      </w:r>
      <w:proofErr w:type="gramStart"/>
      <w:r w:rsidR="0096610E" w:rsidRPr="00EC093D">
        <w:t>).</w:t>
      </w:r>
      <w:r w:rsidR="006820CC" w:rsidRPr="00EC093D">
        <w:t>Au</w:t>
      </w:r>
      <w:proofErr w:type="gramEnd"/>
      <w:r w:rsidR="006820CC" w:rsidRPr="00EC093D">
        <w:t xml:space="preserve"> dénouement, le système doit appliquer un contrôle provision en date de dénouement sur la position du client afin d’éviter tout potentiel tirage sur la masse. </w:t>
      </w:r>
    </w:p>
    <w:p w14:paraId="1E897242" w14:textId="77777777" w:rsidR="009724D5" w:rsidRPr="00EC093D" w:rsidRDefault="001D6D28" w:rsidP="006820CC">
      <w:pPr>
        <w:spacing w:before="240" w:after="240" w:line="240" w:lineRule="auto"/>
        <w:ind w:right="142"/>
      </w:pPr>
      <w:r w:rsidRPr="00EC093D">
        <w:t xml:space="preserve">Pour les suspens subis, </w:t>
      </w:r>
      <w:r w:rsidR="009724D5" w:rsidRPr="00EC093D">
        <w:t>les mouvements en suspens titres ou espèces</w:t>
      </w:r>
      <w:ins w:id="254" w:author="souchem" w:date="2015-07-28T17:09:00Z">
        <w:r w:rsidR="00F92BC1">
          <w:t xml:space="preserve"> </w:t>
        </w:r>
      </w:ins>
      <w:r w:rsidRPr="00EC093D">
        <w:t xml:space="preserve">sont reportés </w:t>
      </w:r>
      <w:r w:rsidR="00334703" w:rsidRPr="00EC093D">
        <w:t>sur le RMQ</w:t>
      </w:r>
      <w:r w:rsidRPr="00EC093D">
        <w:t>. L</w:t>
      </w:r>
      <w:r w:rsidR="00334703" w:rsidRPr="00EC093D">
        <w:t xml:space="preserve">'IRL passe </w:t>
      </w:r>
      <w:r w:rsidRPr="00EC093D">
        <w:t xml:space="preserve">alors </w:t>
      </w:r>
      <w:r w:rsidR="00334703" w:rsidRPr="00EC093D">
        <w:t>au statut "</w:t>
      </w:r>
      <w:r w:rsidR="009724D5" w:rsidRPr="00EC093D">
        <w:t>suspens</w:t>
      </w:r>
      <w:r w:rsidR="00334703" w:rsidRPr="00EC093D">
        <w:t>"</w:t>
      </w:r>
      <w:r w:rsidR="009724D5" w:rsidRPr="00EC093D">
        <w:t xml:space="preserve">, </w:t>
      </w:r>
      <w:r w:rsidR="00144333" w:rsidRPr="00EC093D">
        <w:t>et un champs "suspens" est</w:t>
      </w:r>
      <w:r w:rsidR="009724D5" w:rsidRPr="00EC093D">
        <w:t xml:space="preserve"> coché à vrai</w:t>
      </w:r>
      <w:r w:rsidR="00334703" w:rsidRPr="00EC093D">
        <w:t xml:space="preserve"> au niveau de l'IRL marché</w:t>
      </w:r>
      <w:r w:rsidR="009724D5" w:rsidRPr="00EC093D">
        <w:t>. L'utilisateur</w:t>
      </w:r>
      <w:r w:rsidR="00334703" w:rsidRPr="00EC093D">
        <w:t xml:space="preserve"> aura la main pour forcer le dénouement de l'instruction. </w:t>
      </w:r>
      <w:r w:rsidR="00144333" w:rsidRPr="00EC093D">
        <w:t>Les</w:t>
      </w:r>
      <w:r w:rsidR="00334703" w:rsidRPr="00EC093D">
        <w:t xml:space="preserve"> </w:t>
      </w:r>
      <w:proofErr w:type="spellStart"/>
      <w:r w:rsidR="00334703" w:rsidRPr="00EC093D">
        <w:t>IRL</w:t>
      </w:r>
      <w:r w:rsidR="00144333" w:rsidRPr="00EC093D">
        <w:t>s</w:t>
      </w:r>
      <w:proofErr w:type="spellEnd"/>
      <w:r w:rsidR="00334703" w:rsidRPr="00EC093D">
        <w:t xml:space="preserve"> en suspens </w:t>
      </w:r>
      <w:r w:rsidR="00144333" w:rsidRPr="00EC093D">
        <w:t xml:space="preserve">seront soit dénouées manuellement </w:t>
      </w:r>
      <w:r w:rsidR="00334703" w:rsidRPr="00EC093D">
        <w:t>par l'utilisateur</w:t>
      </w:r>
      <w:r w:rsidR="00144333" w:rsidRPr="00EC093D">
        <w:t xml:space="preserve"> ou par un nouvel RMQ (</w:t>
      </w:r>
      <w:proofErr w:type="gramStart"/>
      <w:r w:rsidR="00144333" w:rsidRPr="00EC093D">
        <w:t>les mouvement</w:t>
      </w:r>
      <w:proofErr w:type="gramEnd"/>
      <w:r w:rsidR="00144333" w:rsidRPr="00EC093D">
        <w:t xml:space="preserve"> en suspens continuent à être reportés sur le RMQ jusqu'à leur dénouement </w:t>
      </w:r>
      <w:proofErr w:type="spellStart"/>
      <w:r w:rsidR="00144333" w:rsidRPr="00EC093D">
        <w:t>MaroClear</w:t>
      </w:r>
      <w:proofErr w:type="spellEnd"/>
      <w:r w:rsidR="00144333" w:rsidRPr="00EC093D">
        <w:t>)</w:t>
      </w:r>
      <w:r w:rsidR="00334703" w:rsidRPr="00EC093D">
        <w:t>. Le champs "suspens" qui reste coché à vrai (même après le dénouement),</w:t>
      </w:r>
      <w:r w:rsidR="00F87EC3" w:rsidRPr="00EC093D">
        <w:t xml:space="preserve"> sert pour un</w:t>
      </w:r>
      <w:r w:rsidR="00334703" w:rsidRPr="00EC093D">
        <w:t xml:space="preserve"> besoin de </w:t>
      </w:r>
      <w:proofErr w:type="spellStart"/>
      <w:r w:rsidR="00334703" w:rsidRPr="00EC093D">
        <w:t>reporting</w:t>
      </w:r>
      <w:proofErr w:type="spellEnd"/>
      <w:r w:rsidR="00334703" w:rsidRPr="00EC093D">
        <w:t>.</w:t>
      </w:r>
    </w:p>
    <w:p w14:paraId="19F110D1" w14:textId="77777777" w:rsidR="00C8415C" w:rsidRDefault="005F440B" w:rsidP="006820CC">
      <w:pPr>
        <w:spacing w:before="240" w:after="240" w:line="240" w:lineRule="auto"/>
        <w:ind w:right="142"/>
      </w:pPr>
      <w:r w:rsidRPr="002821CB">
        <w:rPr>
          <w:u w:val="single"/>
        </w:rPr>
        <w:t xml:space="preserve">Pour </w:t>
      </w:r>
      <w:proofErr w:type="gramStart"/>
      <w:r w:rsidRPr="002821CB">
        <w:rPr>
          <w:u w:val="single"/>
        </w:rPr>
        <w:t>les opération</w:t>
      </w:r>
      <w:proofErr w:type="gramEnd"/>
      <w:r w:rsidRPr="002821CB">
        <w:rPr>
          <w:u w:val="single"/>
        </w:rPr>
        <w:t xml:space="preserve"> bourse, l</w:t>
      </w:r>
      <w:r w:rsidR="00F11A40" w:rsidRPr="002821CB">
        <w:rPr>
          <w:u w:val="single"/>
        </w:rPr>
        <w:t xml:space="preserve">e critère de rapprochement des mouvements RMQ est la référence </w:t>
      </w:r>
      <w:proofErr w:type="spellStart"/>
      <w:r w:rsidR="00F11A40" w:rsidRPr="002821CB">
        <w:rPr>
          <w:u w:val="single"/>
        </w:rPr>
        <w:t>MaroClear</w:t>
      </w:r>
      <w:proofErr w:type="spellEnd"/>
      <w:r w:rsidR="00F11A40" w:rsidRPr="002821CB">
        <w:rPr>
          <w:u w:val="single"/>
        </w:rPr>
        <w:t xml:space="preserve"> (REF_MCL</w:t>
      </w:r>
      <w:r w:rsidR="00F11A40" w:rsidRPr="002821CB">
        <w:t>). C'est un</w:t>
      </w:r>
      <w:r w:rsidR="00E25A79" w:rsidRPr="002821CB">
        <w:t>e référence unique</w:t>
      </w:r>
      <w:r w:rsidR="00F11A40" w:rsidRPr="002821CB">
        <w:t xml:space="preserve"> communiqué</w:t>
      </w:r>
      <w:r w:rsidRPr="002821CB">
        <w:t>e</w:t>
      </w:r>
      <w:r w:rsidR="00F11A40" w:rsidRPr="002821CB">
        <w:t xml:space="preserve"> dans l'AO</w:t>
      </w:r>
      <w:r w:rsidR="00AD789E" w:rsidRPr="002821CB">
        <w:t>E et dans le RMQ. Elle</w:t>
      </w:r>
      <w:r w:rsidR="00F11A40" w:rsidRPr="002821CB">
        <w:t xml:space="preserve"> doit être consigné</w:t>
      </w:r>
      <w:r w:rsidR="00AD789E" w:rsidRPr="002821CB">
        <w:t>e</w:t>
      </w:r>
      <w:ins w:id="255" w:author="souchem" w:date="2015-07-28T17:09:00Z">
        <w:r w:rsidR="00F92BC1">
          <w:t xml:space="preserve"> </w:t>
        </w:r>
      </w:ins>
      <w:r w:rsidR="0083583F" w:rsidRPr="002821CB">
        <w:t xml:space="preserve">à la réception de l'AOE </w:t>
      </w:r>
      <w:r w:rsidR="00F11A40" w:rsidRPr="002821CB">
        <w:t>pour faire le rapprochement avec le RMQ</w:t>
      </w:r>
      <w:r w:rsidR="00C8415C">
        <w:t>.</w:t>
      </w:r>
    </w:p>
    <w:p w14:paraId="501ED64D" w14:textId="77777777" w:rsidR="00F11A40" w:rsidRDefault="00FF78EF" w:rsidP="006820CC">
      <w:pPr>
        <w:spacing w:before="240" w:after="240" w:line="240" w:lineRule="auto"/>
        <w:ind w:right="142"/>
      </w:pPr>
      <w:r w:rsidRPr="002821CB">
        <w:t>(</w:t>
      </w:r>
      <w:r w:rsidR="00C8415C" w:rsidRPr="00C8415C">
        <w:rPr>
          <w:u w:val="single"/>
        </w:rPr>
        <w:t>P</w:t>
      </w:r>
      <w:r w:rsidRPr="00C8415C">
        <w:rPr>
          <w:u w:val="single"/>
        </w:rPr>
        <w:t xml:space="preserve">our la </w:t>
      </w:r>
      <w:proofErr w:type="gramStart"/>
      <w:r w:rsidRPr="00C8415C">
        <w:rPr>
          <w:u w:val="single"/>
        </w:rPr>
        <w:t>bourse:</w:t>
      </w:r>
      <w:proofErr w:type="gramEnd"/>
      <w:r w:rsidRPr="00C8415C">
        <w:rPr>
          <w:u w:val="single"/>
        </w:rPr>
        <w:t xml:space="preserve"> une ligne RMQ correspond à une ligne AOE</w:t>
      </w:r>
      <w:r w:rsidR="000B751C" w:rsidRPr="00C8415C">
        <w:rPr>
          <w:u w:val="single"/>
        </w:rPr>
        <w:t xml:space="preserve">-----&gt; une IRL </w:t>
      </w:r>
      <w:r w:rsidR="00623C20" w:rsidRPr="00C8415C">
        <w:rPr>
          <w:u w:val="single"/>
        </w:rPr>
        <w:t>bourse client peut</w:t>
      </w:r>
      <w:r w:rsidR="000B751C" w:rsidRPr="00C8415C">
        <w:rPr>
          <w:u w:val="single"/>
        </w:rPr>
        <w:t xml:space="preserve"> correspondre à une ou plusieurs ligne</w:t>
      </w:r>
      <w:r w:rsidR="00122C8E" w:rsidRPr="00C8415C">
        <w:rPr>
          <w:u w:val="single"/>
        </w:rPr>
        <w:t>s</w:t>
      </w:r>
      <w:r w:rsidR="000B751C" w:rsidRPr="00C8415C">
        <w:rPr>
          <w:u w:val="single"/>
        </w:rPr>
        <w:t xml:space="preserve"> dans le RMQ</w:t>
      </w:r>
      <w:r w:rsidR="00C8415C" w:rsidRPr="00C8415C">
        <w:rPr>
          <w:u w:val="single"/>
        </w:rPr>
        <w:t>. Si une ligne RMQ indique un "suspens", toute l'IRL tombe en suspens</w:t>
      </w:r>
      <w:r w:rsidRPr="002821CB">
        <w:t>)</w:t>
      </w:r>
      <w:r w:rsidR="00F11A40" w:rsidRPr="002821CB">
        <w:t>.</w:t>
      </w:r>
    </w:p>
    <w:p w14:paraId="4A10208A" w14:textId="77777777" w:rsidR="00516981" w:rsidRPr="00EC093D" w:rsidRDefault="00516981" w:rsidP="00516981">
      <w:pPr>
        <w:spacing w:before="240" w:after="240" w:line="240" w:lineRule="auto"/>
        <w:ind w:right="142"/>
      </w:pPr>
    </w:p>
    <w:p w14:paraId="67BD1C6E" w14:textId="77777777" w:rsidR="00516981" w:rsidRPr="00801D3F" w:rsidRDefault="00516981" w:rsidP="00516981">
      <w:pPr>
        <w:pStyle w:val="Heading4"/>
      </w:pPr>
      <w:r>
        <w:t>Fichier BRN</w:t>
      </w:r>
    </w:p>
    <w:p w14:paraId="5CF8A10B" w14:textId="77777777" w:rsidR="00852800" w:rsidRDefault="00470337" w:rsidP="006820CC">
      <w:pPr>
        <w:spacing w:before="240" w:after="240" w:line="240" w:lineRule="auto"/>
        <w:ind w:right="142"/>
      </w:pPr>
      <w:r>
        <w:t xml:space="preserve">Le fichier BRN est un fichier journalier. </w:t>
      </w:r>
      <w:proofErr w:type="spellStart"/>
      <w:r>
        <w:t>Mergara</w:t>
      </w:r>
      <w:proofErr w:type="spellEnd"/>
      <w:r>
        <w:t xml:space="preserve"> </w:t>
      </w:r>
      <w:r w:rsidR="004430D4">
        <w:t>doit</w:t>
      </w:r>
      <w:r>
        <w:t xml:space="preserve"> générer </w:t>
      </w:r>
      <w:r w:rsidR="004430D4">
        <w:t xml:space="preserve">automatiquement </w:t>
      </w:r>
      <w:r w:rsidR="00F160AC">
        <w:t xml:space="preserve">(par job configurable à une fréquence quotidienne) </w:t>
      </w:r>
      <w:r>
        <w:t>le fichier BRN d'une date de dénouement donné (J)</w:t>
      </w:r>
      <w:ins w:id="256" w:author="souchem" w:date="2015-07-28T17:10:00Z">
        <w:r w:rsidR="00F92BC1">
          <w:t xml:space="preserve"> </w:t>
        </w:r>
      </w:ins>
      <w:r w:rsidR="004430D4" w:rsidRPr="004430D4">
        <w:rPr>
          <w:u w:val="single"/>
        </w:rPr>
        <w:t>sur la base des</w:t>
      </w:r>
      <w:r w:rsidRPr="004430D4">
        <w:rPr>
          <w:u w:val="single"/>
        </w:rPr>
        <w:t xml:space="preserve"> Mouvement</w:t>
      </w:r>
      <w:r w:rsidR="004430D4" w:rsidRPr="004430D4">
        <w:rPr>
          <w:u w:val="single"/>
        </w:rPr>
        <w:t>s</w:t>
      </w:r>
      <w:r w:rsidRPr="004430D4">
        <w:rPr>
          <w:u w:val="single"/>
        </w:rPr>
        <w:t xml:space="preserve"> signalé</w:t>
      </w:r>
      <w:r w:rsidR="004430D4" w:rsidRPr="004430D4">
        <w:rPr>
          <w:u w:val="single"/>
        </w:rPr>
        <w:t>s</w:t>
      </w:r>
      <w:r w:rsidRPr="004430D4">
        <w:rPr>
          <w:u w:val="single"/>
        </w:rPr>
        <w:t xml:space="preserve"> sur l'AOE</w:t>
      </w:r>
      <w:proofErr w:type="gramStart"/>
      <w:r w:rsidRPr="004430D4">
        <w:rPr>
          <w:u w:val="single"/>
        </w:rPr>
        <w:t>.</w:t>
      </w:r>
      <w:r w:rsidR="00AE1D1D">
        <w:rPr>
          <w:u w:val="single"/>
        </w:rPr>
        <w:t>;</w:t>
      </w:r>
      <w:proofErr w:type="gramEnd"/>
      <w:r w:rsidR="00AE1D1D">
        <w:rPr>
          <w:u w:val="single"/>
        </w:rPr>
        <w:t xml:space="preserve"> le fichier BRN reprend </w:t>
      </w:r>
      <w:r w:rsidR="00A42F0F">
        <w:rPr>
          <w:u w:val="single"/>
        </w:rPr>
        <w:t xml:space="preserve">seulement </w:t>
      </w:r>
      <w:r w:rsidR="00AE1D1D">
        <w:rPr>
          <w:u w:val="single"/>
        </w:rPr>
        <w:t>les mouvement</w:t>
      </w:r>
      <w:r w:rsidR="00A42482">
        <w:rPr>
          <w:u w:val="single"/>
        </w:rPr>
        <w:t>s</w:t>
      </w:r>
      <w:ins w:id="257" w:author="souchem" w:date="2015-07-28T17:10:00Z">
        <w:r w:rsidR="00F92BC1">
          <w:rPr>
            <w:u w:val="single"/>
          </w:rPr>
          <w:t xml:space="preserve"> </w:t>
        </w:r>
      </w:ins>
      <w:r w:rsidR="00A42482">
        <w:rPr>
          <w:u w:val="single"/>
        </w:rPr>
        <w:t xml:space="preserve">dénoués </w:t>
      </w:r>
      <w:r w:rsidR="00AE1D1D">
        <w:rPr>
          <w:u w:val="single"/>
        </w:rPr>
        <w:t xml:space="preserve">de </w:t>
      </w:r>
      <w:proofErr w:type="gramStart"/>
      <w:r w:rsidR="00AE1D1D">
        <w:rPr>
          <w:u w:val="single"/>
        </w:rPr>
        <w:t>l'AOE</w:t>
      </w:r>
      <w:r w:rsidR="000C3F81" w:rsidRPr="000C3F81">
        <w:t>[</w:t>
      </w:r>
      <w:proofErr w:type="gramEnd"/>
      <w:r w:rsidR="000C3F81" w:rsidRPr="000C3F81">
        <w:rPr>
          <w:i/>
        </w:rPr>
        <w:t xml:space="preserve">Se référer </w:t>
      </w:r>
      <w:proofErr w:type="gramStart"/>
      <w:r w:rsidR="000C3F81" w:rsidRPr="000C3F81">
        <w:rPr>
          <w:i/>
        </w:rPr>
        <w:t>au  format</w:t>
      </w:r>
      <w:proofErr w:type="gramEnd"/>
      <w:r w:rsidR="000C3F81" w:rsidRPr="000C3F81">
        <w:rPr>
          <w:i/>
        </w:rPr>
        <w:t xml:space="preserve"> du fichier BRN pour les différents champs à renseigner</w:t>
      </w:r>
      <w:r w:rsidR="00C512CF">
        <w:rPr>
          <w:i/>
        </w:rPr>
        <w:t>(annexe)</w:t>
      </w:r>
      <w:r w:rsidR="000C3F81" w:rsidRPr="000C3F81">
        <w:t>]</w:t>
      </w:r>
      <w:r w:rsidR="000C3F81">
        <w:t xml:space="preserve">. </w:t>
      </w:r>
    </w:p>
    <w:p w14:paraId="49471137" w14:textId="77777777" w:rsidR="00B449AC" w:rsidRDefault="00B449AC" w:rsidP="00D966B6">
      <w:pPr>
        <w:pStyle w:val="Style3"/>
      </w:pPr>
      <w:bookmarkStart w:id="258" w:name="_Toc358735490"/>
      <w:bookmarkStart w:id="259" w:name="_Toc412633986"/>
      <w:r w:rsidRPr="00450A1F">
        <w:t>Description détaillée</w:t>
      </w:r>
      <w:bookmarkEnd w:id="258"/>
      <w:bookmarkEnd w:id="259"/>
    </w:p>
    <w:p w14:paraId="466C4C3D" w14:textId="77777777" w:rsidR="009E4ED1" w:rsidRPr="00450A1F" w:rsidRDefault="00032B71" w:rsidP="000E44AB">
      <w:pPr>
        <w:pStyle w:val="Heading4"/>
      </w:pPr>
      <w:r>
        <w:t>Ordre Réseau</w:t>
      </w:r>
    </w:p>
    <w:p w14:paraId="43B59128" w14:textId="77777777" w:rsidR="004B1A17" w:rsidRDefault="004B1A17" w:rsidP="00B449AC">
      <w:pPr>
        <w:rPr>
          <w:highlight w:val="yellow"/>
        </w:rPr>
      </w:pPr>
    </w:p>
    <w:p w14:paraId="278E92EF" w14:textId="77777777" w:rsidR="00657B00" w:rsidRPr="00EC093D" w:rsidRDefault="00032B71" w:rsidP="00B449AC">
      <w:r w:rsidRPr="00EC093D">
        <w:t xml:space="preserve">Un ordre "Réseau" est un ordre d'achat </w:t>
      </w:r>
      <w:r w:rsidR="008413FB" w:rsidRPr="00EC093D">
        <w:t xml:space="preserve">ou de vente </w:t>
      </w:r>
      <w:r w:rsidRPr="00EC093D">
        <w:t>traité et exécuté au niveau du carnet. [</w:t>
      </w:r>
      <w:proofErr w:type="gramStart"/>
      <w:r w:rsidRPr="00EC093D">
        <w:rPr>
          <w:i/>
        </w:rPr>
        <w:t>se</w:t>
      </w:r>
      <w:proofErr w:type="gramEnd"/>
      <w:r w:rsidRPr="00EC093D">
        <w:rPr>
          <w:i/>
        </w:rPr>
        <w:t xml:space="preserve"> référer au SFD de </w:t>
      </w:r>
      <w:proofErr w:type="spellStart"/>
      <w:r w:rsidRPr="00EC093D">
        <w:rPr>
          <w:i/>
        </w:rPr>
        <w:t>MegaTade</w:t>
      </w:r>
      <w:proofErr w:type="spellEnd"/>
      <w:r w:rsidRPr="00EC093D">
        <w:rPr>
          <w:i/>
        </w:rPr>
        <w:t xml:space="preserve"> pour le détail des processus du carnet</w:t>
      </w:r>
      <w:r w:rsidRPr="00EC093D">
        <w:t xml:space="preserve">]. </w:t>
      </w:r>
      <w:r w:rsidR="00657B00" w:rsidRPr="00EC093D">
        <w:t>Les ordres "Réseau" de</w:t>
      </w:r>
      <w:ins w:id="260" w:author="souchem" w:date="2015-07-28T17:10:00Z">
        <w:r w:rsidR="00F92BC1">
          <w:t xml:space="preserve"> </w:t>
        </w:r>
      </w:ins>
      <w:proofErr w:type="gramStart"/>
      <w:r w:rsidR="00F8134B" w:rsidRPr="00EC093D">
        <w:t>AWB  peuvent</w:t>
      </w:r>
      <w:proofErr w:type="gramEnd"/>
      <w:r w:rsidR="00F8134B" w:rsidRPr="00EC093D">
        <w:t xml:space="preserve"> être groupés</w:t>
      </w:r>
      <w:r w:rsidR="00657B00" w:rsidRPr="00EC093D">
        <w:t xml:space="preserve">, d'après leurs traitements, en trois </w:t>
      </w:r>
      <w:proofErr w:type="gramStart"/>
      <w:r w:rsidR="00657B00" w:rsidRPr="00EC093D">
        <w:t>familles:</w:t>
      </w:r>
      <w:proofErr w:type="gramEnd"/>
    </w:p>
    <w:p w14:paraId="23A7A7C7" w14:textId="77777777" w:rsidR="00BD2E7A" w:rsidRPr="00EC093D" w:rsidRDefault="00657B00" w:rsidP="00676A75">
      <w:pPr>
        <w:pStyle w:val="ListParagraph"/>
        <w:numPr>
          <w:ilvl w:val="0"/>
          <w:numId w:val="10"/>
        </w:numPr>
        <w:rPr>
          <w:noProof/>
          <w:lang w:eastAsia="fr-FR"/>
        </w:rPr>
      </w:pPr>
      <w:r w:rsidRPr="00EC093D">
        <w:rPr>
          <w:noProof/>
          <w:lang w:eastAsia="fr-FR"/>
        </w:rPr>
        <w:t>Ordres "Réseau" ATI</w:t>
      </w:r>
    </w:p>
    <w:p w14:paraId="71DC45AC" w14:textId="77777777" w:rsidR="00657B00" w:rsidRPr="00EC093D" w:rsidRDefault="00657B00" w:rsidP="00676A75">
      <w:pPr>
        <w:pStyle w:val="ListParagraph"/>
        <w:numPr>
          <w:ilvl w:val="0"/>
          <w:numId w:val="10"/>
        </w:numPr>
        <w:rPr>
          <w:noProof/>
          <w:lang w:eastAsia="fr-FR"/>
        </w:rPr>
      </w:pPr>
      <w:r w:rsidRPr="00EC093D">
        <w:rPr>
          <w:noProof/>
          <w:lang w:eastAsia="fr-FR"/>
        </w:rPr>
        <w:t>Ordres "Réseau" Wafa Bourse</w:t>
      </w:r>
    </w:p>
    <w:p w14:paraId="2A69C328" w14:textId="77777777" w:rsidR="00657B00" w:rsidRDefault="00657B00" w:rsidP="00676A75">
      <w:pPr>
        <w:pStyle w:val="ListParagraph"/>
        <w:numPr>
          <w:ilvl w:val="0"/>
          <w:numId w:val="10"/>
        </w:numPr>
        <w:rPr>
          <w:noProof/>
          <w:lang w:eastAsia="fr-FR"/>
        </w:rPr>
      </w:pPr>
      <w:r w:rsidRPr="00EC093D">
        <w:rPr>
          <w:noProof/>
          <w:lang w:eastAsia="fr-FR"/>
        </w:rPr>
        <w:t>Ordres</w:t>
      </w:r>
      <w:r w:rsidR="00BA7956">
        <w:rPr>
          <w:noProof/>
          <w:lang w:eastAsia="fr-FR"/>
        </w:rPr>
        <w:t xml:space="preserve"> marché primaire</w:t>
      </w:r>
      <w:r w:rsidR="00313F1A">
        <w:rPr>
          <w:noProof/>
          <w:lang w:eastAsia="fr-FR"/>
        </w:rPr>
        <w:t>, OPV</w:t>
      </w:r>
    </w:p>
    <w:p w14:paraId="3670B01F" w14:textId="77777777" w:rsidR="004376EF" w:rsidRDefault="004376EF" w:rsidP="004376EF">
      <w:pPr>
        <w:rPr>
          <w:noProof/>
          <w:lang w:eastAsia="fr-FR"/>
        </w:rPr>
      </w:pPr>
    </w:p>
    <w:p w14:paraId="1C215FE5" w14:textId="77777777" w:rsidR="004376EF" w:rsidRDefault="004376EF" w:rsidP="004376EF">
      <w:pPr>
        <w:rPr>
          <w:noProof/>
          <w:lang w:eastAsia="fr-FR"/>
        </w:rPr>
      </w:pPr>
    </w:p>
    <w:p w14:paraId="4768845F" w14:textId="77777777" w:rsidR="000E44AB" w:rsidRDefault="000E44AB" w:rsidP="000E44AB">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Ordre "Réseau" ATI</w:t>
      </w:r>
    </w:p>
    <w:p w14:paraId="0FAB027D" w14:textId="77777777" w:rsidR="00D30560" w:rsidRDefault="00A0650F" w:rsidP="00D30560">
      <w:r>
        <w:rPr>
          <w:noProof/>
          <w:lang w:eastAsia="fr-FR"/>
        </w:rPr>
        <w:drawing>
          <wp:inline distT="0" distB="0" distL="0" distR="0" wp14:anchorId="3B2126C6" wp14:editId="01D94623">
            <wp:extent cx="5757545" cy="7908290"/>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757545" cy="7908290"/>
                    </a:xfrm>
                    <a:prstGeom prst="rect">
                      <a:avLst/>
                    </a:prstGeom>
                    <a:noFill/>
                    <a:ln w="9525">
                      <a:noFill/>
                      <a:miter lim="800000"/>
                      <a:headEnd/>
                      <a:tailEnd/>
                    </a:ln>
                  </pic:spPr>
                </pic:pic>
              </a:graphicData>
            </a:graphic>
          </wp:inline>
        </w:drawing>
      </w:r>
    </w:p>
    <w:p w14:paraId="2E8B1DF3" w14:textId="77777777" w:rsidR="004376EF" w:rsidRPr="00D30560" w:rsidRDefault="004376EF" w:rsidP="00D30560"/>
    <w:p w14:paraId="2A08B105" w14:textId="77777777" w:rsidR="000E44AB" w:rsidRPr="00EC093D" w:rsidRDefault="004F592C" w:rsidP="00676A75">
      <w:pPr>
        <w:pStyle w:val="ListParagraph"/>
        <w:numPr>
          <w:ilvl w:val="0"/>
          <w:numId w:val="11"/>
        </w:numPr>
        <w:rPr>
          <w:noProof/>
          <w:lang w:eastAsia="fr-FR"/>
        </w:rPr>
      </w:pPr>
      <w:r w:rsidRPr="00EC093D">
        <w:lastRenderedPageBreak/>
        <w:t xml:space="preserve">Les ordres ATI sont </w:t>
      </w:r>
      <w:proofErr w:type="spellStart"/>
      <w:proofErr w:type="gramStart"/>
      <w:r w:rsidRPr="00EC093D">
        <w:t>crées</w:t>
      </w:r>
      <w:proofErr w:type="spellEnd"/>
      <w:proofErr w:type="gramEnd"/>
      <w:r w:rsidRPr="00EC093D">
        <w:t xml:space="preserve"> au niveau du carnet d'ordre </w:t>
      </w:r>
      <w:proofErr w:type="spellStart"/>
      <w:r w:rsidRPr="00EC093D">
        <w:t>MegaTrade</w:t>
      </w:r>
      <w:proofErr w:type="spellEnd"/>
      <w:r w:rsidRPr="00EC093D">
        <w:t xml:space="preserve">. </w:t>
      </w:r>
      <w:proofErr w:type="spellStart"/>
      <w:r w:rsidRPr="00EC093D">
        <w:t>Megara</w:t>
      </w:r>
      <w:proofErr w:type="spellEnd"/>
      <w:r w:rsidRPr="00EC093D">
        <w:t xml:space="preserve"> génère automatiquement une référence X </w:t>
      </w:r>
      <w:r w:rsidRPr="00177022">
        <w:t>unique par ordre</w:t>
      </w:r>
      <w:r w:rsidR="00177022" w:rsidRPr="00177022">
        <w:t>.</w:t>
      </w:r>
      <w:r w:rsidRPr="00177022">
        <w:t xml:space="preserve"> Cette</w:t>
      </w:r>
      <w:r w:rsidRPr="00EC093D">
        <w:t xml:space="preserve"> référence servira pour l'ajustement de l'IRL avec l'AOE </w:t>
      </w:r>
      <w:proofErr w:type="spellStart"/>
      <w:r w:rsidRPr="00EC093D">
        <w:t>MaroClear</w:t>
      </w:r>
      <w:proofErr w:type="spellEnd"/>
      <w:r w:rsidRPr="00EC093D">
        <w:t>.</w:t>
      </w:r>
    </w:p>
    <w:p w14:paraId="2A7BDA12" w14:textId="77777777" w:rsidR="006331F2" w:rsidRPr="00EC093D" w:rsidRDefault="006331F2" w:rsidP="00676A75">
      <w:pPr>
        <w:pStyle w:val="ListParagraph"/>
        <w:numPr>
          <w:ilvl w:val="0"/>
          <w:numId w:val="11"/>
        </w:numPr>
        <w:rPr>
          <w:noProof/>
          <w:lang w:eastAsia="fr-FR"/>
        </w:rPr>
      </w:pPr>
      <w:r w:rsidRPr="00EC093D">
        <w:rPr>
          <w:noProof/>
          <w:lang w:eastAsia="fr-FR"/>
        </w:rPr>
        <w:t>A la réception de l'éxécution</w:t>
      </w:r>
      <w:r w:rsidR="00A45D27" w:rsidRPr="00EC093D">
        <w:rPr>
          <w:noProof/>
          <w:lang w:eastAsia="fr-FR"/>
        </w:rPr>
        <w:t>, le système lance un déversement</w:t>
      </w:r>
      <w:r w:rsidRPr="00EC093D">
        <w:rPr>
          <w:noProof/>
          <w:lang w:eastAsia="fr-FR"/>
        </w:rPr>
        <w:t xml:space="preserve"> dans le règlement livraison pour </w:t>
      </w:r>
      <w:r w:rsidR="00A45D27" w:rsidRPr="00EC093D">
        <w:rPr>
          <w:noProof/>
          <w:lang w:eastAsia="fr-FR"/>
        </w:rPr>
        <w:t xml:space="preserve">génèrer </w:t>
      </w:r>
      <w:r w:rsidRPr="00EC093D">
        <w:rPr>
          <w:noProof/>
          <w:lang w:eastAsia="fr-FR"/>
        </w:rPr>
        <w:t xml:space="preserve">une IRL client </w:t>
      </w:r>
      <w:r w:rsidR="00393CF5" w:rsidRPr="00EC093D">
        <w:rPr>
          <w:noProof/>
          <w:lang w:eastAsia="fr-FR"/>
        </w:rPr>
        <w:t>dans le statut "Instruit".</w:t>
      </w:r>
    </w:p>
    <w:p w14:paraId="6C69A26D" w14:textId="77777777" w:rsidR="00801CFA" w:rsidRPr="00EC093D" w:rsidRDefault="00801CFA" w:rsidP="00676A75">
      <w:pPr>
        <w:pStyle w:val="ListParagraph"/>
        <w:numPr>
          <w:ilvl w:val="0"/>
          <w:numId w:val="11"/>
        </w:numPr>
        <w:rPr>
          <w:noProof/>
          <w:lang w:eastAsia="fr-FR"/>
        </w:rPr>
      </w:pPr>
      <w:r w:rsidRPr="00EC093D">
        <w:rPr>
          <w:noProof/>
          <w:lang w:eastAsia="fr-FR"/>
        </w:rPr>
        <w:t>Pour les ordre ATI, les commission SDB et impôt de bourse sont calculées par Megara selon des SLA configurées.</w:t>
      </w:r>
    </w:p>
    <w:p w14:paraId="2B893126" w14:textId="77777777" w:rsidR="000E44AB" w:rsidRPr="00EC093D" w:rsidRDefault="003835EC" w:rsidP="00676A75">
      <w:pPr>
        <w:pStyle w:val="ListParagraph"/>
        <w:numPr>
          <w:ilvl w:val="0"/>
          <w:numId w:val="13"/>
        </w:numPr>
        <w:rPr>
          <w:noProof/>
          <w:lang w:eastAsia="fr-FR"/>
        </w:rPr>
      </w:pPr>
      <w:r w:rsidRPr="00EC093D">
        <w:t xml:space="preserve">Le postage comptable espèces est </w:t>
      </w:r>
      <w:r w:rsidR="00EA2F03" w:rsidRPr="00EC093D">
        <w:t xml:space="preserve">généré à la création de l'IRL </w:t>
      </w:r>
      <w:r w:rsidRPr="00EC093D">
        <w:t xml:space="preserve">au statut </w:t>
      </w:r>
      <w:r w:rsidRPr="00EC093D">
        <w:rPr>
          <w:noProof/>
          <w:lang w:eastAsia="fr-FR"/>
        </w:rPr>
        <w:t>"Instruit"</w:t>
      </w:r>
      <w:r w:rsidR="00EA2F03" w:rsidRPr="00EC093D">
        <w:rPr>
          <w:noProof/>
          <w:lang w:eastAsia="fr-FR"/>
        </w:rPr>
        <w:t>.</w:t>
      </w:r>
    </w:p>
    <w:p w14:paraId="492F5AE4" w14:textId="77777777" w:rsidR="00EA2F03" w:rsidRPr="00EC093D" w:rsidRDefault="007D73DA" w:rsidP="00676A75">
      <w:pPr>
        <w:pStyle w:val="ListParagraph"/>
        <w:numPr>
          <w:ilvl w:val="0"/>
          <w:numId w:val="13"/>
        </w:numPr>
        <w:rPr>
          <w:noProof/>
          <w:lang w:eastAsia="fr-FR"/>
        </w:rPr>
      </w:pPr>
      <w:r w:rsidRPr="00EC093D">
        <w:rPr>
          <w:noProof/>
          <w:lang w:eastAsia="fr-FR"/>
        </w:rPr>
        <w:t>A la réception d'un AO</w:t>
      </w:r>
      <w:r w:rsidR="002F383A">
        <w:rPr>
          <w:noProof/>
          <w:lang w:eastAsia="fr-FR"/>
        </w:rPr>
        <w:t>E</w:t>
      </w:r>
      <w:r w:rsidRPr="00EC093D">
        <w:rPr>
          <w:noProof/>
          <w:lang w:eastAsia="fr-FR"/>
        </w:rPr>
        <w:t xml:space="preserve">, le processus de l'ajustement </w:t>
      </w:r>
      <w:r w:rsidR="00873492" w:rsidRPr="00EC093D">
        <w:rPr>
          <w:noProof/>
          <w:lang w:eastAsia="fr-FR"/>
        </w:rPr>
        <w:t xml:space="preserve">est lancé </w:t>
      </w:r>
      <w:r w:rsidR="00070081" w:rsidRPr="00EC093D">
        <w:rPr>
          <w:noProof/>
          <w:lang w:eastAsia="fr-FR"/>
        </w:rPr>
        <w:t xml:space="preserve">selon les critères </w:t>
      </w:r>
      <w:r w:rsidR="005D1873" w:rsidRPr="00EC093D">
        <w:rPr>
          <w:noProof/>
          <w:lang w:eastAsia="fr-FR"/>
        </w:rPr>
        <w:t xml:space="preserve">de rapprochement détaillés dans le </w:t>
      </w:r>
      <w:r w:rsidR="008E0111" w:rsidRPr="00EC093D">
        <w:rPr>
          <w:noProof/>
          <w:lang w:eastAsia="fr-FR"/>
        </w:rPr>
        <w:t>T</w:t>
      </w:r>
      <w:r w:rsidR="005D1873" w:rsidRPr="00EC093D">
        <w:rPr>
          <w:noProof/>
          <w:lang w:eastAsia="fr-FR"/>
        </w:rPr>
        <w:t>ableau</w:t>
      </w:r>
      <w:r w:rsidR="008E0111" w:rsidRPr="00EC093D">
        <w:rPr>
          <w:noProof/>
          <w:lang w:eastAsia="fr-FR"/>
        </w:rPr>
        <w:t xml:space="preserve"> R</w:t>
      </w:r>
      <w:r w:rsidR="00144538" w:rsidRPr="00EC093D">
        <w:rPr>
          <w:noProof/>
          <w:lang w:eastAsia="fr-FR"/>
        </w:rPr>
        <w:t>écapitulatif</w:t>
      </w:r>
      <w:r w:rsidR="005D1873" w:rsidRPr="00EC093D">
        <w:rPr>
          <w:noProof/>
          <w:lang w:eastAsia="fr-FR"/>
        </w:rPr>
        <w:t>.</w:t>
      </w:r>
    </w:p>
    <w:p w14:paraId="38BEBFBC" w14:textId="77777777" w:rsidR="004E6BD5" w:rsidRPr="00EC093D" w:rsidRDefault="004E6BD5" w:rsidP="00676A75">
      <w:pPr>
        <w:pStyle w:val="ListParagraph"/>
        <w:numPr>
          <w:ilvl w:val="0"/>
          <w:numId w:val="14"/>
        </w:numPr>
        <w:rPr>
          <w:noProof/>
          <w:lang w:eastAsia="fr-FR"/>
        </w:rPr>
      </w:pPr>
      <w:r w:rsidRPr="00EC093D">
        <w:rPr>
          <w:noProof/>
          <w:lang w:eastAsia="fr-FR"/>
        </w:rPr>
        <w:t>Si le rapprochement est OK, l'IRL client et marché deviennent dans le statut ajusté et un AOC est automatiquement généré vers MaroClear.</w:t>
      </w:r>
    </w:p>
    <w:p w14:paraId="08CE6026" w14:textId="77777777" w:rsidR="003835EC" w:rsidRDefault="004E6BD5" w:rsidP="00676A75">
      <w:pPr>
        <w:pStyle w:val="ListParagraph"/>
        <w:numPr>
          <w:ilvl w:val="0"/>
          <w:numId w:val="14"/>
        </w:numPr>
        <w:rPr>
          <w:noProof/>
          <w:lang w:eastAsia="fr-FR"/>
        </w:rPr>
      </w:pPr>
      <w:r w:rsidRPr="00EC093D">
        <w:rPr>
          <w:noProof/>
          <w:lang w:eastAsia="fr-FR"/>
        </w:rPr>
        <w:t xml:space="preserve"> Si le rapprochement est NOK</w:t>
      </w:r>
      <w:r w:rsidR="009D3B60" w:rsidRPr="00EC093D">
        <w:rPr>
          <w:noProof/>
          <w:lang w:eastAsia="fr-FR"/>
        </w:rPr>
        <w:t xml:space="preserve">, un AOR est envoyé vers MaroClear </w:t>
      </w:r>
      <w:r w:rsidR="00393CF5" w:rsidRPr="00EC093D">
        <w:rPr>
          <w:noProof/>
          <w:lang w:eastAsia="fr-FR"/>
        </w:rPr>
        <w:t>(manuellement ou par un job configurable</w:t>
      </w:r>
      <w:r w:rsidR="009D3B60" w:rsidRPr="00EC093D">
        <w:rPr>
          <w:noProof/>
          <w:lang w:eastAsia="fr-FR"/>
        </w:rPr>
        <w:t>).</w:t>
      </w:r>
    </w:p>
    <w:p w14:paraId="704B44E7" w14:textId="77777777" w:rsidR="00803481" w:rsidRDefault="00803481" w:rsidP="00803481">
      <w:pPr>
        <w:rPr>
          <w:noProof/>
          <w:lang w:eastAsia="fr-FR"/>
        </w:rPr>
      </w:pPr>
    </w:p>
    <w:p w14:paraId="129F4D7A" w14:textId="77777777" w:rsidR="002A10B2" w:rsidRDefault="002A10B2" w:rsidP="00803481">
      <w:pPr>
        <w:rPr>
          <w:noProof/>
          <w:lang w:eastAsia="fr-FR"/>
        </w:rPr>
      </w:pPr>
    </w:p>
    <w:p w14:paraId="046C0908" w14:textId="77777777" w:rsidR="002A10B2" w:rsidRDefault="002A10B2" w:rsidP="00803481">
      <w:pPr>
        <w:rPr>
          <w:noProof/>
          <w:lang w:eastAsia="fr-FR"/>
        </w:rPr>
      </w:pPr>
    </w:p>
    <w:p w14:paraId="3FA324DD" w14:textId="77777777" w:rsidR="002A10B2" w:rsidRDefault="002A10B2" w:rsidP="00803481">
      <w:pPr>
        <w:rPr>
          <w:noProof/>
          <w:lang w:eastAsia="fr-FR"/>
        </w:rPr>
      </w:pPr>
    </w:p>
    <w:p w14:paraId="70CA0B86" w14:textId="77777777" w:rsidR="002A10B2" w:rsidRDefault="002A10B2" w:rsidP="00803481">
      <w:pPr>
        <w:rPr>
          <w:noProof/>
          <w:lang w:eastAsia="fr-FR"/>
        </w:rPr>
      </w:pPr>
    </w:p>
    <w:p w14:paraId="1228FA56" w14:textId="77777777" w:rsidR="002A10B2" w:rsidRDefault="002A10B2" w:rsidP="00803481">
      <w:pPr>
        <w:rPr>
          <w:noProof/>
          <w:lang w:eastAsia="fr-FR"/>
        </w:rPr>
      </w:pPr>
    </w:p>
    <w:p w14:paraId="49186306" w14:textId="77777777" w:rsidR="002A10B2" w:rsidRDefault="002A10B2" w:rsidP="00803481">
      <w:pPr>
        <w:rPr>
          <w:noProof/>
          <w:lang w:eastAsia="fr-FR"/>
        </w:rPr>
      </w:pPr>
    </w:p>
    <w:p w14:paraId="479BB658" w14:textId="77777777" w:rsidR="002A10B2" w:rsidRDefault="002A10B2" w:rsidP="00803481">
      <w:pPr>
        <w:rPr>
          <w:noProof/>
          <w:lang w:eastAsia="fr-FR"/>
        </w:rPr>
      </w:pPr>
    </w:p>
    <w:p w14:paraId="3BAF2DA7" w14:textId="77777777" w:rsidR="002A10B2" w:rsidRDefault="002A10B2" w:rsidP="00803481">
      <w:pPr>
        <w:rPr>
          <w:noProof/>
          <w:lang w:eastAsia="fr-FR"/>
        </w:rPr>
      </w:pPr>
    </w:p>
    <w:p w14:paraId="4A7737C9" w14:textId="77777777" w:rsidR="002A10B2" w:rsidRDefault="002A10B2" w:rsidP="00803481">
      <w:pPr>
        <w:rPr>
          <w:noProof/>
          <w:lang w:eastAsia="fr-FR"/>
        </w:rPr>
      </w:pPr>
    </w:p>
    <w:p w14:paraId="5AA3E4DF" w14:textId="77777777" w:rsidR="002A10B2" w:rsidRDefault="002A10B2" w:rsidP="00803481">
      <w:pPr>
        <w:rPr>
          <w:noProof/>
          <w:lang w:eastAsia="fr-FR"/>
        </w:rPr>
      </w:pPr>
    </w:p>
    <w:p w14:paraId="5C902A75" w14:textId="77777777" w:rsidR="002A10B2" w:rsidRDefault="002A10B2" w:rsidP="00803481">
      <w:pPr>
        <w:rPr>
          <w:noProof/>
          <w:lang w:eastAsia="fr-FR"/>
        </w:rPr>
      </w:pPr>
    </w:p>
    <w:p w14:paraId="21B9B67A" w14:textId="77777777" w:rsidR="002A10B2" w:rsidRDefault="002A10B2" w:rsidP="00803481">
      <w:pPr>
        <w:rPr>
          <w:noProof/>
          <w:lang w:eastAsia="fr-FR"/>
        </w:rPr>
      </w:pPr>
    </w:p>
    <w:p w14:paraId="6C9A3657" w14:textId="77777777" w:rsidR="002A10B2" w:rsidRDefault="002A10B2" w:rsidP="00803481">
      <w:pPr>
        <w:rPr>
          <w:noProof/>
          <w:lang w:eastAsia="fr-FR"/>
        </w:rPr>
      </w:pPr>
    </w:p>
    <w:p w14:paraId="7323A781" w14:textId="77777777" w:rsidR="002A10B2" w:rsidRDefault="002A10B2" w:rsidP="00803481">
      <w:pPr>
        <w:rPr>
          <w:noProof/>
          <w:lang w:eastAsia="fr-FR"/>
        </w:rPr>
      </w:pPr>
    </w:p>
    <w:p w14:paraId="39DE0277" w14:textId="77777777" w:rsidR="002A10B2" w:rsidRDefault="002A10B2" w:rsidP="00803481">
      <w:pPr>
        <w:rPr>
          <w:noProof/>
          <w:lang w:eastAsia="fr-FR"/>
        </w:rPr>
      </w:pPr>
    </w:p>
    <w:p w14:paraId="151159C9" w14:textId="77777777" w:rsidR="002A10B2" w:rsidRDefault="002A10B2" w:rsidP="00803481">
      <w:pPr>
        <w:rPr>
          <w:noProof/>
          <w:lang w:eastAsia="fr-FR"/>
        </w:rPr>
      </w:pPr>
    </w:p>
    <w:p w14:paraId="55AE4398" w14:textId="77777777" w:rsidR="002A10B2" w:rsidRDefault="002A10B2" w:rsidP="00803481">
      <w:pPr>
        <w:rPr>
          <w:noProof/>
          <w:lang w:eastAsia="fr-FR"/>
        </w:rPr>
      </w:pPr>
    </w:p>
    <w:p w14:paraId="1963F450" w14:textId="77777777" w:rsidR="002A10B2" w:rsidRDefault="002A10B2" w:rsidP="00803481">
      <w:pPr>
        <w:rPr>
          <w:noProof/>
          <w:lang w:eastAsia="fr-FR"/>
        </w:rPr>
      </w:pPr>
    </w:p>
    <w:p w14:paraId="2AA06F97" w14:textId="77777777" w:rsidR="002A10B2" w:rsidRDefault="002A10B2" w:rsidP="00803481">
      <w:pPr>
        <w:rPr>
          <w:noProof/>
          <w:lang w:eastAsia="fr-FR"/>
        </w:rPr>
      </w:pPr>
    </w:p>
    <w:p w14:paraId="67E5B51E" w14:textId="77777777" w:rsidR="002A10B2" w:rsidRDefault="002A10B2" w:rsidP="00803481">
      <w:pPr>
        <w:rPr>
          <w:noProof/>
          <w:lang w:eastAsia="fr-FR"/>
        </w:rPr>
      </w:pPr>
    </w:p>
    <w:p w14:paraId="726221C1" w14:textId="77777777" w:rsidR="002A10B2" w:rsidRDefault="002A10B2" w:rsidP="00803481">
      <w:pPr>
        <w:rPr>
          <w:noProof/>
          <w:lang w:eastAsia="fr-FR"/>
        </w:rPr>
      </w:pPr>
    </w:p>
    <w:p w14:paraId="39B5CB7F" w14:textId="77777777" w:rsidR="002A10B2" w:rsidRDefault="002A10B2" w:rsidP="00803481">
      <w:pPr>
        <w:rPr>
          <w:noProof/>
          <w:lang w:eastAsia="fr-FR"/>
        </w:rPr>
      </w:pPr>
    </w:p>
    <w:p w14:paraId="0E4C8DA6" w14:textId="77777777" w:rsidR="002A10B2" w:rsidRDefault="002A10B2" w:rsidP="00803481">
      <w:pPr>
        <w:rPr>
          <w:noProof/>
          <w:lang w:eastAsia="fr-FR"/>
        </w:rPr>
      </w:pPr>
    </w:p>
    <w:p w14:paraId="29E2C9DC" w14:textId="77777777" w:rsidR="002A10B2" w:rsidRDefault="002A10B2" w:rsidP="00803481">
      <w:pPr>
        <w:rPr>
          <w:noProof/>
          <w:lang w:eastAsia="fr-FR"/>
        </w:rPr>
      </w:pPr>
    </w:p>
    <w:p w14:paraId="7C66CB5E" w14:textId="77777777" w:rsidR="002A10B2" w:rsidRDefault="002A10B2" w:rsidP="00803481">
      <w:pPr>
        <w:rPr>
          <w:noProof/>
          <w:lang w:eastAsia="fr-FR"/>
        </w:rPr>
      </w:pPr>
    </w:p>
    <w:p w14:paraId="0E94DC2C" w14:textId="77777777" w:rsidR="002A10B2" w:rsidRDefault="002A10B2" w:rsidP="00803481">
      <w:pPr>
        <w:rPr>
          <w:noProof/>
          <w:lang w:eastAsia="fr-FR"/>
        </w:rPr>
      </w:pPr>
    </w:p>
    <w:p w14:paraId="7FCF43BF" w14:textId="77777777" w:rsidR="002A10B2" w:rsidRDefault="002A10B2" w:rsidP="00803481">
      <w:pPr>
        <w:rPr>
          <w:noProof/>
          <w:lang w:eastAsia="fr-FR"/>
        </w:rPr>
      </w:pPr>
    </w:p>
    <w:p w14:paraId="4D66E654" w14:textId="77777777" w:rsidR="002A10B2" w:rsidRDefault="002A10B2" w:rsidP="00803481">
      <w:pPr>
        <w:rPr>
          <w:noProof/>
          <w:lang w:eastAsia="fr-FR"/>
        </w:rPr>
      </w:pPr>
    </w:p>
    <w:p w14:paraId="7F9F0CBD" w14:textId="77777777" w:rsidR="002A10B2" w:rsidRDefault="002A10B2" w:rsidP="00803481">
      <w:pPr>
        <w:rPr>
          <w:noProof/>
          <w:lang w:eastAsia="fr-FR"/>
        </w:rPr>
      </w:pPr>
    </w:p>
    <w:p w14:paraId="13B8A1E7" w14:textId="77777777" w:rsidR="002A10B2" w:rsidRDefault="002A10B2" w:rsidP="00803481">
      <w:pPr>
        <w:rPr>
          <w:noProof/>
          <w:lang w:eastAsia="fr-FR"/>
        </w:rPr>
      </w:pPr>
    </w:p>
    <w:p w14:paraId="2D27DC7B" w14:textId="77777777" w:rsidR="002A10B2" w:rsidRDefault="002A10B2" w:rsidP="00803481">
      <w:pPr>
        <w:rPr>
          <w:noProof/>
          <w:lang w:eastAsia="fr-FR"/>
        </w:rPr>
      </w:pPr>
    </w:p>
    <w:p w14:paraId="6D42320C" w14:textId="77777777" w:rsidR="009D3B60" w:rsidRDefault="006E5579" w:rsidP="009D3B6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Ordre "Réseau" </w:t>
      </w:r>
      <w:proofErr w:type="spellStart"/>
      <w:r>
        <w:rPr>
          <w:rFonts w:asciiTheme="minorHAnsi" w:hAnsiTheme="minorHAnsi" w:cstheme="minorHAnsi"/>
          <w:b/>
          <w:i/>
          <w:sz w:val="20"/>
          <w:szCs w:val="20"/>
          <w:u w:val="single"/>
        </w:rPr>
        <w:t>Wafa</w:t>
      </w:r>
      <w:r w:rsidR="009D3B60">
        <w:rPr>
          <w:rFonts w:asciiTheme="minorHAnsi" w:hAnsiTheme="minorHAnsi" w:cstheme="minorHAnsi"/>
          <w:b/>
          <w:i/>
          <w:sz w:val="20"/>
          <w:szCs w:val="20"/>
          <w:u w:val="single"/>
        </w:rPr>
        <w:t>Bourse</w:t>
      </w:r>
      <w:proofErr w:type="spellEnd"/>
    </w:p>
    <w:p w14:paraId="1F86EE9F" w14:textId="77777777" w:rsidR="00D30560" w:rsidRDefault="00D30560" w:rsidP="00D30560"/>
    <w:p w14:paraId="167D11C5" w14:textId="77777777" w:rsidR="00C216B5" w:rsidRDefault="00C216B5" w:rsidP="00D30560"/>
    <w:p w14:paraId="571F7B65" w14:textId="77777777" w:rsidR="004376EF" w:rsidRDefault="004376EF" w:rsidP="00D30560"/>
    <w:p w14:paraId="6DCDC0CF" w14:textId="77777777" w:rsidR="00061095" w:rsidRDefault="00061095" w:rsidP="00D30560"/>
    <w:p w14:paraId="096AAD5A" w14:textId="77777777" w:rsidR="00061095" w:rsidRDefault="005A6568" w:rsidP="00D30560">
      <w:r>
        <w:rPr>
          <w:noProof/>
          <w:lang w:eastAsia="fr-FR"/>
        </w:rPr>
        <w:lastRenderedPageBreak/>
        <w:drawing>
          <wp:inline distT="0" distB="0" distL="0" distR="0" wp14:anchorId="076455C8" wp14:editId="2F3B7B74">
            <wp:extent cx="5757545" cy="7757160"/>
            <wp:effectExtent l="1905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5757545" cy="7757160"/>
                    </a:xfrm>
                    <a:prstGeom prst="rect">
                      <a:avLst/>
                    </a:prstGeom>
                    <a:noFill/>
                    <a:ln w="9525">
                      <a:noFill/>
                      <a:miter lim="800000"/>
                      <a:headEnd/>
                      <a:tailEnd/>
                    </a:ln>
                  </pic:spPr>
                </pic:pic>
              </a:graphicData>
            </a:graphic>
          </wp:inline>
        </w:drawing>
      </w:r>
    </w:p>
    <w:p w14:paraId="5C891BC0" w14:textId="77777777" w:rsidR="00991328" w:rsidRDefault="00991328" w:rsidP="00D30560"/>
    <w:p w14:paraId="12FA8E96" w14:textId="77777777" w:rsidR="00991328" w:rsidRPr="00D30560" w:rsidRDefault="00991328" w:rsidP="00D30560"/>
    <w:p w14:paraId="313CD14E" w14:textId="77777777" w:rsidR="009111A3" w:rsidRPr="00D30560" w:rsidRDefault="009111A3" w:rsidP="00676A75">
      <w:pPr>
        <w:pStyle w:val="ListParagraph"/>
        <w:numPr>
          <w:ilvl w:val="0"/>
          <w:numId w:val="11"/>
        </w:numPr>
        <w:rPr>
          <w:noProof/>
          <w:lang w:eastAsia="fr-FR"/>
        </w:rPr>
      </w:pPr>
      <w:r w:rsidRPr="00D30560">
        <w:t xml:space="preserve">Les ordres Wafa Bourse ne sont pas communiqués au niveau du carnet d'ordre. Uniquement les exécutions seront transmises vers le module </w:t>
      </w:r>
      <w:proofErr w:type="spellStart"/>
      <w:r w:rsidRPr="00D30560">
        <w:t>MegaTrade</w:t>
      </w:r>
      <w:proofErr w:type="spellEnd"/>
      <w:r w:rsidRPr="00D30560">
        <w:t xml:space="preserve">. </w:t>
      </w:r>
      <w:proofErr w:type="spellStart"/>
      <w:r w:rsidR="0064366F" w:rsidRPr="00D30560">
        <w:t>Megara</w:t>
      </w:r>
      <w:proofErr w:type="spellEnd"/>
      <w:r w:rsidRPr="00D30560">
        <w:t xml:space="preserve"> génère automatiquement </w:t>
      </w:r>
      <w:r w:rsidR="0064366F" w:rsidRPr="00D30560">
        <w:t xml:space="preserve">un ordre à partir de cette exécution. </w:t>
      </w:r>
    </w:p>
    <w:p w14:paraId="05367BC0" w14:textId="77777777" w:rsidR="009111A3" w:rsidRPr="00D30560" w:rsidRDefault="0064366F" w:rsidP="00676A75">
      <w:pPr>
        <w:pStyle w:val="ListParagraph"/>
        <w:numPr>
          <w:ilvl w:val="0"/>
          <w:numId w:val="11"/>
        </w:numPr>
        <w:rPr>
          <w:noProof/>
          <w:lang w:eastAsia="fr-FR"/>
        </w:rPr>
      </w:pPr>
      <w:r w:rsidRPr="00D30560">
        <w:rPr>
          <w:noProof/>
          <w:lang w:eastAsia="fr-FR"/>
        </w:rPr>
        <w:lastRenderedPageBreak/>
        <w:t>Le</w:t>
      </w:r>
      <w:r w:rsidR="009111A3" w:rsidRPr="00D30560">
        <w:rPr>
          <w:noProof/>
          <w:lang w:eastAsia="fr-FR"/>
        </w:rPr>
        <w:t xml:space="preserve"> système lance un déversement dans le règlement livraison pour génèrer une IRL client dans le statut "Instr</w:t>
      </w:r>
      <w:r w:rsidR="002E7A58" w:rsidRPr="00D30560">
        <w:rPr>
          <w:noProof/>
          <w:lang w:eastAsia="fr-FR"/>
        </w:rPr>
        <w:t>uit".</w:t>
      </w:r>
    </w:p>
    <w:p w14:paraId="16362322" w14:textId="77777777" w:rsidR="00801CFA" w:rsidRPr="00D30560" w:rsidRDefault="00801CFA" w:rsidP="00676A75">
      <w:pPr>
        <w:pStyle w:val="ListParagraph"/>
        <w:numPr>
          <w:ilvl w:val="0"/>
          <w:numId w:val="11"/>
        </w:numPr>
        <w:rPr>
          <w:noProof/>
          <w:lang w:eastAsia="fr-FR"/>
        </w:rPr>
      </w:pPr>
      <w:r w:rsidRPr="00D30560">
        <w:rPr>
          <w:noProof/>
          <w:lang w:eastAsia="fr-FR"/>
        </w:rPr>
        <w:t>Pour les ordres WafaBourse, les commission SDB et impôt de bourse sont reprises de l'éxécution reçues.</w:t>
      </w:r>
      <w:r w:rsidR="00E76C72">
        <w:rPr>
          <w:noProof/>
          <w:lang w:eastAsia="fr-FR"/>
        </w:rPr>
        <w:t xml:space="preserve"> La nature de l'ordre est toujours "W" pour les ordres Wafabourse.</w:t>
      </w:r>
    </w:p>
    <w:p w14:paraId="35EE938A" w14:textId="77777777" w:rsidR="009111A3" w:rsidRPr="00D30560" w:rsidRDefault="009111A3" w:rsidP="00676A75">
      <w:pPr>
        <w:pStyle w:val="ListParagraph"/>
        <w:numPr>
          <w:ilvl w:val="0"/>
          <w:numId w:val="13"/>
        </w:numPr>
        <w:rPr>
          <w:noProof/>
          <w:lang w:eastAsia="fr-FR"/>
        </w:rPr>
      </w:pPr>
      <w:r w:rsidRPr="00D30560">
        <w:t xml:space="preserve">Le postage comptable espèces est généré à la création de l'IRL au statut </w:t>
      </w:r>
      <w:r w:rsidRPr="00D30560">
        <w:rPr>
          <w:noProof/>
          <w:lang w:eastAsia="fr-FR"/>
        </w:rPr>
        <w:t>"Instruit".</w:t>
      </w:r>
    </w:p>
    <w:p w14:paraId="1C9ED3DA" w14:textId="77777777" w:rsidR="009111A3" w:rsidRPr="00D30560" w:rsidRDefault="009111A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873492" w:rsidRPr="00D30560">
        <w:rPr>
          <w:noProof/>
          <w:lang w:eastAsia="fr-FR"/>
        </w:rPr>
        <w:t xml:space="preserve">est lancé </w:t>
      </w:r>
      <w:r w:rsidRPr="00D30560">
        <w:rPr>
          <w:noProof/>
          <w:lang w:eastAsia="fr-FR"/>
        </w:rPr>
        <w:t xml:space="preserve">selon les critères </w:t>
      </w:r>
      <w:r w:rsidR="0026198E" w:rsidRPr="00D30560">
        <w:rPr>
          <w:noProof/>
          <w:lang w:eastAsia="fr-FR"/>
        </w:rPr>
        <w:t xml:space="preserve">de rapprochement détaillés dans le </w:t>
      </w:r>
      <w:r w:rsidR="008E0111" w:rsidRPr="00D30560">
        <w:rPr>
          <w:noProof/>
          <w:lang w:eastAsia="fr-FR"/>
        </w:rPr>
        <w:t>T</w:t>
      </w:r>
      <w:r w:rsidR="0026198E" w:rsidRPr="00D30560">
        <w:rPr>
          <w:noProof/>
          <w:lang w:eastAsia="fr-FR"/>
        </w:rPr>
        <w:t>ableau</w:t>
      </w:r>
      <w:ins w:id="261" w:author="souchem" w:date="2015-07-28T17:11:00Z">
        <w:r w:rsidR="00F92BC1">
          <w:rPr>
            <w:noProof/>
            <w:lang w:eastAsia="fr-FR"/>
          </w:rPr>
          <w:t xml:space="preserve"> </w:t>
        </w:r>
      </w:ins>
      <w:r w:rsidR="008E0111" w:rsidRPr="00D30560">
        <w:rPr>
          <w:noProof/>
          <w:lang w:eastAsia="fr-FR"/>
        </w:rPr>
        <w:t>R</w:t>
      </w:r>
      <w:r w:rsidR="00144538" w:rsidRPr="00D30560">
        <w:rPr>
          <w:noProof/>
          <w:lang w:eastAsia="fr-FR"/>
        </w:rPr>
        <w:t>écapitulatif</w:t>
      </w:r>
      <w:r w:rsidR="0026198E" w:rsidRPr="00D30560">
        <w:rPr>
          <w:noProof/>
          <w:lang w:eastAsia="fr-FR"/>
        </w:rPr>
        <w:t>.</w:t>
      </w:r>
    </w:p>
    <w:p w14:paraId="143206F3" w14:textId="77777777" w:rsidR="009111A3" w:rsidRPr="00D30560" w:rsidRDefault="009111A3" w:rsidP="00676A75">
      <w:pPr>
        <w:pStyle w:val="ListParagraph"/>
        <w:numPr>
          <w:ilvl w:val="0"/>
          <w:numId w:val="14"/>
        </w:numPr>
        <w:rPr>
          <w:noProof/>
          <w:lang w:eastAsia="fr-FR"/>
        </w:rPr>
      </w:pPr>
      <w:r w:rsidRPr="00D30560">
        <w:rPr>
          <w:noProof/>
          <w:lang w:eastAsia="fr-FR"/>
        </w:rPr>
        <w:t>Si le rapprochement est OK, l'IRL client et marché deviennent dans le statut ajusté et un AOC est automatiquement généré vers MaroClear.</w:t>
      </w:r>
    </w:p>
    <w:p w14:paraId="5E4146F5" w14:textId="77777777" w:rsidR="00BD4C2A" w:rsidRDefault="009111A3" w:rsidP="00676A75">
      <w:pPr>
        <w:pStyle w:val="ListParagraph"/>
        <w:numPr>
          <w:ilvl w:val="0"/>
          <w:numId w:val="14"/>
        </w:numPr>
        <w:rPr>
          <w:noProof/>
          <w:lang w:eastAsia="fr-FR"/>
        </w:rPr>
      </w:pPr>
      <w:r w:rsidRPr="00D30560">
        <w:rPr>
          <w:noProof/>
          <w:lang w:eastAsia="fr-FR"/>
        </w:rPr>
        <w:t xml:space="preserve"> Si le rapprochement est NOK, un AOR est envoyé vers MaroClear </w:t>
      </w:r>
      <w:r w:rsidR="00BD4C2A" w:rsidRPr="00D30560">
        <w:rPr>
          <w:noProof/>
          <w:lang w:eastAsia="fr-FR"/>
        </w:rPr>
        <w:t>(manuellement ou par un job configurable).</w:t>
      </w:r>
    </w:p>
    <w:p w14:paraId="094C0511" w14:textId="77777777" w:rsidR="00803481" w:rsidRDefault="00803481" w:rsidP="00803481">
      <w:pPr>
        <w:pStyle w:val="ListParagraph"/>
        <w:rPr>
          <w:noProof/>
          <w:lang w:eastAsia="fr-FR"/>
        </w:rPr>
      </w:pPr>
    </w:p>
    <w:p w14:paraId="446B0B68" w14:textId="77777777" w:rsidR="00542A98" w:rsidRDefault="00542A98" w:rsidP="00803481">
      <w:pPr>
        <w:pStyle w:val="ListParagraph"/>
        <w:rPr>
          <w:noProof/>
          <w:lang w:eastAsia="fr-FR"/>
        </w:rPr>
      </w:pPr>
    </w:p>
    <w:p w14:paraId="59A17164" w14:textId="77777777" w:rsidR="00542A98" w:rsidRDefault="00542A98" w:rsidP="00803481">
      <w:pPr>
        <w:pStyle w:val="ListParagraph"/>
        <w:rPr>
          <w:noProof/>
          <w:lang w:eastAsia="fr-FR"/>
        </w:rPr>
      </w:pPr>
    </w:p>
    <w:p w14:paraId="2187F6A7" w14:textId="77777777" w:rsidR="00542A98" w:rsidRDefault="00542A98" w:rsidP="00803481">
      <w:pPr>
        <w:pStyle w:val="ListParagraph"/>
        <w:rPr>
          <w:noProof/>
          <w:lang w:eastAsia="fr-FR"/>
        </w:rPr>
      </w:pPr>
    </w:p>
    <w:p w14:paraId="780E18AA" w14:textId="77777777" w:rsidR="00542A98" w:rsidRDefault="00542A98" w:rsidP="00803481">
      <w:pPr>
        <w:pStyle w:val="ListParagraph"/>
        <w:rPr>
          <w:noProof/>
          <w:lang w:eastAsia="fr-FR"/>
        </w:rPr>
      </w:pPr>
    </w:p>
    <w:p w14:paraId="4FD53435" w14:textId="77777777" w:rsidR="00542A98" w:rsidRDefault="00542A98" w:rsidP="00803481">
      <w:pPr>
        <w:pStyle w:val="ListParagraph"/>
        <w:rPr>
          <w:noProof/>
          <w:lang w:eastAsia="fr-FR"/>
        </w:rPr>
      </w:pPr>
    </w:p>
    <w:p w14:paraId="4140B83C" w14:textId="77777777" w:rsidR="00542A98" w:rsidRDefault="00542A98" w:rsidP="00803481">
      <w:pPr>
        <w:pStyle w:val="ListParagraph"/>
        <w:rPr>
          <w:noProof/>
          <w:lang w:eastAsia="fr-FR"/>
        </w:rPr>
      </w:pPr>
    </w:p>
    <w:p w14:paraId="6AE8AD9C" w14:textId="77777777" w:rsidR="00542A98" w:rsidRDefault="00542A98" w:rsidP="00803481">
      <w:pPr>
        <w:pStyle w:val="ListParagraph"/>
        <w:rPr>
          <w:noProof/>
          <w:lang w:eastAsia="fr-FR"/>
        </w:rPr>
      </w:pPr>
    </w:p>
    <w:p w14:paraId="7B593560" w14:textId="77777777" w:rsidR="00542A98" w:rsidRDefault="00542A98" w:rsidP="00803481">
      <w:pPr>
        <w:pStyle w:val="ListParagraph"/>
        <w:rPr>
          <w:noProof/>
          <w:lang w:eastAsia="fr-FR"/>
        </w:rPr>
      </w:pPr>
    </w:p>
    <w:p w14:paraId="28619FE2" w14:textId="77777777" w:rsidR="00542A98" w:rsidRDefault="00542A98" w:rsidP="00803481">
      <w:pPr>
        <w:pStyle w:val="ListParagraph"/>
        <w:rPr>
          <w:noProof/>
          <w:lang w:eastAsia="fr-FR"/>
        </w:rPr>
      </w:pPr>
    </w:p>
    <w:p w14:paraId="443F6C41" w14:textId="77777777" w:rsidR="00542A98" w:rsidRDefault="00542A98" w:rsidP="00803481">
      <w:pPr>
        <w:pStyle w:val="ListParagraph"/>
        <w:rPr>
          <w:noProof/>
          <w:lang w:eastAsia="fr-FR"/>
        </w:rPr>
      </w:pPr>
    </w:p>
    <w:p w14:paraId="5028DA92" w14:textId="77777777" w:rsidR="00542A98" w:rsidRDefault="00542A98" w:rsidP="00803481">
      <w:pPr>
        <w:pStyle w:val="ListParagraph"/>
        <w:rPr>
          <w:noProof/>
          <w:lang w:eastAsia="fr-FR"/>
        </w:rPr>
      </w:pPr>
    </w:p>
    <w:p w14:paraId="4A55EE87" w14:textId="77777777" w:rsidR="00542A98" w:rsidRDefault="00542A98" w:rsidP="00803481">
      <w:pPr>
        <w:pStyle w:val="ListParagraph"/>
        <w:rPr>
          <w:noProof/>
          <w:lang w:eastAsia="fr-FR"/>
        </w:rPr>
      </w:pPr>
    </w:p>
    <w:p w14:paraId="5DAC8290" w14:textId="77777777" w:rsidR="00542A98" w:rsidRDefault="00542A98" w:rsidP="00803481">
      <w:pPr>
        <w:pStyle w:val="ListParagraph"/>
        <w:rPr>
          <w:noProof/>
          <w:lang w:eastAsia="fr-FR"/>
        </w:rPr>
      </w:pPr>
    </w:p>
    <w:p w14:paraId="3E19C021" w14:textId="77777777" w:rsidR="00542A98" w:rsidRDefault="00542A98" w:rsidP="00803481">
      <w:pPr>
        <w:pStyle w:val="ListParagraph"/>
        <w:rPr>
          <w:noProof/>
          <w:lang w:eastAsia="fr-FR"/>
        </w:rPr>
      </w:pPr>
    </w:p>
    <w:p w14:paraId="7CEC8874" w14:textId="77777777" w:rsidR="00542A98" w:rsidRDefault="00542A98" w:rsidP="00803481">
      <w:pPr>
        <w:pStyle w:val="ListParagraph"/>
        <w:rPr>
          <w:noProof/>
          <w:lang w:eastAsia="fr-FR"/>
        </w:rPr>
      </w:pPr>
    </w:p>
    <w:p w14:paraId="193BBB83" w14:textId="77777777" w:rsidR="00542A98" w:rsidRDefault="00542A98" w:rsidP="00803481">
      <w:pPr>
        <w:pStyle w:val="ListParagraph"/>
        <w:rPr>
          <w:noProof/>
          <w:lang w:eastAsia="fr-FR"/>
        </w:rPr>
      </w:pPr>
    </w:p>
    <w:p w14:paraId="23953D53" w14:textId="77777777" w:rsidR="00542A98" w:rsidRDefault="00542A98" w:rsidP="00803481">
      <w:pPr>
        <w:pStyle w:val="ListParagraph"/>
        <w:rPr>
          <w:noProof/>
          <w:lang w:eastAsia="fr-FR"/>
        </w:rPr>
      </w:pPr>
    </w:p>
    <w:p w14:paraId="2F5E5D7D" w14:textId="77777777" w:rsidR="00542A98" w:rsidRDefault="00542A98" w:rsidP="00803481">
      <w:pPr>
        <w:pStyle w:val="ListParagraph"/>
        <w:rPr>
          <w:noProof/>
          <w:lang w:eastAsia="fr-FR"/>
        </w:rPr>
      </w:pPr>
    </w:p>
    <w:p w14:paraId="52355110" w14:textId="77777777" w:rsidR="00542A98" w:rsidRDefault="00542A98" w:rsidP="00803481">
      <w:pPr>
        <w:pStyle w:val="ListParagraph"/>
        <w:rPr>
          <w:noProof/>
          <w:lang w:eastAsia="fr-FR"/>
        </w:rPr>
      </w:pPr>
    </w:p>
    <w:p w14:paraId="6273A5AE" w14:textId="77777777" w:rsidR="00542A98" w:rsidRDefault="00542A98" w:rsidP="00803481">
      <w:pPr>
        <w:pStyle w:val="ListParagraph"/>
        <w:rPr>
          <w:noProof/>
          <w:lang w:eastAsia="fr-FR"/>
        </w:rPr>
      </w:pPr>
    </w:p>
    <w:p w14:paraId="09A8005F" w14:textId="77777777" w:rsidR="00542A98" w:rsidRDefault="00542A98" w:rsidP="00803481">
      <w:pPr>
        <w:pStyle w:val="ListParagraph"/>
        <w:rPr>
          <w:noProof/>
          <w:lang w:eastAsia="fr-FR"/>
        </w:rPr>
      </w:pPr>
    </w:p>
    <w:p w14:paraId="0D22EF2B" w14:textId="77777777" w:rsidR="00542A98" w:rsidRDefault="00542A98" w:rsidP="00803481">
      <w:pPr>
        <w:pStyle w:val="ListParagraph"/>
        <w:rPr>
          <w:noProof/>
          <w:lang w:eastAsia="fr-FR"/>
        </w:rPr>
      </w:pPr>
    </w:p>
    <w:p w14:paraId="103DF002" w14:textId="77777777" w:rsidR="00542A98" w:rsidRDefault="00542A98" w:rsidP="00803481">
      <w:pPr>
        <w:pStyle w:val="ListParagraph"/>
        <w:rPr>
          <w:noProof/>
          <w:lang w:eastAsia="fr-FR"/>
        </w:rPr>
      </w:pPr>
    </w:p>
    <w:p w14:paraId="332D36B9" w14:textId="77777777" w:rsidR="00542A98" w:rsidRDefault="00542A98" w:rsidP="00803481">
      <w:pPr>
        <w:pStyle w:val="ListParagraph"/>
        <w:rPr>
          <w:noProof/>
          <w:lang w:eastAsia="fr-FR"/>
        </w:rPr>
      </w:pPr>
    </w:p>
    <w:p w14:paraId="6899214F" w14:textId="77777777" w:rsidR="00542A98" w:rsidRDefault="00542A98" w:rsidP="00803481">
      <w:pPr>
        <w:pStyle w:val="ListParagraph"/>
        <w:rPr>
          <w:noProof/>
          <w:lang w:eastAsia="fr-FR"/>
        </w:rPr>
      </w:pPr>
    </w:p>
    <w:p w14:paraId="559FC630" w14:textId="77777777" w:rsidR="00542A98" w:rsidRDefault="00542A98" w:rsidP="00803481">
      <w:pPr>
        <w:pStyle w:val="ListParagraph"/>
        <w:rPr>
          <w:noProof/>
          <w:lang w:eastAsia="fr-FR"/>
        </w:rPr>
      </w:pPr>
    </w:p>
    <w:p w14:paraId="6D830E41" w14:textId="77777777" w:rsidR="00542A98" w:rsidRDefault="00542A98" w:rsidP="00803481">
      <w:pPr>
        <w:pStyle w:val="ListParagraph"/>
        <w:rPr>
          <w:noProof/>
          <w:lang w:eastAsia="fr-FR"/>
        </w:rPr>
      </w:pPr>
    </w:p>
    <w:p w14:paraId="57C6C641" w14:textId="77777777" w:rsidR="0093039D" w:rsidRDefault="0093039D" w:rsidP="00803481">
      <w:pPr>
        <w:pStyle w:val="ListParagraph"/>
        <w:rPr>
          <w:noProof/>
          <w:lang w:eastAsia="fr-FR"/>
        </w:rPr>
      </w:pPr>
    </w:p>
    <w:p w14:paraId="7FB08227" w14:textId="77777777" w:rsidR="00542A98" w:rsidRDefault="00542A98" w:rsidP="00803481">
      <w:pPr>
        <w:pStyle w:val="ListParagraph"/>
        <w:rPr>
          <w:noProof/>
          <w:lang w:eastAsia="fr-FR"/>
        </w:rPr>
      </w:pPr>
    </w:p>
    <w:p w14:paraId="317E0A81" w14:textId="77777777" w:rsidR="00542A98" w:rsidRDefault="00542A98" w:rsidP="00803481">
      <w:pPr>
        <w:pStyle w:val="ListParagraph"/>
        <w:rPr>
          <w:noProof/>
          <w:lang w:eastAsia="fr-FR"/>
        </w:rPr>
      </w:pPr>
    </w:p>
    <w:p w14:paraId="4B65C5EA" w14:textId="77777777" w:rsidR="00542A98" w:rsidRDefault="00542A98" w:rsidP="00803481">
      <w:pPr>
        <w:pStyle w:val="ListParagraph"/>
        <w:rPr>
          <w:noProof/>
          <w:lang w:eastAsia="fr-FR"/>
        </w:rPr>
      </w:pPr>
    </w:p>
    <w:p w14:paraId="1A666DB0" w14:textId="77777777" w:rsidR="00D263E1" w:rsidRDefault="00D263E1" w:rsidP="00265C6E">
      <w:pPr>
        <w:pStyle w:val="Heading5"/>
        <w:rPr>
          <w:rFonts w:asciiTheme="minorHAnsi" w:hAnsiTheme="minorHAnsi" w:cstheme="minorHAnsi"/>
          <w:b/>
          <w:i/>
          <w:sz w:val="20"/>
          <w:szCs w:val="20"/>
          <w:u w:val="single"/>
        </w:rPr>
      </w:pPr>
      <w:r w:rsidRPr="00265C6E">
        <w:rPr>
          <w:rFonts w:asciiTheme="minorHAnsi" w:hAnsiTheme="minorHAnsi" w:cstheme="minorHAnsi"/>
          <w:b/>
          <w:i/>
          <w:sz w:val="20"/>
          <w:szCs w:val="20"/>
          <w:u w:val="single"/>
        </w:rPr>
        <w:lastRenderedPageBreak/>
        <w:t>Ordre "</w:t>
      </w:r>
      <w:proofErr w:type="spellStart"/>
      <w:r w:rsidRPr="00265C6E">
        <w:rPr>
          <w:rFonts w:asciiTheme="minorHAnsi" w:hAnsiTheme="minorHAnsi" w:cstheme="minorHAnsi"/>
          <w:b/>
          <w:i/>
          <w:sz w:val="20"/>
          <w:szCs w:val="20"/>
          <w:u w:val="single"/>
        </w:rPr>
        <w:t>Réseau"</w:t>
      </w:r>
      <w:r w:rsidR="00A157FC">
        <w:rPr>
          <w:rFonts w:asciiTheme="minorHAnsi" w:hAnsiTheme="minorHAnsi" w:cstheme="minorHAnsi"/>
          <w:b/>
          <w:i/>
          <w:sz w:val="20"/>
          <w:szCs w:val="20"/>
          <w:u w:val="single"/>
        </w:rPr>
        <w:t>marché</w:t>
      </w:r>
      <w:proofErr w:type="spellEnd"/>
      <w:r w:rsidR="00A157FC">
        <w:rPr>
          <w:rFonts w:asciiTheme="minorHAnsi" w:hAnsiTheme="minorHAnsi" w:cstheme="minorHAnsi"/>
          <w:b/>
          <w:i/>
          <w:sz w:val="20"/>
          <w:szCs w:val="20"/>
          <w:u w:val="single"/>
        </w:rPr>
        <w:t xml:space="preserve"> primaire</w:t>
      </w:r>
      <w:r w:rsidR="0029020E" w:rsidRPr="0029020E">
        <w:rPr>
          <w:rFonts w:asciiTheme="minorHAnsi" w:hAnsiTheme="minorHAnsi" w:cstheme="minorHAnsi"/>
          <w:b/>
          <w:i/>
          <w:sz w:val="20"/>
          <w:szCs w:val="20"/>
          <w:u w:val="single"/>
        </w:rPr>
        <w:t>, OPV</w:t>
      </w:r>
    </w:p>
    <w:p w14:paraId="668ABDF2" w14:textId="77777777" w:rsidR="00D30560" w:rsidRDefault="00D30560" w:rsidP="00D30560"/>
    <w:p w14:paraId="73A5D1EA" w14:textId="77777777" w:rsidR="003C1E41" w:rsidRDefault="006660BC" w:rsidP="00D30560">
      <w:r>
        <w:rPr>
          <w:noProof/>
          <w:lang w:eastAsia="fr-FR"/>
        </w:rPr>
        <w:drawing>
          <wp:inline distT="0" distB="0" distL="0" distR="0" wp14:anchorId="17FBD88A" wp14:editId="33AEF4B2">
            <wp:extent cx="5753100" cy="7991475"/>
            <wp:effectExtent l="1905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srcRect/>
                    <a:stretch>
                      <a:fillRect/>
                    </a:stretch>
                  </pic:blipFill>
                  <pic:spPr bwMode="auto">
                    <a:xfrm>
                      <a:off x="0" y="0"/>
                      <a:ext cx="5753100" cy="7991475"/>
                    </a:xfrm>
                    <a:prstGeom prst="rect">
                      <a:avLst/>
                    </a:prstGeom>
                    <a:noFill/>
                    <a:ln w="9525">
                      <a:noFill/>
                      <a:miter lim="800000"/>
                      <a:headEnd/>
                      <a:tailEnd/>
                    </a:ln>
                  </pic:spPr>
                </pic:pic>
              </a:graphicData>
            </a:graphic>
          </wp:inline>
        </w:drawing>
      </w:r>
    </w:p>
    <w:p w14:paraId="3B72F884" w14:textId="77777777" w:rsidR="006E7304" w:rsidRDefault="006E7304" w:rsidP="00D30560"/>
    <w:p w14:paraId="44B4B931" w14:textId="77777777" w:rsidR="006E5579" w:rsidRDefault="006E5579" w:rsidP="00D30560"/>
    <w:p w14:paraId="64317373" w14:textId="77777777" w:rsidR="006E5579" w:rsidRPr="00D30560" w:rsidRDefault="006E5579" w:rsidP="00D30560"/>
    <w:p w14:paraId="5826FD22" w14:textId="77777777" w:rsidR="004C6F56" w:rsidRPr="00D30560" w:rsidRDefault="00F45E17" w:rsidP="00676A75">
      <w:pPr>
        <w:pStyle w:val="ListParagraph"/>
        <w:numPr>
          <w:ilvl w:val="0"/>
          <w:numId w:val="14"/>
        </w:numPr>
        <w:rPr>
          <w:noProof/>
          <w:lang w:eastAsia="fr-FR"/>
        </w:rPr>
      </w:pPr>
      <w:r>
        <w:rPr>
          <w:noProof/>
          <w:lang w:eastAsia="fr-FR"/>
        </w:rPr>
        <w:t>Le marché p</w:t>
      </w:r>
      <w:r w:rsidRPr="00F45E17">
        <w:rPr>
          <w:noProof/>
          <w:lang w:eastAsia="fr-FR"/>
        </w:rPr>
        <w:t>rimaire</w:t>
      </w:r>
      <w:ins w:id="262" w:author="souchem" w:date="2015-07-28T17:12:00Z">
        <w:r w:rsidR="009B07AB">
          <w:rPr>
            <w:noProof/>
            <w:lang w:eastAsia="fr-FR"/>
          </w:rPr>
          <w:t xml:space="preserve"> </w:t>
        </w:r>
      </w:ins>
      <w:r>
        <w:rPr>
          <w:noProof/>
          <w:lang w:eastAsia="fr-FR"/>
        </w:rPr>
        <w:t>et l'offre p</w:t>
      </w:r>
      <w:r w:rsidRPr="00F45E17">
        <w:rPr>
          <w:noProof/>
          <w:lang w:eastAsia="fr-FR"/>
        </w:rPr>
        <w:t xml:space="preserve">ublique de </w:t>
      </w:r>
      <w:r>
        <w:rPr>
          <w:noProof/>
          <w:lang w:eastAsia="fr-FR"/>
        </w:rPr>
        <w:t xml:space="preserve">vente sont traités dans les modules MegaIssueret MegaTrade. </w:t>
      </w:r>
      <w:r w:rsidR="004C6F56" w:rsidRPr="00D30560">
        <w:t>[</w:t>
      </w:r>
      <w:proofErr w:type="gramStart"/>
      <w:r w:rsidR="004C6F56" w:rsidRPr="00D30560">
        <w:rPr>
          <w:i/>
        </w:rPr>
        <w:t>se</w:t>
      </w:r>
      <w:proofErr w:type="gramEnd"/>
      <w:r w:rsidR="004C6F56" w:rsidRPr="00D30560">
        <w:rPr>
          <w:i/>
        </w:rPr>
        <w:t xml:space="preserve"> référer au</w:t>
      </w:r>
      <w:r>
        <w:rPr>
          <w:i/>
        </w:rPr>
        <w:t xml:space="preserve">x </w:t>
      </w:r>
      <w:proofErr w:type="gramStart"/>
      <w:r>
        <w:rPr>
          <w:i/>
        </w:rPr>
        <w:t xml:space="preserve">différents </w:t>
      </w:r>
      <w:r w:rsidR="004C6F56" w:rsidRPr="00D30560">
        <w:rPr>
          <w:i/>
        </w:rPr>
        <w:t xml:space="preserve"> </w:t>
      </w:r>
      <w:proofErr w:type="spellStart"/>
      <w:r w:rsidR="004C6F56" w:rsidRPr="00D30560">
        <w:rPr>
          <w:i/>
        </w:rPr>
        <w:t>SFD</w:t>
      </w:r>
      <w:r>
        <w:rPr>
          <w:i/>
        </w:rPr>
        <w:t>s</w:t>
      </w:r>
      <w:proofErr w:type="spellEnd"/>
      <w:proofErr w:type="gramEnd"/>
      <w:r w:rsidR="004C6F56" w:rsidRPr="00D30560">
        <w:rPr>
          <w:i/>
        </w:rPr>
        <w:t xml:space="preserve"> pour le détail des processus</w:t>
      </w:r>
      <w:r>
        <w:rPr>
          <w:i/>
        </w:rPr>
        <w:t xml:space="preserve"> différents</w:t>
      </w:r>
      <w:r w:rsidR="004C6F56" w:rsidRPr="00D30560">
        <w:t>]</w:t>
      </w:r>
      <w:r w:rsidR="004C6F56" w:rsidRPr="00D30560">
        <w:rPr>
          <w:noProof/>
          <w:lang w:eastAsia="fr-FR"/>
        </w:rPr>
        <w:t xml:space="preserve">. </w:t>
      </w:r>
      <w:r w:rsidR="000F5855">
        <w:rPr>
          <w:noProof/>
          <w:lang w:eastAsia="fr-FR"/>
        </w:rPr>
        <w:t>Chacun de ces</w:t>
      </w:r>
      <w:ins w:id="263" w:author="souchem" w:date="2015-07-28T17:12:00Z">
        <w:r w:rsidR="009B07AB">
          <w:rPr>
            <w:noProof/>
            <w:lang w:eastAsia="fr-FR"/>
          </w:rPr>
          <w:t xml:space="preserve"> </w:t>
        </w:r>
      </w:ins>
      <w:r w:rsidR="004C6F56" w:rsidRPr="00D30560">
        <w:rPr>
          <w:noProof/>
          <w:lang w:eastAsia="fr-FR"/>
        </w:rPr>
        <w:t xml:space="preserve">processus </w:t>
      </w:r>
      <w:r w:rsidR="0061393E" w:rsidRPr="00D30560">
        <w:rPr>
          <w:noProof/>
          <w:lang w:eastAsia="fr-FR"/>
        </w:rPr>
        <w:t>aboutit à</w:t>
      </w:r>
      <w:r w:rsidR="004C6F56" w:rsidRPr="00D30560">
        <w:rPr>
          <w:noProof/>
          <w:lang w:eastAsia="fr-FR"/>
        </w:rPr>
        <w:t xml:space="preserve"> la création des IRLs client au niveau </w:t>
      </w:r>
      <w:r w:rsidR="006A2863" w:rsidRPr="00D30560">
        <w:rPr>
          <w:noProof/>
          <w:lang w:eastAsia="fr-FR"/>
        </w:rPr>
        <w:t>de MegaCustody.</w:t>
      </w:r>
    </w:p>
    <w:p w14:paraId="6AC9F2F1" w14:textId="77777777" w:rsidR="006A2863" w:rsidRPr="00D30560" w:rsidRDefault="006A2863" w:rsidP="00676A75">
      <w:pPr>
        <w:pStyle w:val="ListParagraph"/>
        <w:numPr>
          <w:ilvl w:val="0"/>
          <w:numId w:val="11"/>
        </w:numPr>
        <w:rPr>
          <w:noProof/>
          <w:lang w:eastAsia="fr-FR"/>
        </w:rPr>
      </w:pPr>
      <w:r w:rsidRPr="00D30560">
        <w:rPr>
          <w:noProof/>
          <w:lang w:eastAsia="fr-FR"/>
        </w:rPr>
        <w:t>Le</w:t>
      </w:r>
      <w:r w:rsidR="001C6A2C" w:rsidRPr="00D30560">
        <w:rPr>
          <w:noProof/>
          <w:lang w:eastAsia="fr-FR"/>
        </w:rPr>
        <w:t xml:space="preserve">s </w:t>
      </w:r>
      <w:r w:rsidRPr="00D30560">
        <w:rPr>
          <w:noProof/>
          <w:lang w:eastAsia="fr-FR"/>
        </w:rPr>
        <w:t>IRL</w:t>
      </w:r>
      <w:r w:rsidR="001C6A2C" w:rsidRPr="00D30560">
        <w:rPr>
          <w:noProof/>
          <w:lang w:eastAsia="fr-FR"/>
        </w:rPr>
        <w:t>s</w:t>
      </w:r>
      <w:r w:rsidRPr="00D30560">
        <w:rPr>
          <w:noProof/>
          <w:lang w:eastAsia="fr-FR"/>
        </w:rPr>
        <w:t xml:space="preserve"> c</w:t>
      </w:r>
      <w:r w:rsidR="0026198E" w:rsidRPr="00D30560">
        <w:rPr>
          <w:noProof/>
          <w:lang w:eastAsia="fr-FR"/>
        </w:rPr>
        <w:t>lient dans le statut "Instruit".</w:t>
      </w:r>
    </w:p>
    <w:p w14:paraId="6079EF7A" w14:textId="77777777" w:rsidR="006A2863" w:rsidRPr="00D30560" w:rsidRDefault="006A2863" w:rsidP="00676A75">
      <w:pPr>
        <w:pStyle w:val="ListParagraph"/>
        <w:numPr>
          <w:ilvl w:val="0"/>
          <w:numId w:val="13"/>
        </w:numPr>
        <w:rPr>
          <w:noProof/>
          <w:lang w:eastAsia="fr-FR"/>
        </w:rPr>
      </w:pPr>
      <w:r w:rsidRPr="00D30560">
        <w:t xml:space="preserve">Le postage comptable espèces est </w:t>
      </w:r>
      <w:r w:rsidR="001C6A2C" w:rsidRPr="00D30560">
        <w:t xml:space="preserve">généré à la création des </w:t>
      </w:r>
      <w:proofErr w:type="spellStart"/>
      <w:r w:rsidRPr="00D30560">
        <w:t>IRL</w:t>
      </w:r>
      <w:r w:rsidR="001C6A2C" w:rsidRPr="00D30560">
        <w:t>s</w:t>
      </w:r>
      <w:proofErr w:type="spellEnd"/>
      <w:r w:rsidRPr="00D30560">
        <w:t xml:space="preserve"> au statut </w:t>
      </w:r>
      <w:r w:rsidRPr="00D30560">
        <w:rPr>
          <w:noProof/>
          <w:lang w:eastAsia="fr-FR"/>
        </w:rPr>
        <w:t>"Instruit".</w:t>
      </w:r>
    </w:p>
    <w:p w14:paraId="40E4F2C3" w14:textId="77777777" w:rsidR="00BA0424" w:rsidRPr="00C020F7" w:rsidRDefault="00BB48B9" w:rsidP="00676A75">
      <w:pPr>
        <w:pStyle w:val="ListParagraph"/>
        <w:numPr>
          <w:ilvl w:val="0"/>
          <w:numId w:val="13"/>
        </w:numPr>
        <w:rPr>
          <w:noProof/>
          <w:u w:val="single"/>
          <w:lang w:eastAsia="fr-FR"/>
        </w:rPr>
      </w:pPr>
      <w:r w:rsidRPr="00D30560">
        <w:rPr>
          <w:noProof/>
          <w:lang w:eastAsia="fr-FR"/>
        </w:rPr>
        <w:t>Le système regroupe</w:t>
      </w:r>
      <w:r w:rsidR="00C020F7">
        <w:rPr>
          <w:noProof/>
          <w:lang w:eastAsia="fr-FR"/>
        </w:rPr>
        <w:t xml:space="preserve"> automatiquement</w:t>
      </w:r>
      <w:r w:rsidRPr="00D30560">
        <w:rPr>
          <w:noProof/>
          <w:lang w:eastAsia="fr-FR"/>
        </w:rPr>
        <w:t xml:space="preserve"> les IRLs client (dites des IRLs Filles) et les rattache à une IRL globale portant sur un compte titre fictif.</w:t>
      </w:r>
      <w:r w:rsidR="00BA0424" w:rsidRPr="00D30560">
        <w:rPr>
          <w:noProof/>
          <w:lang w:eastAsia="fr-FR"/>
        </w:rPr>
        <w:t xml:space="preserve"> Le</w:t>
      </w:r>
      <w:r w:rsidR="0026198E" w:rsidRPr="00D30560">
        <w:rPr>
          <w:noProof/>
          <w:lang w:eastAsia="fr-FR"/>
        </w:rPr>
        <w:t xml:space="preserve">s critères de regroupement sont détaillés dans le </w:t>
      </w:r>
      <w:r w:rsidR="008E0111" w:rsidRPr="00D30560">
        <w:rPr>
          <w:noProof/>
          <w:lang w:eastAsia="fr-FR"/>
        </w:rPr>
        <w:t>T</w:t>
      </w:r>
      <w:r w:rsidR="0026198E" w:rsidRPr="00D30560">
        <w:rPr>
          <w:noProof/>
          <w:lang w:eastAsia="fr-FR"/>
        </w:rPr>
        <w:t>ableau</w:t>
      </w:r>
      <w:ins w:id="264" w:author="souchem" w:date="2015-07-28T17:13:00Z">
        <w:r w:rsidR="009B07AB">
          <w:rPr>
            <w:noProof/>
            <w:lang w:eastAsia="fr-FR"/>
          </w:rPr>
          <w:t xml:space="preserve"> </w:t>
        </w:r>
      </w:ins>
      <w:r w:rsidR="008E0111" w:rsidRPr="00D30560">
        <w:rPr>
          <w:noProof/>
          <w:lang w:eastAsia="fr-FR"/>
        </w:rPr>
        <w:t>R</w:t>
      </w:r>
      <w:r w:rsidR="00144538" w:rsidRPr="00D30560">
        <w:rPr>
          <w:noProof/>
          <w:lang w:eastAsia="fr-FR"/>
        </w:rPr>
        <w:t>écapitulatif</w:t>
      </w:r>
      <w:r w:rsidR="0026198E" w:rsidRPr="00D30560">
        <w:rPr>
          <w:noProof/>
          <w:lang w:eastAsia="fr-FR"/>
        </w:rPr>
        <w:t>.</w:t>
      </w:r>
      <w:r w:rsidR="00BE0AAA" w:rsidRPr="00BE0AAA">
        <w:rPr>
          <w:noProof/>
          <w:u w:val="single"/>
          <w:lang w:eastAsia="fr-FR"/>
        </w:rPr>
        <w:t>Les IRLs sont déversé</w:t>
      </w:r>
      <w:r w:rsidR="00C020F7">
        <w:rPr>
          <w:noProof/>
          <w:u w:val="single"/>
          <w:lang w:eastAsia="fr-FR"/>
        </w:rPr>
        <w:t>es</w:t>
      </w:r>
      <w:r w:rsidR="00BE0AAA" w:rsidRPr="00BE0AAA">
        <w:rPr>
          <w:noProof/>
          <w:u w:val="single"/>
          <w:lang w:eastAsia="fr-FR"/>
        </w:rPr>
        <w:t xml:space="preserve"> en un seul flux (one shot). Le regroupement manuel des IRLs n'est pas possible. Le dégroupement des IRLs </w:t>
      </w:r>
      <w:r w:rsidR="00C020F7">
        <w:rPr>
          <w:noProof/>
          <w:u w:val="single"/>
          <w:lang w:eastAsia="fr-FR"/>
        </w:rPr>
        <w:t xml:space="preserve">client </w:t>
      </w:r>
      <w:r w:rsidR="00BE0AAA" w:rsidRPr="00BE0AAA">
        <w:rPr>
          <w:noProof/>
          <w:u w:val="single"/>
          <w:lang w:eastAsia="fr-FR"/>
        </w:rPr>
        <w:t>n'est pas possible.</w:t>
      </w:r>
    </w:p>
    <w:p w14:paraId="2A41FBB5" w14:textId="77777777" w:rsidR="006A2863" w:rsidRPr="00D30560" w:rsidRDefault="006A286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EC2A92" w:rsidRPr="00D30560">
        <w:rPr>
          <w:noProof/>
          <w:lang w:eastAsia="fr-FR"/>
        </w:rPr>
        <w:t xml:space="preserve">est lancé </w:t>
      </w:r>
      <w:r w:rsidRPr="00D30560">
        <w:rPr>
          <w:noProof/>
          <w:lang w:eastAsia="fr-FR"/>
        </w:rPr>
        <w:t xml:space="preserve">selon les critères de rapprochement </w:t>
      </w:r>
      <w:r w:rsidR="0026198E" w:rsidRPr="00D30560">
        <w:rPr>
          <w:noProof/>
          <w:lang w:eastAsia="fr-FR"/>
        </w:rPr>
        <w:t xml:space="preserve">détaillés dans le </w:t>
      </w:r>
      <w:r w:rsidR="008E0111" w:rsidRPr="00D30560">
        <w:rPr>
          <w:noProof/>
          <w:lang w:eastAsia="fr-FR"/>
        </w:rPr>
        <w:t>T</w:t>
      </w:r>
      <w:r w:rsidR="0026198E" w:rsidRPr="00D30560">
        <w:rPr>
          <w:noProof/>
          <w:lang w:eastAsia="fr-FR"/>
        </w:rPr>
        <w:t>ableau</w:t>
      </w:r>
      <w:ins w:id="265" w:author="souchem" w:date="2015-07-28T17:13:00Z">
        <w:r w:rsidR="009B07AB">
          <w:rPr>
            <w:noProof/>
            <w:lang w:eastAsia="fr-FR"/>
          </w:rPr>
          <w:t xml:space="preserve"> </w:t>
        </w:r>
      </w:ins>
      <w:r w:rsidR="008E0111" w:rsidRPr="00D30560">
        <w:rPr>
          <w:noProof/>
          <w:lang w:eastAsia="fr-FR"/>
        </w:rPr>
        <w:t>R</w:t>
      </w:r>
      <w:r w:rsidR="00144538" w:rsidRPr="00D30560">
        <w:rPr>
          <w:noProof/>
          <w:lang w:eastAsia="fr-FR"/>
        </w:rPr>
        <w:t>écapitulatif</w:t>
      </w:r>
      <w:r w:rsidR="0026198E" w:rsidRPr="00D30560">
        <w:rPr>
          <w:noProof/>
          <w:lang w:eastAsia="fr-FR"/>
        </w:rPr>
        <w:t>.</w:t>
      </w:r>
    </w:p>
    <w:p w14:paraId="40621290" w14:textId="77777777" w:rsidR="00086AC6" w:rsidRPr="00D30560" w:rsidRDefault="006A2863" w:rsidP="00676A75">
      <w:pPr>
        <w:pStyle w:val="ListParagraph"/>
        <w:numPr>
          <w:ilvl w:val="0"/>
          <w:numId w:val="14"/>
        </w:numPr>
        <w:rPr>
          <w:noProof/>
          <w:lang w:eastAsia="fr-FR"/>
        </w:rPr>
      </w:pPr>
      <w:r w:rsidRPr="00D30560">
        <w:rPr>
          <w:noProof/>
          <w:lang w:eastAsia="fr-FR"/>
        </w:rPr>
        <w:t>Si le rap</w:t>
      </w:r>
      <w:r w:rsidR="00086AC6" w:rsidRPr="00D30560">
        <w:rPr>
          <w:noProof/>
          <w:lang w:eastAsia="fr-FR"/>
        </w:rPr>
        <w:t xml:space="preserve">prochement est OK, l'IRL globale, l'IRL </w:t>
      </w:r>
      <w:r w:rsidRPr="00D30560">
        <w:rPr>
          <w:noProof/>
          <w:lang w:eastAsia="fr-FR"/>
        </w:rPr>
        <w:t>marché</w:t>
      </w:r>
      <w:r w:rsidR="00086AC6" w:rsidRPr="00D30560">
        <w:rPr>
          <w:noProof/>
          <w:lang w:eastAsia="fr-FR"/>
        </w:rPr>
        <w:t>, et les IRLs filles</w:t>
      </w:r>
      <w:r w:rsidRPr="00D30560">
        <w:rPr>
          <w:noProof/>
          <w:lang w:eastAsia="fr-FR"/>
        </w:rPr>
        <w:t xml:space="preserve"> deviennent dans le statut ajusté et un AOC est automatiquement généré vers MaroClear.</w:t>
      </w:r>
    </w:p>
    <w:p w14:paraId="0D6F06EA" w14:textId="77777777" w:rsidR="005D1873" w:rsidRDefault="006A2863" w:rsidP="00676A75">
      <w:pPr>
        <w:pStyle w:val="ListParagraph"/>
        <w:numPr>
          <w:ilvl w:val="0"/>
          <w:numId w:val="14"/>
        </w:numPr>
        <w:rPr>
          <w:noProof/>
          <w:lang w:eastAsia="fr-FR"/>
        </w:rPr>
      </w:pPr>
      <w:r w:rsidRPr="00D30560">
        <w:rPr>
          <w:noProof/>
          <w:lang w:eastAsia="fr-FR"/>
        </w:rPr>
        <w:t xml:space="preserve"> Si le rapprochement est NOK, un</w:t>
      </w:r>
      <w:r w:rsidR="005D1873" w:rsidRPr="00D30560">
        <w:rPr>
          <w:noProof/>
          <w:lang w:eastAsia="fr-FR"/>
        </w:rPr>
        <w:t xml:space="preserve"> AOR est envoyé vers MaroClear (manuellement ou par un job configurable).</w:t>
      </w:r>
    </w:p>
    <w:p w14:paraId="7769085C" w14:textId="77777777" w:rsidR="006A1AB4" w:rsidRPr="00D30560" w:rsidRDefault="006A1AB4" w:rsidP="006A1AB4">
      <w:pPr>
        <w:pStyle w:val="ListParagraph"/>
        <w:numPr>
          <w:ilvl w:val="0"/>
          <w:numId w:val="14"/>
        </w:numPr>
        <w:rPr>
          <w:noProof/>
          <w:lang w:eastAsia="fr-FR"/>
        </w:rPr>
      </w:pPr>
      <w:r>
        <w:rPr>
          <w:noProof/>
          <w:lang w:eastAsia="fr-FR"/>
        </w:rPr>
        <w:t>NB: Les instructions OPA (offre publique d'achat) et OPR (offre publique de retrait) ne font pas de cette catégorie, puisque les IRLs relatives aux OPA et OPR sont ajustées une à une: pas de groupement d'IRLs client.</w:t>
      </w:r>
    </w:p>
    <w:p w14:paraId="1372AAF5" w14:textId="77777777" w:rsidR="00321EE6" w:rsidRPr="00450A1F" w:rsidRDefault="00321EE6" w:rsidP="00321EE6">
      <w:pPr>
        <w:pStyle w:val="Heading4"/>
      </w:pPr>
      <w:r>
        <w:t>Ordre Direct</w:t>
      </w:r>
    </w:p>
    <w:p w14:paraId="31154475" w14:textId="77777777" w:rsidR="00D30560" w:rsidRDefault="00D30560" w:rsidP="00C1476F"/>
    <w:p w14:paraId="17F012F9" w14:textId="77777777" w:rsidR="00C1476F" w:rsidRPr="00D30560" w:rsidRDefault="008413FB" w:rsidP="00C1476F">
      <w:r w:rsidRPr="00D30560">
        <w:t>Les o</w:t>
      </w:r>
      <w:r w:rsidR="00C1476F" w:rsidRPr="00D30560">
        <w:t>rdr</w:t>
      </w:r>
      <w:r w:rsidRPr="00D30560">
        <w:t>e "Direct</w:t>
      </w:r>
      <w:r w:rsidR="00C1476F" w:rsidRPr="00D30560">
        <w:t xml:space="preserve">" </w:t>
      </w:r>
      <w:r w:rsidRPr="00D30560">
        <w:t>sont</w:t>
      </w:r>
      <w:r w:rsidR="00C1476F" w:rsidRPr="00D30560">
        <w:t xml:space="preserve"> traité</w:t>
      </w:r>
      <w:r w:rsidR="002E01A5" w:rsidRPr="00D30560">
        <w:t>s</w:t>
      </w:r>
      <w:ins w:id="266" w:author="souchem" w:date="2015-07-28T17:12:00Z">
        <w:r w:rsidR="00F92BC1">
          <w:t xml:space="preserve"> </w:t>
        </w:r>
      </w:ins>
      <w:r w:rsidRPr="00D30560">
        <w:t xml:space="preserve">dans </w:t>
      </w:r>
      <w:proofErr w:type="spellStart"/>
      <w:r w:rsidRPr="00D30560">
        <w:t>MegaCustody</w:t>
      </w:r>
      <w:proofErr w:type="spellEnd"/>
      <w:r w:rsidRPr="00D30560">
        <w:t xml:space="preserve"> pour le règlement livraison sans passer par le carnet</w:t>
      </w:r>
      <w:r w:rsidR="00C1476F" w:rsidRPr="00D30560">
        <w:t>. Les ordres</w:t>
      </w:r>
      <w:r w:rsidRPr="00D30560">
        <w:t xml:space="preserve"> "Direct</w:t>
      </w:r>
      <w:r w:rsidR="00C1476F" w:rsidRPr="00D30560">
        <w:t xml:space="preserve">" de </w:t>
      </w:r>
      <w:proofErr w:type="gramStart"/>
      <w:r w:rsidR="00C1476F" w:rsidRPr="00D30560">
        <w:t>AWB  peuvent</w:t>
      </w:r>
      <w:proofErr w:type="gramEnd"/>
      <w:r w:rsidR="00C1476F" w:rsidRPr="00D30560">
        <w:t xml:space="preserve"> être groupés, d'après leurs traitements,</w:t>
      </w:r>
      <w:r w:rsidR="00C467AD" w:rsidRPr="00D30560">
        <w:t xml:space="preserve"> comme </w:t>
      </w:r>
      <w:proofErr w:type="gramStart"/>
      <w:r w:rsidR="00C467AD" w:rsidRPr="00D30560">
        <w:t>suit</w:t>
      </w:r>
      <w:r w:rsidR="00C1476F" w:rsidRPr="00D30560">
        <w:t>:</w:t>
      </w:r>
      <w:proofErr w:type="gramEnd"/>
    </w:p>
    <w:p w14:paraId="7014A575" w14:textId="77777777" w:rsidR="00C1476F" w:rsidRPr="00D30560" w:rsidRDefault="00C1476F" w:rsidP="00676A75">
      <w:pPr>
        <w:pStyle w:val="ListParagraph"/>
        <w:numPr>
          <w:ilvl w:val="0"/>
          <w:numId w:val="10"/>
        </w:numPr>
        <w:rPr>
          <w:noProof/>
          <w:lang w:eastAsia="fr-FR"/>
        </w:rPr>
      </w:pPr>
      <w:r w:rsidRPr="00D30560">
        <w:rPr>
          <w:noProof/>
          <w:lang w:eastAsia="fr-FR"/>
        </w:rPr>
        <w:t>Ordres "</w:t>
      </w:r>
      <w:r w:rsidR="008413FB" w:rsidRPr="00D30560">
        <w:rPr>
          <w:noProof/>
          <w:lang w:eastAsia="fr-FR"/>
        </w:rPr>
        <w:t>Direct</w:t>
      </w:r>
      <w:r w:rsidRPr="00D30560">
        <w:rPr>
          <w:noProof/>
          <w:lang w:eastAsia="fr-FR"/>
        </w:rPr>
        <w:t>"</w:t>
      </w:r>
      <w:r w:rsidR="00C467AD" w:rsidRPr="00D30560">
        <w:rPr>
          <w:noProof/>
          <w:lang w:eastAsia="fr-FR"/>
        </w:rPr>
        <w:t xml:space="preserve"> avec ajustement d'IRL simple.</w:t>
      </w:r>
    </w:p>
    <w:p w14:paraId="631C72E3" w14:textId="77777777" w:rsidR="00D263E1" w:rsidRDefault="00C1476F" w:rsidP="00676A75">
      <w:pPr>
        <w:pStyle w:val="ListParagraph"/>
        <w:numPr>
          <w:ilvl w:val="0"/>
          <w:numId w:val="10"/>
        </w:numPr>
        <w:rPr>
          <w:noProof/>
          <w:lang w:eastAsia="fr-FR"/>
        </w:rPr>
      </w:pPr>
      <w:r w:rsidRPr="00D30560">
        <w:rPr>
          <w:noProof/>
          <w:lang w:eastAsia="fr-FR"/>
        </w:rPr>
        <w:t>Ordres "</w:t>
      </w:r>
      <w:r w:rsidR="0061393E" w:rsidRPr="00D30560">
        <w:rPr>
          <w:noProof/>
          <w:lang w:eastAsia="fr-FR"/>
        </w:rPr>
        <w:t>Direct</w:t>
      </w:r>
      <w:r w:rsidRPr="00D30560">
        <w:rPr>
          <w:noProof/>
          <w:lang w:eastAsia="fr-FR"/>
        </w:rPr>
        <w:t>"</w:t>
      </w:r>
      <w:r w:rsidR="00C467AD" w:rsidRPr="00D30560">
        <w:rPr>
          <w:noProof/>
          <w:lang w:eastAsia="fr-FR"/>
        </w:rPr>
        <w:t>avec ajsutement d'IRL globale.</w:t>
      </w:r>
    </w:p>
    <w:p w14:paraId="55705232" w14:textId="77777777" w:rsidR="00100E2B" w:rsidRDefault="00100E2B" w:rsidP="00100E2B">
      <w:pPr>
        <w:rPr>
          <w:noProof/>
          <w:lang w:eastAsia="fr-FR"/>
        </w:rPr>
      </w:pPr>
    </w:p>
    <w:p w14:paraId="510E18F0" w14:textId="77777777" w:rsidR="00100E2B" w:rsidRDefault="00100E2B" w:rsidP="00100E2B">
      <w:pPr>
        <w:rPr>
          <w:noProof/>
          <w:lang w:eastAsia="fr-FR"/>
        </w:rPr>
      </w:pPr>
    </w:p>
    <w:p w14:paraId="24DF81AF" w14:textId="77777777" w:rsidR="00100E2B" w:rsidRDefault="00100E2B" w:rsidP="00100E2B">
      <w:pPr>
        <w:rPr>
          <w:noProof/>
          <w:lang w:eastAsia="fr-FR"/>
        </w:rPr>
      </w:pPr>
    </w:p>
    <w:p w14:paraId="2D7EEFE4" w14:textId="77777777" w:rsidR="00100E2B" w:rsidRDefault="00100E2B" w:rsidP="00100E2B">
      <w:pPr>
        <w:rPr>
          <w:noProof/>
          <w:lang w:eastAsia="fr-FR"/>
        </w:rPr>
      </w:pPr>
    </w:p>
    <w:p w14:paraId="79C5C515" w14:textId="77777777" w:rsidR="00100E2B" w:rsidRDefault="00100E2B" w:rsidP="00100E2B">
      <w:pPr>
        <w:rPr>
          <w:noProof/>
          <w:lang w:eastAsia="fr-FR"/>
        </w:rPr>
      </w:pPr>
    </w:p>
    <w:p w14:paraId="3326ACDE" w14:textId="77777777" w:rsidR="00100E2B" w:rsidRDefault="00100E2B" w:rsidP="00100E2B">
      <w:pPr>
        <w:rPr>
          <w:noProof/>
          <w:lang w:eastAsia="fr-FR"/>
        </w:rPr>
      </w:pPr>
    </w:p>
    <w:p w14:paraId="6DC28C66" w14:textId="77777777" w:rsidR="00100E2B" w:rsidRDefault="00100E2B" w:rsidP="00100E2B">
      <w:pPr>
        <w:rPr>
          <w:noProof/>
          <w:lang w:eastAsia="fr-FR"/>
        </w:rPr>
      </w:pPr>
    </w:p>
    <w:p w14:paraId="5B911765" w14:textId="77777777" w:rsidR="00100E2B" w:rsidRDefault="00100E2B" w:rsidP="00100E2B">
      <w:pPr>
        <w:rPr>
          <w:noProof/>
          <w:lang w:eastAsia="fr-FR"/>
        </w:rPr>
      </w:pPr>
    </w:p>
    <w:p w14:paraId="683B5EB9" w14:textId="77777777" w:rsidR="00100E2B" w:rsidRDefault="00100E2B" w:rsidP="00100E2B">
      <w:pPr>
        <w:rPr>
          <w:noProof/>
          <w:lang w:eastAsia="fr-FR"/>
        </w:rPr>
      </w:pPr>
    </w:p>
    <w:p w14:paraId="48ADC1AA" w14:textId="77777777" w:rsidR="00100E2B" w:rsidRDefault="00100E2B" w:rsidP="00100E2B">
      <w:pPr>
        <w:rPr>
          <w:noProof/>
          <w:lang w:eastAsia="fr-FR"/>
        </w:rPr>
      </w:pPr>
    </w:p>
    <w:p w14:paraId="4CEB6429" w14:textId="77777777" w:rsidR="00100E2B" w:rsidRDefault="00100E2B" w:rsidP="00100E2B">
      <w:pPr>
        <w:rPr>
          <w:noProof/>
          <w:lang w:eastAsia="fr-FR"/>
        </w:rPr>
      </w:pPr>
    </w:p>
    <w:p w14:paraId="7D6E44B8" w14:textId="77777777" w:rsidR="00100E2B" w:rsidRDefault="00100E2B" w:rsidP="00100E2B">
      <w:pPr>
        <w:rPr>
          <w:noProof/>
          <w:lang w:eastAsia="fr-FR"/>
        </w:rPr>
      </w:pPr>
    </w:p>
    <w:p w14:paraId="0A4F4028" w14:textId="77777777" w:rsidR="00100E2B" w:rsidRDefault="00100E2B" w:rsidP="00100E2B">
      <w:pPr>
        <w:rPr>
          <w:noProof/>
          <w:lang w:eastAsia="fr-FR"/>
        </w:rPr>
      </w:pPr>
    </w:p>
    <w:p w14:paraId="1D5CF502" w14:textId="77777777" w:rsidR="00100E2B" w:rsidRDefault="00100E2B" w:rsidP="00100E2B">
      <w:pPr>
        <w:rPr>
          <w:noProof/>
          <w:lang w:eastAsia="fr-FR"/>
        </w:rPr>
      </w:pPr>
    </w:p>
    <w:p w14:paraId="1230033A" w14:textId="77777777" w:rsidR="00100E2B" w:rsidRDefault="00100E2B" w:rsidP="00100E2B">
      <w:pPr>
        <w:rPr>
          <w:noProof/>
          <w:lang w:eastAsia="fr-FR"/>
        </w:rPr>
      </w:pPr>
    </w:p>
    <w:p w14:paraId="56F89612" w14:textId="77777777" w:rsidR="00100E2B" w:rsidRDefault="00100E2B" w:rsidP="00100E2B">
      <w:pPr>
        <w:rPr>
          <w:noProof/>
          <w:lang w:eastAsia="fr-FR"/>
        </w:rPr>
      </w:pPr>
    </w:p>
    <w:p w14:paraId="19A20DC1" w14:textId="77777777" w:rsidR="00100E2B" w:rsidRDefault="00100E2B" w:rsidP="00100E2B">
      <w:pPr>
        <w:rPr>
          <w:noProof/>
          <w:lang w:eastAsia="fr-FR"/>
        </w:rPr>
      </w:pPr>
    </w:p>
    <w:p w14:paraId="78F65716" w14:textId="77777777" w:rsidR="00100E2B" w:rsidRDefault="00100E2B" w:rsidP="00100E2B">
      <w:pPr>
        <w:rPr>
          <w:noProof/>
          <w:lang w:eastAsia="fr-FR"/>
        </w:rPr>
      </w:pPr>
    </w:p>
    <w:p w14:paraId="1D77ED1E" w14:textId="77777777" w:rsidR="0061393E" w:rsidRDefault="0061393E" w:rsidP="0061393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Ord</w:t>
      </w:r>
      <w:r w:rsidR="00884706">
        <w:rPr>
          <w:rFonts w:asciiTheme="minorHAnsi" w:hAnsiTheme="minorHAnsi" w:cstheme="minorHAnsi"/>
          <w:b/>
          <w:i/>
          <w:sz w:val="20"/>
          <w:szCs w:val="20"/>
          <w:u w:val="single"/>
        </w:rPr>
        <w:t>re "Direct"</w:t>
      </w:r>
      <w:r w:rsidR="00C467AD">
        <w:rPr>
          <w:rFonts w:asciiTheme="minorHAnsi" w:hAnsiTheme="minorHAnsi" w:cstheme="minorHAnsi"/>
          <w:b/>
          <w:i/>
          <w:sz w:val="20"/>
          <w:szCs w:val="20"/>
          <w:u w:val="single"/>
        </w:rPr>
        <w:t xml:space="preserve"> avec ajustement d'IRL simple </w:t>
      </w:r>
    </w:p>
    <w:p w14:paraId="1CD050C6" w14:textId="77777777" w:rsidR="00D30560" w:rsidRDefault="00D30560" w:rsidP="00D30560"/>
    <w:p w14:paraId="7EB76A3B" w14:textId="77777777" w:rsidR="00FD1152" w:rsidRDefault="00A0650F" w:rsidP="00D30560">
      <w:r>
        <w:rPr>
          <w:noProof/>
          <w:lang w:eastAsia="fr-FR"/>
        </w:rPr>
        <w:drawing>
          <wp:inline distT="0" distB="0" distL="0" distR="0" wp14:anchorId="59EE2897" wp14:editId="20981BD6">
            <wp:extent cx="5757545" cy="8038465"/>
            <wp:effectExtent l="1905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5757545" cy="8038465"/>
                    </a:xfrm>
                    <a:prstGeom prst="rect">
                      <a:avLst/>
                    </a:prstGeom>
                    <a:noFill/>
                    <a:ln w="9525">
                      <a:noFill/>
                      <a:miter lim="800000"/>
                      <a:headEnd/>
                      <a:tailEnd/>
                    </a:ln>
                  </pic:spPr>
                </pic:pic>
              </a:graphicData>
            </a:graphic>
          </wp:inline>
        </w:drawing>
      </w:r>
    </w:p>
    <w:p w14:paraId="5D736360" w14:textId="77777777" w:rsidR="00100E2B" w:rsidRPr="00D30560" w:rsidRDefault="00100E2B" w:rsidP="00D30560"/>
    <w:p w14:paraId="2EB84327" w14:textId="77777777" w:rsidR="00841963" w:rsidRPr="00D30560" w:rsidRDefault="00841963" w:rsidP="00676A75">
      <w:pPr>
        <w:pStyle w:val="ListParagraph"/>
        <w:numPr>
          <w:ilvl w:val="0"/>
          <w:numId w:val="11"/>
        </w:numPr>
        <w:rPr>
          <w:noProof/>
          <w:lang w:eastAsia="fr-FR"/>
        </w:rPr>
      </w:pPr>
      <w:r w:rsidRPr="00D30560">
        <w:t xml:space="preserve">Les ordres directs peuvent </w:t>
      </w:r>
      <w:proofErr w:type="spellStart"/>
      <w:r w:rsidRPr="00D30560">
        <w:t>êtres</w:t>
      </w:r>
      <w:proofErr w:type="spellEnd"/>
      <w:r w:rsidRPr="00D30560">
        <w:t xml:space="preserve"> acheminés à travers :</w:t>
      </w:r>
    </w:p>
    <w:p w14:paraId="6DF4EA82" w14:textId="77777777" w:rsidR="00841963" w:rsidRPr="00D30560" w:rsidRDefault="00841963" w:rsidP="00676A75">
      <w:pPr>
        <w:pStyle w:val="ListParagraph"/>
        <w:numPr>
          <w:ilvl w:val="1"/>
          <w:numId w:val="11"/>
        </w:numPr>
        <w:rPr>
          <w:noProof/>
          <w:lang w:eastAsia="fr-FR"/>
        </w:rPr>
      </w:pPr>
      <w:r w:rsidRPr="00D30560">
        <w:rPr>
          <w:noProof/>
          <w:lang w:eastAsia="fr-FR"/>
        </w:rPr>
        <w:lastRenderedPageBreak/>
        <w:t>Saisie Manuelle</w:t>
      </w:r>
    </w:p>
    <w:p w14:paraId="67D57808" w14:textId="77777777" w:rsidR="00841963" w:rsidRPr="00D30560" w:rsidRDefault="00841963" w:rsidP="00676A75">
      <w:pPr>
        <w:pStyle w:val="ListParagraph"/>
        <w:numPr>
          <w:ilvl w:val="1"/>
          <w:numId w:val="11"/>
        </w:numPr>
        <w:rPr>
          <w:noProof/>
          <w:lang w:eastAsia="fr-FR"/>
        </w:rPr>
      </w:pPr>
      <w:r w:rsidRPr="00D30560">
        <w:rPr>
          <w:noProof/>
          <w:lang w:eastAsia="fr-FR"/>
        </w:rPr>
        <w:t>Intégration massive avec un fichier Excel (au format obéissant à la structure native du module métier</w:t>
      </w:r>
      <w:r w:rsidR="00FA3E80" w:rsidRPr="00D30560">
        <w:rPr>
          <w:noProof/>
          <w:lang w:eastAsia="fr-FR"/>
        </w:rPr>
        <w:t xml:space="preserve"> MegaCustody)</w:t>
      </w:r>
    </w:p>
    <w:p w14:paraId="036AC006" w14:textId="77777777" w:rsidR="00841963" w:rsidRPr="00D30560" w:rsidRDefault="00FA3E80" w:rsidP="00676A75">
      <w:pPr>
        <w:pStyle w:val="ListParagraph"/>
        <w:numPr>
          <w:ilvl w:val="1"/>
          <w:numId w:val="11"/>
        </w:numPr>
        <w:rPr>
          <w:noProof/>
          <w:lang w:eastAsia="fr-FR"/>
        </w:rPr>
      </w:pPr>
      <w:r w:rsidRPr="00D30560">
        <w:rPr>
          <w:noProof/>
          <w:lang w:eastAsia="fr-FR"/>
        </w:rPr>
        <w:t>Interface Wafa Gestion (au format obéissant à la structure native du module métier MegaCustody)</w:t>
      </w:r>
    </w:p>
    <w:p w14:paraId="315555FC" w14:textId="77777777" w:rsidR="00FA3E80" w:rsidRPr="00D30560" w:rsidRDefault="00FA3E80" w:rsidP="00676A75">
      <w:pPr>
        <w:pStyle w:val="ListParagraph"/>
        <w:numPr>
          <w:ilvl w:val="0"/>
          <w:numId w:val="11"/>
        </w:numPr>
        <w:rPr>
          <w:noProof/>
          <w:lang w:eastAsia="fr-FR"/>
        </w:rPr>
      </w:pPr>
      <w:r w:rsidRPr="00D30560">
        <w:rPr>
          <w:noProof/>
          <w:lang w:eastAsia="fr-FR"/>
        </w:rPr>
        <w:t>Les IRLs client dans le statut "Instruit"</w:t>
      </w:r>
      <w:r w:rsidR="001F62F0" w:rsidRPr="00D30560">
        <w:rPr>
          <w:noProof/>
          <w:lang w:eastAsia="fr-FR"/>
        </w:rPr>
        <w:t>.</w:t>
      </w:r>
    </w:p>
    <w:p w14:paraId="31D07A0B" w14:textId="77777777" w:rsidR="00841963" w:rsidRPr="00D30560" w:rsidRDefault="00841963" w:rsidP="00676A75">
      <w:pPr>
        <w:pStyle w:val="ListParagraph"/>
        <w:numPr>
          <w:ilvl w:val="0"/>
          <w:numId w:val="13"/>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EC2A92" w:rsidRPr="00D30560">
        <w:rPr>
          <w:noProof/>
          <w:lang w:eastAsia="fr-FR"/>
        </w:rPr>
        <w:t xml:space="preserve">est lancé </w:t>
      </w:r>
      <w:r w:rsidRPr="00D30560">
        <w:rPr>
          <w:noProof/>
          <w:lang w:eastAsia="fr-FR"/>
        </w:rPr>
        <w:t xml:space="preserve">selon les </w:t>
      </w:r>
      <w:r w:rsidR="00371CBA" w:rsidRPr="00D30560">
        <w:rPr>
          <w:noProof/>
          <w:lang w:eastAsia="fr-FR"/>
        </w:rPr>
        <w:t xml:space="preserve">critères de rapprochement détaillés dans le </w:t>
      </w:r>
      <w:r w:rsidR="008E0111" w:rsidRPr="00D30560">
        <w:rPr>
          <w:noProof/>
          <w:lang w:eastAsia="fr-FR"/>
        </w:rPr>
        <w:t>T</w:t>
      </w:r>
      <w:r w:rsidR="00371CBA" w:rsidRPr="00D30560">
        <w:rPr>
          <w:noProof/>
          <w:lang w:eastAsia="fr-FR"/>
        </w:rPr>
        <w:t>ableau</w:t>
      </w:r>
      <w:r w:rsidR="008E0111" w:rsidRPr="00D30560">
        <w:rPr>
          <w:noProof/>
          <w:lang w:eastAsia="fr-FR"/>
        </w:rPr>
        <w:t xml:space="preserve"> Récapitulatif</w:t>
      </w:r>
      <w:r w:rsidR="00371CBA" w:rsidRPr="00D30560">
        <w:rPr>
          <w:noProof/>
          <w:lang w:eastAsia="fr-FR"/>
        </w:rPr>
        <w:t>.</w:t>
      </w:r>
    </w:p>
    <w:p w14:paraId="25E6B524" w14:textId="77777777" w:rsidR="002646AD" w:rsidRPr="00D30560" w:rsidRDefault="00841963" w:rsidP="00676A75">
      <w:pPr>
        <w:pStyle w:val="ListParagraph"/>
        <w:numPr>
          <w:ilvl w:val="0"/>
          <w:numId w:val="14"/>
        </w:numPr>
        <w:rPr>
          <w:noProof/>
          <w:lang w:eastAsia="fr-FR"/>
        </w:rPr>
      </w:pPr>
      <w:r w:rsidRPr="00D30560">
        <w:rPr>
          <w:noProof/>
          <w:lang w:eastAsia="fr-FR"/>
        </w:rPr>
        <w:t>Si le rapprochement est OK, l'IRL client et marché devien</w:t>
      </w:r>
      <w:r w:rsidR="002646AD" w:rsidRPr="00D30560">
        <w:rPr>
          <w:noProof/>
          <w:lang w:eastAsia="fr-FR"/>
        </w:rPr>
        <w:t xml:space="preserve">nent dans le statut ajusté </w:t>
      </w:r>
      <w:r w:rsidRPr="00D30560">
        <w:rPr>
          <w:noProof/>
          <w:lang w:eastAsia="fr-FR"/>
        </w:rPr>
        <w:t>.</w:t>
      </w:r>
      <w:r w:rsidR="002646AD" w:rsidRPr="00D30560">
        <w:rPr>
          <w:noProof/>
          <w:lang w:eastAsia="fr-FR"/>
        </w:rPr>
        <w:t xml:space="preserve"> Le système recalcule les montants de l'IRL avec ceux reçus de l'AOE et génère un postage comptable espèce.</w:t>
      </w:r>
    </w:p>
    <w:p w14:paraId="1EBFE1F3" w14:textId="77777777" w:rsidR="00B53B8A" w:rsidRDefault="00841963" w:rsidP="00676A75">
      <w:pPr>
        <w:pStyle w:val="ListParagraph"/>
        <w:numPr>
          <w:ilvl w:val="0"/>
          <w:numId w:val="14"/>
        </w:numPr>
        <w:rPr>
          <w:noProof/>
          <w:lang w:eastAsia="fr-FR"/>
        </w:rPr>
      </w:pPr>
      <w:r w:rsidRPr="00D30560">
        <w:rPr>
          <w:noProof/>
          <w:lang w:eastAsia="fr-FR"/>
        </w:rPr>
        <w:t xml:space="preserve"> Si le rapprochement est NOK, </w:t>
      </w:r>
      <w:r w:rsidR="002646AD" w:rsidRPr="00D30560">
        <w:rPr>
          <w:noProof/>
          <w:lang w:eastAsia="fr-FR"/>
        </w:rPr>
        <w:t xml:space="preserve">le système lance un processus de regroupement </w:t>
      </w:r>
      <w:r w:rsidR="002638BB">
        <w:rPr>
          <w:noProof/>
          <w:lang w:eastAsia="fr-FR"/>
        </w:rPr>
        <w:t xml:space="preserve">automatique </w:t>
      </w:r>
      <w:r w:rsidR="002646AD" w:rsidRPr="00D30560">
        <w:rPr>
          <w:noProof/>
          <w:lang w:eastAsia="fr-FR"/>
        </w:rPr>
        <w:t>d'AOE</w:t>
      </w:r>
      <w:r w:rsidR="002638BB">
        <w:rPr>
          <w:noProof/>
          <w:lang w:eastAsia="fr-FR"/>
        </w:rPr>
        <w:t>s</w:t>
      </w:r>
      <w:r w:rsidR="00B53B8A" w:rsidRPr="00D30560">
        <w:rPr>
          <w:noProof/>
          <w:lang w:eastAsia="fr-FR"/>
        </w:rPr>
        <w:t xml:space="preserve"> selon les </w:t>
      </w:r>
      <w:r w:rsidR="00267E72">
        <w:rPr>
          <w:noProof/>
          <w:lang w:eastAsia="fr-FR"/>
        </w:rPr>
        <w:t>critères de re</w:t>
      </w:r>
      <w:r w:rsidR="00371CBA" w:rsidRPr="00D30560">
        <w:rPr>
          <w:noProof/>
          <w:lang w:eastAsia="fr-FR"/>
        </w:rPr>
        <w:t xml:space="preserve">groupement détaillés dans le </w:t>
      </w:r>
      <w:r w:rsidR="008E0111" w:rsidRPr="00D30560">
        <w:rPr>
          <w:noProof/>
          <w:lang w:eastAsia="fr-FR"/>
        </w:rPr>
        <w:t>T</w:t>
      </w:r>
      <w:r w:rsidR="00371CBA" w:rsidRPr="00D30560">
        <w:rPr>
          <w:noProof/>
          <w:lang w:eastAsia="fr-FR"/>
        </w:rPr>
        <w:t>ableau</w:t>
      </w:r>
      <w:r w:rsidR="008E0111" w:rsidRPr="00D30560">
        <w:rPr>
          <w:noProof/>
          <w:lang w:eastAsia="fr-FR"/>
        </w:rPr>
        <w:t xml:space="preserve"> Récapitulatif</w:t>
      </w:r>
      <w:r w:rsidR="00371CBA" w:rsidRPr="00D30560">
        <w:rPr>
          <w:noProof/>
          <w:lang w:eastAsia="fr-FR"/>
        </w:rPr>
        <w:t>.</w:t>
      </w:r>
    </w:p>
    <w:p w14:paraId="424BDFC6" w14:textId="77777777" w:rsidR="00C74C57" w:rsidRPr="00177022" w:rsidRDefault="003D7078" w:rsidP="003D7078">
      <w:pPr>
        <w:ind w:left="360"/>
        <w:rPr>
          <w:noProof/>
          <w:lang w:eastAsia="fr-FR"/>
        </w:rPr>
      </w:pPr>
      <w:r w:rsidRPr="00177022">
        <w:rPr>
          <w:noProof/>
          <w:lang w:eastAsia="fr-FR"/>
        </w:rPr>
        <w:t>-----&gt; Prévoir la possibilité de détacher manuellement le groupement réalisé par le système</w:t>
      </w:r>
      <w:r w:rsidR="00C74C57" w:rsidRPr="00177022">
        <w:rPr>
          <w:noProof/>
          <w:lang w:eastAsia="fr-FR"/>
        </w:rPr>
        <w:t xml:space="preserve"> (AOE par AOE)</w:t>
      </w:r>
      <w:r w:rsidRPr="00177022">
        <w:rPr>
          <w:noProof/>
          <w:lang w:eastAsia="fr-FR"/>
        </w:rPr>
        <w:t>, et la possibilité de faire un groupement manuel de plusieur AOEs.</w:t>
      </w:r>
      <w:ins w:id="267" w:author="souchem" w:date="2015-07-28T17:13:00Z">
        <w:r w:rsidR="00B276E2">
          <w:rPr>
            <w:noProof/>
            <w:lang w:eastAsia="fr-FR"/>
          </w:rPr>
          <w:t xml:space="preserve"> </w:t>
        </w:r>
      </w:ins>
      <w:r w:rsidR="00C74C57" w:rsidRPr="00177022">
        <w:rPr>
          <w:noProof/>
          <w:lang w:eastAsia="fr-FR"/>
        </w:rPr>
        <w:t xml:space="preserve">Le groupement manuel est possible entre les AOEs ayant les même critères suivants: </w:t>
      </w:r>
    </w:p>
    <w:p w14:paraId="73D4871E" w14:textId="77777777" w:rsidR="002638BB" w:rsidRDefault="00177022" w:rsidP="003D7078">
      <w:pPr>
        <w:ind w:left="360"/>
        <w:rPr>
          <w:noProof/>
          <w:lang w:eastAsia="fr-FR"/>
        </w:rPr>
      </w:pPr>
      <w:r>
        <w:rPr>
          <w:noProof/>
          <w:lang w:eastAsia="fr-FR"/>
        </w:rPr>
        <w:tab/>
      </w:r>
      <w:r w:rsidR="00C74C57" w:rsidRPr="00177022">
        <w:rPr>
          <w:noProof/>
          <w:lang w:eastAsia="fr-FR"/>
        </w:rPr>
        <w:br/>
      </w:r>
      <w:r>
        <w:rPr>
          <w:noProof/>
          <w:lang w:eastAsia="fr-FR"/>
        </w:rPr>
        <w:tab/>
      </w:r>
      <w:r w:rsidR="00C74C57" w:rsidRPr="00177022">
        <w:rPr>
          <w:noProof/>
          <w:lang w:eastAsia="fr-FR"/>
        </w:rPr>
        <w:t>-Nature de l'ordre D</w:t>
      </w:r>
      <w:r w:rsidR="00101CBE">
        <w:rPr>
          <w:noProof/>
          <w:lang w:eastAsia="fr-FR"/>
        </w:rPr>
        <w:t xml:space="preserve"> ou O</w:t>
      </w:r>
      <w:r w:rsidR="00C74C57" w:rsidRPr="00177022">
        <w:rPr>
          <w:noProof/>
          <w:lang w:eastAsia="fr-FR"/>
        </w:rPr>
        <w:br/>
      </w:r>
      <w:r>
        <w:rPr>
          <w:noProof/>
          <w:lang w:eastAsia="fr-FR"/>
        </w:rPr>
        <w:tab/>
      </w:r>
      <w:r w:rsidR="00C74C57" w:rsidRPr="00177022">
        <w:rPr>
          <w:noProof/>
          <w:lang w:eastAsia="fr-FR"/>
        </w:rPr>
        <w:t>-Type de marché: Marché Central</w:t>
      </w:r>
      <w:r w:rsidR="00C74C57" w:rsidRPr="00177022">
        <w:rPr>
          <w:noProof/>
          <w:lang w:eastAsia="fr-FR"/>
        </w:rPr>
        <w:br/>
      </w:r>
      <w:r>
        <w:rPr>
          <w:noProof/>
          <w:lang w:eastAsia="fr-FR"/>
        </w:rPr>
        <w:tab/>
      </w:r>
      <w:r w:rsidR="00C74C57" w:rsidRPr="00177022">
        <w:rPr>
          <w:noProof/>
          <w:lang w:eastAsia="fr-FR"/>
        </w:rPr>
        <w:t>-ISIN</w:t>
      </w:r>
      <w:r w:rsidR="00C74C57" w:rsidRPr="00177022">
        <w:rPr>
          <w:noProof/>
          <w:lang w:eastAsia="fr-FR"/>
        </w:rPr>
        <w:br/>
      </w:r>
      <w:r>
        <w:rPr>
          <w:noProof/>
          <w:lang w:eastAsia="fr-FR"/>
        </w:rPr>
        <w:tab/>
      </w:r>
      <w:r w:rsidR="00C74C57" w:rsidRPr="00177022">
        <w:rPr>
          <w:noProof/>
          <w:lang w:eastAsia="fr-FR"/>
        </w:rPr>
        <w:t>-Statut Instruit</w:t>
      </w:r>
      <w:r w:rsidR="00C74C57" w:rsidRPr="00177022">
        <w:rPr>
          <w:noProof/>
          <w:lang w:eastAsia="fr-FR"/>
        </w:rPr>
        <w:br/>
      </w:r>
      <w:r>
        <w:rPr>
          <w:noProof/>
          <w:lang w:eastAsia="fr-FR"/>
        </w:rPr>
        <w:tab/>
      </w:r>
      <w:r w:rsidR="00C74C57" w:rsidRPr="00177022">
        <w:rPr>
          <w:noProof/>
          <w:lang w:eastAsia="fr-FR"/>
        </w:rPr>
        <w:t>-Mode de dénouement</w:t>
      </w:r>
      <w:r w:rsidR="00C74C57" w:rsidRPr="00177022">
        <w:rPr>
          <w:noProof/>
          <w:lang w:eastAsia="fr-FR"/>
        </w:rPr>
        <w:br/>
      </w:r>
      <w:r>
        <w:rPr>
          <w:noProof/>
          <w:lang w:eastAsia="fr-FR"/>
        </w:rPr>
        <w:tab/>
      </w:r>
      <w:r w:rsidR="00C74C57" w:rsidRPr="00177022">
        <w:rPr>
          <w:noProof/>
          <w:lang w:eastAsia="fr-FR"/>
        </w:rPr>
        <w:t>-Nature de dénouement</w:t>
      </w:r>
      <w:r w:rsidR="00C74C57" w:rsidRPr="00177022">
        <w:rPr>
          <w:noProof/>
          <w:lang w:eastAsia="fr-FR"/>
        </w:rPr>
        <w:br/>
      </w:r>
      <w:r>
        <w:rPr>
          <w:noProof/>
          <w:lang w:eastAsia="fr-FR"/>
        </w:rPr>
        <w:tab/>
      </w:r>
      <w:r w:rsidR="00C74C57" w:rsidRPr="00177022">
        <w:rPr>
          <w:noProof/>
          <w:lang w:eastAsia="fr-FR"/>
        </w:rPr>
        <w:t>-Type de transaction</w:t>
      </w:r>
      <w:r w:rsidR="00C74C57" w:rsidRPr="00177022">
        <w:rPr>
          <w:noProof/>
          <w:lang w:eastAsia="fr-FR"/>
        </w:rPr>
        <w:br/>
      </w:r>
      <w:r>
        <w:rPr>
          <w:noProof/>
          <w:lang w:eastAsia="fr-FR"/>
        </w:rPr>
        <w:tab/>
      </w:r>
      <w:r w:rsidR="00C74C57" w:rsidRPr="00177022">
        <w:rPr>
          <w:noProof/>
          <w:lang w:eastAsia="fr-FR"/>
        </w:rPr>
        <w:t>-Nostro Titres</w:t>
      </w:r>
      <w:r w:rsidR="00C74C57" w:rsidRPr="00177022">
        <w:rPr>
          <w:noProof/>
          <w:lang w:eastAsia="fr-FR"/>
        </w:rPr>
        <w:br/>
      </w:r>
      <w:r>
        <w:rPr>
          <w:noProof/>
          <w:lang w:eastAsia="fr-FR"/>
        </w:rPr>
        <w:tab/>
      </w:r>
      <w:r w:rsidR="00C74C57" w:rsidRPr="00177022">
        <w:rPr>
          <w:noProof/>
          <w:lang w:eastAsia="fr-FR"/>
        </w:rPr>
        <w:t>-SDB</w:t>
      </w:r>
      <w:r w:rsidR="00C74C57" w:rsidRPr="00177022">
        <w:rPr>
          <w:noProof/>
          <w:lang w:eastAsia="fr-FR"/>
        </w:rPr>
        <w:br/>
      </w:r>
      <w:r>
        <w:rPr>
          <w:noProof/>
          <w:lang w:eastAsia="fr-FR"/>
        </w:rPr>
        <w:tab/>
      </w:r>
      <w:r w:rsidR="00C74C57" w:rsidRPr="00177022">
        <w:rPr>
          <w:noProof/>
          <w:lang w:eastAsia="fr-FR"/>
        </w:rPr>
        <w:t>-Date de négociation</w:t>
      </w:r>
      <w:r w:rsidR="00C74C57" w:rsidRPr="00177022">
        <w:rPr>
          <w:noProof/>
          <w:lang w:eastAsia="fr-FR"/>
        </w:rPr>
        <w:br/>
      </w:r>
      <w:r>
        <w:rPr>
          <w:noProof/>
          <w:lang w:eastAsia="fr-FR"/>
        </w:rPr>
        <w:tab/>
      </w:r>
      <w:r w:rsidR="00C74C57" w:rsidRPr="00177022">
        <w:rPr>
          <w:noProof/>
          <w:lang w:eastAsia="fr-FR"/>
        </w:rPr>
        <w:t>-Date de dénouement</w:t>
      </w:r>
    </w:p>
    <w:p w14:paraId="3B508216" w14:textId="77777777" w:rsidR="002638BB" w:rsidRPr="00177022" w:rsidRDefault="002638BB" w:rsidP="003D7078">
      <w:pPr>
        <w:ind w:left="360"/>
        <w:rPr>
          <w:noProof/>
          <w:lang w:eastAsia="fr-FR"/>
        </w:rPr>
      </w:pPr>
      <w:r>
        <w:rPr>
          <w:noProof/>
          <w:lang w:eastAsia="fr-FR"/>
        </w:rPr>
        <w:t>Pour le regroupement manuel des AOEs, l'utilisateur doit obligatoirement renseigner ma</w:t>
      </w:r>
      <w:r w:rsidR="00CB6CC7">
        <w:rPr>
          <w:noProof/>
          <w:lang w:eastAsia="fr-FR"/>
        </w:rPr>
        <w:t>nuellement pour</w:t>
      </w:r>
      <w:r w:rsidR="00201DAF">
        <w:rPr>
          <w:noProof/>
          <w:lang w:eastAsia="fr-FR"/>
        </w:rPr>
        <w:t xml:space="preserve"> l'AOE global le "</w:t>
      </w:r>
      <w:r>
        <w:rPr>
          <w:noProof/>
          <w:lang w:eastAsia="fr-FR"/>
        </w:rPr>
        <w:t>Compte T</w:t>
      </w:r>
      <w:r w:rsidR="00201DAF">
        <w:rPr>
          <w:noProof/>
          <w:lang w:eastAsia="fr-FR"/>
        </w:rPr>
        <w:t>itres du client" et le "</w:t>
      </w:r>
      <w:r>
        <w:rPr>
          <w:noProof/>
          <w:lang w:eastAsia="fr-FR"/>
        </w:rPr>
        <w:t xml:space="preserve">Compte Espèces du client". Ces deux </w:t>
      </w:r>
      <w:r w:rsidR="00985F86">
        <w:rPr>
          <w:noProof/>
          <w:lang w:eastAsia="fr-FR"/>
        </w:rPr>
        <w:t>données font partie des critères</w:t>
      </w:r>
      <w:r>
        <w:rPr>
          <w:noProof/>
          <w:lang w:eastAsia="fr-FR"/>
        </w:rPr>
        <w:t xml:space="preserve"> pour le rapprochement IRL-AOE global</w:t>
      </w:r>
      <w:r w:rsidR="00985F86">
        <w:rPr>
          <w:noProof/>
          <w:lang w:eastAsia="fr-FR"/>
        </w:rPr>
        <w:t xml:space="preserve"> (</w:t>
      </w:r>
      <w:r w:rsidR="00985F86" w:rsidRPr="00D30560">
        <w:rPr>
          <w:noProof/>
          <w:lang w:eastAsia="fr-FR"/>
        </w:rPr>
        <w:t xml:space="preserve">les critères de rapprochement </w:t>
      </w:r>
      <w:r w:rsidR="00985F86">
        <w:rPr>
          <w:noProof/>
          <w:lang w:eastAsia="fr-FR"/>
        </w:rPr>
        <w:t xml:space="preserve">sont </w:t>
      </w:r>
      <w:r w:rsidR="00985F86" w:rsidRPr="00D30560">
        <w:rPr>
          <w:noProof/>
          <w:lang w:eastAsia="fr-FR"/>
        </w:rPr>
        <w:t>détaillés dans le Tableau Récapitulatif</w:t>
      </w:r>
      <w:r w:rsidR="00985F86">
        <w:rPr>
          <w:noProof/>
          <w:lang w:eastAsia="fr-FR"/>
        </w:rPr>
        <w:t>)</w:t>
      </w:r>
      <w:r>
        <w:rPr>
          <w:noProof/>
          <w:lang w:eastAsia="fr-FR"/>
        </w:rPr>
        <w:t>.</w:t>
      </w:r>
    </w:p>
    <w:p w14:paraId="1A9B46F5" w14:textId="77777777" w:rsidR="00B53B8A" w:rsidRPr="00D30560" w:rsidRDefault="00B53B8A" w:rsidP="00676A75">
      <w:pPr>
        <w:pStyle w:val="ListParagraph"/>
        <w:numPr>
          <w:ilvl w:val="0"/>
          <w:numId w:val="14"/>
        </w:numPr>
        <w:rPr>
          <w:noProof/>
          <w:lang w:eastAsia="fr-FR"/>
        </w:rPr>
      </w:pPr>
      <w:r w:rsidRPr="00D30560">
        <w:rPr>
          <w:noProof/>
          <w:lang w:eastAsia="fr-FR"/>
        </w:rPr>
        <w:t>Le système relance l'ajustement sur l'AOE global.</w:t>
      </w:r>
    </w:p>
    <w:p w14:paraId="51FDEAFC" w14:textId="77777777" w:rsidR="00841963" w:rsidRDefault="00B53B8A" w:rsidP="00676A75">
      <w:pPr>
        <w:pStyle w:val="ListParagraph"/>
        <w:numPr>
          <w:ilvl w:val="0"/>
          <w:numId w:val="14"/>
        </w:numPr>
        <w:rPr>
          <w:noProof/>
          <w:lang w:eastAsia="fr-FR"/>
        </w:rPr>
      </w:pPr>
      <w:r w:rsidRPr="00D30560">
        <w:rPr>
          <w:noProof/>
          <w:lang w:eastAsia="fr-FR"/>
        </w:rPr>
        <w:t xml:space="preserve">Si l'ajustement </w:t>
      </w:r>
      <w:r w:rsidR="00841963" w:rsidRPr="00D30560">
        <w:rPr>
          <w:noProof/>
          <w:lang w:eastAsia="fr-FR"/>
        </w:rPr>
        <w:t xml:space="preserve">est </w:t>
      </w:r>
      <w:r w:rsidRPr="00D30560">
        <w:rPr>
          <w:noProof/>
          <w:lang w:eastAsia="fr-FR"/>
        </w:rPr>
        <w:t xml:space="preserve">NOK, un AOR sera </w:t>
      </w:r>
      <w:r w:rsidR="00841963" w:rsidRPr="00D30560">
        <w:rPr>
          <w:noProof/>
          <w:lang w:eastAsia="fr-FR"/>
        </w:rPr>
        <w:t>envoyé vers MaroClear (</w:t>
      </w:r>
      <w:r w:rsidR="00371CBA" w:rsidRPr="00D30560">
        <w:rPr>
          <w:noProof/>
          <w:lang w:eastAsia="fr-FR"/>
        </w:rPr>
        <w:t>manuellement ou par un job configurable)</w:t>
      </w:r>
      <w:r w:rsidR="00841963" w:rsidRPr="00D30560">
        <w:rPr>
          <w:noProof/>
          <w:lang w:eastAsia="fr-FR"/>
        </w:rPr>
        <w:t>.</w:t>
      </w:r>
    </w:p>
    <w:p w14:paraId="152CB86A" w14:textId="77777777" w:rsidR="009D0317" w:rsidRDefault="009D0317" w:rsidP="009D0317">
      <w:pPr>
        <w:rPr>
          <w:noProof/>
          <w:lang w:eastAsia="fr-FR"/>
        </w:rPr>
      </w:pPr>
    </w:p>
    <w:p w14:paraId="6FAB7F70" w14:textId="77777777" w:rsidR="009D0317" w:rsidRDefault="009D0317" w:rsidP="009D0317">
      <w:pPr>
        <w:rPr>
          <w:noProof/>
          <w:lang w:eastAsia="fr-FR"/>
        </w:rPr>
      </w:pPr>
    </w:p>
    <w:p w14:paraId="2144F017" w14:textId="77777777" w:rsidR="009D0317" w:rsidRDefault="009D0317" w:rsidP="009D0317">
      <w:pPr>
        <w:rPr>
          <w:noProof/>
          <w:lang w:eastAsia="fr-FR"/>
        </w:rPr>
      </w:pPr>
    </w:p>
    <w:p w14:paraId="6CBB5455" w14:textId="77777777" w:rsidR="009D0317" w:rsidRDefault="009D0317" w:rsidP="009D0317">
      <w:pPr>
        <w:rPr>
          <w:noProof/>
          <w:lang w:eastAsia="fr-FR"/>
        </w:rPr>
      </w:pPr>
    </w:p>
    <w:p w14:paraId="699F20A3" w14:textId="77777777" w:rsidR="009D0317" w:rsidRDefault="009D0317" w:rsidP="009D0317">
      <w:pPr>
        <w:rPr>
          <w:noProof/>
          <w:lang w:eastAsia="fr-FR"/>
        </w:rPr>
      </w:pPr>
    </w:p>
    <w:p w14:paraId="18B3EC74" w14:textId="77777777" w:rsidR="009D0317" w:rsidRDefault="009D0317" w:rsidP="009D0317">
      <w:pPr>
        <w:rPr>
          <w:noProof/>
          <w:lang w:eastAsia="fr-FR"/>
        </w:rPr>
      </w:pPr>
    </w:p>
    <w:p w14:paraId="4982CC72" w14:textId="77777777" w:rsidR="009D0317" w:rsidRDefault="009D0317" w:rsidP="009D0317">
      <w:pPr>
        <w:rPr>
          <w:noProof/>
          <w:lang w:eastAsia="fr-FR"/>
        </w:rPr>
      </w:pPr>
    </w:p>
    <w:p w14:paraId="39EA14FF" w14:textId="77777777" w:rsidR="009D0317" w:rsidRDefault="009D0317" w:rsidP="009D0317">
      <w:pPr>
        <w:rPr>
          <w:noProof/>
          <w:lang w:eastAsia="fr-FR"/>
        </w:rPr>
      </w:pPr>
    </w:p>
    <w:p w14:paraId="64343D79" w14:textId="77777777" w:rsidR="009D0317" w:rsidRDefault="009D0317" w:rsidP="009D0317">
      <w:pPr>
        <w:rPr>
          <w:noProof/>
          <w:lang w:eastAsia="fr-FR"/>
        </w:rPr>
      </w:pPr>
    </w:p>
    <w:p w14:paraId="432725B2" w14:textId="77777777" w:rsidR="009D0317" w:rsidRDefault="009D0317" w:rsidP="009D0317">
      <w:pPr>
        <w:rPr>
          <w:noProof/>
          <w:lang w:eastAsia="fr-FR"/>
        </w:rPr>
      </w:pPr>
    </w:p>
    <w:p w14:paraId="4FDDF63B" w14:textId="77777777" w:rsidR="00B53B8A" w:rsidRDefault="00B53B8A" w:rsidP="00B53B8A">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Ordre "Direct"</w:t>
      </w:r>
      <w:r w:rsidR="0067742E">
        <w:rPr>
          <w:rFonts w:asciiTheme="minorHAnsi" w:hAnsiTheme="minorHAnsi" w:cstheme="minorHAnsi"/>
          <w:b/>
          <w:i/>
          <w:sz w:val="20"/>
          <w:szCs w:val="20"/>
          <w:u w:val="single"/>
        </w:rPr>
        <w:t xml:space="preserve"> avec ajustement d'IRL globale</w:t>
      </w:r>
    </w:p>
    <w:p w14:paraId="113C03BD" w14:textId="77777777" w:rsidR="00D30560" w:rsidRDefault="00D30560" w:rsidP="00D30560"/>
    <w:p w14:paraId="46681605" w14:textId="77777777" w:rsidR="00A130F3" w:rsidRDefault="00A0650F" w:rsidP="00D30560">
      <w:r>
        <w:rPr>
          <w:noProof/>
          <w:lang w:eastAsia="fr-FR"/>
        </w:rPr>
        <w:drawing>
          <wp:inline distT="0" distB="0" distL="0" distR="0" wp14:anchorId="06709CFD" wp14:editId="29434AE3">
            <wp:extent cx="5757545" cy="7566660"/>
            <wp:effectExtent l="1905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5757545" cy="7566660"/>
                    </a:xfrm>
                    <a:prstGeom prst="rect">
                      <a:avLst/>
                    </a:prstGeom>
                    <a:noFill/>
                    <a:ln w="9525">
                      <a:noFill/>
                      <a:miter lim="800000"/>
                      <a:headEnd/>
                      <a:tailEnd/>
                    </a:ln>
                  </pic:spPr>
                </pic:pic>
              </a:graphicData>
            </a:graphic>
          </wp:inline>
        </w:drawing>
      </w:r>
    </w:p>
    <w:p w14:paraId="222185AD" w14:textId="77777777" w:rsidR="009D0317" w:rsidRDefault="009D0317" w:rsidP="00D30560"/>
    <w:p w14:paraId="7B11F8BD" w14:textId="77777777" w:rsidR="009D0317" w:rsidRPr="00D30560" w:rsidRDefault="009D0317" w:rsidP="00D30560"/>
    <w:p w14:paraId="7B806205" w14:textId="77777777" w:rsidR="00B53B8A" w:rsidRPr="00D30560" w:rsidRDefault="00B53B8A" w:rsidP="00676A75">
      <w:pPr>
        <w:pStyle w:val="ListParagraph"/>
        <w:numPr>
          <w:ilvl w:val="0"/>
          <w:numId w:val="11"/>
        </w:numPr>
        <w:rPr>
          <w:noProof/>
          <w:lang w:eastAsia="fr-FR"/>
        </w:rPr>
      </w:pPr>
      <w:r w:rsidRPr="00D30560">
        <w:t xml:space="preserve">Les ordres directs </w:t>
      </w:r>
      <w:r w:rsidR="0067742E" w:rsidRPr="00D30560">
        <w:t xml:space="preserve">avec ajustement d'IRL globale sont relatifs au cas de quelques clients sous mandat. </w:t>
      </w:r>
      <w:proofErr w:type="gramStart"/>
      <w:r w:rsidR="0067742E" w:rsidRPr="00D30560">
        <w:t xml:space="preserve">Il </w:t>
      </w:r>
      <w:r w:rsidRPr="00D30560">
        <w:t>peuvent</w:t>
      </w:r>
      <w:proofErr w:type="gramEnd"/>
      <w:r w:rsidRPr="00D30560">
        <w:t xml:space="preserve"> </w:t>
      </w:r>
      <w:proofErr w:type="spellStart"/>
      <w:r w:rsidRPr="00D30560">
        <w:t>êtres</w:t>
      </w:r>
      <w:proofErr w:type="spellEnd"/>
      <w:r w:rsidRPr="00D30560">
        <w:t xml:space="preserve"> acheminés à travers :</w:t>
      </w:r>
    </w:p>
    <w:p w14:paraId="073D414C" w14:textId="77777777" w:rsidR="00B53B8A" w:rsidRPr="00D30560" w:rsidRDefault="00B53B8A" w:rsidP="00676A75">
      <w:pPr>
        <w:pStyle w:val="ListParagraph"/>
        <w:numPr>
          <w:ilvl w:val="1"/>
          <w:numId w:val="11"/>
        </w:numPr>
        <w:rPr>
          <w:noProof/>
          <w:lang w:eastAsia="fr-FR"/>
        </w:rPr>
      </w:pPr>
      <w:r w:rsidRPr="00D30560">
        <w:rPr>
          <w:noProof/>
          <w:lang w:eastAsia="fr-FR"/>
        </w:rPr>
        <w:lastRenderedPageBreak/>
        <w:t>Saisie Manuelle</w:t>
      </w:r>
    </w:p>
    <w:p w14:paraId="53FEAE3D" w14:textId="77777777" w:rsidR="00B53B8A" w:rsidRPr="00D30560" w:rsidRDefault="00B53B8A" w:rsidP="00676A75">
      <w:pPr>
        <w:pStyle w:val="ListParagraph"/>
        <w:numPr>
          <w:ilvl w:val="1"/>
          <w:numId w:val="11"/>
        </w:numPr>
        <w:rPr>
          <w:noProof/>
          <w:lang w:eastAsia="fr-FR"/>
        </w:rPr>
      </w:pPr>
      <w:r w:rsidRPr="00D30560">
        <w:rPr>
          <w:noProof/>
          <w:lang w:eastAsia="fr-FR"/>
        </w:rPr>
        <w:t>Intégration massive avec un fichier Excel (au format obéissant à la structure native du module métier MegaCustody)</w:t>
      </w:r>
    </w:p>
    <w:p w14:paraId="6C6F4BC0" w14:textId="77777777" w:rsidR="00B72378" w:rsidRPr="00D30560" w:rsidRDefault="00B72378" w:rsidP="00676A75">
      <w:pPr>
        <w:pStyle w:val="ListParagraph"/>
        <w:numPr>
          <w:ilvl w:val="0"/>
          <w:numId w:val="11"/>
        </w:numPr>
        <w:rPr>
          <w:noProof/>
          <w:lang w:eastAsia="fr-FR"/>
        </w:rPr>
      </w:pPr>
      <w:r w:rsidRPr="00D30560">
        <w:rPr>
          <w:noProof/>
          <w:lang w:eastAsia="fr-FR"/>
        </w:rPr>
        <w:t>Une IRL globale est créée avec:</w:t>
      </w:r>
    </w:p>
    <w:p w14:paraId="04B9ECAE" w14:textId="77777777" w:rsidR="00B72378" w:rsidRPr="00D30560" w:rsidRDefault="00B72378" w:rsidP="00676A75">
      <w:pPr>
        <w:pStyle w:val="ListParagraph"/>
        <w:numPr>
          <w:ilvl w:val="1"/>
          <w:numId w:val="11"/>
        </w:numPr>
        <w:rPr>
          <w:noProof/>
          <w:lang w:eastAsia="fr-FR"/>
        </w:rPr>
      </w:pPr>
      <w:r w:rsidRPr="00D30560">
        <w:rPr>
          <w:noProof/>
          <w:lang w:eastAsia="fr-FR"/>
        </w:rPr>
        <w:t>Une instruction chapeau ou « mère », portant sur un compte titre fictif</w:t>
      </w:r>
    </w:p>
    <w:p w14:paraId="6BB98049" w14:textId="77777777" w:rsidR="00B72378" w:rsidRPr="00D30560" w:rsidRDefault="00B72378" w:rsidP="00676A75">
      <w:pPr>
        <w:pStyle w:val="ListParagraph"/>
        <w:numPr>
          <w:ilvl w:val="1"/>
          <w:numId w:val="11"/>
        </w:numPr>
        <w:rPr>
          <w:noProof/>
          <w:lang w:eastAsia="fr-FR"/>
        </w:rPr>
      </w:pPr>
      <w:r w:rsidRPr="00D30560">
        <w:rPr>
          <w:noProof/>
          <w:lang w:eastAsia="fr-FR"/>
        </w:rPr>
        <w:t>Une série d’instructions « filles » portant chacune sur un compte titre client</w:t>
      </w:r>
    </w:p>
    <w:p w14:paraId="467B6FBF" w14:textId="77777777" w:rsidR="00F779ED" w:rsidRPr="00D30560" w:rsidRDefault="00B53B8A" w:rsidP="00676A75">
      <w:pPr>
        <w:pStyle w:val="ListParagraph"/>
        <w:numPr>
          <w:ilvl w:val="0"/>
          <w:numId w:val="11"/>
        </w:numPr>
        <w:rPr>
          <w:noProof/>
          <w:lang w:eastAsia="fr-FR"/>
        </w:rPr>
      </w:pPr>
      <w:r w:rsidRPr="00D30560">
        <w:rPr>
          <w:noProof/>
          <w:lang w:eastAsia="fr-FR"/>
        </w:rPr>
        <w:t>A la réception d'un AO</w:t>
      </w:r>
      <w:r w:rsidR="002F383A">
        <w:rPr>
          <w:noProof/>
          <w:lang w:eastAsia="fr-FR"/>
        </w:rPr>
        <w:t>E</w:t>
      </w:r>
      <w:r w:rsidRPr="00D30560">
        <w:rPr>
          <w:noProof/>
          <w:lang w:eastAsia="fr-FR"/>
        </w:rPr>
        <w:t xml:space="preserve">, le processus de l'ajustement </w:t>
      </w:r>
      <w:r w:rsidR="00F779ED" w:rsidRPr="00D30560">
        <w:rPr>
          <w:noProof/>
          <w:lang w:eastAsia="fr-FR"/>
        </w:rPr>
        <w:t xml:space="preserve">entre l'IRL globale et l'AOE </w:t>
      </w:r>
      <w:r w:rsidR="00EC2A92" w:rsidRPr="00D30560">
        <w:rPr>
          <w:noProof/>
          <w:lang w:eastAsia="fr-FR"/>
        </w:rPr>
        <w:t xml:space="preserve">est lancé </w:t>
      </w:r>
      <w:r w:rsidRPr="00D30560">
        <w:rPr>
          <w:noProof/>
          <w:lang w:eastAsia="fr-FR"/>
        </w:rPr>
        <w:t>selon les cri</w:t>
      </w:r>
      <w:r w:rsidR="00B72378" w:rsidRPr="00D30560">
        <w:rPr>
          <w:noProof/>
          <w:lang w:eastAsia="fr-FR"/>
        </w:rPr>
        <w:t>tères de rapprochement détaillés dans</w:t>
      </w:r>
      <w:r w:rsidR="008E0111" w:rsidRPr="00D30560">
        <w:rPr>
          <w:noProof/>
          <w:lang w:eastAsia="fr-FR"/>
        </w:rPr>
        <w:t xml:space="preserve"> le T</w:t>
      </w:r>
      <w:r w:rsidR="00B72378" w:rsidRPr="00D30560">
        <w:rPr>
          <w:noProof/>
          <w:lang w:eastAsia="fr-FR"/>
        </w:rPr>
        <w:t>ableau</w:t>
      </w:r>
      <w:r w:rsidR="008E0111" w:rsidRPr="00D30560">
        <w:rPr>
          <w:noProof/>
          <w:lang w:eastAsia="fr-FR"/>
        </w:rPr>
        <w:t xml:space="preserve"> Récapitulatif</w:t>
      </w:r>
      <w:r w:rsidR="00B72378" w:rsidRPr="00D30560">
        <w:rPr>
          <w:noProof/>
          <w:lang w:eastAsia="fr-FR"/>
        </w:rPr>
        <w:t>.</w:t>
      </w:r>
    </w:p>
    <w:p w14:paraId="087ADCB7" w14:textId="77777777" w:rsidR="00F779ED" w:rsidRPr="00D30560" w:rsidRDefault="00F779ED" w:rsidP="00676A75">
      <w:pPr>
        <w:pStyle w:val="ListParagraph"/>
        <w:numPr>
          <w:ilvl w:val="0"/>
          <w:numId w:val="14"/>
        </w:numPr>
        <w:rPr>
          <w:noProof/>
          <w:lang w:eastAsia="fr-FR"/>
        </w:rPr>
      </w:pPr>
      <w:r w:rsidRPr="00D30560">
        <w:rPr>
          <w:noProof/>
          <w:lang w:eastAsia="fr-FR"/>
        </w:rPr>
        <w:t>Si le rapprochement est OK, l'IRL globale, l'IRL marché, et les IRLs filles deviennent dans le statut ajusté et un AOC est automatiquement généré vers MaroClear. Le système recalcule les montants de l'IRL filles avec ceux reçus de l'AOE au prorata des quantité et génère un postage comptable espèce.</w:t>
      </w:r>
    </w:p>
    <w:p w14:paraId="6C72024A" w14:textId="77777777" w:rsidR="00D263E1" w:rsidRPr="00D30560" w:rsidRDefault="00F779ED" w:rsidP="00676A75">
      <w:pPr>
        <w:pStyle w:val="ListParagraph"/>
        <w:numPr>
          <w:ilvl w:val="0"/>
          <w:numId w:val="11"/>
        </w:numPr>
        <w:rPr>
          <w:noProof/>
          <w:lang w:eastAsia="fr-FR"/>
        </w:rPr>
      </w:pPr>
      <w:r w:rsidRPr="00D30560">
        <w:rPr>
          <w:noProof/>
          <w:lang w:eastAsia="fr-FR"/>
        </w:rPr>
        <w:t xml:space="preserve"> Si le rapprochement est NOK, un AOR est envoyé vers MaroClear (manuellement ou par un job configurable).</w:t>
      </w:r>
    </w:p>
    <w:p w14:paraId="6CCEB85B" w14:textId="77777777" w:rsidR="00F779ED" w:rsidRDefault="00F779ED" w:rsidP="00F779E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Ordre "Direct" avec ajustement d'IRL </w:t>
      </w:r>
      <w:proofErr w:type="gramStart"/>
      <w:r>
        <w:rPr>
          <w:rFonts w:asciiTheme="minorHAnsi" w:hAnsiTheme="minorHAnsi" w:cstheme="minorHAnsi"/>
          <w:b/>
          <w:i/>
          <w:sz w:val="20"/>
          <w:szCs w:val="20"/>
          <w:u w:val="single"/>
        </w:rPr>
        <w:t>globale  (</w:t>
      </w:r>
      <w:proofErr w:type="gramEnd"/>
      <w:r>
        <w:rPr>
          <w:rFonts w:asciiTheme="minorHAnsi" w:hAnsiTheme="minorHAnsi" w:cstheme="minorHAnsi"/>
          <w:b/>
          <w:i/>
          <w:sz w:val="20"/>
          <w:szCs w:val="20"/>
          <w:u w:val="single"/>
        </w:rPr>
        <w:t xml:space="preserve">plusieurs </w:t>
      </w:r>
      <w:proofErr w:type="spellStart"/>
      <w:r>
        <w:rPr>
          <w:rFonts w:asciiTheme="minorHAnsi" w:hAnsiTheme="minorHAnsi" w:cstheme="minorHAnsi"/>
          <w:b/>
          <w:i/>
          <w:sz w:val="20"/>
          <w:szCs w:val="20"/>
          <w:u w:val="single"/>
        </w:rPr>
        <w:t>AOEs</w:t>
      </w:r>
      <w:proofErr w:type="spellEnd"/>
      <w:r>
        <w:rPr>
          <w:rFonts w:asciiTheme="minorHAnsi" w:hAnsiTheme="minorHAnsi" w:cstheme="minorHAnsi"/>
          <w:b/>
          <w:i/>
          <w:sz w:val="20"/>
          <w:szCs w:val="20"/>
          <w:u w:val="single"/>
        </w:rPr>
        <w:t>)</w:t>
      </w:r>
    </w:p>
    <w:p w14:paraId="5183756A" w14:textId="77777777" w:rsidR="00D30560" w:rsidRPr="00D30560" w:rsidRDefault="00D30560" w:rsidP="00D30560"/>
    <w:p w14:paraId="3B3C552D" w14:textId="77777777" w:rsidR="00F779ED" w:rsidRPr="00D30560" w:rsidRDefault="00F779ED" w:rsidP="00676A75">
      <w:pPr>
        <w:pStyle w:val="ListParagraph"/>
        <w:numPr>
          <w:ilvl w:val="0"/>
          <w:numId w:val="11"/>
        </w:numPr>
        <w:rPr>
          <w:noProof/>
          <w:lang w:eastAsia="fr-FR"/>
        </w:rPr>
      </w:pPr>
      <w:r w:rsidRPr="00D30560">
        <w:rPr>
          <w:noProof/>
          <w:lang w:eastAsia="fr-FR"/>
        </w:rPr>
        <w:t xml:space="preserve">Il s'agit d'un sous cas d'un  </w:t>
      </w:r>
      <w:r w:rsidRPr="00D30560">
        <w:rPr>
          <w:i/>
          <w:noProof/>
          <w:lang w:eastAsia="fr-FR"/>
        </w:rPr>
        <w:t xml:space="preserve">Ordre "Direct" avec ajustement d'IRL globale </w:t>
      </w:r>
      <w:r w:rsidRPr="00D30560">
        <w:rPr>
          <w:noProof/>
          <w:lang w:eastAsia="fr-FR"/>
        </w:rPr>
        <w:t>pour clients sous mandat</w:t>
      </w:r>
      <w:r w:rsidR="006D5170" w:rsidRPr="006D5170">
        <w:rPr>
          <w:noProof/>
          <w:lang w:eastAsia="fr-FR"/>
        </w:rPr>
        <w:t>[</w:t>
      </w:r>
      <w:r w:rsidR="006D5170" w:rsidRPr="006D5170">
        <w:rPr>
          <w:i/>
          <w:noProof/>
          <w:lang w:eastAsia="fr-FR"/>
        </w:rPr>
        <w:t>se référer au § 3.1.2.2.2</w:t>
      </w:r>
      <w:r w:rsidR="006D5170" w:rsidRPr="006D5170">
        <w:rPr>
          <w:noProof/>
          <w:lang w:eastAsia="fr-FR"/>
        </w:rPr>
        <w:t>]</w:t>
      </w:r>
      <w:r w:rsidRPr="00D30560">
        <w:rPr>
          <w:noProof/>
          <w:lang w:eastAsia="fr-FR"/>
        </w:rPr>
        <w:t>. L</w:t>
      </w:r>
      <w:r w:rsidR="00A2514D" w:rsidRPr="00D30560">
        <w:rPr>
          <w:noProof/>
          <w:lang w:eastAsia="fr-FR"/>
        </w:rPr>
        <w:t xml:space="preserve">'IRL globale est dans ce cas face à plusieurs AOEs. </w:t>
      </w:r>
      <w:r w:rsidR="00210701" w:rsidRPr="00D30560">
        <w:rPr>
          <w:noProof/>
          <w:lang w:eastAsia="fr-FR"/>
        </w:rPr>
        <w:t>Dans ce cas, a</w:t>
      </w:r>
      <w:r w:rsidR="00A2514D" w:rsidRPr="00D30560">
        <w:rPr>
          <w:noProof/>
          <w:lang w:eastAsia="fr-FR"/>
        </w:rPr>
        <w:t xml:space="preserve">u processus d'ajustement décrit dans </w:t>
      </w:r>
      <w:r w:rsidR="008E0111" w:rsidRPr="00D30560">
        <w:rPr>
          <w:noProof/>
          <w:lang w:eastAsia="fr-FR"/>
        </w:rPr>
        <w:t xml:space="preserve">le </w:t>
      </w:r>
      <w:r w:rsidR="006D5170">
        <w:rPr>
          <w:noProof/>
          <w:lang w:eastAsia="fr-FR"/>
        </w:rPr>
        <w:t>se référer au §</w:t>
      </w:r>
      <w:r w:rsidR="006D5170" w:rsidRPr="00D30560">
        <w:rPr>
          <w:noProof/>
          <w:lang w:eastAsia="fr-FR"/>
        </w:rPr>
        <w:t xml:space="preserve"> 3.1.2.2.2</w:t>
      </w:r>
      <w:r w:rsidR="00A2514D" w:rsidRPr="00D30560">
        <w:rPr>
          <w:noProof/>
          <w:lang w:eastAsia="fr-FR"/>
        </w:rPr>
        <w:t xml:space="preserve">, s'ajoute le processus de regroupement d'AOEs. </w:t>
      </w:r>
    </w:p>
    <w:p w14:paraId="149C67E2" w14:textId="77777777" w:rsidR="003821C5" w:rsidRPr="00D30560" w:rsidRDefault="003821C5" w:rsidP="003821C5">
      <w:pPr>
        <w:pStyle w:val="ListParagraph"/>
      </w:pPr>
    </w:p>
    <w:p w14:paraId="4F49F5FC" w14:textId="77777777" w:rsidR="00AB3844" w:rsidRPr="00AB3844" w:rsidRDefault="008E0111" w:rsidP="00AB3844">
      <w:pPr>
        <w:pStyle w:val="ListParagraph"/>
        <w:ind w:left="0"/>
      </w:pPr>
      <w:r w:rsidRPr="00D30560">
        <w:t>Le T</w:t>
      </w:r>
      <w:r w:rsidR="00AB3844" w:rsidRPr="00D30560">
        <w:t xml:space="preserve">ableau </w:t>
      </w:r>
      <w:r w:rsidRPr="00D30560">
        <w:t xml:space="preserve">Récapitulatif </w:t>
      </w:r>
      <w:r w:rsidR="00AB3844" w:rsidRPr="00D30560">
        <w:t>suivant ré</w:t>
      </w:r>
      <w:r w:rsidR="00A10B08">
        <w:t>capitule les comportements et les</w:t>
      </w:r>
      <w:r w:rsidR="00AB3844" w:rsidRPr="00D30560">
        <w:t xml:space="preserve"> critères différents par famille d'ordre de bourse.</w:t>
      </w:r>
    </w:p>
    <w:p w14:paraId="636E96D1" w14:textId="77777777" w:rsidR="00AB3844" w:rsidRDefault="00AB3844" w:rsidP="003821C5">
      <w:pPr>
        <w:pStyle w:val="ListParagraph"/>
        <w:rPr>
          <w:noProof/>
          <w:highlight w:val="yellow"/>
          <w:lang w:eastAsia="fr-FR"/>
        </w:rPr>
      </w:pPr>
    </w:p>
    <w:p w14:paraId="249CBAB3" w14:textId="77777777" w:rsidR="00AB3844" w:rsidRDefault="00AB3844" w:rsidP="003821C5">
      <w:pPr>
        <w:pStyle w:val="ListParagraph"/>
        <w:rPr>
          <w:noProof/>
          <w:highlight w:val="yellow"/>
          <w:lang w:eastAsia="fr-FR"/>
        </w:rPr>
        <w:sectPr w:rsidR="00AB3844" w:rsidSect="00460E07">
          <w:pgSz w:w="11906" w:h="16838"/>
          <w:pgMar w:top="1417" w:right="1417" w:bottom="1417" w:left="1417" w:header="284" w:footer="0" w:gutter="0"/>
          <w:cols w:space="708"/>
          <w:docGrid w:linePitch="360"/>
        </w:sectPr>
      </w:pPr>
    </w:p>
    <w:tbl>
      <w:tblPr>
        <w:tblW w:w="15380" w:type="dxa"/>
        <w:tblCellMar>
          <w:left w:w="70" w:type="dxa"/>
          <w:right w:w="70" w:type="dxa"/>
        </w:tblCellMar>
        <w:tblLook w:val="04A0" w:firstRow="1" w:lastRow="0" w:firstColumn="1" w:lastColumn="0" w:noHBand="0" w:noVBand="1"/>
      </w:tblPr>
      <w:tblGrid>
        <w:gridCol w:w="1500"/>
        <w:gridCol w:w="1240"/>
        <w:gridCol w:w="1700"/>
        <w:gridCol w:w="1159"/>
        <w:gridCol w:w="1984"/>
        <w:gridCol w:w="1917"/>
        <w:gridCol w:w="2280"/>
        <w:gridCol w:w="1760"/>
        <w:gridCol w:w="1840"/>
      </w:tblGrid>
      <w:tr w:rsidR="00D42F83" w:rsidRPr="00D42F83" w14:paraId="6224CE85" w14:textId="77777777" w:rsidTr="00D42F83">
        <w:trPr>
          <w:trHeight w:val="750"/>
        </w:trPr>
        <w:tc>
          <w:tcPr>
            <w:tcW w:w="1500" w:type="dxa"/>
            <w:tcBorders>
              <w:top w:val="single" w:sz="4" w:space="0" w:color="auto"/>
              <w:left w:val="single" w:sz="4" w:space="0" w:color="auto"/>
              <w:bottom w:val="single" w:sz="4" w:space="0" w:color="auto"/>
              <w:right w:val="single" w:sz="4" w:space="0" w:color="auto"/>
            </w:tcBorders>
            <w:shd w:val="clear" w:color="000000" w:fill="BFBFBF"/>
            <w:hideMark/>
          </w:tcPr>
          <w:p w14:paraId="2BB338A6"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lastRenderedPageBreak/>
              <w:t>Famille d'ordres</w:t>
            </w:r>
          </w:p>
        </w:tc>
        <w:tc>
          <w:tcPr>
            <w:tcW w:w="1240" w:type="dxa"/>
            <w:tcBorders>
              <w:top w:val="single" w:sz="4" w:space="0" w:color="auto"/>
              <w:left w:val="nil"/>
              <w:bottom w:val="single" w:sz="4" w:space="0" w:color="auto"/>
              <w:right w:val="single" w:sz="4" w:space="0" w:color="auto"/>
            </w:tcBorders>
            <w:shd w:val="clear" w:color="000000" w:fill="BFBFBF"/>
            <w:hideMark/>
          </w:tcPr>
          <w:p w14:paraId="1591070F"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Cas de figure d'ajustement</w:t>
            </w:r>
          </w:p>
        </w:tc>
        <w:tc>
          <w:tcPr>
            <w:tcW w:w="1700" w:type="dxa"/>
            <w:tcBorders>
              <w:top w:val="single" w:sz="4" w:space="0" w:color="auto"/>
              <w:left w:val="nil"/>
              <w:bottom w:val="single" w:sz="4" w:space="0" w:color="auto"/>
              <w:right w:val="single" w:sz="4" w:space="0" w:color="auto"/>
            </w:tcBorders>
            <w:shd w:val="clear" w:color="000000" w:fill="BFBFBF"/>
            <w:hideMark/>
          </w:tcPr>
          <w:p w14:paraId="77C87A40"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Caractéristiques de l'ordre</w:t>
            </w:r>
          </w:p>
        </w:tc>
        <w:tc>
          <w:tcPr>
            <w:tcW w:w="1159" w:type="dxa"/>
            <w:tcBorders>
              <w:top w:val="single" w:sz="4" w:space="0" w:color="auto"/>
              <w:left w:val="nil"/>
              <w:bottom w:val="single" w:sz="4" w:space="0" w:color="auto"/>
              <w:right w:val="single" w:sz="4" w:space="0" w:color="auto"/>
            </w:tcBorders>
            <w:shd w:val="clear" w:color="000000" w:fill="BFBFBF"/>
            <w:hideMark/>
          </w:tcPr>
          <w:p w14:paraId="6106E51B"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Calcul CMP/TPCM et Postage comptable espèce</w:t>
            </w:r>
          </w:p>
        </w:tc>
        <w:tc>
          <w:tcPr>
            <w:tcW w:w="1984" w:type="dxa"/>
            <w:tcBorders>
              <w:top w:val="single" w:sz="4" w:space="0" w:color="auto"/>
              <w:left w:val="nil"/>
              <w:bottom w:val="single" w:sz="4" w:space="0" w:color="auto"/>
              <w:right w:val="single" w:sz="4" w:space="0" w:color="auto"/>
            </w:tcBorders>
            <w:shd w:val="clear" w:color="000000" w:fill="BFBFBF"/>
            <w:hideMark/>
          </w:tcPr>
          <w:p w14:paraId="60902063"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regroupement d'</w:t>
            </w:r>
            <w:proofErr w:type="spellStart"/>
            <w:r w:rsidRPr="00D42F83">
              <w:rPr>
                <w:rFonts w:ascii="Calibri" w:eastAsia="Times New Roman" w:hAnsi="Calibri" w:cs="Calibri"/>
                <w:b/>
                <w:bCs/>
                <w:color w:val="000000"/>
                <w:sz w:val="16"/>
                <w:szCs w:val="16"/>
                <w:lang w:eastAsia="fr-FR"/>
              </w:rPr>
              <w:t>IRLs</w:t>
            </w:r>
            <w:proofErr w:type="spellEnd"/>
          </w:p>
        </w:tc>
        <w:tc>
          <w:tcPr>
            <w:tcW w:w="1917" w:type="dxa"/>
            <w:tcBorders>
              <w:top w:val="single" w:sz="4" w:space="0" w:color="auto"/>
              <w:left w:val="nil"/>
              <w:bottom w:val="single" w:sz="4" w:space="0" w:color="auto"/>
              <w:right w:val="single" w:sz="4" w:space="0" w:color="auto"/>
            </w:tcBorders>
            <w:shd w:val="clear" w:color="000000" w:fill="BFBFBF"/>
            <w:hideMark/>
          </w:tcPr>
          <w:p w14:paraId="14375F2B"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regroupement d'</w:t>
            </w:r>
            <w:proofErr w:type="spellStart"/>
            <w:r w:rsidRPr="00D42F83">
              <w:rPr>
                <w:rFonts w:ascii="Calibri" w:eastAsia="Times New Roman" w:hAnsi="Calibri" w:cs="Calibri"/>
                <w:b/>
                <w:bCs/>
                <w:color w:val="000000"/>
                <w:sz w:val="16"/>
                <w:szCs w:val="16"/>
                <w:lang w:eastAsia="fr-FR"/>
              </w:rPr>
              <w:t>AOEs</w:t>
            </w:r>
            <w:proofErr w:type="spellEnd"/>
          </w:p>
        </w:tc>
        <w:tc>
          <w:tcPr>
            <w:tcW w:w="2280" w:type="dxa"/>
            <w:tcBorders>
              <w:top w:val="single" w:sz="4" w:space="0" w:color="auto"/>
              <w:left w:val="nil"/>
              <w:bottom w:val="single" w:sz="4" w:space="0" w:color="auto"/>
              <w:right w:val="single" w:sz="4" w:space="0" w:color="auto"/>
            </w:tcBorders>
            <w:shd w:val="clear" w:color="000000" w:fill="BFBFBF"/>
            <w:hideMark/>
          </w:tcPr>
          <w:p w14:paraId="2B4AA8FF"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Critères de rapprochement AOE/IRL</w:t>
            </w:r>
          </w:p>
        </w:tc>
        <w:tc>
          <w:tcPr>
            <w:tcW w:w="1760" w:type="dxa"/>
            <w:tcBorders>
              <w:top w:val="single" w:sz="4" w:space="0" w:color="auto"/>
              <w:left w:val="nil"/>
              <w:bottom w:val="single" w:sz="4" w:space="0" w:color="auto"/>
              <w:right w:val="single" w:sz="4" w:space="0" w:color="auto"/>
            </w:tcBorders>
            <w:shd w:val="clear" w:color="000000" w:fill="BFBFBF"/>
            <w:hideMark/>
          </w:tcPr>
          <w:p w14:paraId="6A421733"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Possibilité de forcer l'ajustement manuellement</w:t>
            </w:r>
          </w:p>
        </w:tc>
        <w:tc>
          <w:tcPr>
            <w:tcW w:w="1840" w:type="dxa"/>
            <w:tcBorders>
              <w:top w:val="single" w:sz="4" w:space="0" w:color="auto"/>
              <w:left w:val="nil"/>
              <w:bottom w:val="single" w:sz="4" w:space="0" w:color="auto"/>
              <w:right w:val="single" w:sz="4" w:space="0" w:color="auto"/>
            </w:tcBorders>
            <w:shd w:val="clear" w:color="000000" w:fill="BFBFBF"/>
            <w:hideMark/>
          </w:tcPr>
          <w:p w14:paraId="0480F432" w14:textId="77777777" w:rsidR="00D42F83" w:rsidRPr="00D42F83" w:rsidRDefault="00D42F83" w:rsidP="00D42F83">
            <w:pPr>
              <w:spacing w:line="240" w:lineRule="auto"/>
              <w:rPr>
                <w:rFonts w:ascii="Calibri" w:eastAsia="Times New Roman" w:hAnsi="Calibri" w:cs="Calibri"/>
                <w:b/>
                <w:bCs/>
                <w:color w:val="000000"/>
                <w:sz w:val="16"/>
                <w:szCs w:val="16"/>
                <w:lang w:eastAsia="fr-FR"/>
              </w:rPr>
            </w:pPr>
            <w:r w:rsidRPr="00D42F83">
              <w:rPr>
                <w:rFonts w:ascii="Calibri" w:eastAsia="Times New Roman" w:hAnsi="Calibri" w:cs="Calibri"/>
                <w:b/>
                <w:bCs/>
                <w:color w:val="000000"/>
                <w:sz w:val="16"/>
                <w:szCs w:val="16"/>
                <w:lang w:eastAsia="fr-FR"/>
              </w:rPr>
              <w:t>AOC et AOR</w:t>
            </w:r>
            <w:r w:rsidR="00672AB9">
              <w:rPr>
                <w:rFonts w:ascii="Calibri" w:eastAsia="Times New Roman" w:hAnsi="Calibri" w:cs="Calibri"/>
                <w:b/>
                <w:bCs/>
                <w:color w:val="000000"/>
                <w:sz w:val="16"/>
                <w:szCs w:val="16"/>
                <w:lang w:eastAsia="fr-FR"/>
              </w:rPr>
              <w:t>**</w:t>
            </w:r>
          </w:p>
        </w:tc>
      </w:tr>
      <w:tr w:rsidR="00D42F83" w:rsidRPr="00D42F83" w14:paraId="125FCB68" w14:textId="77777777" w:rsidTr="00D42F83">
        <w:trPr>
          <w:trHeight w:val="3690"/>
        </w:trPr>
        <w:tc>
          <w:tcPr>
            <w:tcW w:w="1500" w:type="dxa"/>
            <w:tcBorders>
              <w:top w:val="nil"/>
              <w:left w:val="single" w:sz="4" w:space="0" w:color="auto"/>
              <w:bottom w:val="single" w:sz="4" w:space="0" w:color="auto"/>
              <w:right w:val="single" w:sz="4" w:space="0" w:color="auto"/>
            </w:tcBorders>
            <w:hideMark/>
          </w:tcPr>
          <w:p w14:paraId="3913B289" w14:textId="77777777" w:rsidR="00D42F83" w:rsidRPr="00D42F83" w:rsidRDefault="00D42F83" w:rsidP="00D42F83">
            <w:pPr>
              <w:spacing w:line="240" w:lineRule="auto"/>
              <w:rPr>
                <w:rFonts w:ascii="Calibri" w:eastAsia="Times New Roman" w:hAnsi="Calibri" w:cs="Calibri"/>
                <w:b/>
                <w:color w:val="000000"/>
                <w:sz w:val="20"/>
                <w:szCs w:val="20"/>
                <w:lang w:eastAsia="fr-FR"/>
              </w:rPr>
            </w:pPr>
            <w:r w:rsidRPr="00D42F83">
              <w:rPr>
                <w:rFonts w:ascii="Calibri" w:eastAsia="Times New Roman" w:hAnsi="Calibri" w:cs="Calibri"/>
                <w:b/>
                <w:color w:val="000000"/>
                <w:sz w:val="20"/>
                <w:szCs w:val="20"/>
                <w:lang w:eastAsia="fr-FR"/>
              </w:rPr>
              <w:t>Ordre "Réseau" ATI</w:t>
            </w:r>
          </w:p>
        </w:tc>
        <w:tc>
          <w:tcPr>
            <w:tcW w:w="1240" w:type="dxa"/>
            <w:tcBorders>
              <w:top w:val="nil"/>
              <w:left w:val="nil"/>
              <w:bottom w:val="single" w:sz="4" w:space="0" w:color="auto"/>
              <w:right w:val="single" w:sz="4" w:space="0" w:color="auto"/>
            </w:tcBorders>
            <w:hideMark/>
          </w:tcPr>
          <w:p w14:paraId="43B51307"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1 IRL ---&gt; 1 AOE</w:t>
            </w:r>
          </w:p>
        </w:tc>
        <w:tc>
          <w:tcPr>
            <w:tcW w:w="1700" w:type="dxa"/>
            <w:tcBorders>
              <w:top w:val="nil"/>
              <w:left w:val="nil"/>
              <w:bottom w:val="single" w:sz="4" w:space="0" w:color="auto"/>
              <w:right w:val="single" w:sz="4" w:space="0" w:color="auto"/>
            </w:tcBorders>
            <w:hideMark/>
          </w:tcPr>
          <w:p w14:paraId="14A7C48B" w14:textId="77777777"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R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Référence </w:t>
            </w:r>
            <w:proofErr w:type="spellStart"/>
            <w:r w:rsidR="00D42F83" w:rsidRPr="00D42F83">
              <w:rPr>
                <w:rFonts w:ascii="Calibri" w:eastAsia="Times New Roman" w:hAnsi="Calibri" w:cs="Calibri"/>
                <w:color w:val="000000"/>
                <w:sz w:val="18"/>
                <w:szCs w:val="18"/>
                <w:lang w:eastAsia="fr-FR"/>
              </w:rPr>
              <w:t>Megara</w:t>
            </w:r>
            <w:proofErr w:type="spellEnd"/>
            <w:r w:rsidR="00D42F83" w:rsidRPr="00D42F83">
              <w:rPr>
                <w:rFonts w:ascii="Calibri" w:eastAsia="Times New Roman" w:hAnsi="Calibri" w:cs="Calibri"/>
                <w:color w:val="000000"/>
                <w:sz w:val="18"/>
                <w:szCs w:val="18"/>
                <w:lang w:eastAsia="fr-FR"/>
              </w:rPr>
              <w:t xml:space="preserve"> de l'ordre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Prix et quantité sur l'exécution</w:t>
            </w:r>
          </w:p>
        </w:tc>
        <w:tc>
          <w:tcPr>
            <w:tcW w:w="1159" w:type="dxa"/>
            <w:tcBorders>
              <w:top w:val="nil"/>
              <w:left w:val="nil"/>
              <w:bottom w:val="single" w:sz="4" w:space="0" w:color="auto"/>
              <w:right w:val="single" w:sz="4" w:space="0" w:color="auto"/>
            </w:tcBorders>
            <w:hideMark/>
          </w:tcPr>
          <w:p w14:paraId="032BC98A"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hideMark/>
          </w:tcPr>
          <w:p w14:paraId="41DF59B9"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hideMark/>
          </w:tcPr>
          <w:p w14:paraId="3081D697"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hideMark/>
          </w:tcPr>
          <w:p w14:paraId="00123B2C" w14:textId="77777777"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Référence Dépositaire </w:t>
            </w:r>
            <w:r w:rsidR="00A252D0">
              <w:rPr>
                <w:rFonts w:ascii="Calibri" w:eastAsia="Times New Roman" w:hAnsi="Calibri" w:cs="Calibri"/>
                <w:color w:val="FF0000"/>
                <w:sz w:val="18"/>
                <w:szCs w:val="18"/>
                <w:lang w:eastAsia="fr-FR"/>
              </w:rPr>
              <w:t>(</w:t>
            </w:r>
            <w:proofErr w:type="spellStart"/>
            <w:r w:rsidR="00A252D0">
              <w:rPr>
                <w:rFonts w:ascii="Calibri" w:eastAsia="Times New Roman" w:hAnsi="Calibri" w:cs="Calibri"/>
                <w:color w:val="FF0000"/>
                <w:sz w:val="18"/>
                <w:szCs w:val="18"/>
                <w:lang w:eastAsia="fr-FR"/>
              </w:rPr>
              <w:t>Megara</w:t>
            </w:r>
            <w:proofErr w:type="spellEnd"/>
            <w:r w:rsidR="00A252D0">
              <w:rPr>
                <w:rFonts w:ascii="Calibri" w:eastAsia="Times New Roman" w:hAnsi="Calibri" w:cs="Calibri"/>
                <w:color w:val="FF0000"/>
                <w:sz w:val="18"/>
                <w:szCs w:val="18"/>
                <w:lang w:eastAsia="fr-FR"/>
              </w:rPr>
              <w:t xml:space="preserve">) </w:t>
            </w:r>
            <w:r w:rsidR="00D42F83" w:rsidRPr="00D42F83">
              <w:rPr>
                <w:rFonts w:ascii="Calibri" w:eastAsia="Times New Roman" w:hAnsi="Calibri" w:cs="Calibri"/>
                <w:color w:val="FF0000"/>
                <w:sz w:val="18"/>
                <w:szCs w:val="18"/>
                <w:lang w:eastAsia="fr-FR"/>
              </w:rPr>
              <w:t>de l'ordre</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R</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5674B211" w14:textId="77777777" w:rsidR="00D42F83" w:rsidRPr="00D42F83" w:rsidRDefault="00CF157E"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Oui s</w:t>
            </w:r>
            <w:r w:rsidR="00D42F83"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00D42F83"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00D42F83"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hideMark/>
          </w:tcPr>
          <w:p w14:paraId="55E02106" w14:textId="77777777" w:rsidR="00D42F83" w:rsidRPr="00D42F83" w:rsidRDefault="00AE5662"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14:paraId="43F53116" w14:textId="77777777" w:rsidTr="00D42F83">
        <w:trPr>
          <w:trHeight w:val="3540"/>
        </w:trPr>
        <w:tc>
          <w:tcPr>
            <w:tcW w:w="1500" w:type="dxa"/>
            <w:tcBorders>
              <w:top w:val="nil"/>
              <w:left w:val="single" w:sz="4" w:space="0" w:color="auto"/>
              <w:bottom w:val="single" w:sz="4" w:space="0" w:color="auto"/>
              <w:right w:val="single" w:sz="4" w:space="0" w:color="auto"/>
            </w:tcBorders>
            <w:hideMark/>
          </w:tcPr>
          <w:p w14:paraId="000B21A9" w14:textId="77777777" w:rsidR="00D42F83" w:rsidRPr="00D42F83" w:rsidRDefault="00D42F83" w:rsidP="00D42F83">
            <w:pPr>
              <w:spacing w:line="240" w:lineRule="auto"/>
              <w:rPr>
                <w:rFonts w:ascii="Calibri" w:eastAsia="Times New Roman" w:hAnsi="Calibri" w:cs="Calibri"/>
                <w:b/>
                <w:color w:val="000000"/>
                <w:sz w:val="20"/>
                <w:szCs w:val="20"/>
                <w:lang w:eastAsia="fr-FR"/>
              </w:rPr>
            </w:pPr>
            <w:r w:rsidRPr="00D42F83">
              <w:rPr>
                <w:rFonts w:ascii="Calibri" w:eastAsia="Times New Roman" w:hAnsi="Calibri" w:cs="Calibri"/>
                <w:b/>
                <w:color w:val="000000"/>
                <w:sz w:val="20"/>
                <w:szCs w:val="20"/>
                <w:lang w:eastAsia="fr-FR"/>
              </w:rPr>
              <w:t>Ordre "Réseau" Wafa Bourse</w:t>
            </w:r>
          </w:p>
        </w:tc>
        <w:tc>
          <w:tcPr>
            <w:tcW w:w="1240" w:type="dxa"/>
            <w:tcBorders>
              <w:top w:val="nil"/>
              <w:left w:val="nil"/>
              <w:bottom w:val="single" w:sz="4" w:space="0" w:color="auto"/>
              <w:right w:val="single" w:sz="4" w:space="0" w:color="auto"/>
            </w:tcBorders>
            <w:hideMark/>
          </w:tcPr>
          <w:p w14:paraId="461711CF"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1 IRL ---&gt; 1 AOE</w:t>
            </w:r>
          </w:p>
        </w:tc>
        <w:tc>
          <w:tcPr>
            <w:tcW w:w="1700" w:type="dxa"/>
            <w:tcBorders>
              <w:top w:val="nil"/>
              <w:left w:val="nil"/>
              <w:bottom w:val="single" w:sz="4" w:space="0" w:color="auto"/>
              <w:right w:val="single" w:sz="4" w:space="0" w:color="auto"/>
            </w:tcBorders>
            <w:hideMark/>
          </w:tcPr>
          <w:p w14:paraId="7E12FBA0" w14:textId="77777777" w:rsidR="00D42F83" w:rsidRPr="00D42F83" w:rsidRDefault="00C84009" w:rsidP="004E3028">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W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Référence SDB de l'ordre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Le prix et la quantité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La commission SDB sur l'exécution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L'impôt de bourse sur l'exécution</w:t>
            </w:r>
          </w:p>
        </w:tc>
        <w:tc>
          <w:tcPr>
            <w:tcW w:w="1159" w:type="dxa"/>
            <w:tcBorders>
              <w:top w:val="nil"/>
              <w:left w:val="nil"/>
              <w:bottom w:val="single" w:sz="4" w:space="0" w:color="auto"/>
              <w:right w:val="single" w:sz="4" w:space="0" w:color="auto"/>
            </w:tcBorders>
            <w:hideMark/>
          </w:tcPr>
          <w:p w14:paraId="394C3744"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hideMark/>
          </w:tcPr>
          <w:p w14:paraId="3BF0F535"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hideMark/>
          </w:tcPr>
          <w:p w14:paraId="25FBD35D"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hideMark/>
          </w:tcPr>
          <w:p w14:paraId="48E859D9" w14:textId="77777777"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 xml:space="preserve">l'ordre </w:t>
            </w:r>
            <w:r w:rsidR="004E3028">
              <w:rPr>
                <w:rFonts w:ascii="Calibri" w:eastAsia="Times New Roman" w:hAnsi="Calibri" w:cs="Calibri"/>
                <w:color w:val="000000"/>
                <w:sz w:val="18"/>
                <w:szCs w:val="18"/>
                <w:lang w:eastAsia="fr-FR"/>
              </w:rPr>
              <w:t xml:space="preserve"> W</w:t>
            </w:r>
            <w:proofErr w:type="gramEnd"/>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14CBA31D" w14:textId="77777777"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hideMark/>
          </w:tcPr>
          <w:p w14:paraId="633D5BBC" w14:textId="77777777"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14:paraId="23B2897F" w14:textId="77777777" w:rsidTr="00D42F83">
        <w:trPr>
          <w:trHeight w:val="3495"/>
        </w:trPr>
        <w:tc>
          <w:tcPr>
            <w:tcW w:w="1500" w:type="dxa"/>
            <w:tcBorders>
              <w:top w:val="nil"/>
              <w:left w:val="single" w:sz="4" w:space="0" w:color="auto"/>
              <w:bottom w:val="single" w:sz="4" w:space="0" w:color="auto"/>
              <w:right w:val="single" w:sz="4" w:space="0" w:color="auto"/>
            </w:tcBorders>
            <w:hideMark/>
          </w:tcPr>
          <w:p w14:paraId="3068E126" w14:textId="77777777" w:rsidR="00D42F83" w:rsidRPr="00D42F83" w:rsidRDefault="00D42F83" w:rsidP="006F5FF9">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lastRenderedPageBreak/>
              <w:t xml:space="preserve">Ordre "Réseau" </w:t>
            </w:r>
            <w:r w:rsidR="00BE0AAA" w:rsidRPr="00BE0AAA">
              <w:rPr>
                <w:noProof/>
                <w:sz w:val="20"/>
                <w:szCs w:val="20"/>
                <w:lang w:eastAsia="fr-FR"/>
              </w:rPr>
              <w:t>marché primaire, OPV</w:t>
            </w:r>
          </w:p>
        </w:tc>
        <w:tc>
          <w:tcPr>
            <w:tcW w:w="1240" w:type="dxa"/>
            <w:tcBorders>
              <w:top w:val="nil"/>
              <w:left w:val="nil"/>
              <w:bottom w:val="single" w:sz="4" w:space="0" w:color="auto"/>
              <w:right w:val="single" w:sz="4" w:space="0" w:color="auto"/>
            </w:tcBorders>
            <w:hideMark/>
          </w:tcPr>
          <w:p w14:paraId="42924592" w14:textId="77777777" w:rsidR="00D42F83" w:rsidRPr="00D42F83" w:rsidRDefault="00D42F83" w:rsidP="00D42F83">
            <w:pPr>
              <w:spacing w:line="240" w:lineRule="auto"/>
              <w:rPr>
                <w:rFonts w:ascii="Calibri" w:eastAsia="Times New Roman" w:hAnsi="Calibri" w:cs="Calibri"/>
                <w:color w:val="000000"/>
                <w:sz w:val="18"/>
                <w:szCs w:val="18"/>
                <w:lang w:eastAsia="fr-FR"/>
              </w:rPr>
            </w:pPr>
            <w:proofErr w:type="gramStart"/>
            <w:r w:rsidRPr="00D42F83">
              <w:rPr>
                <w:rFonts w:ascii="Calibri" w:eastAsia="Times New Roman" w:hAnsi="Calibri" w:cs="Calibri"/>
                <w:color w:val="000000"/>
                <w:sz w:val="16"/>
                <w:szCs w:val="16"/>
                <w:lang w:eastAsia="fr-FR"/>
              </w:rPr>
              <w:t>n</w:t>
            </w:r>
            <w:proofErr w:type="gramEnd"/>
            <w:r w:rsidRPr="00D42F83">
              <w:rPr>
                <w:rFonts w:ascii="Calibri" w:eastAsia="Times New Roman" w:hAnsi="Calibri" w:cs="Calibri"/>
                <w:color w:val="000000"/>
                <w:sz w:val="16"/>
                <w:szCs w:val="16"/>
                <w:lang w:eastAsia="fr-FR"/>
              </w:rPr>
              <w:t xml:space="preserve"> </w:t>
            </w:r>
            <w:proofErr w:type="spellStart"/>
            <w:r w:rsidRPr="00D42F83">
              <w:rPr>
                <w:rFonts w:ascii="Calibri" w:eastAsia="Times New Roman" w:hAnsi="Calibri" w:cs="Calibri"/>
                <w:color w:val="000000"/>
                <w:sz w:val="16"/>
                <w:szCs w:val="16"/>
                <w:lang w:eastAsia="fr-FR"/>
              </w:rPr>
              <w:t>IRLs</w:t>
            </w:r>
            <w:proofErr w:type="spellEnd"/>
            <w:r w:rsidRPr="00D42F83">
              <w:rPr>
                <w:rFonts w:ascii="Calibri" w:eastAsia="Times New Roman" w:hAnsi="Calibri" w:cs="Calibri"/>
                <w:color w:val="000000"/>
                <w:sz w:val="16"/>
                <w:szCs w:val="16"/>
                <w:lang w:eastAsia="fr-FR"/>
              </w:rPr>
              <w:t xml:space="preserve"> ---&gt; 1 AOE</w:t>
            </w:r>
            <w:r w:rsidRPr="00D42F83">
              <w:rPr>
                <w:rFonts w:ascii="Calibri" w:eastAsia="Times New Roman" w:hAnsi="Calibri" w:cs="Calibri"/>
                <w:color w:val="000000"/>
                <w:sz w:val="16"/>
                <w:szCs w:val="16"/>
                <w:lang w:eastAsia="fr-FR"/>
              </w:rPr>
              <w:br/>
              <w:t>avec n &gt; 1</w:t>
            </w:r>
          </w:p>
        </w:tc>
        <w:tc>
          <w:tcPr>
            <w:tcW w:w="1700" w:type="dxa"/>
            <w:tcBorders>
              <w:top w:val="nil"/>
              <w:left w:val="nil"/>
              <w:bottom w:val="single" w:sz="4" w:space="0" w:color="auto"/>
              <w:right w:val="single" w:sz="4" w:space="0" w:color="auto"/>
            </w:tcBorders>
            <w:hideMark/>
          </w:tcPr>
          <w:p w14:paraId="0083D8EB" w14:textId="77777777" w:rsidR="00D42F83" w:rsidRPr="00D42F83" w:rsidRDefault="00C84009" w:rsidP="00A545AF">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545AF">
              <w:rPr>
                <w:rFonts w:ascii="Calibri" w:eastAsia="Times New Roman" w:hAnsi="Calibri" w:cs="Calibri"/>
                <w:color w:val="000000"/>
                <w:sz w:val="18"/>
                <w:szCs w:val="18"/>
                <w:lang w:eastAsia="fr-FR"/>
              </w:rPr>
              <w:t xml:space="preserve">R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p>
        </w:tc>
        <w:tc>
          <w:tcPr>
            <w:tcW w:w="1159" w:type="dxa"/>
            <w:tcBorders>
              <w:top w:val="nil"/>
              <w:left w:val="nil"/>
              <w:bottom w:val="single" w:sz="4" w:space="0" w:color="auto"/>
              <w:right w:val="single" w:sz="4" w:space="0" w:color="auto"/>
            </w:tcBorders>
            <w:hideMark/>
          </w:tcPr>
          <w:p w14:paraId="5D2571E8"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"Instruit"</w:t>
            </w:r>
          </w:p>
        </w:tc>
        <w:tc>
          <w:tcPr>
            <w:tcW w:w="1984" w:type="dxa"/>
            <w:tcBorders>
              <w:top w:val="nil"/>
              <w:left w:val="nil"/>
              <w:bottom w:val="single" w:sz="4" w:space="0" w:color="auto"/>
              <w:right w:val="single" w:sz="4" w:space="0" w:color="auto"/>
            </w:tcBorders>
            <w:hideMark/>
          </w:tcPr>
          <w:p w14:paraId="008FB684" w14:textId="77777777" w:rsidR="006F5FF9"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Automatique par le système </w:t>
            </w:r>
            <w:proofErr w:type="gramStart"/>
            <w:r w:rsidRPr="00D42F83">
              <w:rPr>
                <w:rFonts w:ascii="Calibri" w:eastAsia="Times New Roman" w:hAnsi="Calibri" w:cs="Calibri"/>
                <w:color w:val="000000"/>
                <w:sz w:val="18"/>
                <w:szCs w:val="18"/>
                <w:lang w:eastAsia="fr-FR"/>
              </w:rPr>
              <w:t>selon:</w:t>
            </w:r>
            <w:proofErr w:type="gramEnd"/>
            <w:r w:rsidRPr="00D42F83">
              <w:rPr>
                <w:rFonts w:ascii="Calibri" w:eastAsia="Times New Roman" w:hAnsi="Calibri" w:cs="Calibri"/>
                <w:color w:val="000000"/>
                <w:sz w:val="18"/>
                <w:szCs w:val="18"/>
                <w:lang w:eastAsia="fr-FR"/>
              </w:rPr>
              <w:br/>
            </w:r>
            <w:r w:rsidR="00C84009">
              <w:rPr>
                <w:rFonts w:ascii="Calibri" w:eastAsia="Times New Roman" w:hAnsi="Calibri" w:cs="Calibri"/>
                <w:color w:val="000000"/>
                <w:sz w:val="18"/>
                <w:szCs w:val="18"/>
                <w:lang w:eastAsia="fr-FR"/>
              </w:rPr>
              <w:t>-</w:t>
            </w:r>
            <w:r w:rsidRPr="00D42F83">
              <w:rPr>
                <w:rFonts w:ascii="Calibri" w:eastAsia="Times New Roman" w:hAnsi="Calibri" w:cs="Calibri"/>
                <w:color w:val="000000"/>
                <w:sz w:val="18"/>
                <w:szCs w:val="18"/>
                <w:lang w:eastAsia="fr-FR"/>
              </w:rPr>
              <w:t>Nature de l'ordre Réseau</w:t>
            </w:r>
            <w:r w:rsidRPr="00D42F83">
              <w:rPr>
                <w:rFonts w:ascii="Calibri" w:eastAsia="Times New Roman" w:hAnsi="Calibri" w:cs="Calibri"/>
                <w:color w:val="000000"/>
                <w:sz w:val="18"/>
                <w:szCs w:val="18"/>
                <w:lang w:eastAsia="fr-FR"/>
              </w:rPr>
              <w:br/>
            </w:r>
            <w:r w:rsidR="00C84009">
              <w:rPr>
                <w:rFonts w:ascii="Calibri" w:eastAsia="Times New Roman" w:hAnsi="Calibri" w:cs="Calibri"/>
                <w:color w:val="000000"/>
                <w:sz w:val="18"/>
                <w:szCs w:val="18"/>
                <w:lang w:eastAsia="fr-FR"/>
              </w:rPr>
              <w:t>-</w:t>
            </w:r>
            <w:r w:rsidRPr="00D42F83">
              <w:rPr>
                <w:rFonts w:ascii="Calibri" w:eastAsia="Times New Roman" w:hAnsi="Calibri" w:cs="Calibri"/>
                <w:color w:val="000000"/>
                <w:sz w:val="18"/>
                <w:szCs w:val="18"/>
                <w:lang w:eastAsia="fr-FR"/>
              </w:rPr>
              <w:t xml:space="preserve">Type de marché </w:t>
            </w:r>
            <w:proofErr w:type="spellStart"/>
            <w:r w:rsidR="007649C8">
              <w:rPr>
                <w:rFonts w:ascii="Calibri" w:eastAsia="Times New Roman" w:hAnsi="Calibri" w:cs="Calibri"/>
                <w:color w:val="000000"/>
                <w:sz w:val="18"/>
                <w:szCs w:val="18"/>
                <w:lang w:eastAsia="fr-FR"/>
              </w:rPr>
              <w:t>M</w:t>
            </w:r>
            <w:r w:rsidR="007649C8" w:rsidRPr="007649C8">
              <w:rPr>
                <w:rFonts w:ascii="Calibri" w:eastAsia="Times New Roman" w:hAnsi="Calibri" w:cs="Calibri"/>
                <w:color w:val="000000"/>
                <w:sz w:val="18"/>
                <w:szCs w:val="18"/>
                <w:lang w:eastAsia="fr-FR"/>
              </w:rPr>
              <w:t>arché</w:t>
            </w:r>
            <w:proofErr w:type="spellEnd"/>
            <w:r w:rsidR="007649C8" w:rsidRPr="007649C8">
              <w:rPr>
                <w:rFonts w:ascii="Calibri" w:eastAsia="Times New Roman" w:hAnsi="Calibri" w:cs="Calibri"/>
                <w:color w:val="000000"/>
                <w:sz w:val="18"/>
                <w:szCs w:val="18"/>
                <w:lang w:eastAsia="fr-FR"/>
              </w:rPr>
              <w:t xml:space="preserve"> primaire, OPV</w:t>
            </w:r>
          </w:p>
          <w:p w14:paraId="24598DBE" w14:textId="77777777"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Date de dénouement </w:t>
            </w:r>
          </w:p>
        </w:tc>
        <w:tc>
          <w:tcPr>
            <w:tcW w:w="1917" w:type="dxa"/>
            <w:tcBorders>
              <w:top w:val="nil"/>
              <w:left w:val="nil"/>
              <w:bottom w:val="single" w:sz="4" w:space="0" w:color="auto"/>
              <w:right w:val="single" w:sz="4" w:space="0" w:color="auto"/>
            </w:tcBorders>
            <w:hideMark/>
          </w:tcPr>
          <w:p w14:paraId="1A9F76D0"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hideMark/>
          </w:tcPr>
          <w:p w14:paraId="729DBECC" w14:textId="77777777" w:rsidR="00D42F83" w:rsidRPr="00D42F83" w:rsidRDefault="00C84009" w:rsidP="006F5FF9">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R</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Type de </w:t>
            </w:r>
            <w:proofErr w:type="gramStart"/>
            <w:r w:rsidR="00D42F83" w:rsidRPr="00D42F83">
              <w:rPr>
                <w:rFonts w:ascii="Calibri" w:eastAsia="Times New Roman" w:hAnsi="Calibri" w:cs="Calibri"/>
                <w:color w:val="FF0000"/>
                <w:sz w:val="18"/>
                <w:szCs w:val="18"/>
                <w:lang w:eastAsia="fr-FR"/>
              </w:rPr>
              <w:t>marché:</w:t>
            </w:r>
            <w:proofErr w:type="gramEnd"/>
            <w:r w:rsidR="00D42F83" w:rsidRPr="00D42F83">
              <w:rPr>
                <w:rFonts w:ascii="Calibri" w:eastAsia="Times New Roman" w:hAnsi="Calibri" w:cs="Calibri"/>
                <w:color w:val="FF0000"/>
                <w:sz w:val="18"/>
                <w:szCs w:val="18"/>
                <w:lang w:eastAsia="fr-FR"/>
              </w:rPr>
              <w:t xml:space="preserve"> </w:t>
            </w:r>
            <w:proofErr w:type="gramStart"/>
            <w:r w:rsidR="007649C8" w:rsidRPr="007649C8">
              <w:rPr>
                <w:rFonts w:ascii="Calibri" w:eastAsia="Times New Roman" w:hAnsi="Calibri" w:cs="Calibri"/>
                <w:color w:val="FF0000"/>
                <w:sz w:val="18"/>
                <w:szCs w:val="18"/>
                <w:lang w:eastAsia="fr-FR"/>
              </w:rPr>
              <w:t>IP,SV</w:t>
            </w:r>
            <w:proofErr w:type="gramEnd"/>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28AD8744" w14:textId="77777777"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 sans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CMP/TPCVM, et sans postage espèces)</w:t>
            </w:r>
          </w:p>
        </w:tc>
        <w:tc>
          <w:tcPr>
            <w:tcW w:w="1840" w:type="dxa"/>
            <w:tcBorders>
              <w:top w:val="nil"/>
              <w:left w:val="nil"/>
              <w:bottom w:val="single" w:sz="4" w:space="0" w:color="auto"/>
              <w:right w:val="single" w:sz="4" w:space="0" w:color="auto"/>
            </w:tcBorders>
            <w:hideMark/>
          </w:tcPr>
          <w:p w14:paraId="242B1432" w14:textId="77777777" w:rsidR="00D42F83" w:rsidRPr="00D42F83" w:rsidRDefault="00C84009"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w:t>
            </w:r>
            <w:proofErr w:type="spellStart"/>
            <w:r w:rsidR="00D42F83" w:rsidRPr="00D42F83">
              <w:rPr>
                <w:rFonts w:ascii="Calibri" w:eastAsia="Times New Roman" w:hAnsi="Calibri" w:cs="Calibri"/>
                <w:color w:val="000000"/>
                <w:sz w:val="18"/>
                <w:szCs w:val="18"/>
                <w:lang w:eastAsia="fr-FR"/>
              </w:rPr>
              <w:t>Reseau</w:t>
            </w:r>
            <w:proofErr w:type="spellEnd"/>
            <w:r w:rsidR="00D42F83" w:rsidRPr="00D42F83">
              <w:rPr>
                <w:rFonts w:ascii="Calibri" w:eastAsia="Times New Roman" w:hAnsi="Calibri" w:cs="Calibri"/>
                <w:color w:val="000000"/>
                <w:sz w:val="18"/>
                <w:szCs w:val="18"/>
                <w:lang w:eastAsia="fr-FR"/>
              </w:rPr>
              <w:t xml:space="preserve">) </w:t>
            </w:r>
          </w:p>
        </w:tc>
      </w:tr>
      <w:tr w:rsidR="00D42F83" w:rsidRPr="00D42F83" w14:paraId="4E785650" w14:textId="77777777" w:rsidTr="00D42F83">
        <w:trPr>
          <w:trHeight w:val="3870"/>
        </w:trPr>
        <w:tc>
          <w:tcPr>
            <w:tcW w:w="1500" w:type="dxa"/>
            <w:tcBorders>
              <w:top w:val="nil"/>
              <w:left w:val="single" w:sz="4" w:space="0" w:color="auto"/>
              <w:bottom w:val="single" w:sz="4" w:space="0" w:color="auto"/>
              <w:right w:val="single" w:sz="4" w:space="0" w:color="auto"/>
            </w:tcBorders>
            <w:hideMark/>
          </w:tcPr>
          <w:p w14:paraId="1351A3FB"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t>Ordre "Direct" avec ajustement IRL simple</w:t>
            </w:r>
          </w:p>
        </w:tc>
        <w:tc>
          <w:tcPr>
            <w:tcW w:w="1240" w:type="dxa"/>
            <w:tcBorders>
              <w:top w:val="nil"/>
              <w:left w:val="nil"/>
              <w:bottom w:val="single" w:sz="4" w:space="0" w:color="auto"/>
              <w:right w:val="single" w:sz="4" w:space="0" w:color="auto"/>
            </w:tcBorders>
            <w:hideMark/>
          </w:tcPr>
          <w:p w14:paraId="3E0C9BAA"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6"/>
                <w:szCs w:val="16"/>
                <w:lang w:eastAsia="fr-FR"/>
              </w:rPr>
              <w:t xml:space="preserve">1 IRL ---&gt; n </w:t>
            </w:r>
            <w:proofErr w:type="spellStart"/>
            <w:r w:rsidRPr="00D42F83">
              <w:rPr>
                <w:rFonts w:ascii="Calibri" w:eastAsia="Times New Roman" w:hAnsi="Calibri" w:cs="Calibri"/>
                <w:color w:val="000000"/>
                <w:sz w:val="16"/>
                <w:szCs w:val="16"/>
                <w:lang w:eastAsia="fr-FR"/>
              </w:rPr>
              <w:t>AOEs</w:t>
            </w:r>
            <w:proofErr w:type="spellEnd"/>
            <w:r w:rsidRPr="00D42F83">
              <w:rPr>
                <w:rFonts w:ascii="Calibri" w:eastAsia="Times New Roman" w:hAnsi="Calibri" w:cs="Calibri"/>
                <w:color w:val="000000"/>
                <w:sz w:val="16"/>
                <w:szCs w:val="16"/>
                <w:lang w:eastAsia="fr-FR"/>
              </w:rPr>
              <w:t xml:space="preserve"> avec n &gt;= 1</w:t>
            </w:r>
          </w:p>
        </w:tc>
        <w:tc>
          <w:tcPr>
            <w:tcW w:w="1700" w:type="dxa"/>
            <w:tcBorders>
              <w:top w:val="nil"/>
              <w:left w:val="nil"/>
              <w:bottom w:val="single" w:sz="4" w:space="0" w:color="auto"/>
              <w:right w:val="single" w:sz="4" w:space="0" w:color="auto"/>
            </w:tcBorders>
            <w:hideMark/>
          </w:tcPr>
          <w:p w14:paraId="04BCAD8A" w14:textId="77777777" w:rsidR="00D42F83" w:rsidRPr="00D42F83" w:rsidRDefault="00D42F83" w:rsidP="00A75521">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Nature de </w:t>
            </w:r>
            <w:proofErr w:type="gramStart"/>
            <w:r w:rsidRPr="00D42F83">
              <w:rPr>
                <w:rFonts w:ascii="Calibri" w:eastAsia="Times New Roman" w:hAnsi="Calibri" w:cs="Calibri"/>
                <w:color w:val="000000"/>
                <w:sz w:val="18"/>
                <w:szCs w:val="18"/>
                <w:lang w:eastAsia="fr-FR"/>
              </w:rPr>
              <w:t>l'ordre:</w:t>
            </w:r>
            <w:proofErr w:type="gramEnd"/>
            <w:r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Pr="00D42F83">
              <w:rPr>
                <w:rFonts w:ascii="Calibri" w:eastAsia="Times New Roman" w:hAnsi="Calibri" w:cs="Calibri"/>
                <w:color w:val="000000"/>
                <w:sz w:val="18"/>
                <w:szCs w:val="18"/>
                <w:lang w:eastAsia="fr-FR"/>
              </w:rPr>
              <w:br/>
              <w:t xml:space="preserve">Type de </w:t>
            </w:r>
            <w:proofErr w:type="gramStart"/>
            <w:r w:rsidRPr="00D42F83">
              <w:rPr>
                <w:rFonts w:ascii="Calibri" w:eastAsia="Times New Roman" w:hAnsi="Calibri" w:cs="Calibri"/>
                <w:color w:val="000000"/>
                <w:sz w:val="18"/>
                <w:szCs w:val="18"/>
                <w:lang w:eastAsia="fr-FR"/>
              </w:rPr>
              <w:t>marché:</w:t>
            </w:r>
            <w:proofErr w:type="gramEnd"/>
            <w:r w:rsidRPr="00D42F83">
              <w:rPr>
                <w:rFonts w:ascii="Calibri" w:eastAsia="Times New Roman" w:hAnsi="Calibri" w:cs="Calibri"/>
                <w:color w:val="000000"/>
                <w:sz w:val="18"/>
                <w:szCs w:val="18"/>
                <w:lang w:eastAsia="fr-FR"/>
              </w:rPr>
              <w:t xml:space="preserve"> Marché central</w:t>
            </w:r>
          </w:p>
        </w:tc>
        <w:tc>
          <w:tcPr>
            <w:tcW w:w="1159" w:type="dxa"/>
            <w:tcBorders>
              <w:top w:val="nil"/>
              <w:left w:val="nil"/>
              <w:bottom w:val="single" w:sz="4" w:space="0" w:color="auto"/>
              <w:right w:val="single" w:sz="4" w:space="0" w:color="auto"/>
            </w:tcBorders>
            <w:hideMark/>
          </w:tcPr>
          <w:p w14:paraId="555A465F"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hideMark/>
          </w:tcPr>
          <w:p w14:paraId="034A900B"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1917" w:type="dxa"/>
            <w:tcBorders>
              <w:top w:val="nil"/>
              <w:left w:val="nil"/>
              <w:bottom w:val="single" w:sz="4" w:space="0" w:color="auto"/>
              <w:right w:val="single" w:sz="4" w:space="0" w:color="auto"/>
            </w:tcBorders>
            <w:hideMark/>
          </w:tcPr>
          <w:p w14:paraId="5E84AE31" w14:textId="77777777" w:rsidR="00D42F83" w:rsidRPr="00D42F83" w:rsidRDefault="00261613"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-Compte Titres du client</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Compte Espèces du client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4E3028">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p>
        </w:tc>
        <w:tc>
          <w:tcPr>
            <w:tcW w:w="2280" w:type="dxa"/>
            <w:tcBorders>
              <w:top w:val="nil"/>
              <w:left w:val="nil"/>
              <w:bottom w:val="single" w:sz="4" w:space="0" w:color="auto"/>
              <w:right w:val="single" w:sz="4" w:space="0" w:color="auto"/>
            </w:tcBorders>
            <w:hideMark/>
          </w:tcPr>
          <w:p w14:paraId="231B707C" w14:textId="77777777" w:rsidR="00D42F83" w:rsidRPr="00D42F83" w:rsidRDefault="00261613" w:rsidP="00261613">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Compte Titres du client</w:t>
            </w:r>
            <w:r w:rsidR="00D42F83" w:rsidRPr="00D42F83">
              <w:rPr>
                <w:rFonts w:ascii="Calibri" w:eastAsia="Times New Roman" w:hAnsi="Calibri" w:cs="Calibri"/>
                <w:color w:val="FF0000"/>
                <w:sz w:val="18"/>
                <w:szCs w:val="18"/>
                <w:lang w:eastAsia="fr-FR"/>
              </w:rPr>
              <w:br/>
              <w:t>Compte Espèces du client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6EB717FD" w14:textId="77777777"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hideMark/>
          </w:tcPr>
          <w:p w14:paraId="0120480A" w14:textId="77777777" w:rsidR="00D42F83" w:rsidRPr="00D42F83" w:rsidRDefault="00261613"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Direct) </w:t>
            </w:r>
          </w:p>
        </w:tc>
      </w:tr>
      <w:tr w:rsidR="00D42F83" w:rsidRPr="00D42F83" w14:paraId="33E4DECE" w14:textId="77777777" w:rsidTr="00D42F83">
        <w:trPr>
          <w:trHeight w:val="3270"/>
        </w:trPr>
        <w:tc>
          <w:tcPr>
            <w:tcW w:w="1500" w:type="dxa"/>
            <w:tcBorders>
              <w:top w:val="nil"/>
              <w:left w:val="single" w:sz="4" w:space="0" w:color="auto"/>
              <w:bottom w:val="single" w:sz="4" w:space="0" w:color="auto"/>
              <w:right w:val="single" w:sz="4" w:space="0" w:color="auto"/>
            </w:tcBorders>
            <w:hideMark/>
          </w:tcPr>
          <w:p w14:paraId="79941B1E"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lastRenderedPageBreak/>
              <w:t>Ordre "Direct" avec ajustement IRL globale</w:t>
            </w:r>
          </w:p>
        </w:tc>
        <w:tc>
          <w:tcPr>
            <w:tcW w:w="1240" w:type="dxa"/>
            <w:tcBorders>
              <w:top w:val="nil"/>
              <w:left w:val="nil"/>
              <w:bottom w:val="single" w:sz="4" w:space="0" w:color="auto"/>
              <w:right w:val="single" w:sz="4" w:space="0" w:color="auto"/>
            </w:tcBorders>
            <w:hideMark/>
          </w:tcPr>
          <w:p w14:paraId="41E15452" w14:textId="77777777" w:rsidR="00D42F83" w:rsidRPr="00D42F83" w:rsidRDefault="00D42F83" w:rsidP="00D42F83">
            <w:pPr>
              <w:spacing w:line="240" w:lineRule="auto"/>
              <w:rPr>
                <w:rFonts w:ascii="Calibri" w:eastAsia="Times New Roman" w:hAnsi="Calibri" w:cs="Calibri"/>
                <w:color w:val="000000"/>
                <w:sz w:val="16"/>
                <w:szCs w:val="16"/>
                <w:lang w:eastAsia="fr-FR"/>
              </w:rPr>
            </w:pPr>
            <w:proofErr w:type="gramStart"/>
            <w:r w:rsidRPr="00D42F83">
              <w:rPr>
                <w:rFonts w:ascii="Calibri" w:eastAsia="Times New Roman" w:hAnsi="Calibri" w:cs="Calibri"/>
                <w:color w:val="000000"/>
                <w:sz w:val="16"/>
                <w:szCs w:val="16"/>
                <w:lang w:eastAsia="fr-FR"/>
              </w:rPr>
              <w:t>n</w:t>
            </w:r>
            <w:proofErr w:type="gramEnd"/>
            <w:r w:rsidRPr="00D42F83">
              <w:rPr>
                <w:rFonts w:ascii="Calibri" w:eastAsia="Times New Roman" w:hAnsi="Calibri" w:cs="Calibri"/>
                <w:color w:val="000000"/>
                <w:sz w:val="16"/>
                <w:szCs w:val="16"/>
                <w:lang w:eastAsia="fr-FR"/>
              </w:rPr>
              <w:t xml:space="preserve"> </w:t>
            </w:r>
            <w:proofErr w:type="spellStart"/>
            <w:r w:rsidRPr="00D42F83">
              <w:rPr>
                <w:rFonts w:ascii="Calibri" w:eastAsia="Times New Roman" w:hAnsi="Calibri" w:cs="Calibri"/>
                <w:color w:val="000000"/>
                <w:sz w:val="16"/>
                <w:szCs w:val="16"/>
                <w:lang w:eastAsia="fr-FR"/>
              </w:rPr>
              <w:t>IRLs</w:t>
            </w:r>
            <w:proofErr w:type="spellEnd"/>
            <w:r w:rsidRPr="00D42F83">
              <w:rPr>
                <w:rFonts w:ascii="Calibri" w:eastAsia="Times New Roman" w:hAnsi="Calibri" w:cs="Calibri"/>
                <w:color w:val="000000"/>
                <w:sz w:val="16"/>
                <w:szCs w:val="16"/>
                <w:lang w:eastAsia="fr-FR"/>
              </w:rPr>
              <w:t xml:space="preserve"> ---&gt; 1 AOE avec n &gt; 1</w:t>
            </w:r>
          </w:p>
        </w:tc>
        <w:tc>
          <w:tcPr>
            <w:tcW w:w="1700" w:type="dxa"/>
            <w:tcBorders>
              <w:top w:val="nil"/>
              <w:left w:val="nil"/>
              <w:bottom w:val="single" w:sz="4" w:space="0" w:color="auto"/>
              <w:right w:val="single" w:sz="4" w:space="0" w:color="auto"/>
            </w:tcBorders>
            <w:hideMark/>
          </w:tcPr>
          <w:p w14:paraId="7C6CA288" w14:textId="77777777"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p>
        </w:tc>
        <w:tc>
          <w:tcPr>
            <w:tcW w:w="1159" w:type="dxa"/>
            <w:tcBorders>
              <w:top w:val="nil"/>
              <w:left w:val="nil"/>
              <w:bottom w:val="single" w:sz="4" w:space="0" w:color="auto"/>
              <w:right w:val="single" w:sz="4" w:space="0" w:color="auto"/>
            </w:tcBorders>
            <w:hideMark/>
          </w:tcPr>
          <w:p w14:paraId="6EA425F4"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hideMark/>
          </w:tcPr>
          <w:p w14:paraId="2A50E6DF"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à la création par l'utilisateur </w:t>
            </w:r>
          </w:p>
        </w:tc>
        <w:tc>
          <w:tcPr>
            <w:tcW w:w="1917" w:type="dxa"/>
            <w:tcBorders>
              <w:top w:val="nil"/>
              <w:left w:val="nil"/>
              <w:bottom w:val="single" w:sz="4" w:space="0" w:color="auto"/>
              <w:right w:val="single" w:sz="4" w:space="0" w:color="auto"/>
            </w:tcBorders>
            <w:hideMark/>
          </w:tcPr>
          <w:p w14:paraId="7CB5BBC5"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NA</w:t>
            </w:r>
          </w:p>
        </w:tc>
        <w:tc>
          <w:tcPr>
            <w:tcW w:w="2280" w:type="dxa"/>
            <w:tcBorders>
              <w:top w:val="nil"/>
              <w:left w:val="nil"/>
              <w:bottom w:val="single" w:sz="4" w:space="0" w:color="auto"/>
              <w:right w:val="single" w:sz="4" w:space="0" w:color="auto"/>
            </w:tcBorders>
            <w:hideMark/>
          </w:tcPr>
          <w:p w14:paraId="62F16EB3" w14:textId="77777777"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6330A5DD" w14:textId="77777777"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hideMark/>
          </w:tcPr>
          <w:p w14:paraId="5C57EB25" w14:textId="77777777"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Direct) </w:t>
            </w:r>
          </w:p>
        </w:tc>
      </w:tr>
      <w:tr w:rsidR="00D42F83" w:rsidRPr="00D42F83" w14:paraId="4E98E577" w14:textId="77777777" w:rsidTr="00D42F83">
        <w:trPr>
          <w:trHeight w:val="3885"/>
        </w:trPr>
        <w:tc>
          <w:tcPr>
            <w:tcW w:w="1500" w:type="dxa"/>
            <w:tcBorders>
              <w:top w:val="nil"/>
              <w:left w:val="single" w:sz="4" w:space="0" w:color="auto"/>
              <w:bottom w:val="single" w:sz="4" w:space="0" w:color="auto"/>
              <w:right w:val="single" w:sz="4" w:space="0" w:color="auto"/>
            </w:tcBorders>
            <w:hideMark/>
          </w:tcPr>
          <w:p w14:paraId="6E44620B"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b/>
                <w:color w:val="000000"/>
                <w:sz w:val="20"/>
                <w:szCs w:val="20"/>
                <w:lang w:eastAsia="fr-FR"/>
              </w:rPr>
              <w:t xml:space="preserve">Ordre "Direct" avec ajustement IRL globale (et plusieurs </w:t>
            </w:r>
            <w:proofErr w:type="spellStart"/>
            <w:r w:rsidRPr="00D42F83">
              <w:rPr>
                <w:rFonts w:ascii="Calibri" w:eastAsia="Times New Roman" w:hAnsi="Calibri" w:cs="Calibri"/>
                <w:b/>
                <w:color w:val="000000"/>
                <w:sz w:val="20"/>
                <w:szCs w:val="20"/>
                <w:lang w:eastAsia="fr-FR"/>
              </w:rPr>
              <w:t>AOEs</w:t>
            </w:r>
            <w:proofErr w:type="spellEnd"/>
            <w:r w:rsidRPr="00D42F83">
              <w:rPr>
                <w:rFonts w:ascii="Calibri" w:eastAsia="Times New Roman" w:hAnsi="Calibri" w:cs="Calibri"/>
                <w:b/>
                <w:color w:val="000000"/>
                <w:sz w:val="20"/>
                <w:szCs w:val="20"/>
                <w:lang w:eastAsia="fr-FR"/>
              </w:rPr>
              <w:t>)</w:t>
            </w:r>
          </w:p>
        </w:tc>
        <w:tc>
          <w:tcPr>
            <w:tcW w:w="1240" w:type="dxa"/>
            <w:tcBorders>
              <w:top w:val="nil"/>
              <w:left w:val="nil"/>
              <w:bottom w:val="single" w:sz="4" w:space="0" w:color="auto"/>
              <w:right w:val="single" w:sz="4" w:space="0" w:color="auto"/>
            </w:tcBorders>
            <w:hideMark/>
          </w:tcPr>
          <w:p w14:paraId="50723EB3" w14:textId="77777777" w:rsidR="00D42F83" w:rsidRPr="00D42F83" w:rsidRDefault="00AC4C17" w:rsidP="00D42F83">
            <w:pPr>
              <w:spacing w:line="240" w:lineRule="auto"/>
              <w:rPr>
                <w:rFonts w:ascii="Calibri" w:eastAsia="Times New Roman" w:hAnsi="Calibri" w:cs="Calibri"/>
                <w:color w:val="000000"/>
                <w:sz w:val="16"/>
                <w:szCs w:val="16"/>
                <w:lang w:eastAsia="fr-FR"/>
              </w:rPr>
            </w:pPr>
            <w:proofErr w:type="gramStart"/>
            <w:r>
              <w:rPr>
                <w:rFonts w:ascii="Calibri" w:eastAsia="Times New Roman" w:hAnsi="Calibri" w:cs="Calibri"/>
                <w:color w:val="000000"/>
                <w:sz w:val="16"/>
                <w:szCs w:val="16"/>
                <w:lang w:eastAsia="fr-FR"/>
              </w:rPr>
              <w:t>n</w:t>
            </w:r>
            <w:proofErr w:type="gramEnd"/>
            <w:r>
              <w:rPr>
                <w:rFonts w:ascii="Calibri" w:eastAsia="Times New Roman" w:hAnsi="Calibri" w:cs="Calibri"/>
                <w:color w:val="000000"/>
                <w:sz w:val="16"/>
                <w:szCs w:val="16"/>
                <w:lang w:eastAsia="fr-FR"/>
              </w:rPr>
              <w:t xml:space="preserve"> </w:t>
            </w:r>
            <w:proofErr w:type="spellStart"/>
            <w:r>
              <w:rPr>
                <w:rFonts w:ascii="Calibri" w:eastAsia="Times New Roman" w:hAnsi="Calibri" w:cs="Calibri"/>
                <w:color w:val="000000"/>
                <w:sz w:val="16"/>
                <w:szCs w:val="16"/>
                <w:lang w:eastAsia="fr-FR"/>
              </w:rPr>
              <w:t>IRLs</w:t>
            </w:r>
            <w:proofErr w:type="spellEnd"/>
            <w:r>
              <w:rPr>
                <w:rFonts w:ascii="Calibri" w:eastAsia="Times New Roman" w:hAnsi="Calibri" w:cs="Calibri"/>
                <w:color w:val="000000"/>
                <w:sz w:val="16"/>
                <w:szCs w:val="16"/>
                <w:lang w:eastAsia="fr-FR"/>
              </w:rPr>
              <w:t xml:space="preserve"> ---&gt; m </w:t>
            </w:r>
            <w:proofErr w:type="spellStart"/>
            <w:r w:rsidR="00D42F83" w:rsidRPr="00D42F83">
              <w:rPr>
                <w:rFonts w:ascii="Calibri" w:eastAsia="Times New Roman" w:hAnsi="Calibri" w:cs="Calibri"/>
                <w:color w:val="000000"/>
                <w:sz w:val="16"/>
                <w:szCs w:val="16"/>
                <w:lang w:eastAsia="fr-FR"/>
              </w:rPr>
              <w:t>AOEs</w:t>
            </w:r>
            <w:proofErr w:type="spellEnd"/>
            <w:r w:rsidR="00D42F83" w:rsidRPr="00D42F83">
              <w:rPr>
                <w:rFonts w:ascii="Calibri" w:eastAsia="Times New Roman" w:hAnsi="Calibri" w:cs="Calibri"/>
                <w:color w:val="000000"/>
                <w:sz w:val="16"/>
                <w:szCs w:val="16"/>
                <w:lang w:eastAsia="fr-FR"/>
              </w:rPr>
              <w:t xml:space="preserve"> avec n &gt; 1</w:t>
            </w:r>
            <w:r>
              <w:rPr>
                <w:rFonts w:ascii="Calibri" w:eastAsia="Times New Roman" w:hAnsi="Calibri" w:cs="Calibri"/>
                <w:color w:val="000000"/>
                <w:sz w:val="16"/>
                <w:szCs w:val="16"/>
                <w:lang w:eastAsia="fr-FR"/>
              </w:rPr>
              <w:t xml:space="preserve"> et m &gt; 1</w:t>
            </w:r>
          </w:p>
        </w:tc>
        <w:tc>
          <w:tcPr>
            <w:tcW w:w="1700" w:type="dxa"/>
            <w:tcBorders>
              <w:top w:val="nil"/>
              <w:left w:val="nil"/>
              <w:bottom w:val="single" w:sz="4" w:space="0" w:color="auto"/>
              <w:right w:val="single" w:sz="4" w:space="0" w:color="auto"/>
            </w:tcBorders>
            <w:hideMark/>
          </w:tcPr>
          <w:p w14:paraId="49DC38DC" w14:textId="77777777" w:rsidR="00D42F83" w:rsidRPr="00D42F83" w:rsidRDefault="003D1C0F" w:rsidP="00A7552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Nature de </w:t>
            </w:r>
            <w:proofErr w:type="gramStart"/>
            <w:r w:rsidR="00D42F83" w:rsidRPr="00D42F83">
              <w:rPr>
                <w:rFonts w:ascii="Calibri" w:eastAsia="Times New Roman" w:hAnsi="Calibri" w:cs="Calibri"/>
                <w:color w:val="000000"/>
                <w:sz w:val="18"/>
                <w:szCs w:val="18"/>
                <w:lang w:eastAsia="fr-FR"/>
              </w:rPr>
              <w:t>l'ordre:</w:t>
            </w:r>
            <w:proofErr w:type="gramEnd"/>
            <w:r w:rsidR="00D42F83" w:rsidRPr="00D42F83">
              <w:rPr>
                <w:rFonts w:ascii="Calibri" w:eastAsia="Times New Roman" w:hAnsi="Calibri" w:cs="Calibri"/>
                <w:color w:val="000000"/>
                <w:sz w:val="18"/>
                <w:szCs w:val="18"/>
                <w:lang w:eastAsia="fr-FR"/>
              </w:rPr>
              <w:t xml:space="preserve"> </w:t>
            </w:r>
            <w:r w:rsidR="00A75521">
              <w:rPr>
                <w:rFonts w:ascii="Calibri" w:eastAsia="Times New Roman" w:hAnsi="Calibri" w:cs="Calibri"/>
                <w:color w:val="000000"/>
                <w:sz w:val="18"/>
                <w:szCs w:val="18"/>
                <w:lang w:eastAsia="fr-FR"/>
              </w:rPr>
              <w:t xml:space="preserve"> D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p>
        </w:tc>
        <w:tc>
          <w:tcPr>
            <w:tcW w:w="1159" w:type="dxa"/>
            <w:tcBorders>
              <w:top w:val="nil"/>
              <w:left w:val="nil"/>
              <w:bottom w:val="single" w:sz="4" w:space="0" w:color="auto"/>
              <w:right w:val="single" w:sz="4" w:space="0" w:color="auto"/>
            </w:tcBorders>
            <w:hideMark/>
          </w:tcPr>
          <w:p w14:paraId="207E35FA"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IRL dans le statut "Ajusté"</w:t>
            </w:r>
          </w:p>
        </w:tc>
        <w:tc>
          <w:tcPr>
            <w:tcW w:w="1984" w:type="dxa"/>
            <w:tcBorders>
              <w:top w:val="nil"/>
              <w:left w:val="nil"/>
              <w:bottom w:val="single" w:sz="4" w:space="0" w:color="auto"/>
              <w:right w:val="single" w:sz="4" w:space="0" w:color="auto"/>
            </w:tcBorders>
            <w:hideMark/>
          </w:tcPr>
          <w:p w14:paraId="24E97A6F" w14:textId="77777777" w:rsidR="00D42F83" w:rsidRPr="00D42F83" w:rsidRDefault="00D42F83" w:rsidP="00D42F83">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Groupement à la création par l'utilisateur </w:t>
            </w:r>
          </w:p>
        </w:tc>
        <w:tc>
          <w:tcPr>
            <w:tcW w:w="1917" w:type="dxa"/>
            <w:tcBorders>
              <w:top w:val="nil"/>
              <w:left w:val="nil"/>
              <w:bottom w:val="single" w:sz="4" w:space="0" w:color="auto"/>
              <w:right w:val="single" w:sz="4" w:space="0" w:color="auto"/>
            </w:tcBorders>
            <w:hideMark/>
          </w:tcPr>
          <w:p w14:paraId="2C0ABA29" w14:textId="77777777" w:rsidR="00D42F83" w:rsidRPr="00D42F83" w:rsidRDefault="003D1C0F" w:rsidP="003D1C0F">
            <w:pPr>
              <w:spacing w:line="240" w:lineRule="auto"/>
              <w:rPr>
                <w:rFonts w:ascii="Calibri" w:eastAsia="Times New Roman" w:hAnsi="Calibri" w:cs="Calibri"/>
                <w:color w:val="000000"/>
                <w:sz w:val="18"/>
                <w:szCs w:val="18"/>
                <w:lang w:eastAsia="fr-FR"/>
              </w:rPr>
            </w:pP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Référence SDB de l'ordre</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 xml:space="preserve">-Compte Titres du client </w:t>
            </w:r>
            <w:r w:rsidR="00D42F83" w:rsidRPr="00D42F83">
              <w:rPr>
                <w:rFonts w:ascii="Calibri" w:eastAsia="Times New Roman" w:hAnsi="Calibri" w:cs="Calibri"/>
                <w:color w:val="FF0000"/>
                <w:sz w:val="18"/>
                <w:szCs w:val="18"/>
                <w:lang w:eastAsia="fr-FR"/>
              </w:rPr>
              <w:br/>
            </w:r>
            <w:r>
              <w:rPr>
                <w:rFonts w:ascii="Calibri" w:eastAsia="Times New Roman" w:hAnsi="Calibri" w:cs="Calibri"/>
                <w:color w:val="FF0000"/>
                <w:sz w:val="18"/>
                <w:szCs w:val="18"/>
                <w:lang w:eastAsia="fr-FR"/>
              </w:rPr>
              <w:t>-</w:t>
            </w:r>
            <w:r w:rsidR="00D42F83" w:rsidRPr="00D42F83">
              <w:rPr>
                <w:rFonts w:ascii="Calibri" w:eastAsia="Times New Roman" w:hAnsi="Calibri" w:cs="Calibri"/>
                <w:color w:val="FF0000"/>
                <w:sz w:val="18"/>
                <w:szCs w:val="18"/>
                <w:lang w:eastAsia="fr-FR"/>
              </w:rPr>
              <w:t xml:space="preserve">Compte Espèces du client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4E3028">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Statut Instruit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p>
        </w:tc>
        <w:tc>
          <w:tcPr>
            <w:tcW w:w="2280" w:type="dxa"/>
            <w:tcBorders>
              <w:top w:val="nil"/>
              <w:left w:val="nil"/>
              <w:bottom w:val="single" w:sz="4" w:space="0" w:color="auto"/>
              <w:right w:val="single" w:sz="4" w:space="0" w:color="auto"/>
            </w:tcBorders>
            <w:hideMark/>
          </w:tcPr>
          <w:p w14:paraId="32947576" w14:textId="77777777"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l'ordre D</w:t>
            </w:r>
            <w:r w:rsidR="00A75521">
              <w:rPr>
                <w:rFonts w:ascii="Calibri" w:eastAsia="Times New Roman" w:hAnsi="Calibri" w:cs="Calibri"/>
                <w:color w:val="000000"/>
                <w:sz w:val="18"/>
                <w:szCs w:val="18"/>
                <w:lang w:eastAsia="fr-FR"/>
              </w:rPr>
              <w:t xml:space="preserve"> ou O</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Type de </w:t>
            </w:r>
            <w:proofErr w:type="gramStart"/>
            <w:r w:rsidR="00D42F83" w:rsidRPr="00D42F83">
              <w:rPr>
                <w:rFonts w:ascii="Calibri" w:eastAsia="Times New Roman" w:hAnsi="Calibri" w:cs="Calibri"/>
                <w:color w:val="000000"/>
                <w:sz w:val="18"/>
                <w:szCs w:val="18"/>
                <w:lang w:eastAsia="fr-FR"/>
              </w:rPr>
              <w:t>marché:</w:t>
            </w:r>
            <w:proofErr w:type="gramEnd"/>
            <w:r w:rsidR="00D42F83" w:rsidRPr="00D42F83">
              <w:rPr>
                <w:rFonts w:ascii="Calibri" w:eastAsia="Times New Roman" w:hAnsi="Calibri" w:cs="Calibri"/>
                <w:color w:val="000000"/>
                <w:sz w:val="18"/>
                <w:szCs w:val="18"/>
                <w:lang w:eastAsia="fr-FR"/>
              </w:rPr>
              <w:t xml:space="preserve"> Marché Central</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ISIN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Mode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Nature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Type de transaction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Nostro Titres</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SDB</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négociation</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Date de dénouement</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Quantité</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r w:rsidR="00D42F83" w:rsidRPr="00D42F83">
              <w:rPr>
                <w:rFonts w:ascii="Calibri" w:eastAsia="Times New Roman" w:hAnsi="Calibri" w:cs="Calibri"/>
                <w:color w:val="000000"/>
                <w:sz w:val="18"/>
                <w:szCs w:val="18"/>
                <w:lang w:eastAsia="fr-FR"/>
              </w:rPr>
              <w:t xml:space="preserve">Montant de dénouement (avec seuil de </w:t>
            </w:r>
            <w:proofErr w:type="gramStart"/>
            <w:r w:rsidR="00D42F83" w:rsidRPr="00D42F83">
              <w:rPr>
                <w:rFonts w:ascii="Calibri" w:eastAsia="Times New Roman" w:hAnsi="Calibri" w:cs="Calibri"/>
                <w:color w:val="000000"/>
                <w:sz w:val="18"/>
                <w:szCs w:val="18"/>
                <w:lang w:eastAsia="fr-FR"/>
              </w:rPr>
              <w:t>tolérance)</w:t>
            </w:r>
            <w:r w:rsidR="00E3604C">
              <w:rPr>
                <w:rFonts w:ascii="Calibri" w:eastAsia="Times New Roman" w:hAnsi="Calibri" w:cs="Calibri"/>
                <w:color w:val="000000"/>
                <w:sz w:val="18"/>
                <w:szCs w:val="18"/>
                <w:lang w:eastAsia="fr-FR"/>
              </w:rPr>
              <w:t>*</w:t>
            </w:r>
            <w:proofErr w:type="gramEnd"/>
          </w:p>
        </w:tc>
        <w:tc>
          <w:tcPr>
            <w:tcW w:w="1760" w:type="dxa"/>
            <w:tcBorders>
              <w:top w:val="nil"/>
              <w:left w:val="nil"/>
              <w:bottom w:val="single" w:sz="4" w:space="0" w:color="auto"/>
              <w:right w:val="single" w:sz="4" w:space="0" w:color="auto"/>
            </w:tcBorders>
            <w:hideMark/>
          </w:tcPr>
          <w:p w14:paraId="046AFD0C" w14:textId="77777777" w:rsidR="00D42F83" w:rsidRPr="00D42F83" w:rsidRDefault="00D42F83" w:rsidP="00CF157E">
            <w:pPr>
              <w:spacing w:line="240" w:lineRule="auto"/>
              <w:rPr>
                <w:rFonts w:ascii="Calibri" w:eastAsia="Times New Roman" w:hAnsi="Calibri" w:cs="Calibri"/>
                <w:color w:val="000000"/>
                <w:sz w:val="18"/>
                <w:szCs w:val="18"/>
                <w:lang w:eastAsia="fr-FR"/>
              </w:rPr>
            </w:pPr>
            <w:r w:rsidRPr="00D42F83">
              <w:rPr>
                <w:rFonts w:ascii="Calibri" w:eastAsia="Times New Roman" w:hAnsi="Calibri" w:cs="Calibri"/>
                <w:color w:val="000000"/>
                <w:sz w:val="18"/>
                <w:szCs w:val="18"/>
                <w:lang w:eastAsia="fr-FR"/>
              </w:rPr>
              <w:t xml:space="preserve">Oui </w:t>
            </w:r>
            <w:r w:rsidR="00CF157E">
              <w:rPr>
                <w:rFonts w:ascii="Calibri" w:eastAsia="Times New Roman" w:hAnsi="Calibri" w:cs="Calibri"/>
                <w:color w:val="000000"/>
                <w:sz w:val="18"/>
                <w:szCs w:val="18"/>
                <w:lang w:eastAsia="fr-FR"/>
              </w:rPr>
              <w:t>s</w:t>
            </w:r>
            <w:r w:rsidRPr="00D42F83">
              <w:rPr>
                <w:rFonts w:ascii="Calibri" w:eastAsia="Times New Roman" w:hAnsi="Calibri" w:cs="Calibri"/>
                <w:color w:val="000000"/>
                <w:sz w:val="18"/>
                <w:szCs w:val="18"/>
                <w:lang w:eastAsia="fr-FR"/>
              </w:rPr>
              <w:t xml:space="preserve">i seuil dépassé (avec </w:t>
            </w:r>
            <w:r w:rsidR="005C47A4" w:rsidRPr="00D42F83">
              <w:rPr>
                <w:rFonts w:ascii="Calibri" w:eastAsia="Times New Roman" w:hAnsi="Calibri" w:cs="Calibri"/>
                <w:color w:val="000000"/>
                <w:sz w:val="18"/>
                <w:szCs w:val="18"/>
                <w:lang w:eastAsia="fr-FR"/>
              </w:rPr>
              <w:t>recalcule</w:t>
            </w:r>
            <w:r w:rsidRPr="00D42F83">
              <w:rPr>
                <w:rFonts w:ascii="Calibri" w:eastAsia="Times New Roman" w:hAnsi="Calibri" w:cs="Calibri"/>
                <w:color w:val="000000"/>
                <w:sz w:val="18"/>
                <w:szCs w:val="18"/>
                <w:lang w:eastAsia="fr-FR"/>
              </w:rPr>
              <w:t xml:space="preserve"> de montants IRL)</w:t>
            </w:r>
          </w:p>
        </w:tc>
        <w:tc>
          <w:tcPr>
            <w:tcW w:w="1840" w:type="dxa"/>
            <w:tcBorders>
              <w:top w:val="nil"/>
              <w:left w:val="nil"/>
              <w:bottom w:val="single" w:sz="4" w:space="0" w:color="auto"/>
              <w:right w:val="single" w:sz="4" w:space="0" w:color="auto"/>
            </w:tcBorders>
            <w:hideMark/>
          </w:tcPr>
          <w:p w14:paraId="177A6C49" w14:textId="77777777" w:rsidR="00D42F83" w:rsidRPr="00D42F83" w:rsidRDefault="003D1C0F" w:rsidP="00D42F8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AOC:</w:t>
            </w:r>
            <w:proofErr w:type="gramEnd"/>
            <w:r w:rsidR="00D42F83" w:rsidRPr="00D42F83">
              <w:rPr>
                <w:rFonts w:ascii="Calibri" w:eastAsia="Times New Roman" w:hAnsi="Calibri" w:cs="Calibri"/>
                <w:color w:val="000000"/>
                <w:sz w:val="18"/>
                <w:szCs w:val="18"/>
                <w:lang w:eastAsia="fr-FR"/>
              </w:rPr>
              <w:t xml:space="preserve"> Génération automatique par job (Job de génération AOC Ordre Direct) </w:t>
            </w:r>
            <w:r w:rsidR="00D42F83" w:rsidRPr="00D42F83">
              <w:rPr>
                <w:rFonts w:ascii="Calibri" w:eastAsia="Times New Roman" w:hAnsi="Calibri" w:cs="Calibri"/>
                <w:color w:val="000000"/>
                <w:sz w:val="18"/>
                <w:szCs w:val="18"/>
                <w:lang w:eastAsia="fr-FR"/>
              </w:rPr>
              <w:br/>
            </w:r>
            <w:r>
              <w:rPr>
                <w:rFonts w:ascii="Calibri" w:eastAsia="Times New Roman" w:hAnsi="Calibri" w:cs="Calibri"/>
                <w:color w:val="000000"/>
                <w:sz w:val="18"/>
                <w:szCs w:val="18"/>
                <w:lang w:eastAsia="fr-FR"/>
              </w:rPr>
              <w:t>-</w:t>
            </w:r>
            <w:proofErr w:type="gramStart"/>
            <w:r w:rsidR="00D42F83" w:rsidRPr="00D42F83">
              <w:rPr>
                <w:rFonts w:ascii="Calibri" w:eastAsia="Times New Roman" w:hAnsi="Calibri" w:cs="Calibri"/>
                <w:color w:val="000000"/>
                <w:sz w:val="18"/>
                <w:szCs w:val="18"/>
                <w:lang w:eastAsia="fr-FR"/>
              </w:rPr>
              <w:t>AOR:</w:t>
            </w:r>
            <w:proofErr w:type="gramEnd"/>
            <w:r w:rsidR="00D42F83" w:rsidRPr="00D42F83">
              <w:rPr>
                <w:rFonts w:ascii="Calibri" w:eastAsia="Times New Roman" w:hAnsi="Calibri" w:cs="Calibri"/>
                <w:color w:val="000000"/>
                <w:sz w:val="18"/>
                <w:szCs w:val="18"/>
                <w:lang w:eastAsia="fr-FR"/>
              </w:rPr>
              <w:t xml:space="preserve"> Manuel ou Génération automatique par job (Job de génération AOR Ordre Direct) </w:t>
            </w:r>
          </w:p>
        </w:tc>
      </w:tr>
    </w:tbl>
    <w:p w14:paraId="5AA7E1DE" w14:textId="77777777" w:rsidR="003821C5" w:rsidRPr="00F779ED" w:rsidRDefault="003821C5" w:rsidP="00D42F83">
      <w:pPr>
        <w:pStyle w:val="ListParagraph"/>
        <w:ind w:left="0"/>
        <w:rPr>
          <w:noProof/>
          <w:highlight w:val="yellow"/>
          <w:lang w:eastAsia="fr-FR"/>
        </w:rPr>
      </w:pPr>
    </w:p>
    <w:p w14:paraId="7590E11B" w14:textId="77777777" w:rsidR="00AB3844" w:rsidRDefault="00AB3844" w:rsidP="00B449AC"/>
    <w:p w14:paraId="5218B262" w14:textId="77777777" w:rsidR="00FC798A" w:rsidRDefault="00FC798A" w:rsidP="00FC798A">
      <w:pPr>
        <w:pStyle w:val="ListParagraph"/>
        <w:numPr>
          <w:ilvl w:val="0"/>
          <w:numId w:val="11"/>
        </w:numPr>
        <w:sectPr w:rsidR="00FC798A" w:rsidSect="006347B3">
          <w:pgSz w:w="16838" w:h="11906" w:orient="landscape"/>
          <w:pgMar w:top="1418" w:right="1418" w:bottom="1418" w:left="1418" w:header="284" w:footer="0" w:gutter="0"/>
          <w:cols w:space="708"/>
          <w:docGrid w:linePitch="360"/>
        </w:sectPr>
      </w:pPr>
    </w:p>
    <w:p w14:paraId="188030E5" w14:textId="77777777" w:rsidR="00672AB9" w:rsidRDefault="00672AB9" w:rsidP="00FC798A">
      <w:pPr>
        <w:spacing w:before="240" w:after="240" w:line="240" w:lineRule="auto"/>
        <w:ind w:right="142"/>
      </w:pPr>
      <w:r w:rsidRPr="00915EC0">
        <w:rPr>
          <w:b/>
        </w:rPr>
        <w:lastRenderedPageBreak/>
        <w:t>*</w:t>
      </w:r>
      <w:r w:rsidR="002E4E0D">
        <w:t>Le seuil de tolérance est un montant configurable par structure commerciale.</w:t>
      </w:r>
    </w:p>
    <w:p w14:paraId="08E08C20" w14:textId="77777777" w:rsidR="00FC798A" w:rsidRPr="006D5170" w:rsidRDefault="00672AB9" w:rsidP="00FC798A">
      <w:pPr>
        <w:spacing w:before="240" w:after="240" w:line="240" w:lineRule="auto"/>
        <w:ind w:right="142"/>
      </w:pPr>
      <w:r w:rsidRPr="00915EC0">
        <w:rPr>
          <w:b/>
        </w:rPr>
        <w:t>**</w:t>
      </w:r>
      <w:r w:rsidR="00FC798A" w:rsidRPr="006D5170">
        <w:t xml:space="preserve">La configuration actuelle des envois </w:t>
      </w:r>
      <w:r w:rsidR="006D5170">
        <w:t xml:space="preserve">par job </w:t>
      </w:r>
      <w:r w:rsidR="00FC798A" w:rsidRPr="006D5170">
        <w:t xml:space="preserve">des AOC/AOR est la </w:t>
      </w:r>
      <w:proofErr w:type="gramStart"/>
      <w:r w:rsidR="00FC798A" w:rsidRPr="006D5170">
        <w:t>suivante:</w:t>
      </w:r>
      <w:proofErr w:type="gramEnd"/>
      <w:r w:rsidR="00FC798A" w:rsidRPr="006D5170">
        <w:t xml:space="preserve"> </w:t>
      </w:r>
    </w:p>
    <w:p w14:paraId="296C4D51" w14:textId="77777777" w:rsidR="00FC798A" w:rsidRPr="006D5170" w:rsidRDefault="00FC798A" w:rsidP="00FC798A">
      <w:pPr>
        <w:spacing w:before="240" w:after="240" w:line="240" w:lineRule="auto"/>
        <w:ind w:right="142"/>
      </w:pPr>
      <w:r w:rsidRPr="006D5170">
        <w:t>- Job de génération AOC Ordre Réseau : Lancement Fréquence à 15 minutes (pour pouvoir accepter tout AOE ajusté).</w:t>
      </w:r>
    </w:p>
    <w:p w14:paraId="3ADEDDEA" w14:textId="77777777" w:rsidR="00FC798A" w:rsidRPr="006D5170" w:rsidRDefault="00FC798A" w:rsidP="00FC798A">
      <w:pPr>
        <w:spacing w:before="240" w:after="240" w:line="240" w:lineRule="auto"/>
        <w:ind w:right="142"/>
      </w:pPr>
      <w:r w:rsidRPr="006D5170">
        <w:t xml:space="preserve">  - Job de génération AOR Ordre Réseau : Lancement quotidien à </w:t>
      </w:r>
      <w:r w:rsidR="00DA7750">
        <w:t>13h30</w:t>
      </w:r>
      <w:r w:rsidR="00DC61ED" w:rsidRPr="006D5170">
        <w:t xml:space="preserve"> (J+2) (pour pouvo</w:t>
      </w:r>
      <w:r w:rsidR="009631B7" w:rsidRPr="006D5170">
        <w:t>ir rejeter tout AOE non ajusté au</w:t>
      </w:r>
      <w:r w:rsidR="00DC61ED" w:rsidRPr="006D5170">
        <w:t xml:space="preserve"> deadline de rejet : 14h (J+2</w:t>
      </w:r>
      <w:proofErr w:type="gramStart"/>
      <w:r w:rsidR="00DC61ED" w:rsidRPr="006D5170">
        <w:t>):</w:t>
      </w:r>
      <w:proofErr w:type="gramEnd"/>
      <w:r w:rsidR="00DC61ED" w:rsidRPr="006D5170">
        <w:t xml:space="preserve"> Il ne faut rejeter que les AO avec date négociation J).</w:t>
      </w:r>
      <w:r w:rsidR="000365DB">
        <w:t xml:space="preserve"> L</w:t>
      </w:r>
      <w:r w:rsidR="00A23CB6">
        <w:t>'AOR mentionne</w:t>
      </w:r>
      <w:r w:rsidR="000365DB">
        <w:t xml:space="preserve"> le motif de rejet, calculé automatiquement.</w:t>
      </w:r>
    </w:p>
    <w:p w14:paraId="12F42A69" w14:textId="77777777" w:rsidR="00DC61ED" w:rsidRPr="006D5170" w:rsidRDefault="00DC61ED" w:rsidP="00DC61ED">
      <w:pPr>
        <w:spacing w:before="240" w:after="240" w:line="240" w:lineRule="auto"/>
        <w:ind w:right="142"/>
      </w:pPr>
      <w:r w:rsidRPr="006D5170">
        <w:t>- Job de génération AOC Ordre Direct : Lancement Fréquence à 15 minutes (pour pouvoir accepter tout AOE ajusté).</w:t>
      </w:r>
    </w:p>
    <w:p w14:paraId="3C0BADCD" w14:textId="77777777" w:rsidR="00DC61ED" w:rsidRDefault="00DC61ED" w:rsidP="00DC61ED">
      <w:pPr>
        <w:spacing w:before="240" w:after="240" w:line="240" w:lineRule="auto"/>
        <w:ind w:right="142"/>
      </w:pPr>
      <w:r w:rsidRPr="006D5170">
        <w:t xml:space="preserve">  - Job de génération AOR Ordre Direct : Lancement quotidien à </w:t>
      </w:r>
      <w:r w:rsidR="00DA7750">
        <w:t>13h30</w:t>
      </w:r>
      <w:r w:rsidRPr="006D5170">
        <w:t xml:space="preserve"> (J+2) (pour pouvoir rejeter tout AOE non ajusté </w:t>
      </w:r>
      <w:r w:rsidR="009631B7" w:rsidRPr="006D5170">
        <w:t>au</w:t>
      </w:r>
      <w:r w:rsidRPr="006D5170">
        <w:t xml:space="preserve"> deadline de rejet :  14h (J+2</w:t>
      </w:r>
      <w:proofErr w:type="gramStart"/>
      <w:r w:rsidRPr="006D5170">
        <w:t>):</w:t>
      </w:r>
      <w:proofErr w:type="gramEnd"/>
      <w:r w:rsidRPr="006D5170">
        <w:t xml:space="preserve"> Il ne faut rejeter que les AO avec date négociation J).</w:t>
      </w:r>
      <w:ins w:id="268" w:author="souchem" w:date="2015-07-28T17:14:00Z">
        <w:r w:rsidR="00B276E2">
          <w:t xml:space="preserve"> </w:t>
        </w:r>
      </w:ins>
      <w:r w:rsidR="000365DB">
        <w:t>L</w:t>
      </w:r>
      <w:r w:rsidR="00A23CB6">
        <w:t>'AOR mentionne</w:t>
      </w:r>
      <w:r w:rsidR="000365DB">
        <w:t xml:space="preserve"> le motif de rejet, calculé automatiquement.</w:t>
      </w:r>
    </w:p>
    <w:p w14:paraId="27175908" w14:textId="77777777" w:rsidR="00B449AC" w:rsidRDefault="00B449AC" w:rsidP="002D6631">
      <w:pPr>
        <w:pStyle w:val="Style2"/>
      </w:pPr>
      <w:bookmarkStart w:id="269" w:name="_Toc358735492"/>
      <w:bookmarkStart w:id="270" w:name="_Toc412633987"/>
      <w:r w:rsidRPr="00450A1F">
        <w:t>Processus</w:t>
      </w:r>
      <w:bookmarkEnd w:id="269"/>
      <w:r w:rsidR="00571393">
        <w:t xml:space="preserve"> "OPCVM"</w:t>
      </w:r>
      <w:bookmarkEnd w:id="270"/>
    </w:p>
    <w:p w14:paraId="45BF4D4A" w14:textId="77777777" w:rsidR="00434CD7" w:rsidRDefault="00434CD7" w:rsidP="00434CD7">
      <w:pPr>
        <w:pStyle w:val="Style3"/>
      </w:pPr>
      <w:bookmarkStart w:id="271" w:name="_Toc412633988"/>
      <w:r>
        <w:t>Description générale</w:t>
      </w:r>
      <w:bookmarkEnd w:id="271"/>
    </w:p>
    <w:p w14:paraId="5704F15D" w14:textId="77777777" w:rsidR="004D54A0" w:rsidRPr="00982120" w:rsidRDefault="00C82925" w:rsidP="004D54A0">
      <w:pPr>
        <w:spacing w:before="240" w:after="240" w:line="240" w:lineRule="auto"/>
        <w:ind w:right="142"/>
      </w:pPr>
      <w:r w:rsidRPr="00982120">
        <w:t>Les opéra</w:t>
      </w:r>
      <w:r w:rsidR="00CE087E" w:rsidRPr="00982120">
        <w:t>tions de souscri</w:t>
      </w:r>
      <w:r w:rsidR="00E1150A">
        <w:t>p</w:t>
      </w:r>
      <w:r w:rsidR="00CE087E" w:rsidRPr="00982120">
        <w:t>tion rachat d'OPCVM sont traité</w:t>
      </w:r>
      <w:r w:rsidR="004D54A0" w:rsidRPr="00982120">
        <w:t>es</w:t>
      </w:r>
      <w:r w:rsidR="00CE087E" w:rsidRPr="00982120">
        <w:t xml:space="preserve"> au nivea</w:t>
      </w:r>
      <w:r w:rsidR="00250626">
        <w:t xml:space="preserve">u de </w:t>
      </w:r>
      <w:proofErr w:type="spellStart"/>
      <w:r w:rsidR="00250626">
        <w:t>MaroClear</w:t>
      </w:r>
      <w:proofErr w:type="spellEnd"/>
      <w:r w:rsidR="00250626">
        <w:t xml:space="preserve"> </w:t>
      </w:r>
      <w:r w:rsidR="00F0613B">
        <w:t>sur</w:t>
      </w:r>
      <w:r w:rsidR="00250626">
        <w:t xml:space="preserve"> la filière </w:t>
      </w:r>
      <w:r w:rsidR="00CE087E" w:rsidRPr="00982120">
        <w:t>Appariement.</w:t>
      </w:r>
      <w:r w:rsidR="004D54A0" w:rsidRPr="00982120">
        <w:t xml:space="preserve"> Leur dénouement se fait au même jour J (date de négociation = date de dénouement).</w:t>
      </w:r>
    </w:p>
    <w:p w14:paraId="73AC62AF" w14:textId="77777777" w:rsidR="004D54A0" w:rsidRPr="00982120" w:rsidRDefault="004D54A0" w:rsidP="004D54A0">
      <w:pPr>
        <w:spacing w:before="240" w:after="240" w:line="240" w:lineRule="auto"/>
        <w:ind w:right="142"/>
      </w:pPr>
      <w:r w:rsidRPr="00982120">
        <w:t xml:space="preserve">Il existe deux types d'ordre de souscription/rachat </w:t>
      </w:r>
      <w:proofErr w:type="gramStart"/>
      <w:r w:rsidRPr="00982120">
        <w:t>d'OPCVM:</w:t>
      </w:r>
      <w:proofErr w:type="gramEnd"/>
    </w:p>
    <w:p w14:paraId="3752D4FA" w14:textId="77777777" w:rsidR="004D54A0" w:rsidRPr="00982120" w:rsidRDefault="004D54A0" w:rsidP="00676A75">
      <w:pPr>
        <w:pStyle w:val="ListParagraph"/>
        <w:numPr>
          <w:ilvl w:val="0"/>
          <w:numId w:val="9"/>
        </w:numPr>
        <w:spacing w:before="240" w:after="240" w:line="240" w:lineRule="auto"/>
        <w:ind w:right="142"/>
      </w:pPr>
      <w:r w:rsidRPr="00982120">
        <w:t>Les ordres "Réseau".</w:t>
      </w:r>
    </w:p>
    <w:p w14:paraId="7FC148F8" w14:textId="77777777" w:rsidR="004D54A0" w:rsidRPr="00982120" w:rsidRDefault="004D54A0" w:rsidP="00676A75">
      <w:pPr>
        <w:pStyle w:val="ListParagraph"/>
        <w:numPr>
          <w:ilvl w:val="0"/>
          <w:numId w:val="9"/>
        </w:numPr>
        <w:spacing w:before="240" w:after="240" w:line="240" w:lineRule="auto"/>
        <w:ind w:left="748" w:right="142" w:hanging="357"/>
        <w:contextualSpacing w:val="0"/>
      </w:pPr>
      <w:r w:rsidRPr="00982120">
        <w:t>Les ordre "Direct".</w:t>
      </w:r>
    </w:p>
    <w:p w14:paraId="35193D3E" w14:textId="77777777" w:rsidR="00227AAE" w:rsidRDefault="00EF355C" w:rsidP="00227AAE">
      <w:pPr>
        <w:pStyle w:val="ListParagraph"/>
        <w:spacing w:before="240" w:after="240" w:line="240" w:lineRule="auto"/>
        <w:ind w:left="0" w:right="142"/>
        <w:contextualSpacing w:val="0"/>
        <w:rPr>
          <w:u w:val="single"/>
        </w:rPr>
      </w:pPr>
      <w:r w:rsidRPr="00982120">
        <w:rPr>
          <w:u w:val="single"/>
        </w:rPr>
        <w:t>Pour AWB, t</w:t>
      </w:r>
      <w:r w:rsidR="00227AAE" w:rsidRPr="00982120">
        <w:rPr>
          <w:u w:val="single"/>
        </w:rPr>
        <w:t xml:space="preserve">ous les ordres "Réseau" et "Direct" passent par </w:t>
      </w:r>
      <w:proofErr w:type="spellStart"/>
      <w:r w:rsidR="00227AAE" w:rsidRPr="00982120">
        <w:rPr>
          <w:u w:val="single"/>
        </w:rPr>
        <w:t>MegaTrade</w:t>
      </w:r>
      <w:proofErr w:type="spellEnd"/>
      <w:r w:rsidR="00227AAE" w:rsidRPr="00982120">
        <w:rPr>
          <w:u w:val="single"/>
        </w:rPr>
        <w:t xml:space="preserve"> avant d'être déversés vers </w:t>
      </w:r>
      <w:proofErr w:type="spellStart"/>
      <w:r w:rsidR="00227AAE" w:rsidRPr="00982120">
        <w:rPr>
          <w:u w:val="single"/>
        </w:rPr>
        <w:t>MegaCustody</w:t>
      </w:r>
      <w:proofErr w:type="spellEnd"/>
      <w:r w:rsidR="00227AAE" w:rsidRPr="00982120">
        <w:rPr>
          <w:u w:val="single"/>
        </w:rPr>
        <w:t xml:space="preserve"> pour le règlement livraison.</w:t>
      </w:r>
      <w:r w:rsidR="009C69E3">
        <w:rPr>
          <w:u w:val="single"/>
        </w:rPr>
        <w:t xml:space="preserve"> L'écran de saisie d'IRL OPCVM dans </w:t>
      </w:r>
      <w:proofErr w:type="spellStart"/>
      <w:r w:rsidR="009C69E3">
        <w:rPr>
          <w:u w:val="single"/>
        </w:rPr>
        <w:t>MegaCustody</w:t>
      </w:r>
      <w:proofErr w:type="spellEnd"/>
      <w:r w:rsidR="009C69E3">
        <w:rPr>
          <w:u w:val="single"/>
        </w:rPr>
        <w:t xml:space="preserve"> est fourni en standard </w:t>
      </w:r>
      <w:proofErr w:type="spellStart"/>
      <w:r w:rsidR="009C69E3">
        <w:rPr>
          <w:u w:val="single"/>
        </w:rPr>
        <w:t>Megara</w:t>
      </w:r>
      <w:proofErr w:type="spellEnd"/>
      <w:r w:rsidR="009C69E3">
        <w:rPr>
          <w:u w:val="single"/>
        </w:rPr>
        <w:t xml:space="preserve">, </w:t>
      </w:r>
      <w:r w:rsidR="003A7B32">
        <w:rPr>
          <w:u w:val="single"/>
        </w:rPr>
        <w:t>pour traiter des cas d'ajustement.</w:t>
      </w:r>
    </w:p>
    <w:p w14:paraId="244F43C6" w14:textId="77777777" w:rsidR="0015414B" w:rsidRDefault="0015414B" w:rsidP="00227AAE">
      <w:pPr>
        <w:pStyle w:val="ListParagraph"/>
        <w:spacing w:before="240" w:after="240" w:line="240" w:lineRule="auto"/>
        <w:ind w:left="0" w:right="142"/>
        <w:contextualSpacing w:val="0"/>
        <w:rPr>
          <w:u w:val="single"/>
        </w:rPr>
      </w:pPr>
      <w:r>
        <w:rPr>
          <w:u w:val="single"/>
        </w:rPr>
        <w:t>Nous pouvons distinguer quatre scénarios possible</w:t>
      </w:r>
      <w:r w:rsidR="004717C3">
        <w:rPr>
          <w:u w:val="single"/>
        </w:rPr>
        <w:t>s</w:t>
      </w:r>
      <w:r>
        <w:rPr>
          <w:u w:val="single"/>
        </w:rPr>
        <w:t xml:space="preserve"> pour les souscriptions/rachats </w:t>
      </w:r>
      <w:proofErr w:type="gramStart"/>
      <w:r>
        <w:rPr>
          <w:u w:val="single"/>
        </w:rPr>
        <w:t>OPCVM:</w:t>
      </w:r>
      <w:proofErr w:type="gramEnd"/>
    </w:p>
    <w:p w14:paraId="0FE7CB04" w14:textId="77777777" w:rsidR="0015414B" w:rsidRDefault="00B465ED" w:rsidP="00227AAE">
      <w:pPr>
        <w:pStyle w:val="ListParagraph"/>
        <w:spacing w:before="240" w:after="240" w:line="240" w:lineRule="auto"/>
        <w:ind w:left="0" w:right="142"/>
        <w:contextualSpacing w:val="0"/>
        <w:rPr>
          <w:u w:val="single"/>
        </w:rPr>
      </w:pPr>
      <w:r>
        <w:rPr>
          <w:u w:val="single"/>
        </w:rPr>
        <w:t xml:space="preserve">-Ordre </w:t>
      </w:r>
      <w:proofErr w:type="gramStart"/>
      <w:r>
        <w:rPr>
          <w:u w:val="single"/>
        </w:rPr>
        <w:t>Réseau:</w:t>
      </w:r>
      <w:proofErr w:type="gramEnd"/>
      <w:r>
        <w:rPr>
          <w:u w:val="single"/>
        </w:rPr>
        <w:t xml:space="preserve"> </w:t>
      </w:r>
      <w:r w:rsidR="00260078">
        <w:rPr>
          <w:u w:val="single"/>
        </w:rPr>
        <w:t>Client Déposant et Fond D</w:t>
      </w:r>
      <w:r>
        <w:rPr>
          <w:u w:val="single"/>
        </w:rPr>
        <w:t>éposant</w:t>
      </w:r>
    </w:p>
    <w:p w14:paraId="4A6401E3" w14:textId="77777777" w:rsidR="00B465ED" w:rsidRDefault="00B465ED" w:rsidP="00227AAE">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w:t>
      </w:r>
      <w:r w:rsidR="00260078">
        <w:rPr>
          <w:u w:val="single"/>
        </w:rPr>
        <w:t>Client Déposant et Fond D</w:t>
      </w:r>
      <w:r>
        <w:rPr>
          <w:u w:val="single"/>
        </w:rPr>
        <w:t>éposant</w:t>
      </w:r>
    </w:p>
    <w:p w14:paraId="79A94C76" w14:textId="77777777" w:rsidR="00260078" w:rsidRDefault="00260078" w:rsidP="00260078">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Client Déposant et Fond Non-Déposant</w:t>
      </w:r>
    </w:p>
    <w:p w14:paraId="6EE73364" w14:textId="77777777" w:rsidR="00260078" w:rsidRDefault="00260078" w:rsidP="00260078">
      <w:pPr>
        <w:pStyle w:val="ListParagraph"/>
        <w:spacing w:before="240" w:after="240" w:line="240" w:lineRule="auto"/>
        <w:ind w:left="0" w:right="142"/>
        <w:contextualSpacing w:val="0"/>
        <w:rPr>
          <w:u w:val="single"/>
        </w:rPr>
      </w:pPr>
      <w:r>
        <w:rPr>
          <w:u w:val="single"/>
        </w:rPr>
        <w:t xml:space="preserve">-Ordre </w:t>
      </w:r>
      <w:proofErr w:type="gramStart"/>
      <w:r>
        <w:rPr>
          <w:u w:val="single"/>
        </w:rPr>
        <w:t>Direct:</w:t>
      </w:r>
      <w:proofErr w:type="gramEnd"/>
      <w:r>
        <w:rPr>
          <w:u w:val="single"/>
        </w:rPr>
        <w:t xml:space="preserve"> Client Non-Déposant et Fond</w:t>
      </w:r>
      <w:ins w:id="272" w:author="souchem" w:date="2015-07-28T17:15:00Z">
        <w:r w:rsidR="00B631C3">
          <w:rPr>
            <w:u w:val="single"/>
          </w:rPr>
          <w:t xml:space="preserve"> </w:t>
        </w:r>
      </w:ins>
      <w:r>
        <w:rPr>
          <w:u w:val="single"/>
        </w:rPr>
        <w:t>Déposant</w:t>
      </w:r>
    </w:p>
    <w:p w14:paraId="36AB6C27" w14:textId="77777777" w:rsidR="00B465ED" w:rsidRDefault="00B465ED" w:rsidP="00227AAE">
      <w:pPr>
        <w:pStyle w:val="ListParagraph"/>
        <w:spacing w:before="240" w:after="240" w:line="240" w:lineRule="auto"/>
        <w:ind w:left="0" w:right="142"/>
        <w:contextualSpacing w:val="0"/>
        <w:rPr>
          <w:u w:val="single"/>
        </w:rPr>
      </w:pPr>
    </w:p>
    <w:p w14:paraId="6960F280" w14:textId="77777777" w:rsidR="00434CD7" w:rsidRDefault="00434CD7" w:rsidP="00434CD7">
      <w:pPr>
        <w:pStyle w:val="Style3"/>
      </w:pPr>
      <w:bookmarkStart w:id="273" w:name="_Toc412633990"/>
      <w:r w:rsidRPr="00450A1F">
        <w:t>Description détaillée</w:t>
      </w:r>
      <w:bookmarkEnd w:id="273"/>
    </w:p>
    <w:p w14:paraId="47440CA4" w14:textId="77777777" w:rsidR="00434CD7" w:rsidRPr="00F7782B" w:rsidRDefault="00434CD7" w:rsidP="00227AAE">
      <w:pPr>
        <w:pStyle w:val="ListParagraph"/>
        <w:spacing w:before="240" w:after="240" w:line="240" w:lineRule="auto"/>
        <w:ind w:left="0" w:right="142"/>
        <w:contextualSpacing w:val="0"/>
        <w:rPr>
          <w:u w:val="single"/>
        </w:rPr>
      </w:pPr>
    </w:p>
    <w:p w14:paraId="18A5B7E3" w14:textId="77777777" w:rsidR="00EF355C" w:rsidRPr="00450A1F" w:rsidRDefault="00057D2E" w:rsidP="00EF355C">
      <w:pPr>
        <w:pStyle w:val="Heading4"/>
      </w:pPr>
      <w:r>
        <w:lastRenderedPageBreak/>
        <w:t>Création d'une IRL</w:t>
      </w:r>
    </w:p>
    <w:p w14:paraId="288C3DCF" w14:textId="77777777" w:rsidR="00DE4B92" w:rsidRPr="00982120" w:rsidRDefault="006A15C4" w:rsidP="00057D2E">
      <w:pPr>
        <w:spacing w:before="240" w:after="240" w:line="240" w:lineRule="auto"/>
        <w:ind w:right="142"/>
      </w:pPr>
      <w:r w:rsidRPr="00982120">
        <w:t xml:space="preserve">Une fois déversé dans </w:t>
      </w:r>
      <w:proofErr w:type="spellStart"/>
      <w:r w:rsidRPr="00982120">
        <w:t>MegaCustody</w:t>
      </w:r>
      <w:proofErr w:type="spellEnd"/>
      <w:r w:rsidRPr="00982120">
        <w:t xml:space="preserve">, un ordre génère une IRL </w:t>
      </w:r>
      <w:proofErr w:type="gramStart"/>
      <w:r w:rsidRPr="00982120">
        <w:t>client  simple</w:t>
      </w:r>
      <w:proofErr w:type="gramEnd"/>
      <w:r w:rsidRPr="00982120">
        <w:t xml:space="preserve"> portant sur un seul compte titre.  </w:t>
      </w:r>
      <w:r w:rsidRPr="00982120">
        <w:rPr>
          <w:u w:val="single"/>
        </w:rPr>
        <w:t>Pas de IRL globale pour les opérations OPCVM</w:t>
      </w:r>
      <w:r w:rsidRPr="00982120">
        <w:t>.</w:t>
      </w:r>
    </w:p>
    <w:p w14:paraId="272BE679" w14:textId="77777777" w:rsidR="00AB0B8E" w:rsidRPr="00982120" w:rsidRDefault="00AB0B8E" w:rsidP="00AB0B8E">
      <w:pPr>
        <w:pStyle w:val="ListParagraph"/>
        <w:spacing w:before="240" w:after="240" w:line="240" w:lineRule="auto"/>
        <w:ind w:left="0" w:right="142"/>
      </w:pPr>
      <w:r w:rsidRPr="00982120">
        <w:t xml:space="preserve">Les </w:t>
      </w:r>
      <w:proofErr w:type="spellStart"/>
      <w:r w:rsidRPr="00982120">
        <w:t>IRLs</w:t>
      </w:r>
      <w:proofErr w:type="spellEnd"/>
      <w:r w:rsidRPr="00982120">
        <w:t xml:space="preserve"> sont </w:t>
      </w:r>
      <w:proofErr w:type="spellStart"/>
      <w:r w:rsidRPr="00982120">
        <w:t>crées</w:t>
      </w:r>
      <w:proofErr w:type="spellEnd"/>
      <w:r w:rsidRPr="00982120">
        <w:t xml:space="preserve"> </w:t>
      </w:r>
      <w:r w:rsidR="000D694F" w:rsidRPr="00982120">
        <w:t xml:space="preserve">automatiquement </w:t>
      </w:r>
      <w:r w:rsidRPr="00982120">
        <w:t xml:space="preserve">au niveau de </w:t>
      </w:r>
      <w:proofErr w:type="spellStart"/>
      <w:r w:rsidRPr="00982120">
        <w:t>MegaCustody</w:t>
      </w:r>
      <w:proofErr w:type="spellEnd"/>
      <w:r w:rsidRPr="00982120">
        <w:t xml:space="preserve"> </w:t>
      </w:r>
      <w:r w:rsidR="000D694F" w:rsidRPr="00982120">
        <w:t xml:space="preserve">à partir </w:t>
      </w:r>
      <w:proofErr w:type="gramStart"/>
      <w:r w:rsidR="000D694F" w:rsidRPr="00982120">
        <w:t>des ordres exécuté</w:t>
      </w:r>
      <w:proofErr w:type="gramEnd"/>
      <w:r w:rsidR="000D694F" w:rsidRPr="00982120">
        <w:t xml:space="preserve"> de </w:t>
      </w:r>
      <w:proofErr w:type="spellStart"/>
      <w:r w:rsidR="000D694F" w:rsidRPr="00982120">
        <w:t>MegaTrade</w:t>
      </w:r>
      <w:proofErr w:type="spellEnd"/>
      <w:r w:rsidR="000D694F" w:rsidRPr="00982120">
        <w:t xml:space="preserve"> (se référer au module </w:t>
      </w:r>
      <w:proofErr w:type="spellStart"/>
      <w:r w:rsidR="000D694F" w:rsidRPr="00982120">
        <w:t>MegaTrade</w:t>
      </w:r>
      <w:proofErr w:type="spellEnd"/>
      <w:r w:rsidR="000D694F" w:rsidRPr="00982120">
        <w:t xml:space="preserve"> pour la gestion des ordre OPCVM</w:t>
      </w:r>
      <w:proofErr w:type="gramStart"/>
      <w:r w:rsidR="000D694F" w:rsidRPr="00982120">
        <w:t>)</w:t>
      </w:r>
      <w:r w:rsidRPr="00982120">
        <w:t>:</w:t>
      </w:r>
      <w:proofErr w:type="gramEnd"/>
    </w:p>
    <w:p w14:paraId="5A35733E" w14:textId="77777777" w:rsidR="00AB0B8E" w:rsidRPr="00982120" w:rsidRDefault="00AB0B8E" w:rsidP="00AB0B8E">
      <w:pPr>
        <w:rPr>
          <w:noProof/>
          <w:lang w:eastAsia="fr-FR"/>
        </w:rPr>
      </w:pPr>
      <w:r w:rsidRPr="00982120">
        <w:rPr>
          <w:noProof/>
          <w:lang w:eastAsia="fr-FR"/>
        </w:rPr>
        <w:t xml:space="preserve">A la création, le système </w:t>
      </w:r>
      <w:r w:rsidR="000D694F" w:rsidRPr="00982120">
        <w:rPr>
          <w:noProof/>
          <w:lang w:eastAsia="fr-FR"/>
        </w:rPr>
        <w:t>reprend la référence de l'ordre du</w:t>
      </w:r>
      <w:r w:rsidR="000D694F" w:rsidRPr="00982120">
        <w:t xml:space="preserve"> module </w:t>
      </w:r>
      <w:proofErr w:type="spellStart"/>
      <w:r w:rsidR="000D694F" w:rsidRPr="00982120">
        <w:t>MegaTrade</w:t>
      </w:r>
      <w:proofErr w:type="spellEnd"/>
      <w:r w:rsidR="000D694F" w:rsidRPr="00982120">
        <w:rPr>
          <w:noProof/>
          <w:lang w:eastAsia="fr-FR"/>
        </w:rPr>
        <w:t xml:space="preserve"> (Référence principale) et </w:t>
      </w:r>
      <w:r w:rsidRPr="00982120">
        <w:rPr>
          <w:noProof/>
          <w:lang w:eastAsia="fr-FR"/>
        </w:rPr>
        <w:t>génère a</w:t>
      </w:r>
      <w:r w:rsidR="000D694F" w:rsidRPr="00982120">
        <w:rPr>
          <w:noProof/>
          <w:lang w:eastAsia="fr-FR"/>
        </w:rPr>
        <w:t>utomatiquement une deuxième</w:t>
      </w:r>
      <w:r w:rsidRPr="00982120">
        <w:rPr>
          <w:noProof/>
          <w:lang w:eastAsia="fr-FR"/>
        </w:rPr>
        <w:t xml:space="preserve"> référence </w:t>
      </w:r>
      <w:r w:rsidR="000D694F" w:rsidRPr="00982120">
        <w:rPr>
          <w:noProof/>
          <w:lang w:eastAsia="fr-FR"/>
        </w:rPr>
        <w:t xml:space="preserve">(Référence de l'application) </w:t>
      </w:r>
      <w:r w:rsidRPr="00982120">
        <w:rPr>
          <w:noProof/>
          <w:lang w:eastAsia="fr-FR"/>
        </w:rPr>
        <w:t>respectant le format suivant:</w:t>
      </w:r>
    </w:p>
    <w:p w14:paraId="4F92EFB5" w14:textId="77777777" w:rsidR="00AB0B8E" w:rsidRPr="00982120" w:rsidRDefault="00735FB3" w:rsidP="00AB0B8E">
      <w:pPr>
        <w:jc w:val="center"/>
        <w:rPr>
          <w:b/>
          <w:noProof/>
          <w:lang w:eastAsia="fr-FR"/>
        </w:rPr>
      </w:pPr>
      <w:r>
        <w:rPr>
          <w:b/>
          <w:noProof/>
          <w:lang w:eastAsia="fr-FR"/>
        </w:rPr>
        <w:t>CU+113+Séquence 9</w:t>
      </w:r>
    </w:p>
    <w:p w14:paraId="5302D8F5" w14:textId="77777777" w:rsidR="00AB0B8E" w:rsidRPr="00982120" w:rsidRDefault="00AB0B8E" w:rsidP="00AB0B8E">
      <w:pPr>
        <w:pStyle w:val="ListParagraph"/>
        <w:spacing w:before="240" w:after="240" w:line="240" w:lineRule="auto"/>
        <w:ind w:left="0" w:right="142"/>
      </w:pPr>
      <w:r w:rsidRPr="00982120">
        <w:t>Le tableau suivant décrit les différents champs pour la création d'une I</w:t>
      </w:r>
      <w:r w:rsidR="00EF6E91" w:rsidRPr="00982120">
        <w:t>RL de souscription rachat</w:t>
      </w:r>
      <w:r w:rsidR="000B19F1">
        <w:t xml:space="preserve"> </w:t>
      </w:r>
      <w:proofErr w:type="gramStart"/>
      <w:r w:rsidR="000B19F1">
        <w:t>d'OPCVM</w:t>
      </w:r>
      <w:r w:rsidRPr="00982120">
        <w:t>:</w:t>
      </w:r>
      <w:proofErr w:type="gramEnd"/>
    </w:p>
    <w:p w14:paraId="2F49FF8E" w14:textId="77777777" w:rsidR="00057D2E" w:rsidRDefault="00057D2E" w:rsidP="00AB0B8E">
      <w:pPr>
        <w:pStyle w:val="ListParagraph"/>
        <w:spacing w:before="240" w:after="240" w:line="240" w:lineRule="auto"/>
        <w:ind w:left="0" w:right="142"/>
        <w:rPr>
          <w:highlight w:val="red"/>
        </w:rPr>
      </w:pPr>
    </w:p>
    <w:tbl>
      <w:tblPr>
        <w:tblW w:w="9940" w:type="dxa"/>
        <w:tblInd w:w="55" w:type="dxa"/>
        <w:tblCellMar>
          <w:left w:w="70" w:type="dxa"/>
          <w:right w:w="70" w:type="dxa"/>
        </w:tblCellMar>
        <w:tblLook w:val="04A0" w:firstRow="1" w:lastRow="0" w:firstColumn="1" w:lastColumn="0" w:noHBand="0" w:noVBand="1"/>
      </w:tblPr>
      <w:tblGrid>
        <w:gridCol w:w="1920"/>
        <w:gridCol w:w="6220"/>
        <w:gridCol w:w="1800"/>
      </w:tblGrid>
      <w:tr w:rsidR="00083BB4" w:rsidRPr="00083BB4" w14:paraId="166C1D4A" w14:textId="77777777" w:rsidTr="00083BB4">
        <w:trPr>
          <w:trHeight w:val="240"/>
        </w:trPr>
        <w:tc>
          <w:tcPr>
            <w:tcW w:w="1920" w:type="dxa"/>
            <w:tcBorders>
              <w:top w:val="single" w:sz="4" w:space="0" w:color="auto"/>
              <w:left w:val="single" w:sz="4" w:space="0" w:color="auto"/>
              <w:bottom w:val="single" w:sz="4" w:space="0" w:color="auto"/>
              <w:right w:val="single" w:sz="4" w:space="0" w:color="auto"/>
            </w:tcBorders>
            <w:shd w:val="clear" w:color="000000" w:fill="BFBFBF"/>
            <w:hideMark/>
          </w:tcPr>
          <w:p w14:paraId="44DDA82D" w14:textId="77777777"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Champ</w:t>
            </w:r>
          </w:p>
        </w:tc>
        <w:tc>
          <w:tcPr>
            <w:tcW w:w="6220" w:type="dxa"/>
            <w:tcBorders>
              <w:top w:val="single" w:sz="4" w:space="0" w:color="auto"/>
              <w:left w:val="nil"/>
              <w:bottom w:val="single" w:sz="4" w:space="0" w:color="auto"/>
              <w:right w:val="single" w:sz="4" w:space="0" w:color="auto"/>
            </w:tcBorders>
            <w:shd w:val="clear" w:color="000000" w:fill="BFBFBF"/>
            <w:hideMark/>
          </w:tcPr>
          <w:p w14:paraId="0689AC07" w14:textId="77777777"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 xml:space="preserve">Définition </w:t>
            </w:r>
          </w:p>
        </w:tc>
        <w:tc>
          <w:tcPr>
            <w:tcW w:w="1800" w:type="dxa"/>
            <w:tcBorders>
              <w:top w:val="single" w:sz="4" w:space="0" w:color="auto"/>
              <w:left w:val="nil"/>
              <w:bottom w:val="single" w:sz="4" w:space="0" w:color="auto"/>
              <w:right w:val="single" w:sz="4" w:space="0" w:color="auto"/>
            </w:tcBorders>
            <w:shd w:val="clear" w:color="000000" w:fill="BFBFBF"/>
            <w:hideMark/>
          </w:tcPr>
          <w:p w14:paraId="6A994EAC" w14:textId="77777777" w:rsidR="00083BB4" w:rsidRPr="00083BB4" w:rsidRDefault="00083BB4" w:rsidP="00083BB4">
            <w:pPr>
              <w:spacing w:line="240" w:lineRule="auto"/>
              <w:rPr>
                <w:rFonts w:ascii="Calibri" w:eastAsia="Times New Roman" w:hAnsi="Calibri" w:cs="Calibri"/>
                <w:b/>
                <w:bCs/>
                <w:color w:val="000000"/>
                <w:sz w:val="18"/>
                <w:szCs w:val="18"/>
                <w:lang w:eastAsia="fr-FR"/>
              </w:rPr>
            </w:pPr>
            <w:r w:rsidRPr="00083BB4">
              <w:rPr>
                <w:rFonts w:ascii="Calibri" w:eastAsia="Times New Roman" w:hAnsi="Calibri" w:cs="Calibri"/>
                <w:b/>
                <w:bCs/>
                <w:color w:val="000000"/>
                <w:sz w:val="18"/>
                <w:szCs w:val="18"/>
                <w:lang w:eastAsia="fr-FR"/>
              </w:rPr>
              <w:t>Caractéristiques</w:t>
            </w:r>
          </w:p>
        </w:tc>
      </w:tr>
      <w:tr w:rsidR="00083BB4" w:rsidRPr="00083BB4" w14:paraId="11294557" w14:textId="77777777" w:rsidTr="00083BB4">
        <w:trPr>
          <w:trHeight w:val="495"/>
        </w:trPr>
        <w:tc>
          <w:tcPr>
            <w:tcW w:w="1920" w:type="dxa"/>
            <w:tcBorders>
              <w:top w:val="nil"/>
              <w:left w:val="single" w:sz="4" w:space="0" w:color="auto"/>
              <w:bottom w:val="single" w:sz="4" w:space="0" w:color="auto"/>
              <w:right w:val="single" w:sz="4" w:space="0" w:color="auto"/>
            </w:tcBorders>
            <w:hideMark/>
          </w:tcPr>
          <w:p w14:paraId="4CAC5C9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Référence client</w:t>
            </w:r>
          </w:p>
        </w:tc>
        <w:tc>
          <w:tcPr>
            <w:tcW w:w="6220" w:type="dxa"/>
            <w:tcBorders>
              <w:top w:val="nil"/>
              <w:left w:val="nil"/>
              <w:bottom w:val="single" w:sz="4" w:space="0" w:color="auto"/>
              <w:right w:val="single" w:sz="4" w:space="0" w:color="auto"/>
            </w:tcBorders>
            <w:hideMark/>
          </w:tcPr>
          <w:p w14:paraId="0B68523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Référence externe si disponible. Champ libre à la saisie. Sujet à un contrôle applicatif d’unicité.</w:t>
            </w:r>
          </w:p>
        </w:tc>
        <w:tc>
          <w:tcPr>
            <w:tcW w:w="1800" w:type="dxa"/>
            <w:tcBorders>
              <w:top w:val="nil"/>
              <w:left w:val="nil"/>
              <w:bottom w:val="single" w:sz="4" w:space="0" w:color="auto"/>
              <w:right w:val="single" w:sz="4" w:space="0" w:color="auto"/>
            </w:tcBorders>
            <w:hideMark/>
          </w:tcPr>
          <w:p w14:paraId="3C25CCA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r w:rsidR="00083BB4" w:rsidRPr="00083BB4" w14:paraId="4C575D5D"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7755DB3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de transaction</w:t>
            </w:r>
          </w:p>
        </w:tc>
        <w:tc>
          <w:tcPr>
            <w:tcW w:w="6220" w:type="dxa"/>
            <w:tcBorders>
              <w:top w:val="nil"/>
              <w:left w:val="nil"/>
              <w:bottom w:val="single" w:sz="4" w:space="0" w:color="auto"/>
              <w:right w:val="single" w:sz="4" w:space="0" w:color="auto"/>
            </w:tcBorders>
            <w:hideMark/>
          </w:tcPr>
          <w:p w14:paraId="33C6D6A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RVP (achat contre </w:t>
            </w:r>
            <w:proofErr w:type="gramStart"/>
            <w:r w:rsidRPr="00083BB4">
              <w:rPr>
                <w:rFonts w:ascii="Calibri" w:eastAsia="Times New Roman" w:hAnsi="Calibri" w:cs="Calibri"/>
                <w:color w:val="000000"/>
                <w:sz w:val="18"/>
                <w:szCs w:val="18"/>
                <w:lang w:eastAsia="fr-FR"/>
              </w:rPr>
              <w:t>paiement)/</w:t>
            </w:r>
            <w:proofErr w:type="gramEnd"/>
            <w:r w:rsidRPr="00083BB4">
              <w:rPr>
                <w:rFonts w:ascii="Calibri" w:eastAsia="Times New Roman" w:hAnsi="Calibri" w:cs="Calibri"/>
                <w:color w:val="000000"/>
                <w:sz w:val="18"/>
                <w:szCs w:val="18"/>
                <w:lang w:eastAsia="fr-FR"/>
              </w:rPr>
              <w:t xml:space="preserve">DVP (ventre contre </w:t>
            </w:r>
            <w:proofErr w:type="gramStart"/>
            <w:r w:rsidRPr="00083BB4">
              <w:rPr>
                <w:rFonts w:ascii="Calibri" w:eastAsia="Times New Roman" w:hAnsi="Calibri" w:cs="Calibri"/>
                <w:color w:val="000000"/>
                <w:sz w:val="18"/>
                <w:szCs w:val="18"/>
                <w:lang w:eastAsia="fr-FR"/>
              </w:rPr>
              <w:t>paiement)/</w:t>
            </w:r>
            <w:proofErr w:type="gramEnd"/>
            <w:r w:rsidRPr="00083BB4">
              <w:rPr>
                <w:rFonts w:ascii="Calibri" w:eastAsia="Times New Roman" w:hAnsi="Calibri" w:cs="Calibri"/>
                <w:color w:val="000000"/>
                <w:sz w:val="18"/>
                <w:szCs w:val="18"/>
                <w:lang w:eastAsia="fr-FR"/>
              </w:rPr>
              <w:t xml:space="preserve">RF (réception sans </w:t>
            </w:r>
            <w:proofErr w:type="gramStart"/>
            <w:r w:rsidRPr="00083BB4">
              <w:rPr>
                <w:rFonts w:ascii="Calibri" w:eastAsia="Times New Roman" w:hAnsi="Calibri" w:cs="Calibri"/>
                <w:color w:val="000000"/>
                <w:sz w:val="18"/>
                <w:szCs w:val="18"/>
                <w:lang w:eastAsia="fr-FR"/>
              </w:rPr>
              <w:t>paiement)/</w:t>
            </w:r>
            <w:proofErr w:type="gramEnd"/>
            <w:r w:rsidRPr="00083BB4">
              <w:rPr>
                <w:rFonts w:ascii="Calibri" w:eastAsia="Times New Roman" w:hAnsi="Calibri" w:cs="Calibri"/>
                <w:color w:val="000000"/>
                <w:sz w:val="18"/>
                <w:szCs w:val="18"/>
                <w:lang w:eastAsia="fr-FR"/>
              </w:rPr>
              <w:t xml:space="preserve"> DF (livraison sans paiement).</w:t>
            </w:r>
          </w:p>
        </w:tc>
        <w:tc>
          <w:tcPr>
            <w:tcW w:w="1800" w:type="dxa"/>
            <w:tcBorders>
              <w:top w:val="nil"/>
              <w:left w:val="nil"/>
              <w:bottom w:val="single" w:sz="4" w:space="0" w:color="auto"/>
              <w:right w:val="single" w:sz="4" w:space="0" w:color="auto"/>
            </w:tcBorders>
            <w:hideMark/>
          </w:tcPr>
          <w:p w14:paraId="6E263F4D"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1E300895"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4EA5A44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Actif</w:t>
            </w:r>
          </w:p>
        </w:tc>
        <w:tc>
          <w:tcPr>
            <w:tcW w:w="6220" w:type="dxa"/>
            <w:tcBorders>
              <w:top w:val="nil"/>
              <w:left w:val="nil"/>
              <w:bottom w:val="single" w:sz="4" w:space="0" w:color="auto"/>
              <w:right w:val="single" w:sz="4" w:space="0" w:color="auto"/>
            </w:tcBorders>
            <w:hideMark/>
          </w:tcPr>
          <w:p w14:paraId="439D3747" w14:textId="77777777" w:rsidR="00083BB4" w:rsidRPr="00083BB4" w:rsidRDefault="00083BB4" w:rsidP="00083BB4">
            <w:pPr>
              <w:spacing w:line="240" w:lineRule="auto"/>
              <w:rPr>
                <w:rFonts w:ascii="Calibri" w:eastAsia="Times New Roman" w:hAnsi="Calibri" w:cs="Calibri"/>
                <w:color w:val="000000"/>
                <w:sz w:val="18"/>
                <w:szCs w:val="18"/>
                <w:lang w:eastAsia="fr-FR"/>
              </w:rPr>
            </w:pPr>
            <w:proofErr w:type="gramStart"/>
            <w:r w:rsidRPr="00083BB4">
              <w:rPr>
                <w:rFonts w:ascii="Calibri" w:eastAsia="Times New Roman" w:hAnsi="Calibri" w:cs="Calibri"/>
                <w:color w:val="000000"/>
                <w:sz w:val="18"/>
                <w:szCs w:val="18"/>
                <w:lang w:eastAsia="fr-FR"/>
              </w:rPr>
              <w:t>le</w:t>
            </w:r>
            <w:proofErr w:type="gramEnd"/>
            <w:r w:rsidRPr="00083BB4">
              <w:rPr>
                <w:rFonts w:ascii="Calibri" w:eastAsia="Times New Roman" w:hAnsi="Calibri" w:cs="Calibri"/>
                <w:color w:val="000000"/>
                <w:sz w:val="18"/>
                <w:szCs w:val="18"/>
                <w:lang w:eastAsia="fr-FR"/>
              </w:rPr>
              <w:t xml:space="preserve"> code ISIN du titre retenu comme identifiant unique de la valeur. Seules les titres OPCVM sont affichés dans l’écran de recherche.</w:t>
            </w:r>
          </w:p>
        </w:tc>
        <w:tc>
          <w:tcPr>
            <w:tcW w:w="1800" w:type="dxa"/>
            <w:tcBorders>
              <w:top w:val="nil"/>
              <w:left w:val="nil"/>
              <w:bottom w:val="single" w:sz="4" w:space="0" w:color="auto"/>
              <w:right w:val="single" w:sz="4" w:space="0" w:color="auto"/>
            </w:tcBorders>
            <w:hideMark/>
          </w:tcPr>
          <w:p w14:paraId="015E6AB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27707CA4"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33C5EE6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dénouement</w:t>
            </w:r>
          </w:p>
        </w:tc>
        <w:tc>
          <w:tcPr>
            <w:tcW w:w="6220" w:type="dxa"/>
            <w:tcBorders>
              <w:top w:val="nil"/>
              <w:left w:val="nil"/>
              <w:bottom w:val="single" w:sz="4" w:space="0" w:color="auto"/>
              <w:right w:val="single" w:sz="4" w:space="0" w:color="auto"/>
            </w:tcBorders>
            <w:hideMark/>
          </w:tcPr>
          <w:p w14:paraId="4B57EC8D"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Déduite depuis la valeur objet de l’instruction.</w:t>
            </w:r>
          </w:p>
        </w:tc>
        <w:tc>
          <w:tcPr>
            <w:tcW w:w="1800" w:type="dxa"/>
            <w:tcBorders>
              <w:top w:val="nil"/>
              <w:left w:val="nil"/>
              <w:bottom w:val="single" w:sz="4" w:space="0" w:color="auto"/>
              <w:right w:val="single" w:sz="4" w:space="0" w:color="auto"/>
            </w:tcBorders>
            <w:hideMark/>
          </w:tcPr>
          <w:p w14:paraId="071ABA7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6DE47EBE"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216A5A6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Quantité</w:t>
            </w:r>
          </w:p>
        </w:tc>
        <w:tc>
          <w:tcPr>
            <w:tcW w:w="6220" w:type="dxa"/>
            <w:tcBorders>
              <w:top w:val="nil"/>
              <w:left w:val="nil"/>
              <w:bottom w:val="single" w:sz="4" w:space="0" w:color="auto"/>
              <w:right w:val="single" w:sz="4" w:space="0" w:color="auto"/>
            </w:tcBorders>
            <w:hideMark/>
          </w:tcPr>
          <w:p w14:paraId="081AC51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Quantité de titres.</w:t>
            </w:r>
          </w:p>
        </w:tc>
        <w:tc>
          <w:tcPr>
            <w:tcW w:w="1800" w:type="dxa"/>
            <w:tcBorders>
              <w:top w:val="nil"/>
              <w:left w:val="nil"/>
              <w:bottom w:val="single" w:sz="4" w:space="0" w:color="auto"/>
              <w:right w:val="single" w:sz="4" w:space="0" w:color="auto"/>
            </w:tcBorders>
            <w:hideMark/>
          </w:tcPr>
          <w:p w14:paraId="0607A22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693CBC7" w14:textId="77777777" w:rsidTr="00083BB4">
        <w:trPr>
          <w:trHeight w:val="525"/>
        </w:trPr>
        <w:tc>
          <w:tcPr>
            <w:tcW w:w="1920" w:type="dxa"/>
            <w:tcBorders>
              <w:top w:val="nil"/>
              <w:left w:val="single" w:sz="4" w:space="0" w:color="auto"/>
              <w:bottom w:val="single" w:sz="4" w:space="0" w:color="auto"/>
              <w:right w:val="single" w:sz="4" w:space="0" w:color="auto"/>
            </w:tcBorders>
            <w:hideMark/>
          </w:tcPr>
          <w:p w14:paraId="71DF314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de quantité</w:t>
            </w:r>
          </w:p>
        </w:tc>
        <w:tc>
          <w:tcPr>
            <w:tcW w:w="6220" w:type="dxa"/>
            <w:tcBorders>
              <w:top w:val="nil"/>
              <w:left w:val="nil"/>
              <w:bottom w:val="single" w:sz="4" w:space="0" w:color="auto"/>
              <w:right w:val="single" w:sz="4" w:space="0" w:color="auto"/>
            </w:tcBorders>
            <w:hideMark/>
          </w:tcPr>
          <w:p w14:paraId="1A72BDE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Donnée déterminant le type de la quantité. « UNIT » pour </w:t>
            </w:r>
            <w:proofErr w:type="gramStart"/>
            <w:r w:rsidRPr="00083BB4">
              <w:rPr>
                <w:rFonts w:ascii="Calibri" w:eastAsia="Times New Roman" w:hAnsi="Calibri" w:cs="Calibri"/>
                <w:color w:val="000000"/>
                <w:sz w:val="18"/>
                <w:szCs w:val="18"/>
                <w:lang w:eastAsia="fr-FR"/>
              </w:rPr>
              <w:t>les valeurs locale</w:t>
            </w:r>
            <w:proofErr w:type="gramEnd"/>
            <w:r w:rsidRPr="00083BB4">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hideMark/>
          </w:tcPr>
          <w:p w14:paraId="3EEAF3B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36E06245"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7EFD828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Client</w:t>
            </w:r>
          </w:p>
        </w:tc>
        <w:tc>
          <w:tcPr>
            <w:tcW w:w="6220" w:type="dxa"/>
            <w:tcBorders>
              <w:top w:val="nil"/>
              <w:left w:val="nil"/>
              <w:bottom w:val="single" w:sz="4" w:space="0" w:color="auto"/>
              <w:right w:val="single" w:sz="4" w:space="0" w:color="auto"/>
            </w:tcBorders>
            <w:hideMark/>
          </w:tcPr>
          <w:p w14:paraId="5E84A0AC"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Le client détenteur du portefeuille.</w:t>
            </w:r>
          </w:p>
        </w:tc>
        <w:tc>
          <w:tcPr>
            <w:tcW w:w="1800" w:type="dxa"/>
            <w:tcBorders>
              <w:top w:val="nil"/>
              <w:left w:val="nil"/>
              <w:bottom w:val="single" w:sz="4" w:space="0" w:color="auto"/>
              <w:right w:val="single" w:sz="4" w:space="0" w:color="auto"/>
            </w:tcBorders>
            <w:hideMark/>
          </w:tcPr>
          <w:p w14:paraId="2114D29C"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07B0BB05"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5926C25D"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titres client</w:t>
            </w:r>
          </w:p>
        </w:tc>
        <w:tc>
          <w:tcPr>
            <w:tcW w:w="6220" w:type="dxa"/>
            <w:tcBorders>
              <w:top w:val="nil"/>
              <w:left w:val="nil"/>
              <w:bottom w:val="single" w:sz="4" w:space="0" w:color="auto"/>
              <w:right w:val="single" w:sz="4" w:space="0" w:color="auto"/>
            </w:tcBorders>
            <w:hideMark/>
          </w:tcPr>
          <w:p w14:paraId="3EFB46B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C’est le compte titres sur lequel sera dénouée l’opération.</w:t>
            </w:r>
          </w:p>
        </w:tc>
        <w:tc>
          <w:tcPr>
            <w:tcW w:w="1800" w:type="dxa"/>
            <w:tcBorders>
              <w:top w:val="nil"/>
              <w:left w:val="nil"/>
              <w:bottom w:val="single" w:sz="4" w:space="0" w:color="auto"/>
              <w:right w:val="single" w:sz="4" w:space="0" w:color="auto"/>
            </w:tcBorders>
            <w:hideMark/>
          </w:tcPr>
          <w:p w14:paraId="48D3FD7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1C16947" w14:textId="77777777" w:rsidTr="00083BB4">
        <w:trPr>
          <w:trHeight w:val="465"/>
        </w:trPr>
        <w:tc>
          <w:tcPr>
            <w:tcW w:w="1920" w:type="dxa"/>
            <w:tcBorders>
              <w:top w:val="nil"/>
              <w:left w:val="single" w:sz="4" w:space="0" w:color="auto"/>
              <w:bottom w:val="single" w:sz="4" w:space="0" w:color="auto"/>
              <w:right w:val="single" w:sz="4" w:space="0" w:color="auto"/>
            </w:tcBorders>
            <w:hideMark/>
          </w:tcPr>
          <w:p w14:paraId="2203660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espèces client</w:t>
            </w:r>
          </w:p>
        </w:tc>
        <w:tc>
          <w:tcPr>
            <w:tcW w:w="6220" w:type="dxa"/>
            <w:tcBorders>
              <w:top w:val="nil"/>
              <w:left w:val="nil"/>
              <w:bottom w:val="single" w:sz="4" w:space="0" w:color="auto"/>
              <w:right w:val="single" w:sz="4" w:space="0" w:color="auto"/>
            </w:tcBorders>
            <w:hideMark/>
          </w:tcPr>
          <w:p w14:paraId="776E627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C'est le compte rattaché au compte titre, déduit selon la devise de dénouement de l’instruction.</w:t>
            </w:r>
          </w:p>
        </w:tc>
        <w:tc>
          <w:tcPr>
            <w:tcW w:w="1800" w:type="dxa"/>
            <w:tcBorders>
              <w:top w:val="nil"/>
              <w:left w:val="nil"/>
              <w:bottom w:val="single" w:sz="4" w:space="0" w:color="auto"/>
              <w:right w:val="single" w:sz="4" w:space="0" w:color="auto"/>
            </w:tcBorders>
            <w:hideMark/>
          </w:tcPr>
          <w:p w14:paraId="60C3C74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07BD0016" w14:textId="77777777" w:rsidTr="00083BB4">
        <w:trPr>
          <w:trHeight w:val="540"/>
        </w:trPr>
        <w:tc>
          <w:tcPr>
            <w:tcW w:w="1920" w:type="dxa"/>
            <w:tcBorders>
              <w:top w:val="nil"/>
              <w:left w:val="single" w:sz="4" w:space="0" w:color="auto"/>
              <w:bottom w:val="single" w:sz="4" w:space="0" w:color="auto"/>
              <w:right w:val="single" w:sz="4" w:space="0" w:color="auto"/>
            </w:tcBorders>
            <w:hideMark/>
          </w:tcPr>
          <w:p w14:paraId="03F0AB4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compte espèce</w:t>
            </w:r>
          </w:p>
        </w:tc>
        <w:tc>
          <w:tcPr>
            <w:tcW w:w="6220" w:type="dxa"/>
            <w:tcBorders>
              <w:top w:val="nil"/>
              <w:left w:val="nil"/>
              <w:bottom w:val="single" w:sz="4" w:space="0" w:color="auto"/>
              <w:right w:val="single" w:sz="4" w:space="0" w:color="auto"/>
            </w:tcBorders>
            <w:hideMark/>
          </w:tcPr>
          <w:p w14:paraId="42E683A7"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Devise de compte espèce déduit automatiquement.</w:t>
            </w:r>
          </w:p>
        </w:tc>
        <w:tc>
          <w:tcPr>
            <w:tcW w:w="1800" w:type="dxa"/>
            <w:tcBorders>
              <w:top w:val="nil"/>
              <w:left w:val="nil"/>
              <w:bottom w:val="single" w:sz="4" w:space="0" w:color="auto"/>
              <w:right w:val="single" w:sz="4" w:space="0" w:color="auto"/>
            </w:tcBorders>
            <w:hideMark/>
          </w:tcPr>
          <w:p w14:paraId="2055697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69EB10CC" w14:textId="77777777" w:rsidTr="00083BB4">
        <w:trPr>
          <w:trHeight w:val="540"/>
        </w:trPr>
        <w:tc>
          <w:tcPr>
            <w:tcW w:w="1920" w:type="dxa"/>
            <w:tcBorders>
              <w:top w:val="nil"/>
              <w:left w:val="single" w:sz="4" w:space="0" w:color="auto"/>
              <w:bottom w:val="single" w:sz="4" w:space="0" w:color="auto"/>
              <w:right w:val="single" w:sz="4" w:space="0" w:color="auto"/>
            </w:tcBorders>
            <w:hideMark/>
          </w:tcPr>
          <w:p w14:paraId="78B9026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Place de dénouement</w:t>
            </w:r>
          </w:p>
        </w:tc>
        <w:tc>
          <w:tcPr>
            <w:tcW w:w="6220" w:type="dxa"/>
            <w:tcBorders>
              <w:top w:val="nil"/>
              <w:left w:val="nil"/>
              <w:bottom w:val="single" w:sz="4" w:space="0" w:color="auto"/>
              <w:right w:val="single" w:sz="4" w:space="0" w:color="auto"/>
            </w:tcBorders>
            <w:hideMark/>
          </w:tcPr>
          <w:p w14:paraId="6C9D8B38" w14:textId="77777777" w:rsidR="00083BB4" w:rsidRPr="00083BB4" w:rsidRDefault="00083BB4" w:rsidP="00656D89">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Champ déduit à partir du titre. </w:t>
            </w:r>
            <w:proofErr w:type="spellStart"/>
            <w:r w:rsidRPr="00083BB4">
              <w:rPr>
                <w:rFonts w:ascii="Calibri" w:eastAsia="Times New Roman" w:hAnsi="Calibri" w:cs="Calibri"/>
                <w:color w:val="000000"/>
                <w:sz w:val="18"/>
                <w:szCs w:val="18"/>
                <w:lang w:eastAsia="fr-FR"/>
              </w:rPr>
              <w:t>Maro</w:t>
            </w:r>
            <w:r w:rsidR="00656D89">
              <w:rPr>
                <w:rFonts w:ascii="Calibri" w:eastAsia="Times New Roman" w:hAnsi="Calibri" w:cs="Calibri"/>
                <w:color w:val="000000"/>
                <w:sz w:val="18"/>
                <w:szCs w:val="18"/>
                <w:lang w:eastAsia="fr-FR"/>
              </w:rPr>
              <w:t>Clear</w:t>
            </w:r>
            <w:proofErr w:type="spellEnd"/>
            <w:r w:rsidR="00656D89">
              <w:rPr>
                <w:rFonts w:ascii="Calibri" w:eastAsia="Times New Roman" w:hAnsi="Calibri" w:cs="Calibri"/>
                <w:color w:val="000000"/>
                <w:sz w:val="18"/>
                <w:szCs w:val="18"/>
                <w:lang w:eastAsia="fr-FR"/>
              </w:rPr>
              <w:t xml:space="preserve"> pour </w:t>
            </w:r>
            <w:proofErr w:type="gramStart"/>
            <w:r w:rsidR="00656D89">
              <w:rPr>
                <w:rFonts w:ascii="Calibri" w:eastAsia="Times New Roman" w:hAnsi="Calibri" w:cs="Calibri"/>
                <w:color w:val="000000"/>
                <w:sz w:val="18"/>
                <w:szCs w:val="18"/>
                <w:lang w:eastAsia="fr-FR"/>
              </w:rPr>
              <w:t>les opération locale</w:t>
            </w:r>
            <w:proofErr w:type="gramEnd"/>
            <w:r w:rsidR="00656D89">
              <w:rPr>
                <w:rFonts w:ascii="Calibri" w:eastAsia="Times New Roman" w:hAnsi="Calibri" w:cs="Calibri"/>
                <w:color w:val="000000"/>
                <w:sz w:val="18"/>
                <w:szCs w:val="18"/>
                <w:lang w:eastAsia="fr-FR"/>
              </w:rPr>
              <w:t xml:space="preserve"> de souscription rachat</w:t>
            </w:r>
            <w:r w:rsidRPr="00083BB4">
              <w:rPr>
                <w:rFonts w:ascii="Calibri" w:eastAsia="Times New Roman" w:hAnsi="Calibri" w:cs="Calibri"/>
                <w:color w:val="000000"/>
                <w:sz w:val="18"/>
                <w:szCs w:val="18"/>
                <w:lang w:eastAsia="fr-FR"/>
              </w:rPr>
              <w:t xml:space="preserve">. </w:t>
            </w:r>
          </w:p>
        </w:tc>
        <w:tc>
          <w:tcPr>
            <w:tcW w:w="1800" w:type="dxa"/>
            <w:tcBorders>
              <w:top w:val="nil"/>
              <w:left w:val="nil"/>
              <w:bottom w:val="single" w:sz="4" w:space="0" w:color="auto"/>
              <w:right w:val="single" w:sz="4" w:space="0" w:color="auto"/>
            </w:tcBorders>
            <w:hideMark/>
          </w:tcPr>
          <w:p w14:paraId="72F2DBE7"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0DA9ECBB"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79F040E4"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Dépositaire</w:t>
            </w:r>
          </w:p>
        </w:tc>
        <w:tc>
          <w:tcPr>
            <w:tcW w:w="6220" w:type="dxa"/>
            <w:tcBorders>
              <w:top w:val="nil"/>
              <w:left w:val="nil"/>
              <w:bottom w:val="single" w:sz="4" w:space="0" w:color="auto"/>
              <w:right w:val="single" w:sz="4" w:space="0" w:color="auto"/>
            </w:tcBorders>
            <w:hideMark/>
          </w:tcPr>
          <w:p w14:paraId="10F6626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Dépositaire central pour les valeurs locales.</w:t>
            </w:r>
          </w:p>
        </w:tc>
        <w:tc>
          <w:tcPr>
            <w:tcW w:w="1800" w:type="dxa"/>
            <w:tcBorders>
              <w:top w:val="nil"/>
              <w:left w:val="nil"/>
              <w:bottom w:val="single" w:sz="4" w:space="0" w:color="auto"/>
              <w:right w:val="single" w:sz="4" w:space="0" w:color="auto"/>
            </w:tcBorders>
            <w:hideMark/>
          </w:tcPr>
          <w:p w14:paraId="572A527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3BAFAA44" w14:textId="77777777" w:rsidTr="00083BB4">
        <w:trPr>
          <w:trHeight w:val="540"/>
        </w:trPr>
        <w:tc>
          <w:tcPr>
            <w:tcW w:w="1920" w:type="dxa"/>
            <w:tcBorders>
              <w:top w:val="nil"/>
              <w:left w:val="single" w:sz="4" w:space="0" w:color="auto"/>
              <w:bottom w:val="single" w:sz="4" w:space="0" w:color="auto"/>
              <w:right w:val="single" w:sz="4" w:space="0" w:color="auto"/>
            </w:tcBorders>
            <w:hideMark/>
          </w:tcPr>
          <w:p w14:paraId="4AEB8B7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nostro titres</w:t>
            </w:r>
          </w:p>
        </w:tc>
        <w:tc>
          <w:tcPr>
            <w:tcW w:w="6220" w:type="dxa"/>
            <w:tcBorders>
              <w:top w:val="nil"/>
              <w:left w:val="nil"/>
              <w:bottom w:val="single" w:sz="4" w:space="0" w:color="auto"/>
              <w:right w:val="single" w:sz="4" w:space="0" w:color="auto"/>
            </w:tcBorders>
            <w:hideMark/>
          </w:tcPr>
          <w:p w14:paraId="495128C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Il s’agit du compte Nostro de l'affilié ouvert auprès du dépositaire central par type d’avoir.</w:t>
            </w:r>
          </w:p>
        </w:tc>
        <w:tc>
          <w:tcPr>
            <w:tcW w:w="1800" w:type="dxa"/>
            <w:tcBorders>
              <w:top w:val="nil"/>
              <w:left w:val="nil"/>
              <w:bottom w:val="single" w:sz="4" w:space="0" w:color="auto"/>
              <w:right w:val="single" w:sz="4" w:space="0" w:color="auto"/>
            </w:tcBorders>
            <w:hideMark/>
          </w:tcPr>
          <w:p w14:paraId="4996DD2C"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61FCCD69"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5D23BEE7"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nostro espèces</w:t>
            </w:r>
          </w:p>
        </w:tc>
        <w:tc>
          <w:tcPr>
            <w:tcW w:w="6220" w:type="dxa"/>
            <w:tcBorders>
              <w:top w:val="nil"/>
              <w:left w:val="nil"/>
              <w:bottom w:val="single" w:sz="4" w:space="0" w:color="auto"/>
              <w:right w:val="single" w:sz="4" w:space="0" w:color="auto"/>
            </w:tcBorders>
            <w:hideMark/>
          </w:tcPr>
          <w:p w14:paraId="3F5F99B5"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Il s’agit du compte Nostro de l'affilié auprès de la BAM.</w:t>
            </w:r>
          </w:p>
        </w:tc>
        <w:tc>
          <w:tcPr>
            <w:tcW w:w="1800" w:type="dxa"/>
            <w:tcBorders>
              <w:top w:val="nil"/>
              <w:left w:val="nil"/>
              <w:bottom w:val="single" w:sz="4" w:space="0" w:color="auto"/>
              <w:right w:val="single" w:sz="4" w:space="0" w:color="auto"/>
            </w:tcBorders>
            <w:hideMark/>
          </w:tcPr>
          <w:p w14:paraId="51987CE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3559E9CE"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3A611C0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Contrepartie</w:t>
            </w:r>
          </w:p>
        </w:tc>
        <w:tc>
          <w:tcPr>
            <w:tcW w:w="6220" w:type="dxa"/>
            <w:tcBorders>
              <w:top w:val="nil"/>
              <w:left w:val="nil"/>
              <w:bottom w:val="single" w:sz="4" w:space="0" w:color="auto"/>
              <w:right w:val="single" w:sz="4" w:space="0" w:color="auto"/>
            </w:tcBorders>
            <w:hideMark/>
          </w:tcPr>
          <w:p w14:paraId="3A7CD4B7"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Correspond au dépositaire du fond. </w:t>
            </w:r>
          </w:p>
        </w:tc>
        <w:tc>
          <w:tcPr>
            <w:tcW w:w="1800" w:type="dxa"/>
            <w:tcBorders>
              <w:top w:val="nil"/>
              <w:left w:val="nil"/>
              <w:bottom w:val="single" w:sz="4" w:space="0" w:color="auto"/>
              <w:right w:val="single" w:sz="4" w:space="0" w:color="auto"/>
            </w:tcBorders>
            <w:hideMark/>
          </w:tcPr>
          <w:p w14:paraId="61F955B5"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762DB4B2"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556B50A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Bénéficiaire</w:t>
            </w:r>
          </w:p>
        </w:tc>
        <w:tc>
          <w:tcPr>
            <w:tcW w:w="6220" w:type="dxa"/>
            <w:tcBorders>
              <w:top w:val="nil"/>
              <w:left w:val="nil"/>
              <w:bottom w:val="single" w:sz="4" w:space="0" w:color="auto"/>
              <w:right w:val="single" w:sz="4" w:space="0" w:color="auto"/>
            </w:tcBorders>
            <w:hideMark/>
          </w:tcPr>
          <w:p w14:paraId="11015E0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Correspond au fond en tant qu'institution.</w:t>
            </w:r>
          </w:p>
        </w:tc>
        <w:tc>
          <w:tcPr>
            <w:tcW w:w="1800" w:type="dxa"/>
            <w:tcBorders>
              <w:top w:val="nil"/>
              <w:left w:val="nil"/>
              <w:bottom w:val="single" w:sz="4" w:space="0" w:color="auto"/>
              <w:right w:val="single" w:sz="4" w:space="0" w:color="auto"/>
            </w:tcBorders>
            <w:hideMark/>
          </w:tcPr>
          <w:p w14:paraId="7C80D9B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795EC145" w14:textId="77777777" w:rsidTr="00083BB4">
        <w:trPr>
          <w:trHeight w:val="585"/>
        </w:trPr>
        <w:tc>
          <w:tcPr>
            <w:tcW w:w="1920" w:type="dxa"/>
            <w:tcBorders>
              <w:top w:val="nil"/>
              <w:left w:val="single" w:sz="4" w:space="0" w:color="auto"/>
              <w:bottom w:val="single" w:sz="4" w:space="0" w:color="auto"/>
              <w:right w:val="single" w:sz="4" w:space="0" w:color="auto"/>
            </w:tcBorders>
            <w:hideMark/>
          </w:tcPr>
          <w:p w14:paraId="527A01E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Compte titre du bénéficiaire</w:t>
            </w:r>
          </w:p>
        </w:tc>
        <w:tc>
          <w:tcPr>
            <w:tcW w:w="6220" w:type="dxa"/>
            <w:tcBorders>
              <w:top w:val="nil"/>
              <w:left w:val="nil"/>
              <w:bottom w:val="single" w:sz="4" w:space="0" w:color="auto"/>
              <w:right w:val="single" w:sz="4" w:space="0" w:color="auto"/>
            </w:tcBorders>
            <w:hideMark/>
          </w:tcPr>
          <w:p w14:paraId="2DA7004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Correspond au compte titres passif de l'OPCVM</w:t>
            </w:r>
          </w:p>
        </w:tc>
        <w:tc>
          <w:tcPr>
            <w:tcW w:w="1800" w:type="dxa"/>
            <w:tcBorders>
              <w:top w:val="nil"/>
              <w:left w:val="nil"/>
              <w:bottom w:val="single" w:sz="4" w:space="0" w:color="auto"/>
              <w:right w:val="single" w:sz="4" w:space="0" w:color="auto"/>
            </w:tcBorders>
            <w:hideMark/>
          </w:tcPr>
          <w:p w14:paraId="7AC1D6E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 si le fond est déposé chez AWB</w:t>
            </w:r>
          </w:p>
        </w:tc>
      </w:tr>
      <w:tr w:rsidR="00083BB4" w:rsidRPr="00083BB4" w14:paraId="0E90733F" w14:textId="77777777" w:rsidTr="00083BB4">
        <w:trPr>
          <w:trHeight w:val="390"/>
        </w:trPr>
        <w:tc>
          <w:tcPr>
            <w:tcW w:w="1920" w:type="dxa"/>
            <w:tcBorders>
              <w:top w:val="nil"/>
              <w:left w:val="single" w:sz="4" w:space="0" w:color="auto"/>
              <w:bottom w:val="single" w:sz="4" w:space="0" w:color="auto"/>
              <w:right w:val="single" w:sz="4" w:space="0" w:color="auto"/>
            </w:tcBorders>
            <w:hideMark/>
          </w:tcPr>
          <w:p w14:paraId="4329746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négociation</w:t>
            </w:r>
          </w:p>
        </w:tc>
        <w:tc>
          <w:tcPr>
            <w:tcW w:w="6220" w:type="dxa"/>
            <w:tcBorders>
              <w:top w:val="nil"/>
              <w:left w:val="nil"/>
              <w:bottom w:val="single" w:sz="4" w:space="0" w:color="auto"/>
              <w:right w:val="single" w:sz="4" w:space="0" w:color="auto"/>
            </w:tcBorders>
            <w:hideMark/>
          </w:tcPr>
          <w:p w14:paraId="28640C8E"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d’exécution.</w:t>
            </w:r>
          </w:p>
        </w:tc>
        <w:tc>
          <w:tcPr>
            <w:tcW w:w="1800" w:type="dxa"/>
            <w:tcBorders>
              <w:top w:val="nil"/>
              <w:left w:val="nil"/>
              <w:bottom w:val="single" w:sz="4" w:space="0" w:color="auto"/>
              <w:right w:val="single" w:sz="4" w:space="0" w:color="auto"/>
            </w:tcBorders>
            <w:hideMark/>
          </w:tcPr>
          <w:p w14:paraId="21427BB4"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67EC1C11" w14:textId="77777777" w:rsidTr="00083BB4">
        <w:trPr>
          <w:trHeight w:val="1080"/>
        </w:trPr>
        <w:tc>
          <w:tcPr>
            <w:tcW w:w="1920" w:type="dxa"/>
            <w:tcBorders>
              <w:top w:val="nil"/>
              <w:left w:val="single" w:sz="4" w:space="0" w:color="auto"/>
              <w:bottom w:val="single" w:sz="4" w:space="0" w:color="auto"/>
              <w:right w:val="single" w:sz="4" w:space="0" w:color="auto"/>
            </w:tcBorders>
            <w:hideMark/>
          </w:tcPr>
          <w:p w14:paraId="56A1FCF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valeur</w:t>
            </w:r>
          </w:p>
        </w:tc>
        <w:tc>
          <w:tcPr>
            <w:tcW w:w="6220" w:type="dxa"/>
            <w:tcBorders>
              <w:top w:val="nil"/>
              <w:left w:val="nil"/>
              <w:bottom w:val="single" w:sz="4" w:space="0" w:color="auto"/>
              <w:right w:val="single" w:sz="4" w:space="0" w:color="auto"/>
            </w:tcBorders>
            <w:hideMark/>
          </w:tcPr>
          <w:p w14:paraId="1F72A21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083BB4">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800" w:type="dxa"/>
            <w:tcBorders>
              <w:top w:val="nil"/>
              <w:left w:val="nil"/>
              <w:bottom w:val="single" w:sz="4" w:space="0" w:color="auto"/>
              <w:right w:val="single" w:sz="4" w:space="0" w:color="auto"/>
            </w:tcBorders>
            <w:hideMark/>
          </w:tcPr>
          <w:p w14:paraId="0BC03634"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67BDEBF6"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67FD945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dénouement</w:t>
            </w:r>
          </w:p>
        </w:tc>
        <w:tc>
          <w:tcPr>
            <w:tcW w:w="6220" w:type="dxa"/>
            <w:tcBorders>
              <w:top w:val="nil"/>
              <w:left w:val="nil"/>
              <w:bottom w:val="single" w:sz="4" w:space="0" w:color="auto"/>
              <w:right w:val="single" w:sz="4" w:space="0" w:color="auto"/>
            </w:tcBorders>
            <w:hideMark/>
          </w:tcPr>
          <w:p w14:paraId="0630911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Date de Dénouement théorique : déduite par le système moyennant la configuration de la SLA</w:t>
            </w:r>
            <w:r w:rsidRPr="00083BB4">
              <w:rPr>
                <w:rFonts w:ascii="Calibri" w:eastAsia="Times New Roman" w:hAnsi="Calibri" w:cs="Calibri"/>
                <w:color w:val="000000"/>
                <w:sz w:val="18"/>
                <w:szCs w:val="18"/>
                <w:lang w:eastAsia="fr-FR"/>
              </w:rPr>
              <w:br/>
              <w:t>fenêtre de dénouement. Par défaut, elle est égale à J.</w:t>
            </w:r>
          </w:p>
        </w:tc>
        <w:tc>
          <w:tcPr>
            <w:tcW w:w="1800" w:type="dxa"/>
            <w:tcBorders>
              <w:top w:val="nil"/>
              <w:left w:val="nil"/>
              <w:bottom w:val="single" w:sz="4" w:space="0" w:color="auto"/>
              <w:right w:val="single" w:sz="4" w:space="0" w:color="auto"/>
            </w:tcBorders>
            <w:hideMark/>
          </w:tcPr>
          <w:p w14:paraId="103BF8A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EB53438" w14:textId="77777777" w:rsidTr="00083BB4">
        <w:trPr>
          <w:trHeight w:val="720"/>
        </w:trPr>
        <w:tc>
          <w:tcPr>
            <w:tcW w:w="1920" w:type="dxa"/>
            <w:tcBorders>
              <w:top w:val="nil"/>
              <w:left w:val="single" w:sz="4" w:space="0" w:color="auto"/>
              <w:bottom w:val="single" w:sz="4" w:space="0" w:color="auto"/>
              <w:right w:val="single" w:sz="4" w:space="0" w:color="auto"/>
            </w:tcBorders>
            <w:hideMark/>
          </w:tcPr>
          <w:p w14:paraId="7C123466"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lastRenderedPageBreak/>
              <w:t>Prix</w:t>
            </w:r>
          </w:p>
        </w:tc>
        <w:tc>
          <w:tcPr>
            <w:tcW w:w="6220" w:type="dxa"/>
            <w:tcBorders>
              <w:top w:val="nil"/>
              <w:left w:val="nil"/>
              <w:bottom w:val="single" w:sz="4" w:space="0" w:color="auto"/>
              <w:right w:val="single" w:sz="4" w:space="0" w:color="auto"/>
            </w:tcBorders>
            <w:hideMark/>
          </w:tcPr>
          <w:p w14:paraId="61712CCE"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 xml:space="preserve">Prix de négociation à l’opération (valeur liquidative) fourni ou calculable, si non fourni, à partir de la quantité et du montant brut. </w:t>
            </w:r>
            <w:proofErr w:type="spellStart"/>
            <w:r w:rsidRPr="00EE65D6">
              <w:rPr>
                <w:rFonts w:ascii="Calibri" w:eastAsia="Times New Roman" w:hAnsi="Calibri" w:cs="Calibri"/>
                <w:color w:val="000000"/>
                <w:sz w:val="18"/>
                <w:szCs w:val="18"/>
                <w:lang w:eastAsia="fr-FR"/>
              </w:rPr>
              <w:t>Peut être</w:t>
            </w:r>
            <w:proofErr w:type="spellEnd"/>
            <w:r w:rsidRPr="00EE65D6">
              <w:rPr>
                <w:rFonts w:ascii="Calibri" w:eastAsia="Times New Roman" w:hAnsi="Calibri" w:cs="Calibri"/>
                <w:color w:val="000000"/>
                <w:sz w:val="18"/>
                <w:szCs w:val="18"/>
                <w:lang w:eastAsia="fr-FR"/>
              </w:rPr>
              <w:t xml:space="preserve"> provisoire ou définitive.</w:t>
            </w:r>
          </w:p>
        </w:tc>
        <w:tc>
          <w:tcPr>
            <w:tcW w:w="1800" w:type="dxa"/>
            <w:tcBorders>
              <w:top w:val="nil"/>
              <w:left w:val="nil"/>
              <w:bottom w:val="single" w:sz="4" w:space="0" w:color="auto"/>
              <w:right w:val="single" w:sz="4" w:space="0" w:color="auto"/>
            </w:tcBorders>
            <w:hideMark/>
          </w:tcPr>
          <w:p w14:paraId="4DD0CF8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25D9D5AC" w14:textId="77777777" w:rsidTr="00083BB4">
        <w:trPr>
          <w:trHeight w:val="315"/>
        </w:trPr>
        <w:tc>
          <w:tcPr>
            <w:tcW w:w="1920" w:type="dxa"/>
            <w:tcBorders>
              <w:top w:val="nil"/>
              <w:left w:val="single" w:sz="4" w:space="0" w:color="auto"/>
              <w:bottom w:val="single" w:sz="4" w:space="0" w:color="auto"/>
              <w:right w:val="single" w:sz="4" w:space="0" w:color="auto"/>
            </w:tcBorders>
            <w:hideMark/>
          </w:tcPr>
          <w:p w14:paraId="68A13690"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Type de VL</w:t>
            </w:r>
          </w:p>
        </w:tc>
        <w:tc>
          <w:tcPr>
            <w:tcW w:w="6220" w:type="dxa"/>
            <w:tcBorders>
              <w:top w:val="nil"/>
              <w:left w:val="nil"/>
              <w:bottom w:val="single" w:sz="4" w:space="0" w:color="auto"/>
              <w:right w:val="single" w:sz="4" w:space="0" w:color="auto"/>
            </w:tcBorders>
            <w:hideMark/>
          </w:tcPr>
          <w:p w14:paraId="0BB71393"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VL provisoire ou définitive.</w:t>
            </w:r>
          </w:p>
        </w:tc>
        <w:tc>
          <w:tcPr>
            <w:tcW w:w="1800" w:type="dxa"/>
            <w:tcBorders>
              <w:top w:val="nil"/>
              <w:left w:val="nil"/>
              <w:bottom w:val="single" w:sz="4" w:space="0" w:color="auto"/>
              <w:right w:val="single" w:sz="4" w:space="0" w:color="auto"/>
            </w:tcBorders>
            <w:hideMark/>
          </w:tcPr>
          <w:p w14:paraId="0976990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07DC3759" w14:textId="77777777" w:rsidTr="00083BB4">
        <w:trPr>
          <w:trHeight w:val="315"/>
        </w:trPr>
        <w:tc>
          <w:tcPr>
            <w:tcW w:w="1920" w:type="dxa"/>
            <w:tcBorders>
              <w:top w:val="nil"/>
              <w:left w:val="single" w:sz="4" w:space="0" w:color="auto"/>
              <w:bottom w:val="single" w:sz="4" w:space="0" w:color="auto"/>
              <w:right w:val="single" w:sz="4" w:space="0" w:color="auto"/>
            </w:tcBorders>
            <w:hideMark/>
          </w:tcPr>
          <w:p w14:paraId="30E6F470"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Type de sou</w:t>
            </w:r>
            <w:r w:rsidR="000D2822" w:rsidRPr="00EE65D6">
              <w:rPr>
                <w:rFonts w:ascii="Calibri" w:eastAsia="Times New Roman" w:hAnsi="Calibri" w:cs="Calibri"/>
                <w:color w:val="000000"/>
                <w:sz w:val="18"/>
                <w:szCs w:val="18"/>
                <w:lang w:eastAsia="fr-FR"/>
              </w:rPr>
              <w:t>s</w:t>
            </w:r>
            <w:r w:rsidRPr="00EE65D6">
              <w:rPr>
                <w:rFonts w:ascii="Calibri" w:eastAsia="Times New Roman" w:hAnsi="Calibri" w:cs="Calibri"/>
                <w:color w:val="000000"/>
                <w:sz w:val="18"/>
                <w:szCs w:val="18"/>
                <w:lang w:eastAsia="fr-FR"/>
              </w:rPr>
              <w:t>cription ou de rachat</w:t>
            </w:r>
          </w:p>
        </w:tc>
        <w:tc>
          <w:tcPr>
            <w:tcW w:w="6220" w:type="dxa"/>
            <w:tcBorders>
              <w:top w:val="nil"/>
              <w:left w:val="nil"/>
              <w:bottom w:val="single" w:sz="4" w:space="0" w:color="auto"/>
              <w:right w:val="single" w:sz="4" w:space="0" w:color="auto"/>
            </w:tcBorders>
            <w:hideMark/>
          </w:tcPr>
          <w:p w14:paraId="273C3512" w14:textId="77777777" w:rsidR="00083BB4" w:rsidRPr="00EE65D6" w:rsidRDefault="00083BB4" w:rsidP="00083BB4">
            <w:pPr>
              <w:spacing w:line="240" w:lineRule="auto"/>
              <w:rPr>
                <w:rFonts w:ascii="Calibri" w:eastAsia="Times New Roman" w:hAnsi="Calibri" w:cs="Calibri"/>
                <w:color w:val="000000"/>
                <w:sz w:val="18"/>
                <w:szCs w:val="18"/>
                <w:lang w:eastAsia="fr-FR"/>
              </w:rPr>
            </w:pPr>
            <w:r w:rsidRPr="00EE65D6">
              <w:rPr>
                <w:rFonts w:ascii="Calibri" w:eastAsia="Times New Roman" w:hAnsi="Calibri" w:cs="Calibri"/>
                <w:color w:val="000000"/>
                <w:sz w:val="18"/>
                <w:szCs w:val="18"/>
                <w:lang w:eastAsia="fr-FR"/>
              </w:rPr>
              <w:t>En montant ou En Quantité</w:t>
            </w:r>
          </w:p>
        </w:tc>
        <w:tc>
          <w:tcPr>
            <w:tcW w:w="1800" w:type="dxa"/>
            <w:tcBorders>
              <w:top w:val="nil"/>
              <w:left w:val="nil"/>
              <w:bottom w:val="single" w:sz="4" w:space="0" w:color="auto"/>
              <w:right w:val="single" w:sz="4" w:space="0" w:color="auto"/>
            </w:tcBorders>
            <w:hideMark/>
          </w:tcPr>
          <w:p w14:paraId="4BCCB8D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2C43B771" w14:textId="77777777" w:rsidTr="00083BB4">
        <w:trPr>
          <w:trHeight w:val="240"/>
        </w:trPr>
        <w:tc>
          <w:tcPr>
            <w:tcW w:w="1920" w:type="dxa"/>
            <w:tcBorders>
              <w:top w:val="nil"/>
              <w:left w:val="single" w:sz="4" w:space="0" w:color="auto"/>
              <w:bottom w:val="single" w:sz="4" w:space="0" w:color="auto"/>
              <w:right w:val="single" w:sz="4" w:space="0" w:color="auto"/>
            </w:tcBorders>
            <w:shd w:val="clear" w:color="000000" w:fill="D8D8D8"/>
            <w:hideMark/>
          </w:tcPr>
          <w:p w14:paraId="264414F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Montants et commission</w:t>
            </w:r>
          </w:p>
        </w:tc>
        <w:tc>
          <w:tcPr>
            <w:tcW w:w="6220" w:type="dxa"/>
            <w:tcBorders>
              <w:top w:val="nil"/>
              <w:left w:val="nil"/>
              <w:bottom w:val="single" w:sz="4" w:space="0" w:color="auto"/>
              <w:right w:val="single" w:sz="4" w:space="0" w:color="auto"/>
            </w:tcBorders>
            <w:shd w:val="clear" w:color="000000" w:fill="D8D8D8"/>
            <w:hideMark/>
          </w:tcPr>
          <w:p w14:paraId="1CE62EF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c>
          <w:tcPr>
            <w:tcW w:w="1800" w:type="dxa"/>
            <w:tcBorders>
              <w:top w:val="nil"/>
              <w:left w:val="nil"/>
              <w:bottom w:val="single" w:sz="4" w:space="0" w:color="auto"/>
              <w:right w:val="single" w:sz="4" w:space="0" w:color="auto"/>
            </w:tcBorders>
            <w:shd w:val="clear" w:color="000000" w:fill="D8D8D8"/>
            <w:hideMark/>
          </w:tcPr>
          <w:p w14:paraId="45A37EC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r>
      <w:tr w:rsidR="00083BB4" w:rsidRPr="00083BB4" w14:paraId="2E3956F1" w14:textId="77777777" w:rsidTr="00083BB4">
        <w:trPr>
          <w:trHeight w:val="660"/>
        </w:trPr>
        <w:tc>
          <w:tcPr>
            <w:tcW w:w="1920" w:type="dxa"/>
            <w:tcBorders>
              <w:top w:val="nil"/>
              <w:left w:val="single" w:sz="4" w:space="0" w:color="auto"/>
              <w:bottom w:val="single" w:sz="4" w:space="0" w:color="auto"/>
              <w:right w:val="single" w:sz="4" w:space="0" w:color="auto"/>
            </w:tcBorders>
            <w:hideMark/>
          </w:tcPr>
          <w:p w14:paraId="3CE13C6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w:t>
            </w:r>
          </w:p>
        </w:tc>
        <w:tc>
          <w:tcPr>
            <w:tcW w:w="6220" w:type="dxa"/>
            <w:tcBorders>
              <w:top w:val="nil"/>
              <w:left w:val="nil"/>
              <w:bottom w:val="single" w:sz="4" w:space="0" w:color="auto"/>
              <w:right w:val="single" w:sz="4" w:space="0" w:color="auto"/>
            </w:tcBorders>
            <w:hideMark/>
          </w:tcPr>
          <w:p w14:paraId="27D6E06F" w14:textId="77777777" w:rsid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 x (pourcentage des DE) (TVA sur DES = 0) (si RVP)</w:t>
            </w:r>
            <w:r w:rsidRPr="00083BB4">
              <w:rPr>
                <w:rFonts w:ascii="Calibri" w:eastAsia="Times New Roman" w:hAnsi="Calibri" w:cs="Calibri"/>
                <w:color w:val="000000"/>
                <w:sz w:val="18"/>
                <w:szCs w:val="18"/>
                <w:lang w:eastAsia="fr-FR"/>
              </w:rPr>
              <w:br/>
              <w:t>Montant brut x (pourcentage des DS) (TVA sur DES = 0) (si DVP)</w:t>
            </w:r>
          </w:p>
          <w:p w14:paraId="796CD1D2" w14:textId="77777777" w:rsidR="006B623C" w:rsidRPr="00083BB4" w:rsidRDefault="006B623C" w:rsidP="000D5B55">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(Avec la possibilité </w:t>
            </w:r>
            <w:r w:rsidR="000D5B55">
              <w:rPr>
                <w:rFonts w:ascii="Calibri" w:eastAsia="Times New Roman" w:hAnsi="Calibri" w:cs="Calibri"/>
                <w:color w:val="000000"/>
                <w:sz w:val="18"/>
                <w:szCs w:val="18"/>
                <w:lang w:eastAsia="fr-FR"/>
              </w:rPr>
              <w:t xml:space="preserve">pour l'utilisateur </w:t>
            </w:r>
            <w:r>
              <w:rPr>
                <w:rFonts w:ascii="Calibri" w:eastAsia="Times New Roman" w:hAnsi="Calibri" w:cs="Calibri"/>
                <w:color w:val="000000"/>
                <w:sz w:val="18"/>
                <w:szCs w:val="18"/>
                <w:lang w:eastAsia="fr-FR"/>
              </w:rPr>
              <w:t>de modifier la valeur retournée par le système à la création manuelle)</w:t>
            </w:r>
          </w:p>
        </w:tc>
        <w:tc>
          <w:tcPr>
            <w:tcW w:w="1800" w:type="dxa"/>
            <w:tcBorders>
              <w:top w:val="nil"/>
              <w:left w:val="nil"/>
              <w:bottom w:val="single" w:sz="4" w:space="0" w:color="auto"/>
              <w:right w:val="single" w:sz="4" w:space="0" w:color="auto"/>
            </w:tcBorders>
            <w:hideMark/>
          </w:tcPr>
          <w:p w14:paraId="5EBA5AC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7AF91307" w14:textId="77777777" w:rsidTr="00083BB4">
        <w:trPr>
          <w:trHeight w:val="390"/>
        </w:trPr>
        <w:tc>
          <w:tcPr>
            <w:tcW w:w="1920" w:type="dxa"/>
            <w:tcBorders>
              <w:top w:val="nil"/>
              <w:left w:val="single" w:sz="4" w:space="0" w:color="auto"/>
              <w:bottom w:val="single" w:sz="4" w:space="0" w:color="auto"/>
              <w:right w:val="single" w:sz="4" w:space="0" w:color="auto"/>
            </w:tcBorders>
            <w:hideMark/>
          </w:tcPr>
          <w:p w14:paraId="68C91C7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droit d'entrée ou de sortie</w:t>
            </w:r>
          </w:p>
        </w:tc>
        <w:tc>
          <w:tcPr>
            <w:tcW w:w="6220" w:type="dxa"/>
            <w:tcBorders>
              <w:top w:val="nil"/>
              <w:left w:val="nil"/>
              <w:bottom w:val="single" w:sz="4" w:space="0" w:color="auto"/>
              <w:right w:val="single" w:sz="4" w:space="0" w:color="auto"/>
            </w:tcBorders>
            <w:hideMark/>
          </w:tcPr>
          <w:p w14:paraId="0654DA1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 0</w:t>
            </w:r>
          </w:p>
        </w:tc>
        <w:tc>
          <w:tcPr>
            <w:tcW w:w="1800" w:type="dxa"/>
            <w:tcBorders>
              <w:top w:val="nil"/>
              <w:left w:val="nil"/>
              <w:bottom w:val="single" w:sz="4" w:space="0" w:color="auto"/>
              <w:right w:val="single" w:sz="4" w:space="0" w:color="auto"/>
            </w:tcBorders>
            <w:hideMark/>
          </w:tcPr>
          <w:p w14:paraId="003E8ECE"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156E639"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405BFB77"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 TTC</w:t>
            </w:r>
          </w:p>
        </w:tc>
        <w:tc>
          <w:tcPr>
            <w:tcW w:w="6220" w:type="dxa"/>
            <w:tcBorders>
              <w:top w:val="nil"/>
              <w:left w:val="nil"/>
              <w:bottom w:val="single" w:sz="4" w:space="0" w:color="auto"/>
              <w:right w:val="single" w:sz="4" w:space="0" w:color="auto"/>
            </w:tcBorders>
            <w:hideMark/>
          </w:tcPr>
          <w:p w14:paraId="23CAD92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Droit d'entrée ou de sortie (puisque TVA = 0)</w:t>
            </w:r>
          </w:p>
        </w:tc>
        <w:tc>
          <w:tcPr>
            <w:tcW w:w="1800" w:type="dxa"/>
            <w:tcBorders>
              <w:top w:val="nil"/>
              <w:left w:val="nil"/>
              <w:bottom w:val="single" w:sz="4" w:space="0" w:color="auto"/>
              <w:right w:val="single" w:sz="4" w:space="0" w:color="auto"/>
            </w:tcBorders>
            <w:hideMark/>
          </w:tcPr>
          <w:p w14:paraId="37F872B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56D3F" w:rsidRPr="00083BB4" w14:paraId="364E5F3D"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0DCAF493"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Commission Réseau Placeurs</w:t>
            </w:r>
          </w:p>
        </w:tc>
        <w:tc>
          <w:tcPr>
            <w:tcW w:w="6220" w:type="dxa"/>
            <w:tcBorders>
              <w:top w:val="nil"/>
              <w:left w:val="nil"/>
              <w:bottom w:val="single" w:sz="4" w:space="0" w:color="auto"/>
              <w:right w:val="single" w:sz="4" w:space="0" w:color="auto"/>
            </w:tcBorders>
            <w:hideMark/>
          </w:tcPr>
          <w:p w14:paraId="3E15530A" w14:textId="77777777" w:rsidR="00056D3F" w:rsidRDefault="00056D3F" w:rsidP="00083BB4">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Frais</w:t>
            </w:r>
            <w:r>
              <w:rPr>
                <w:rFonts w:ascii="Calibri" w:eastAsia="Times New Roman" w:hAnsi="Calibri" w:cs="Calibri"/>
                <w:color w:val="000000"/>
                <w:sz w:val="18"/>
                <w:szCs w:val="18"/>
                <w:lang w:eastAsia="fr-FR"/>
              </w:rPr>
              <w:t xml:space="preserve"> de commission réseau </w:t>
            </w:r>
            <w:proofErr w:type="gramStart"/>
            <w:r>
              <w:rPr>
                <w:rFonts w:ascii="Calibri" w:eastAsia="Times New Roman" w:hAnsi="Calibri" w:cs="Calibri"/>
                <w:color w:val="000000"/>
                <w:sz w:val="18"/>
                <w:szCs w:val="18"/>
                <w:lang w:eastAsia="fr-FR"/>
              </w:rPr>
              <w:t>placeurs:</w:t>
            </w:r>
            <w:proofErr w:type="gramEnd"/>
          </w:p>
          <w:p w14:paraId="531F83D8" w14:textId="77777777" w:rsidR="00056D3F"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-Reprise de </w:t>
            </w:r>
            <w:proofErr w:type="spellStart"/>
            <w:r>
              <w:rPr>
                <w:rFonts w:ascii="Calibri" w:eastAsia="Times New Roman" w:hAnsi="Calibri" w:cs="Calibri"/>
                <w:color w:val="000000"/>
                <w:sz w:val="18"/>
                <w:szCs w:val="18"/>
                <w:lang w:eastAsia="fr-FR"/>
              </w:rPr>
              <w:t>MegaTrade</w:t>
            </w:r>
            <w:proofErr w:type="spellEnd"/>
            <w:r>
              <w:rPr>
                <w:rFonts w:ascii="Calibri" w:eastAsia="Times New Roman" w:hAnsi="Calibri" w:cs="Calibri"/>
                <w:color w:val="000000"/>
                <w:sz w:val="18"/>
                <w:szCs w:val="18"/>
                <w:lang w:eastAsia="fr-FR"/>
              </w:rPr>
              <w:t xml:space="preserve"> (pour les </w:t>
            </w:r>
            <w:proofErr w:type="spellStart"/>
            <w:r>
              <w:rPr>
                <w:rFonts w:ascii="Calibri" w:eastAsia="Times New Roman" w:hAnsi="Calibri" w:cs="Calibri"/>
                <w:color w:val="000000"/>
                <w:sz w:val="18"/>
                <w:szCs w:val="18"/>
                <w:lang w:eastAsia="fr-FR"/>
              </w:rPr>
              <w:t>IRLs</w:t>
            </w:r>
            <w:proofErr w:type="spellEnd"/>
            <w:r>
              <w:rPr>
                <w:rFonts w:ascii="Calibri" w:eastAsia="Times New Roman" w:hAnsi="Calibri" w:cs="Calibri"/>
                <w:color w:val="000000"/>
                <w:sz w:val="18"/>
                <w:szCs w:val="18"/>
                <w:lang w:eastAsia="fr-FR"/>
              </w:rPr>
              <w:t xml:space="preserve"> déversée</w:t>
            </w:r>
            <w:r w:rsidR="002423D9">
              <w:rPr>
                <w:rFonts w:ascii="Calibri" w:eastAsia="Times New Roman" w:hAnsi="Calibri" w:cs="Calibri"/>
                <w:color w:val="000000"/>
                <w:sz w:val="18"/>
                <w:szCs w:val="18"/>
                <w:lang w:eastAsia="fr-FR"/>
              </w:rPr>
              <w:t>s</w:t>
            </w:r>
            <w:r>
              <w:rPr>
                <w:rFonts w:ascii="Calibri" w:eastAsia="Times New Roman" w:hAnsi="Calibri" w:cs="Calibri"/>
                <w:color w:val="000000"/>
                <w:sz w:val="18"/>
                <w:szCs w:val="18"/>
                <w:lang w:eastAsia="fr-FR"/>
              </w:rPr>
              <w:t xml:space="preserve"> dans </w:t>
            </w:r>
            <w:proofErr w:type="spellStart"/>
            <w:r>
              <w:rPr>
                <w:rFonts w:ascii="Calibri" w:eastAsia="Times New Roman" w:hAnsi="Calibri" w:cs="Calibri"/>
                <w:color w:val="000000"/>
                <w:sz w:val="18"/>
                <w:szCs w:val="18"/>
                <w:lang w:eastAsia="fr-FR"/>
              </w:rPr>
              <w:t>MegaCustody</w:t>
            </w:r>
            <w:proofErr w:type="spellEnd"/>
            <w:r>
              <w:rPr>
                <w:rFonts w:ascii="Calibri" w:eastAsia="Times New Roman" w:hAnsi="Calibri" w:cs="Calibri"/>
                <w:color w:val="000000"/>
                <w:sz w:val="18"/>
                <w:szCs w:val="18"/>
                <w:lang w:eastAsia="fr-FR"/>
              </w:rPr>
              <w:t xml:space="preserve"> de </w:t>
            </w:r>
            <w:proofErr w:type="spellStart"/>
            <w:r>
              <w:rPr>
                <w:rFonts w:ascii="Calibri" w:eastAsia="Times New Roman" w:hAnsi="Calibri" w:cs="Calibri"/>
                <w:color w:val="000000"/>
                <w:sz w:val="18"/>
                <w:szCs w:val="18"/>
                <w:lang w:eastAsia="fr-FR"/>
              </w:rPr>
              <w:t>MegTrade</w:t>
            </w:r>
            <w:proofErr w:type="spellEnd"/>
            <w:r>
              <w:rPr>
                <w:rFonts w:ascii="Calibri" w:eastAsia="Times New Roman" w:hAnsi="Calibri" w:cs="Calibri"/>
                <w:color w:val="000000"/>
                <w:sz w:val="18"/>
                <w:szCs w:val="18"/>
                <w:lang w:eastAsia="fr-FR"/>
              </w:rPr>
              <w:t>)</w:t>
            </w:r>
          </w:p>
          <w:p w14:paraId="7B11CDCE"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 -</w:t>
            </w:r>
            <w:r w:rsidRPr="00056D3F">
              <w:rPr>
                <w:rFonts w:ascii="Calibri" w:eastAsia="Times New Roman" w:hAnsi="Calibri" w:cs="Calibri"/>
                <w:color w:val="000000"/>
                <w:sz w:val="18"/>
                <w:szCs w:val="18"/>
                <w:lang w:eastAsia="fr-FR"/>
              </w:rPr>
              <w:t>Calculée selon une SLA avec possibil</w:t>
            </w:r>
            <w:r>
              <w:rPr>
                <w:rFonts w:ascii="Calibri" w:eastAsia="Times New Roman" w:hAnsi="Calibri" w:cs="Calibri"/>
                <w:color w:val="000000"/>
                <w:sz w:val="18"/>
                <w:szCs w:val="18"/>
                <w:lang w:eastAsia="fr-FR"/>
              </w:rPr>
              <w:t xml:space="preserve">ité de modification à la saisie (pour la saisie sur </w:t>
            </w:r>
            <w:proofErr w:type="spellStart"/>
            <w:r>
              <w:rPr>
                <w:rFonts w:ascii="Calibri" w:eastAsia="Times New Roman" w:hAnsi="Calibri" w:cs="Calibri"/>
                <w:color w:val="000000"/>
                <w:sz w:val="18"/>
                <w:szCs w:val="18"/>
                <w:lang w:eastAsia="fr-FR"/>
              </w:rPr>
              <w:t>MegaCustody</w:t>
            </w:r>
            <w:proofErr w:type="spellEnd"/>
            <w:r>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hideMark/>
          </w:tcPr>
          <w:p w14:paraId="75115DF4"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56D3F" w:rsidRPr="00083BB4" w14:paraId="4400328E"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77A87BE7"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TVA sur Commission</w:t>
            </w:r>
            <w:r w:rsidRPr="00056D3F">
              <w:rPr>
                <w:rFonts w:ascii="Calibri" w:eastAsia="Times New Roman" w:hAnsi="Calibri" w:cs="Calibri"/>
                <w:color w:val="000000"/>
                <w:sz w:val="18"/>
                <w:szCs w:val="18"/>
                <w:lang w:eastAsia="fr-FR"/>
              </w:rPr>
              <w:t xml:space="preserve"> Réseau placeurs</w:t>
            </w:r>
          </w:p>
        </w:tc>
        <w:tc>
          <w:tcPr>
            <w:tcW w:w="6220" w:type="dxa"/>
            <w:tcBorders>
              <w:top w:val="nil"/>
              <w:left w:val="nil"/>
              <w:bottom w:val="single" w:sz="4" w:space="0" w:color="auto"/>
              <w:right w:val="single" w:sz="4" w:space="0" w:color="auto"/>
            </w:tcBorders>
            <w:hideMark/>
          </w:tcPr>
          <w:p w14:paraId="15A63778" w14:textId="77777777" w:rsidR="00056D3F" w:rsidRPr="00083BB4" w:rsidRDefault="00056D3F" w:rsidP="00056D3F">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TVA sur Commission Réseau placeurs</w:t>
            </w:r>
          </w:p>
        </w:tc>
        <w:tc>
          <w:tcPr>
            <w:tcW w:w="1800" w:type="dxa"/>
            <w:tcBorders>
              <w:top w:val="nil"/>
              <w:left w:val="nil"/>
              <w:bottom w:val="single" w:sz="4" w:space="0" w:color="auto"/>
              <w:right w:val="single" w:sz="4" w:space="0" w:color="auto"/>
            </w:tcBorders>
            <w:hideMark/>
          </w:tcPr>
          <w:p w14:paraId="24AAB576"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56D3F" w:rsidRPr="00083BB4" w14:paraId="4B345973"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56A03E63"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Commission</w:t>
            </w:r>
            <w:r w:rsidRPr="00056D3F">
              <w:rPr>
                <w:rFonts w:ascii="Calibri" w:eastAsia="Times New Roman" w:hAnsi="Calibri" w:cs="Calibri"/>
                <w:color w:val="000000"/>
                <w:sz w:val="18"/>
                <w:szCs w:val="18"/>
                <w:lang w:eastAsia="fr-FR"/>
              </w:rPr>
              <w:t xml:space="preserve"> Réseau placeurs TTC</w:t>
            </w:r>
          </w:p>
        </w:tc>
        <w:tc>
          <w:tcPr>
            <w:tcW w:w="6220" w:type="dxa"/>
            <w:tcBorders>
              <w:top w:val="nil"/>
              <w:left w:val="nil"/>
              <w:bottom w:val="single" w:sz="4" w:space="0" w:color="auto"/>
              <w:right w:val="single" w:sz="4" w:space="0" w:color="auto"/>
            </w:tcBorders>
            <w:hideMark/>
          </w:tcPr>
          <w:p w14:paraId="5C863CC5" w14:textId="77777777" w:rsidR="00056D3F" w:rsidRPr="00083BB4" w:rsidRDefault="00056D3F" w:rsidP="00056D3F">
            <w:pPr>
              <w:spacing w:line="240" w:lineRule="auto"/>
              <w:rPr>
                <w:rFonts w:ascii="Calibri" w:eastAsia="Times New Roman" w:hAnsi="Calibri" w:cs="Calibri"/>
                <w:color w:val="000000"/>
                <w:sz w:val="18"/>
                <w:szCs w:val="18"/>
                <w:lang w:eastAsia="fr-FR"/>
              </w:rPr>
            </w:pPr>
            <w:r w:rsidRPr="00056D3F">
              <w:rPr>
                <w:rFonts w:ascii="Calibri" w:eastAsia="Times New Roman" w:hAnsi="Calibri" w:cs="Calibri"/>
                <w:color w:val="000000"/>
                <w:sz w:val="18"/>
                <w:szCs w:val="18"/>
                <w:lang w:eastAsia="fr-FR"/>
              </w:rPr>
              <w:t>Commission Réseau placeurs</w:t>
            </w:r>
            <w:ins w:id="274" w:author="souchem" w:date="2015-07-28T17:18:00Z">
              <w:r w:rsidR="00B631C3">
                <w:rPr>
                  <w:rFonts w:ascii="Calibri" w:eastAsia="Times New Roman" w:hAnsi="Calibri" w:cs="Calibri"/>
                  <w:color w:val="000000"/>
                  <w:sz w:val="18"/>
                  <w:szCs w:val="18"/>
                  <w:lang w:eastAsia="fr-FR"/>
                </w:rPr>
                <w:t xml:space="preserve"> </w:t>
              </w:r>
            </w:ins>
            <w:r w:rsidRPr="00056D3F">
              <w:rPr>
                <w:rFonts w:ascii="Calibri" w:eastAsia="Times New Roman" w:hAnsi="Calibri" w:cs="Calibri"/>
                <w:color w:val="000000"/>
                <w:sz w:val="18"/>
                <w:szCs w:val="18"/>
                <w:lang w:eastAsia="fr-FR"/>
              </w:rPr>
              <w:t>TTC.</w:t>
            </w:r>
          </w:p>
        </w:tc>
        <w:tc>
          <w:tcPr>
            <w:tcW w:w="1800" w:type="dxa"/>
            <w:tcBorders>
              <w:top w:val="nil"/>
              <w:left w:val="nil"/>
              <w:bottom w:val="single" w:sz="4" w:space="0" w:color="auto"/>
              <w:right w:val="single" w:sz="4" w:space="0" w:color="auto"/>
            </w:tcBorders>
            <w:hideMark/>
          </w:tcPr>
          <w:p w14:paraId="24D6457C" w14:textId="77777777" w:rsidR="00056D3F" w:rsidRPr="00083BB4" w:rsidRDefault="00056D3F"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83BB4" w:rsidRPr="00083BB4" w14:paraId="133577BC" w14:textId="77777777" w:rsidTr="00083BB4">
        <w:trPr>
          <w:trHeight w:val="510"/>
        </w:trPr>
        <w:tc>
          <w:tcPr>
            <w:tcW w:w="1920" w:type="dxa"/>
            <w:tcBorders>
              <w:top w:val="nil"/>
              <w:left w:val="single" w:sz="4" w:space="0" w:color="auto"/>
              <w:bottom w:val="single" w:sz="4" w:space="0" w:color="auto"/>
              <w:right w:val="single" w:sz="4" w:space="0" w:color="auto"/>
            </w:tcBorders>
            <w:hideMark/>
          </w:tcPr>
          <w:p w14:paraId="32585B7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RL</w:t>
            </w:r>
          </w:p>
        </w:tc>
        <w:tc>
          <w:tcPr>
            <w:tcW w:w="6220" w:type="dxa"/>
            <w:tcBorders>
              <w:top w:val="nil"/>
              <w:left w:val="nil"/>
              <w:bottom w:val="single" w:sz="4" w:space="0" w:color="auto"/>
              <w:right w:val="single" w:sz="4" w:space="0" w:color="auto"/>
            </w:tcBorders>
            <w:hideMark/>
          </w:tcPr>
          <w:p w14:paraId="02BA5B3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de règlement livraison. Calculée selon une SLA avec possibilité de modification à la saisie.</w:t>
            </w:r>
          </w:p>
        </w:tc>
        <w:tc>
          <w:tcPr>
            <w:tcW w:w="1800" w:type="dxa"/>
            <w:tcBorders>
              <w:top w:val="nil"/>
              <w:left w:val="nil"/>
              <w:bottom w:val="single" w:sz="4" w:space="0" w:color="auto"/>
              <w:right w:val="single" w:sz="4" w:space="0" w:color="auto"/>
            </w:tcBorders>
            <w:hideMark/>
          </w:tcPr>
          <w:p w14:paraId="42495B04"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1B3D6A27"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053F122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frais RL</w:t>
            </w:r>
          </w:p>
        </w:tc>
        <w:tc>
          <w:tcPr>
            <w:tcW w:w="6220" w:type="dxa"/>
            <w:tcBorders>
              <w:top w:val="nil"/>
              <w:left w:val="nil"/>
              <w:bottom w:val="single" w:sz="4" w:space="0" w:color="auto"/>
              <w:right w:val="single" w:sz="4" w:space="0" w:color="auto"/>
            </w:tcBorders>
            <w:hideMark/>
          </w:tcPr>
          <w:p w14:paraId="5FA85E7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TVA sur Frais de règlement livraison.</w:t>
            </w:r>
          </w:p>
        </w:tc>
        <w:tc>
          <w:tcPr>
            <w:tcW w:w="1800" w:type="dxa"/>
            <w:tcBorders>
              <w:top w:val="nil"/>
              <w:left w:val="nil"/>
              <w:bottom w:val="single" w:sz="4" w:space="0" w:color="auto"/>
              <w:right w:val="single" w:sz="4" w:space="0" w:color="auto"/>
            </w:tcBorders>
            <w:hideMark/>
          </w:tcPr>
          <w:p w14:paraId="593D2EE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2255CB7F"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1E1E14E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RL TTC</w:t>
            </w:r>
          </w:p>
        </w:tc>
        <w:tc>
          <w:tcPr>
            <w:tcW w:w="6220" w:type="dxa"/>
            <w:tcBorders>
              <w:top w:val="nil"/>
              <w:left w:val="nil"/>
              <w:bottom w:val="single" w:sz="4" w:space="0" w:color="auto"/>
              <w:right w:val="single" w:sz="4" w:space="0" w:color="auto"/>
            </w:tcBorders>
            <w:hideMark/>
          </w:tcPr>
          <w:p w14:paraId="0315181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Frais de règlement livraison TTC.</w:t>
            </w:r>
          </w:p>
        </w:tc>
        <w:tc>
          <w:tcPr>
            <w:tcW w:w="1800" w:type="dxa"/>
            <w:tcBorders>
              <w:top w:val="nil"/>
              <w:left w:val="nil"/>
              <w:bottom w:val="single" w:sz="4" w:space="0" w:color="auto"/>
              <w:right w:val="single" w:sz="4" w:space="0" w:color="auto"/>
            </w:tcBorders>
            <w:hideMark/>
          </w:tcPr>
          <w:p w14:paraId="5B4933D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3D91EACF"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506C8733"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w:t>
            </w:r>
          </w:p>
        </w:tc>
        <w:tc>
          <w:tcPr>
            <w:tcW w:w="6220" w:type="dxa"/>
            <w:tcBorders>
              <w:top w:val="nil"/>
              <w:left w:val="nil"/>
              <w:bottom w:val="single" w:sz="4" w:space="0" w:color="auto"/>
              <w:right w:val="single" w:sz="4" w:space="0" w:color="auto"/>
            </w:tcBorders>
            <w:hideMark/>
          </w:tcPr>
          <w:p w14:paraId="6E8B94F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Prix X Quantité</w:t>
            </w:r>
          </w:p>
        </w:tc>
        <w:tc>
          <w:tcPr>
            <w:tcW w:w="1800" w:type="dxa"/>
            <w:tcBorders>
              <w:top w:val="nil"/>
              <w:left w:val="nil"/>
              <w:bottom w:val="single" w:sz="4" w:space="0" w:color="auto"/>
              <w:right w:val="single" w:sz="4" w:space="0" w:color="auto"/>
            </w:tcBorders>
            <w:hideMark/>
          </w:tcPr>
          <w:p w14:paraId="7BDF38C5"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2C6351F0"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21E9C9D0"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de dénouement</w:t>
            </w:r>
          </w:p>
        </w:tc>
        <w:tc>
          <w:tcPr>
            <w:tcW w:w="6220" w:type="dxa"/>
            <w:tcBorders>
              <w:top w:val="nil"/>
              <w:left w:val="nil"/>
              <w:bottom w:val="single" w:sz="4" w:space="0" w:color="auto"/>
              <w:right w:val="single" w:sz="4" w:space="0" w:color="auto"/>
            </w:tcBorders>
            <w:hideMark/>
          </w:tcPr>
          <w:p w14:paraId="20EFF66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brut + DE (si achat)</w:t>
            </w:r>
            <w:r w:rsidRPr="00083BB4">
              <w:rPr>
                <w:rFonts w:ascii="Calibri" w:eastAsia="Times New Roman" w:hAnsi="Calibri" w:cs="Calibri"/>
                <w:color w:val="000000"/>
                <w:sz w:val="18"/>
                <w:szCs w:val="18"/>
                <w:lang w:eastAsia="fr-FR"/>
              </w:rPr>
              <w:br/>
              <w:t>Montant brut - DS (si vente)</w:t>
            </w:r>
          </w:p>
        </w:tc>
        <w:tc>
          <w:tcPr>
            <w:tcW w:w="1800" w:type="dxa"/>
            <w:tcBorders>
              <w:top w:val="nil"/>
              <w:left w:val="nil"/>
              <w:bottom w:val="single" w:sz="4" w:space="0" w:color="auto"/>
              <w:right w:val="single" w:sz="4" w:space="0" w:color="auto"/>
            </w:tcBorders>
            <w:hideMark/>
          </w:tcPr>
          <w:p w14:paraId="30CC659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09FD7664"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794B417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Montant net</w:t>
            </w:r>
          </w:p>
        </w:tc>
        <w:tc>
          <w:tcPr>
            <w:tcW w:w="6220" w:type="dxa"/>
            <w:tcBorders>
              <w:top w:val="nil"/>
              <w:left w:val="nil"/>
              <w:bottom w:val="single" w:sz="4" w:space="0" w:color="auto"/>
              <w:right w:val="single" w:sz="4" w:space="0" w:color="auto"/>
            </w:tcBorders>
            <w:hideMark/>
          </w:tcPr>
          <w:p w14:paraId="571B9E44" w14:textId="77777777" w:rsidR="008F3448" w:rsidRPr="008F3448" w:rsidRDefault="008F3448" w:rsidP="008F3448">
            <w:pPr>
              <w:spacing w:line="240" w:lineRule="auto"/>
              <w:rPr>
                <w:rFonts w:ascii="Calibri" w:eastAsia="Times New Roman" w:hAnsi="Calibri" w:cs="Calibri"/>
                <w:color w:val="000000"/>
                <w:sz w:val="18"/>
                <w:szCs w:val="18"/>
                <w:lang w:eastAsia="fr-FR"/>
              </w:rPr>
            </w:pPr>
            <w:r w:rsidRPr="008F3448">
              <w:rPr>
                <w:rFonts w:ascii="Calibri" w:eastAsia="Times New Roman" w:hAnsi="Calibri" w:cs="Calibri"/>
                <w:color w:val="000000"/>
                <w:sz w:val="18"/>
                <w:szCs w:val="18"/>
                <w:lang w:eastAsia="fr-FR"/>
              </w:rPr>
              <w:t>Montant de dénouement + Commission RL à l'opération</w:t>
            </w:r>
            <w:r w:rsidR="00056D3F">
              <w:rPr>
                <w:rFonts w:ascii="Calibri" w:eastAsia="Times New Roman" w:hAnsi="Calibri" w:cs="Calibri"/>
                <w:color w:val="000000"/>
                <w:sz w:val="18"/>
                <w:szCs w:val="18"/>
                <w:lang w:eastAsia="fr-FR"/>
              </w:rPr>
              <w:t xml:space="preserve"> TTC + Commission</w:t>
            </w:r>
            <w:r w:rsidR="00056D3F" w:rsidRPr="00056D3F">
              <w:rPr>
                <w:rFonts w:ascii="Calibri" w:eastAsia="Times New Roman" w:hAnsi="Calibri" w:cs="Calibri"/>
                <w:color w:val="000000"/>
                <w:sz w:val="18"/>
                <w:szCs w:val="18"/>
                <w:lang w:eastAsia="fr-FR"/>
              </w:rPr>
              <w:t xml:space="preserve"> Réseau placeurs TTC</w:t>
            </w:r>
            <w:r w:rsidRPr="008F3448">
              <w:rPr>
                <w:rFonts w:ascii="Calibri" w:eastAsia="Times New Roman" w:hAnsi="Calibri" w:cs="Calibri"/>
                <w:color w:val="000000"/>
                <w:sz w:val="18"/>
                <w:szCs w:val="18"/>
                <w:lang w:eastAsia="fr-FR"/>
              </w:rPr>
              <w:t xml:space="preserve"> (si RVP)</w:t>
            </w:r>
          </w:p>
          <w:p w14:paraId="59937257" w14:textId="77777777" w:rsidR="00083BB4" w:rsidRPr="00083BB4" w:rsidRDefault="008F3448" w:rsidP="00056D3F">
            <w:pPr>
              <w:spacing w:line="240" w:lineRule="auto"/>
              <w:rPr>
                <w:rFonts w:ascii="Calibri" w:eastAsia="Times New Roman" w:hAnsi="Calibri" w:cs="Calibri"/>
                <w:color w:val="000000"/>
                <w:sz w:val="18"/>
                <w:szCs w:val="18"/>
                <w:lang w:eastAsia="fr-FR"/>
              </w:rPr>
            </w:pPr>
            <w:r w:rsidRPr="008F3448">
              <w:rPr>
                <w:rFonts w:ascii="Calibri" w:eastAsia="Times New Roman" w:hAnsi="Calibri" w:cs="Calibri"/>
                <w:color w:val="000000"/>
                <w:sz w:val="18"/>
                <w:szCs w:val="18"/>
                <w:lang w:eastAsia="fr-FR"/>
              </w:rPr>
              <w:t xml:space="preserve">Montant de dénouement - Commission RL à l'opération </w:t>
            </w:r>
            <w:r w:rsidR="00056D3F">
              <w:rPr>
                <w:rFonts w:ascii="Calibri" w:eastAsia="Times New Roman" w:hAnsi="Calibri" w:cs="Calibri"/>
                <w:color w:val="000000"/>
                <w:sz w:val="18"/>
                <w:szCs w:val="18"/>
                <w:lang w:eastAsia="fr-FR"/>
              </w:rPr>
              <w:t xml:space="preserve">TTC </w:t>
            </w:r>
            <w:r w:rsidRPr="008F3448">
              <w:rPr>
                <w:rFonts w:ascii="Calibri" w:eastAsia="Times New Roman" w:hAnsi="Calibri" w:cs="Calibri"/>
                <w:color w:val="000000"/>
                <w:sz w:val="18"/>
                <w:szCs w:val="18"/>
                <w:lang w:eastAsia="fr-FR"/>
              </w:rPr>
              <w:t xml:space="preserve">- </w:t>
            </w:r>
            <w:r w:rsidR="00056D3F">
              <w:rPr>
                <w:rFonts w:ascii="Calibri" w:eastAsia="Times New Roman" w:hAnsi="Calibri" w:cs="Calibri"/>
                <w:color w:val="000000"/>
                <w:sz w:val="18"/>
                <w:szCs w:val="18"/>
                <w:lang w:eastAsia="fr-FR"/>
              </w:rPr>
              <w:t>Commission</w:t>
            </w:r>
            <w:r w:rsidR="00056D3F" w:rsidRPr="00056D3F">
              <w:rPr>
                <w:rFonts w:ascii="Calibri" w:eastAsia="Times New Roman" w:hAnsi="Calibri" w:cs="Calibri"/>
                <w:color w:val="000000"/>
                <w:sz w:val="18"/>
                <w:szCs w:val="18"/>
                <w:lang w:eastAsia="fr-FR"/>
              </w:rPr>
              <w:t xml:space="preserve"> Réseau placeurs TTC</w:t>
            </w:r>
            <w:r w:rsidR="00056D3F">
              <w:rPr>
                <w:rFonts w:ascii="Calibri" w:eastAsia="Times New Roman" w:hAnsi="Calibri" w:cs="Calibri"/>
                <w:color w:val="000000"/>
                <w:sz w:val="18"/>
                <w:szCs w:val="18"/>
                <w:lang w:eastAsia="fr-FR"/>
              </w:rPr>
              <w:t xml:space="preserve"> - </w:t>
            </w:r>
            <w:r w:rsidRPr="008F3448">
              <w:rPr>
                <w:rFonts w:ascii="Calibri" w:eastAsia="Times New Roman" w:hAnsi="Calibri" w:cs="Calibri"/>
                <w:color w:val="000000"/>
                <w:sz w:val="18"/>
                <w:szCs w:val="18"/>
                <w:lang w:eastAsia="fr-FR"/>
              </w:rPr>
              <w:t>TPCVM (si DVP)</w:t>
            </w:r>
          </w:p>
        </w:tc>
        <w:tc>
          <w:tcPr>
            <w:tcW w:w="1800" w:type="dxa"/>
            <w:tcBorders>
              <w:top w:val="nil"/>
              <w:left w:val="nil"/>
              <w:bottom w:val="single" w:sz="4" w:space="0" w:color="auto"/>
              <w:right w:val="single" w:sz="4" w:space="0" w:color="auto"/>
            </w:tcBorders>
            <w:hideMark/>
          </w:tcPr>
          <w:p w14:paraId="08965311"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7CD2F986" w14:textId="77777777" w:rsidTr="00083BB4">
        <w:trPr>
          <w:trHeight w:val="240"/>
        </w:trPr>
        <w:tc>
          <w:tcPr>
            <w:tcW w:w="1920" w:type="dxa"/>
            <w:tcBorders>
              <w:top w:val="nil"/>
              <w:left w:val="single" w:sz="4" w:space="0" w:color="auto"/>
              <w:bottom w:val="single" w:sz="4" w:space="0" w:color="auto"/>
              <w:right w:val="single" w:sz="4" w:space="0" w:color="auto"/>
            </w:tcBorders>
            <w:shd w:val="clear" w:color="000000" w:fill="D8D8D8"/>
            <w:hideMark/>
          </w:tcPr>
          <w:p w14:paraId="5BB38B2E"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Autres informations</w:t>
            </w:r>
          </w:p>
        </w:tc>
        <w:tc>
          <w:tcPr>
            <w:tcW w:w="6220" w:type="dxa"/>
            <w:tcBorders>
              <w:top w:val="nil"/>
              <w:left w:val="nil"/>
              <w:bottom w:val="single" w:sz="4" w:space="0" w:color="auto"/>
              <w:right w:val="single" w:sz="4" w:space="0" w:color="auto"/>
            </w:tcBorders>
            <w:shd w:val="clear" w:color="000000" w:fill="D8D8D8"/>
            <w:hideMark/>
          </w:tcPr>
          <w:p w14:paraId="11EF4E0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c>
          <w:tcPr>
            <w:tcW w:w="1800" w:type="dxa"/>
            <w:tcBorders>
              <w:top w:val="nil"/>
              <w:left w:val="nil"/>
              <w:bottom w:val="single" w:sz="4" w:space="0" w:color="auto"/>
              <w:right w:val="single" w:sz="4" w:space="0" w:color="auto"/>
            </w:tcBorders>
            <w:shd w:val="clear" w:color="000000" w:fill="D8D8D8"/>
            <w:hideMark/>
          </w:tcPr>
          <w:p w14:paraId="24917F7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w:t>
            </w:r>
          </w:p>
        </w:tc>
      </w:tr>
      <w:tr w:rsidR="00083BB4" w:rsidRPr="00083BB4" w14:paraId="6A48BCFE"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44BB83F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Ne pas envoyer de notification </w:t>
            </w:r>
            <w:proofErr w:type="spellStart"/>
            <w:r w:rsidRPr="00083BB4">
              <w:rPr>
                <w:rFonts w:ascii="Calibri" w:eastAsia="Times New Roman" w:hAnsi="Calibri" w:cs="Calibri"/>
                <w:color w:val="000000"/>
                <w:sz w:val="18"/>
                <w:szCs w:val="18"/>
                <w:lang w:eastAsia="fr-FR"/>
              </w:rPr>
              <w:t>MaroClear</w:t>
            </w:r>
            <w:proofErr w:type="spellEnd"/>
          </w:p>
        </w:tc>
        <w:tc>
          <w:tcPr>
            <w:tcW w:w="6220" w:type="dxa"/>
            <w:tcBorders>
              <w:top w:val="nil"/>
              <w:left w:val="nil"/>
              <w:bottom w:val="single" w:sz="4" w:space="0" w:color="auto"/>
              <w:right w:val="single" w:sz="4" w:space="0" w:color="auto"/>
            </w:tcBorders>
            <w:hideMark/>
          </w:tcPr>
          <w:p w14:paraId="68C25EFD"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Permet de bloquer l'envoi d'un </w:t>
            </w:r>
            <w:proofErr w:type="spellStart"/>
            <w:r w:rsidRPr="00083BB4">
              <w:rPr>
                <w:rFonts w:ascii="Calibri" w:eastAsia="Times New Roman" w:hAnsi="Calibri" w:cs="Calibri"/>
                <w:color w:val="000000"/>
                <w:sz w:val="18"/>
                <w:szCs w:val="18"/>
                <w:lang w:eastAsia="fr-FR"/>
              </w:rPr>
              <w:t>swift</w:t>
            </w:r>
            <w:proofErr w:type="spellEnd"/>
            <w:r w:rsidRPr="00083BB4">
              <w:rPr>
                <w:rFonts w:ascii="Calibri" w:eastAsia="Times New Roman" w:hAnsi="Calibri" w:cs="Calibri"/>
                <w:color w:val="000000"/>
                <w:sz w:val="18"/>
                <w:szCs w:val="18"/>
                <w:lang w:eastAsia="fr-FR"/>
              </w:rPr>
              <w:t xml:space="preserve"> vers le dépositaire central, si l'IRL est sensée générer un </w:t>
            </w:r>
            <w:proofErr w:type="spellStart"/>
            <w:r w:rsidRPr="00083BB4">
              <w:rPr>
                <w:rFonts w:ascii="Calibri" w:eastAsia="Times New Roman" w:hAnsi="Calibri" w:cs="Calibri"/>
                <w:color w:val="000000"/>
                <w:sz w:val="18"/>
                <w:szCs w:val="18"/>
                <w:lang w:eastAsia="fr-FR"/>
              </w:rPr>
              <w:t>swift</w:t>
            </w:r>
            <w:proofErr w:type="spellEnd"/>
            <w:r w:rsidRPr="00083BB4">
              <w:rPr>
                <w:rFonts w:ascii="Calibri" w:eastAsia="Times New Roman" w:hAnsi="Calibri" w:cs="Calibri"/>
                <w:color w:val="000000"/>
                <w:sz w:val="18"/>
                <w:szCs w:val="18"/>
                <w:lang w:eastAsia="fr-FR"/>
              </w:rPr>
              <w:t>.</w:t>
            </w:r>
          </w:p>
        </w:tc>
        <w:tc>
          <w:tcPr>
            <w:tcW w:w="1800" w:type="dxa"/>
            <w:tcBorders>
              <w:top w:val="nil"/>
              <w:left w:val="nil"/>
              <w:bottom w:val="single" w:sz="4" w:space="0" w:color="auto"/>
              <w:right w:val="single" w:sz="4" w:space="0" w:color="auto"/>
            </w:tcBorders>
            <w:hideMark/>
          </w:tcPr>
          <w:p w14:paraId="03C2FBF6"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r w:rsidR="00083BB4" w:rsidRPr="00083BB4" w14:paraId="5608DE2B" w14:textId="77777777" w:rsidTr="00083BB4">
        <w:trPr>
          <w:trHeight w:val="480"/>
        </w:trPr>
        <w:tc>
          <w:tcPr>
            <w:tcW w:w="1920" w:type="dxa"/>
            <w:tcBorders>
              <w:top w:val="nil"/>
              <w:left w:val="single" w:sz="4" w:space="0" w:color="auto"/>
              <w:bottom w:val="single" w:sz="4" w:space="0" w:color="auto"/>
              <w:right w:val="single" w:sz="4" w:space="0" w:color="auto"/>
            </w:tcBorders>
            <w:hideMark/>
          </w:tcPr>
          <w:p w14:paraId="0387580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Département du marché</w:t>
            </w:r>
          </w:p>
        </w:tc>
        <w:tc>
          <w:tcPr>
            <w:tcW w:w="6220" w:type="dxa"/>
            <w:tcBorders>
              <w:top w:val="nil"/>
              <w:left w:val="nil"/>
              <w:bottom w:val="single" w:sz="4" w:space="0" w:color="auto"/>
              <w:right w:val="single" w:sz="4" w:space="0" w:color="auto"/>
            </w:tcBorders>
            <w:hideMark/>
          </w:tcPr>
          <w:p w14:paraId="7A49ED9F"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Valeurs </w:t>
            </w:r>
            <w:proofErr w:type="gramStart"/>
            <w:r w:rsidRPr="00083BB4">
              <w:rPr>
                <w:rFonts w:ascii="Calibri" w:eastAsia="Times New Roman" w:hAnsi="Calibri" w:cs="Calibri"/>
                <w:color w:val="000000"/>
                <w:sz w:val="18"/>
                <w:szCs w:val="18"/>
                <w:lang w:eastAsia="fr-FR"/>
              </w:rPr>
              <w:t>possibles:</w:t>
            </w:r>
            <w:proofErr w:type="gramEnd"/>
            <w:r w:rsidRPr="00083BB4">
              <w:rPr>
                <w:rFonts w:ascii="Calibri" w:eastAsia="Times New Roman" w:hAnsi="Calibri" w:cs="Calibri"/>
                <w:color w:val="000000"/>
                <w:sz w:val="18"/>
                <w:szCs w:val="18"/>
                <w:lang w:eastAsia="fr-FR"/>
              </w:rPr>
              <w:t xml:space="preserve"> Primaire, Secondaire. Valeur par défaut « Secondaire »</w:t>
            </w:r>
          </w:p>
        </w:tc>
        <w:tc>
          <w:tcPr>
            <w:tcW w:w="1800" w:type="dxa"/>
            <w:tcBorders>
              <w:top w:val="nil"/>
              <w:left w:val="nil"/>
              <w:bottom w:val="single" w:sz="4" w:space="0" w:color="auto"/>
              <w:right w:val="single" w:sz="4" w:space="0" w:color="auto"/>
            </w:tcBorders>
            <w:hideMark/>
          </w:tcPr>
          <w:p w14:paraId="012DD31E"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94E86F5" w14:textId="77777777" w:rsidTr="00083BB4">
        <w:trPr>
          <w:trHeight w:val="825"/>
        </w:trPr>
        <w:tc>
          <w:tcPr>
            <w:tcW w:w="1920" w:type="dxa"/>
            <w:tcBorders>
              <w:top w:val="nil"/>
              <w:left w:val="single" w:sz="4" w:space="0" w:color="auto"/>
              <w:bottom w:val="single" w:sz="4" w:space="0" w:color="auto"/>
              <w:right w:val="single" w:sz="4" w:space="0" w:color="auto"/>
            </w:tcBorders>
            <w:hideMark/>
          </w:tcPr>
          <w:p w14:paraId="2D400146" w14:textId="77777777" w:rsidR="00083BB4" w:rsidRPr="00083BB4" w:rsidRDefault="004F5F0F" w:rsidP="00083BB4">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220" w:type="dxa"/>
            <w:tcBorders>
              <w:top w:val="nil"/>
              <w:left w:val="nil"/>
              <w:bottom w:val="single" w:sz="4" w:space="0" w:color="auto"/>
              <w:right w:val="single" w:sz="4" w:space="0" w:color="auto"/>
            </w:tcBorders>
            <w:hideMark/>
          </w:tcPr>
          <w:p w14:paraId="0B7D9DB8"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 xml:space="preserve">Valeur </w:t>
            </w:r>
            <w:proofErr w:type="gramStart"/>
            <w:r w:rsidRPr="00083BB4">
              <w:rPr>
                <w:rFonts w:ascii="Calibri" w:eastAsia="Times New Roman" w:hAnsi="Calibri" w:cs="Calibri"/>
                <w:color w:val="000000"/>
                <w:sz w:val="18"/>
                <w:szCs w:val="18"/>
                <w:lang w:eastAsia="fr-FR"/>
              </w:rPr>
              <w:t>possibles:</w:t>
            </w:r>
            <w:proofErr w:type="gramEnd"/>
            <w:r w:rsidRPr="00083BB4">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083BB4">
              <w:rPr>
                <w:rFonts w:ascii="Calibri" w:eastAsia="Times New Roman" w:hAnsi="Calibri" w:cs="Calibri"/>
                <w:color w:val="000000"/>
                <w:sz w:val="18"/>
                <w:szCs w:val="18"/>
                <w:lang w:eastAsia="fr-FR"/>
              </w:rPr>
              <w:t>défaut:</w:t>
            </w:r>
            <w:proofErr w:type="gramEnd"/>
            <w:r w:rsidRPr="00083BB4">
              <w:rPr>
                <w:rFonts w:ascii="Calibri" w:eastAsia="Times New Roman" w:hAnsi="Calibri" w:cs="Calibri"/>
                <w:color w:val="000000"/>
                <w:sz w:val="18"/>
                <w:szCs w:val="18"/>
                <w:lang w:eastAsia="fr-FR"/>
              </w:rPr>
              <w:t xml:space="preserve"> « marché central ».</w:t>
            </w:r>
          </w:p>
        </w:tc>
        <w:tc>
          <w:tcPr>
            <w:tcW w:w="1800" w:type="dxa"/>
            <w:tcBorders>
              <w:top w:val="nil"/>
              <w:left w:val="nil"/>
              <w:bottom w:val="single" w:sz="4" w:space="0" w:color="auto"/>
              <w:right w:val="single" w:sz="4" w:space="0" w:color="auto"/>
            </w:tcBorders>
            <w:hideMark/>
          </w:tcPr>
          <w:p w14:paraId="6D1853AA"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083BB4" w:rsidRPr="00083BB4" w14:paraId="5A04C491"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349C5BEB"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Type du marché</w:t>
            </w:r>
          </w:p>
        </w:tc>
        <w:tc>
          <w:tcPr>
            <w:tcW w:w="6220" w:type="dxa"/>
            <w:tcBorders>
              <w:top w:val="nil"/>
              <w:left w:val="nil"/>
              <w:bottom w:val="single" w:sz="4" w:space="0" w:color="auto"/>
              <w:right w:val="single" w:sz="4" w:space="0" w:color="auto"/>
            </w:tcBorders>
            <w:hideMark/>
          </w:tcPr>
          <w:p w14:paraId="6D7F03F6" w14:textId="77777777" w:rsidR="00083BB4" w:rsidRPr="00083BB4" w:rsidRDefault="00126873" w:rsidP="00083BB4">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 xml:space="preserve"> 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800" w:type="dxa"/>
            <w:tcBorders>
              <w:top w:val="nil"/>
              <w:left w:val="nil"/>
              <w:bottom w:val="single" w:sz="4" w:space="0" w:color="auto"/>
              <w:right w:val="single" w:sz="4" w:space="0" w:color="auto"/>
            </w:tcBorders>
            <w:hideMark/>
          </w:tcPr>
          <w:p w14:paraId="3CC7DA0C"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Obligatoire</w:t>
            </w:r>
          </w:p>
        </w:tc>
      </w:tr>
      <w:tr w:rsidR="00656683" w:rsidRPr="00083BB4" w14:paraId="0F9F16BC"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03F5D016" w14:textId="77777777" w:rsidR="00656683" w:rsidRPr="00083BB4"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Origine Collecteur</w:t>
            </w:r>
          </w:p>
        </w:tc>
        <w:tc>
          <w:tcPr>
            <w:tcW w:w="6220" w:type="dxa"/>
            <w:tcBorders>
              <w:top w:val="nil"/>
              <w:left w:val="nil"/>
              <w:bottom w:val="single" w:sz="4" w:space="0" w:color="auto"/>
              <w:right w:val="single" w:sz="4" w:space="0" w:color="auto"/>
            </w:tcBorders>
            <w:hideMark/>
          </w:tcPr>
          <w:p w14:paraId="083C9491" w14:textId="77777777" w:rsidR="002423D9"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Valeurs </w:t>
            </w:r>
            <w:proofErr w:type="gramStart"/>
            <w:r>
              <w:rPr>
                <w:rFonts w:ascii="Calibri" w:eastAsia="Times New Roman" w:hAnsi="Calibri" w:cs="Calibri"/>
                <w:color w:val="000000"/>
                <w:sz w:val="18"/>
                <w:szCs w:val="18"/>
                <w:lang w:eastAsia="fr-FR"/>
              </w:rPr>
              <w:t>possibles:</w:t>
            </w:r>
            <w:proofErr w:type="gramEnd"/>
            <w:r>
              <w:rPr>
                <w:rFonts w:ascii="Calibri" w:eastAsia="Times New Roman" w:hAnsi="Calibri" w:cs="Calibri"/>
                <w:color w:val="000000"/>
                <w:sz w:val="18"/>
                <w:szCs w:val="18"/>
                <w:lang w:eastAsia="fr-FR"/>
              </w:rPr>
              <w:t xml:space="preserve"> "SDG", "WB", et "RA" (valeur par défaut "RA".</w:t>
            </w:r>
          </w:p>
          <w:p w14:paraId="171C3779" w14:textId="77777777" w:rsidR="00656683" w:rsidRPr="00897173"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Valeur du champ reprise de </w:t>
            </w:r>
            <w:proofErr w:type="spellStart"/>
            <w:r>
              <w:rPr>
                <w:rFonts w:ascii="Calibri" w:eastAsia="Times New Roman" w:hAnsi="Calibri" w:cs="Calibri"/>
                <w:color w:val="000000"/>
                <w:sz w:val="18"/>
                <w:szCs w:val="18"/>
                <w:lang w:eastAsia="fr-FR"/>
              </w:rPr>
              <w:t>MegaTrade</w:t>
            </w:r>
            <w:proofErr w:type="spellEnd"/>
            <w:r>
              <w:rPr>
                <w:rFonts w:ascii="Calibri" w:eastAsia="Times New Roman" w:hAnsi="Calibri" w:cs="Calibri"/>
                <w:color w:val="000000"/>
                <w:sz w:val="18"/>
                <w:szCs w:val="18"/>
                <w:lang w:eastAsia="fr-FR"/>
              </w:rPr>
              <w:t xml:space="preserve"> (pour les </w:t>
            </w:r>
            <w:proofErr w:type="spellStart"/>
            <w:r>
              <w:rPr>
                <w:rFonts w:ascii="Calibri" w:eastAsia="Times New Roman" w:hAnsi="Calibri" w:cs="Calibri"/>
                <w:color w:val="000000"/>
                <w:sz w:val="18"/>
                <w:szCs w:val="18"/>
                <w:lang w:eastAsia="fr-FR"/>
              </w:rPr>
              <w:t>IRLs</w:t>
            </w:r>
            <w:proofErr w:type="spellEnd"/>
            <w:r>
              <w:rPr>
                <w:rFonts w:ascii="Calibri" w:eastAsia="Times New Roman" w:hAnsi="Calibri" w:cs="Calibri"/>
                <w:color w:val="000000"/>
                <w:sz w:val="18"/>
                <w:szCs w:val="18"/>
                <w:lang w:eastAsia="fr-FR"/>
              </w:rPr>
              <w:t xml:space="preserve"> déversées dans </w:t>
            </w:r>
            <w:proofErr w:type="spellStart"/>
            <w:r>
              <w:rPr>
                <w:rFonts w:ascii="Calibri" w:eastAsia="Times New Roman" w:hAnsi="Calibri" w:cs="Calibri"/>
                <w:color w:val="000000"/>
                <w:sz w:val="18"/>
                <w:szCs w:val="18"/>
                <w:lang w:eastAsia="fr-FR"/>
              </w:rPr>
              <w:t>MegaCustody</w:t>
            </w:r>
            <w:proofErr w:type="spellEnd"/>
            <w:r>
              <w:rPr>
                <w:rFonts w:ascii="Calibri" w:eastAsia="Times New Roman" w:hAnsi="Calibri" w:cs="Calibri"/>
                <w:color w:val="000000"/>
                <w:sz w:val="18"/>
                <w:szCs w:val="18"/>
                <w:lang w:eastAsia="fr-FR"/>
              </w:rPr>
              <w:t xml:space="preserve"> de </w:t>
            </w:r>
            <w:proofErr w:type="spellStart"/>
            <w:r>
              <w:rPr>
                <w:rFonts w:ascii="Calibri" w:eastAsia="Times New Roman" w:hAnsi="Calibri" w:cs="Calibri"/>
                <w:color w:val="000000"/>
                <w:sz w:val="18"/>
                <w:szCs w:val="18"/>
                <w:lang w:eastAsia="fr-FR"/>
              </w:rPr>
              <w:t>Meg</w:t>
            </w:r>
            <w:r w:rsidR="003C7B50">
              <w:rPr>
                <w:rFonts w:ascii="Calibri" w:eastAsia="Times New Roman" w:hAnsi="Calibri" w:cs="Calibri"/>
                <w:color w:val="000000"/>
                <w:sz w:val="18"/>
                <w:szCs w:val="18"/>
                <w:lang w:eastAsia="fr-FR"/>
              </w:rPr>
              <w:t>a</w:t>
            </w:r>
            <w:r>
              <w:rPr>
                <w:rFonts w:ascii="Calibri" w:eastAsia="Times New Roman" w:hAnsi="Calibri" w:cs="Calibri"/>
                <w:color w:val="000000"/>
                <w:sz w:val="18"/>
                <w:szCs w:val="18"/>
                <w:lang w:eastAsia="fr-FR"/>
              </w:rPr>
              <w:t>Trade</w:t>
            </w:r>
            <w:proofErr w:type="spellEnd"/>
            <w:r>
              <w:rPr>
                <w:rFonts w:ascii="Calibri" w:eastAsia="Times New Roman" w:hAnsi="Calibri" w:cs="Calibri"/>
                <w:color w:val="000000"/>
                <w:sz w:val="18"/>
                <w:szCs w:val="18"/>
                <w:lang w:eastAsia="fr-FR"/>
              </w:rPr>
              <w:t xml:space="preserve">) ou saisie manuellement par l'utilisateur (pour </w:t>
            </w:r>
            <w:proofErr w:type="gramStart"/>
            <w:r>
              <w:rPr>
                <w:rFonts w:ascii="Calibri" w:eastAsia="Times New Roman" w:hAnsi="Calibri" w:cs="Calibri"/>
                <w:color w:val="000000"/>
                <w:sz w:val="18"/>
                <w:szCs w:val="18"/>
                <w:lang w:eastAsia="fr-FR"/>
              </w:rPr>
              <w:t>la saisies manuelle</w:t>
            </w:r>
            <w:proofErr w:type="gramEnd"/>
            <w:r>
              <w:rPr>
                <w:rFonts w:ascii="Calibri" w:eastAsia="Times New Roman" w:hAnsi="Calibri" w:cs="Calibri"/>
                <w:color w:val="000000"/>
                <w:sz w:val="18"/>
                <w:szCs w:val="18"/>
                <w:lang w:eastAsia="fr-FR"/>
              </w:rPr>
              <w:t xml:space="preserve"> dans </w:t>
            </w:r>
            <w:proofErr w:type="spellStart"/>
            <w:r>
              <w:rPr>
                <w:rFonts w:ascii="Calibri" w:eastAsia="Times New Roman" w:hAnsi="Calibri" w:cs="Calibri"/>
                <w:color w:val="000000"/>
                <w:sz w:val="18"/>
                <w:szCs w:val="18"/>
                <w:lang w:eastAsia="fr-FR"/>
              </w:rPr>
              <w:t>MegaCustody</w:t>
            </w:r>
            <w:proofErr w:type="spellEnd"/>
            <w:r>
              <w:rPr>
                <w:rFonts w:ascii="Calibri" w:eastAsia="Times New Roman" w:hAnsi="Calibri" w:cs="Calibri"/>
                <w:color w:val="000000"/>
                <w:sz w:val="18"/>
                <w:szCs w:val="18"/>
                <w:lang w:eastAsia="fr-FR"/>
              </w:rPr>
              <w:t xml:space="preserve">). Ce champ est sans le moindre impact sur le processus. </w:t>
            </w:r>
          </w:p>
        </w:tc>
        <w:tc>
          <w:tcPr>
            <w:tcW w:w="1800" w:type="dxa"/>
            <w:tcBorders>
              <w:top w:val="nil"/>
              <w:left w:val="nil"/>
              <w:bottom w:val="single" w:sz="4" w:space="0" w:color="auto"/>
              <w:right w:val="single" w:sz="4" w:space="0" w:color="auto"/>
            </w:tcBorders>
            <w:hideMark/>
          </w:tcPr>
          <w:p w14:paraId="3088EAA9" w14:textId="77777777" w:rsidR="00656683" w:rsidRPr="00083BB4" w:rsidRDefault="002423D9" w:rsidP="00083BB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r w:rsidR="00083BB4" w:rsidRPr="00083BB4" w14:paraId="1B57E906" w14:textId="77777777" w:rsidTr="00083BB4">
        <w:trPr>
          <w:trHeight w:val="240"/>
        </w:trPr>
        <w:tc>
          <w:tcPr>
            <w:tcW w:w="1920" w:type="dxa"/>
            <w:tcBorders>
              <w:top w:val="nil"/>
              <w:left w:val="single" w:sz="4" w:space="0" w:color="auto"/>
              <w:bottom w:val="single" w:sz="4" w:space="0" w:color="auto"/>
              <w:right w:val="single" w:sz="4" w:space="0" w:color="auto"/>
            </w:tcBorders>
            <w:hideMark/>
          </w:tcPr>
          <w:p w14:paraId="6537ECC2"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Commen</w:t>
            </w:r>
            <w:r w:rsidR="000D2822">
              <w:rPr>
                <w:rFonts w:ascii="Calibri" w:eastAsia="Times New Roman" w:hAnsi="Calibri" w:cs="Calibri"/>
                <w:color w:val="000000"/>
                <w:sz w:val="18"/>
                <w:szCs w:val="18"/>
                <w:lang w:eastAsia="fr-FR"/>
              </w:rPr>
              <w:t>t</w:t>
            </w:r>
            <w:r w:rsidRPr="00083BB4">
              <w:rPr>
                <w:rFonts w:ascii="Calibri" w:eastAsia="Times New Roman" w:hAnsi="Calibri" w:cs="Calibri"/>
                <w:color w:val="000000"/>
                <w:sz w:val="18"/>
                <w:szCs w:val="18"/>
                <w:lang w:eastAsia="fr-FR"/>
              </w:rPr>
              <w:t>aire</w:t>
            </w:r>
          </w:p>
        </w:tc>
        <w:tc>
          <w:tcPr>
            <w:tcW w:w="6220" w:type="dxa"/>
            <w:tcBorders>
              <w:top w:val="nil"/>
              <w:left w:val="nil"/>
              <w:bottom w:val="single" w:sz="4" w:space="0" w:color="auto"/>
              <w:right w:val="single" w:sz="4" w:space="0" w:color="auto"/>
            </w:tcBorders>
            <w:hideMark/>
          </w:tcPr>
          <w:p w14:paraId="2D82ACBD"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Champ libre de saisie</w:t>
            </w:r>
          </w:p>
        </w:tc>
        <w:tc>
          <w:tcPr>
            <w:tcW w:w="1800" w:type="dxa"/>
            <w:tcBorders>
              <w:top w:val="nil"/>
              <w:left w:val="nil"/>
              <w:bottom w:val="single" w:sz="4" w:space="0" w:color="auto"/>
              <w:right w:val="single" w:sz="4" w:space="0" w:color="auto"/>
            </w:tcBorders>
            <w:hideMark/>
          </w:tcPr>
          <w:p w14:paraId="09299579" w14:textId="77777777" w:rsidR="00083BB4" w:rsidRPr="00083BB4" w:rsidRDefault="00083BB4" w:rsidP="00083BB4">
            <w:pPr>
              <w:spacing w:line="240" w:lineRule="auto"/>
              <w:rPr>
                <w:rFonts w:ascii="Calibri" w:eastAsia="Times New Roman" w:hAnsi="Calibri" w:cs="Calibri"/>
                <w:color w:val="000000"/>
                <w:sz w:val="18"/>
                <w:szCs w:val="18"/>
                <w:lang w:eastAsia="fr-FR"/>
              </w:rPr>
            </w:pPr>
            <w:r w:rsidRPr="00083BB4">
              <w:rPr>
                <w:rFonts w:ascii="Calibri" w:eastAsia="Times New Roman" w:hAnsi="Calibri" w:cs="Calibri"/>
                <w:color w:val="000000"/>
                <w:sz w:val="18"/>
                <w:szCs w:val="18"/>
                <w:lang w:eastAsia="fr-FR"/>
              </w:rPr>
              <w:t>Optionnel</w:t>
            </w:r>
          </w:p>
        </w:tc>
      </w:tr>
    </w:tbl>
    <w:p w14:paraId="16934926" w14:textId="77777777" w:rsidR="004A609F" w:rsidRDefault="004A609F" w:rsidP="00AB0B8E">
      <w:pPr>
        <w:pStyle w:val="ListParagraph"/>
        <w:spacing w:before="240" w:after="240" w:line="240" w:lineRule="auto"/>
        <w:ind w:left="0" w:right="142"/>
        <w:rPr>
          <w:highlight w:val="red"/>
        </w:rPr>
      </w:pPr>
    </w:p>
    <w:p w14:paraId="2B69F299" w14:textId="77777777" w:rsidR="00DE4B92" w:rsidRPr="00057D2E" w:rsidRDefault="00057D2E" w:rsidP="00057D2E">
      <w:pPr>
        <w:pStyle w:val="Heading4"/>
      </w:pPr>
      <w:r>
        <w:t>Contrôle règles métier</w:t>
      </w:r>
    </w:p>
    <w:p w14:paraId="1A8CAF7A" w14:textId="77777777" w:rsidR="00D500F0" w:rsidRPr="00EB097B" w:rsidRDefault="00D500F0" w:rsidP="00D500F0">
      <w:pPr>
        <w:pStyle w:val="ListParagraph"/>
        <w:spacing w:before="240" w:after="240" w:line="240" w:lineRule="auto"/>
        <w:ind w:left="0" w:right="142"/>
      </w:pPr>
      <w:r w:rsidRPr="00EB097B">
        <w:t xml:space="preserve">A la création de l'IRL, le système applique une liste de contrôles applicatifs de règle métier. Si les règles ne sont pas respectées, le système génère l'IRL dans un statut "Incomplet" avec le (ou les) </w:t>
      </w:r>
      <w:r w:rsidRPr="00EB097B">
        <w:lastRenderedPageBreak/>
        <w:t>message(s) d'erreur (voir liste ci-dessous). L'utilisateur peut "réparer" son instruction et la recycler ou rejeter L'IRL manuellement.</w:t>
      </w:r>
    </w:p>
    <w:tbl>
      <w:tblPr>
        <w:tblW w:w="7800" w:type="dxa"/>
        <w:jc w:val="center"/>
        <w:tblCellMar>
          <w:left w:w="70" w:type="dxa"/>
          <w:right w:w="70" w:type="dxa"/>
        </w:tblCellMar>
        <w:tblLook w:val="04A0" w:firstRow="1" w:lastRow="0" w:firstColumn="1" w:lastColumn="0" w:noHBand="0" w:noVBand="1"/>
      </w:tblPr>
      <w:tblGrid>
        <w:gridCol w:w="7800"/>
      </w:tblGrid>
      <w:tr w:rsidR="0034542F" w:rsidRPr="0034542F" w14:paraId="55B5D583" w14:textId="77777777" w:rsidTr="0034542F">
        <w:trPr>
          <w:trHeight w:val="300"/>
          <w:jc w:val="center"/>
        </w:trPr>
        <w:tc>
          <w:tcPr>
            <w:tcW w:w="7800" w:type="dxa"/>
            <w:tcBorders>
              <w:top w:val="single" w:sz="4" w:space="0" w:color="auto"/>
              <w:left w:val="single" w:sz="4" w:space="0" w:color="auto"/>
              <w:bottom w:val="single" w:sz="4" w:space="0" w:color="auto"/>
              <w:right w:val="single" w:sz="4" w:space="0" w:color="auto"/>
            </w:tcBorders>
            <w:shd w:val="clear" w:color="000000" w:fill="BFBFBF"/>
            <w:hideMark/>
          </w:tcPr>
          <w:p w14:paraId="22349145" w14:textId="77777777" w:rsidR="0034542F" w:rsidRPr="0034542F" w:rsidRDefault="0034542F" w:rsidP="0034542F">
            <w:pPr>
              <w:spacing w:line="240" w:lineRule="auto"/>
              <w:rPr>
                <w:rFonts w:ascii="Calibri" w:eastAsia="Times New Roman" w:hAnsi="Calibri" w:cs="Calibri"/>
                <w:b/>
                <w:bCs/>
                <w:color w:val="000000"/>
                <w:sz w:val="20"/>
                <w:szCs w:val="20"/>
                <w:lang w:eastAsia="fr-FR"/>
              </w:rPr>
            </w:pPr>
            <w:r w:rsidRPr="0034542F">
              <w:rPr>
                <w:rFonts w:ascii="Calibri" w:eastAsia="Times New Roman" w:hAnsi="Calibri" w:cs="Calibri"/>
                <w:b/>
                <w:bCs/>
                <w:color w:val="000000"/>
                <w:sz w:val="20"/>
                <w:szCs w:val="20"/>
                <w:lang w:eastAsia="fr-FR"/>
              </w:rPr>
              <w:t>Message d'erreur</w:t>
            </w:r>
          </w:p>
        </w:tc>
      </w:tr>
      <w:tr w:rsidR="0034542F" w:rsidRPr="0034542F" w14:paraId="3FBDBC47"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BCCED70"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client n'est pas éligible pour cette transaction</w:t>
            </w:r>
          </w:p>
        </w:tc>
      </w:tr>
      <w:tr w:rsidR="0034542F" w:rsidRPr="0034542F" w14:paraId="50B897C7"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6CECBA6B" w14:textId="77777777" w:rsidR="0034542F" w:rsidRPr="0034542F" w:rsidRDefault="0034542F" w:rsidP="0034542F">
            <w:pPr>
              <w:spacing w:line="240" w:lineRule="auto"/>
              <w:rPr>
                <w:rFonts w:ascii="Calibri" w:eastAsia="Times New Roman" w:hAnsi="Calibri" w:cs="Calibri"/>
                <w:color w:val="000000"/>
                <w:sz w:val="20"/>
                <w:szCs w:val="20"/>
                <w:lang w:eastAsia="fr-FR"/>
              </w:rPr>
            </w:pPr>
            <w:proofErr w:type="gramStart"/>
            <w:r w:rsidRPr="0034542F">
              <w:rPr>
                <w:rFonts w:ascii="Calibri" w:eastAsia="Times New Roman" w:hAnsi="Calibri" w:cs="Calibri"/>
                <w:color w:val="000000"/>
                <w:sz w:val="20"/>
                <w:szCs w:val="20"/>
                <w:lang w:eastAsia="fr-FR"/>
              </w:rPr>
              <w:t>Quantité:</w:t>
            </w:r>
            <w:proofErr w:type="gramEnd"/>
            <w:r w:rsidRPr="0034542F">
              <w:rPr>
                <w:rFonts w:ascii="Calibri" w:eastAsia="Times New Roman" w:hAnsi="Calibri" w:cs="Calibri"/>
                <w:color w:val="000000"/>
                <w:sz w:val="20"/>
                <w:szCs w:val="20"/>
                <w:lang w:eastAsia="fr-FR"/>
              </w:rPr>
              <w:t xml:space="preserve"> Le maximum de décimales </w:t>
            </w:r>
            <w:proofErr w:type="gramStart"/>
            <w:r w:rsidRPr="0034542F">
              <w:rPr>
                <w:rFonts w:ascii="Calibri" w:eastAsia="Times New Roman" w:hAnsi="Calibri" w:cs="Calibri"/>
                <w:color w:val="000000"/>
                <w:sz w:val="20"/>
                <w:szCs w:val="20"/>
                <w:lang w:eastAsia="fr-FR"/>
              </w:rPr>
              <w:t>autorisées:</w:t>
            </w:r>
            <w:proofErr w:type="gramEnd"/>
            <w:r w:rsidRPr="0034542F">
              <w:rPr>
                <w:rFonts w:ascii="Calibri" w:eastAsia="Times New Roman" w:hAnsi="Calibri" w:cs="Calibri"/>
                <w:color w:val="000000"/>
                <w:sz w:val="20"/>
                <w:szCs w:val="20"/>
                <w:lang w:eastAsia="fr-FR"/>
              </w:rPr>
              <w:t xml:space="preserve"> 0 pour les SICAV/ 3 pour les FCP</w:t>
            </w:r>
          </w:p>
        </w:tc>
      </w:tr>
      <w:tr w:rsidR="0034542F" w:rsidRPr="0034542F" w14:paraId="1F59027A"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4A37F57"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Un client ND ne peut instruire que des RF/DF »</w:t>
            </w:r>
          </w:p>
        </w:tc>
      </w:tr>
      <w:tr w:rsidR="0034542F" w:rsidRPr="0034542F" w14:paraId="60F6DA2D"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4C0BBF1"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du bénéficiaire est non saisi.</w:t>
            </w:r>
          </w:p>
        </w:tc>
      </w:tr>
      <w:tr w:rsidR="0034542F" w:rsidRPr="0034542F" w14:paraId="618DD936"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791CD114"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du client n'est pas actif</w:t>
            </w:r>
          </w:p>
        </w:tc>
      </w:tr>
      <w:tr w:rsidR="0034542F" w:rsidRPr="0034542F" w14:paraId="46B540EF"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19D2CAA8"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Compte titre ne correspond pas au client saisi</w:t>
            </w:r>
          </w:p>
        </w:tc>
      </w:tr>
      <w:tr w:rsidR="0034542F" w:rsidRPr="0034542F" w14:paraId="49770F3D"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288E99E"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Cash n'est pas éligible au compte titres</w:t>
            </w:r>
          </w:p>
        </w:tc>
      </w:tr>
      <w:tr w:rsidR="0034542F" w:rsidRPr="0034542F" w14:paraId="7E203E14"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779083E1"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quantité ne doit pas être négative</w:t>
            </w:r>
          </w:p>
        </w:tc>
      </w:tr>
      <w:tr w:rsidR="0034542F" w:rsidRPr="0034542F" w14:paraId="666C2383"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5FA8279"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valeur doit être un fond.</w:t>
            </w:r>
          </w:p>
        </w:tc>
      </w:tr>
      <w:tr w:rsidR="0034542F" w:rsidRPr="0034542F" w14:paraId="289978BA"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D9B4456"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dépositaire n'est pas éligible à la place de dénouement</w:t>
            </w:r>
          </w:p>
        </w:tc>
      </w:tr>
      <w:tr w:rsidR="0034542F" w:rsidRPr="0034542F" w14:paraId="36840836"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2B9371D"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devise de dénouement est différente de celle associée à l'instrument financier</w:t>
            </w:r>
          </w:p>
        </w:tc>
      </w:tr>
      <w:tr w:rsidR="0034542F" w:rsidRPr="0034542F" w14:paraId="4B4EE37B"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023BCDB2"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brut ne doit pas être négatif</w:t>
            </w:r>
          </w:p>
        </w:tc>
      </w:tr>
      <w:tr w:rsidR="0034542F" w:rsidRPr="0034542F" w14:paraId="54DDCA0E"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C79B9E8"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des frais de RL ne doit pas être négatif</w:t>
            </w:r>
          </w:p>
        </w:tc>
      </w:tr>
      <w:tr w:rsidR="0034542F" w:rsidRPr="0034542F" w14:paraId="3CB62672"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B9D4D95"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net ne doit pas être négatif</w:t>
            </w:r>
          </w:p>
        </w:tc>
      </w:tr>
      <w:tr w:rsidR="0034542F" w:rsidRPr="0034542F" w14:paraId="62B9585B"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2EDAAAC"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place de dénouement est différente de celle associée au titre</w:t>
            </w:r>
          </w:p>
        </w:tc>
      </w:tr>
      <w:tr w:rsidR="0034542F" w:rsidRPr="0034542F" w14:paraId="67520395"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7B7F8D05"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dénouement ne peut pas dépasser la fenêtre de dénouement</w:t>
            </w:r>
          </w:p>
        </w:tc>
      </w:tr>
      <w:tr w:rsidR="0034542F" w:rsidRPr="0034542F" w14:paraId="1A8D1563"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0605441"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devise du compte espèces est différente de celle de dénouement</w:t>
            </w:r>
          </w:p>
        </w:tc>
      </w:tr>
      <w:tr w:rsidR="0034542F" w:rsidRPr="0034542F" w14:paraId="37283DCF"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317A2D4A"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La date de négociation est un jour </w:t>
            </w:r>
            <w:proofErr w:type="gramStart"/>
            <w:r w:rsidRPr="0034542F">
              <w:rPr>
                <w:rFonts w:ascii="Calibri" w:eastAsia="Times New Roman" w:hAnsi="Calibri" w:cs="Calibri"/>
                <w:color w:val="000000"/>
                <w:sz w:val="20"/>
                <w:szCs w:val="20"/>
                <w:lang w:eastAsia="fr-FR"/>
              </w:rPr>
              <w:t>férié</w:t>
            </w:r>
            <w:proofErr w:type="gramEnd"/>
          </w:p>
        </w:tc>
      </w:tr>
      <w:tr w:rsidR="0034542F" w:rsidRPr="0034542F" w14:paraId="032F3F84"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1DD80472"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négociation doit être inférieure ou égale à la date du jour</w:t>
            </w:r>
          </w:p>
        </w:tc>
      </w:tr>
      <w:tr w:rsidR="0034542F" w:rsidRPr="0034542F" w14:paraId="2B9C2A11"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46A463F9"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date de négociation doit être inférieure à celle de dénouement</w:t>
            </w:r>
          </w:p>
        </w:tc>
      </w:tr>
      <w:tr w:rsidR="0034542F" w:rsidRPr="0034542F" w14:paraId="1554AB0E"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1069A28"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titres client est non saisi</w:t>
            </w:r>
          </w:p>
        </w:tc>
      </w:tr>
      <w:tr w:rsidR="0034542F" w:rsidRPr="0034542F" w14:paraId="77B7AE2A"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6C32E63D"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espèces client est non saisi</w:t>
            </w:r>
          </w:p>
        </w:tc>
      </w:tr>
      <w:tr w:rsidR="0034542F" w:rsidRPr="0034542F" w14:paraId="38BCF6F6"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CA172C6"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contrepartie est non saisie</w:t>
            </w:r>
          </w:p>
        </w:tc>
      </w:tr>
      <w:tr w:rsidR="0034542F" w:rsidRPr="0034542F" w14:paraId="7693F50D"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445B1DD3"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quantité est non saisie</w:t>
            </w:r>
          </w:p>
        </w:tc>
      </w:tr>
      <w:tr w:rsidR="0034542F" w:rsidRPr="0034542F" w14:paraId="467D14F4"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52CE5EA"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place de dénouement est non saisie</w:t>
            </w:r>
          </w:p>
        </w:tc>
      </w:tr>
      <w:tr w:rsidR="0034542F" w:rsidRPr="0034542F" w14:paraId="6E37914F"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4799B167"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compte nostro titres est non saisi</w:t>
            </w:r>
          </w:p>
        </w:tc>
      </w:tr>
      <w:tr w:rsidR="0034542F" w:rsidRPr="0034542F" w14:paraId="607EF3E9"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64CE7C2F"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L'instrument financier est non saisi</w:t>
            </w:r>
          </w:p>
        </w:tc>
      </w:tr>
      <w:tr w:rsidR="0034542F" w:rsidRPr="0034542F" w14:paraId="5CF3023A"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01600D83"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La chaîne de dénouement est non saisie</w:t>
            </w:r>
          </w:p>
        </w:tc>
      </w:tr>
      <w:tr w:rsidR="0034542F" w:rsidRPr="0034542F" w14:paraId="0646D5F7"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71A94848"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montant de dénouement ne doit pas être égal à zéro pour les transactions contre paiement.</w:t>
            </w:r>
          </w:p>
        </w:tc>
      </w:tr>
      <w:tr w:rsidR="0034542F" w:rsidRPr="0034542F" w14:paraId="00DBFE8D"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668B161B"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Type de transaction n'est pas saisi</w:t>
            </w:r>
          </w:p>
        </w:tc>
      </w:tr>
      <w:tr w:rsidR="0034542F" w:rsidRPr="0034542F" w14:paraId="152456F6"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12C11A8D"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bénéficiaire n'est pas saisi.</w:t>
            </w:r>
          </w:p>
        </w:tc>
      </w:tr>
      <w:tr w:rsidR="0034542F" w:rsidRPr="0034542F" w14:paraId="717834D6"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E28E223"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Place de dénouement n'est pas saisie</w:t>
            </w:r>
          </w:p>
        </w:tc>
      </w:tr>
      <w:tr w:rsidR="0034542F" w:rsidRPr="0034542F" w14:paraId="4BDCB225"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2B8FEF51"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Agent Livreur n'est pas saisi</w:t>
            </w:r>
          </w:p>
        </w:tc>
      </w:tr>
      <w:tr w:rsidR="0034542F" w:rsidRPr="0034542F" w14:paraId="781FFE37"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6CAB065D"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Chaîne de </w:t>
            </w:r>
            <w:proofErr w:type="gramStart"/>
            <w:r w:rsidRPr="0034542F">
              <w:rPr>
                <w:rFonts w:ascii="Calibri" w:eastAsia="Times New Roman" w:hAnsi="Calibri" w:cs="Calibri"/>
                <w:color w:val="000000"/>
                <w:sz w:val="20"/>
                <w:szCs w:val="20"/>
                <w:lang w:eastAsia="fr-FR"/>
              </w:rPr>
              <w:t>dénouement:</w:t>
            </w:r>
            <w:proofErr w:type="gramEnd"/>
            <w:r w:rsidRPr="0034542F">
              <w:rPr>
                <w:rFonts w:ascii="Calibri" w:eastAsia="Times New Roman" w:hAnsi="Calibri" w:cs="Calibri"/>
                <w:color w:val="000000"/>
                <w:sz w:val="20"/>
                <w:szCs w:val="20"/>
                <w:lang w:eastAsia="fr-FR"/>
              </w:rPr>
              <w:t xml:space="preserve"> Agent Receveur n'est pas saisi</w:t>
            </w:r>
          </w:p>
        </w:tc>
      </w:tr>
      <w:tr w:rsidR="0034542F" w:rsidRPr="0034542F" w14:paraId="09565FD4"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7E687B7D"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Type de quantité incorrect</w:t>
            </w:r>
          </w:p>
        </w:tc>
      </w:tr>
      <w:tr w:rsidR="0034542F" w:rsidRPr="0034542F" w14:paraId="0BEE7AC3"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1A6ED67"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Le Client est affecté à la Blacklist</w:t>
            </w:r>
          </w:p>
        </w:tc>
      </w:tr>
      <w:tr w:rsidR="0034542F" w:rsidRPr="0034542F" w14:paraId="27B9AEF1"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56E8455C"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Référence Client doit être unique par client, par date et par type de transaction</w:t>
            </w:r>
          </w:p>
        </w:tc>
      </w:tr>
      <w:tr w:rsidR="0034542F" w:rsidRPr="0034542F" w14:paraId="582E2E3E" w14:textId="77777777" w:rsidTr="0034542F">
        <w:trPr>
          <w:trHeight w:val="300"/>
          <w:jc w:val="center"/>
        </w:trPr>
        <w:tc>
          <w:tcPr>
            <w:tcW w:w="7800" w:type="dxa"/>
            <w:tcBorders>
              <w:top w:val="nil"/>
              <w:left w:val="single" w:sz="4" w:space="0" w:color="auto"/>
              <w:bottom w:val="single" w:sz="4" w:space="0" w:color="auto"/>
              <w:right w:val="single" w:sz="4" w:space="0" w:color="auto"/>
            </w:tcBorders>
            <w:noWrap/>
            <w:vAlign w:val="bottom"/>
            <w:hideMark/>
          </w:tcPr>
          <w:p w14:paraId="19792932" w14:textId="77777777" w:rsidR="0034542F" w:rsidRPr="0034542F" w:rsidRDefault="0034542F" w:rsidP="0034542F">
            <w:pPr>
              <w:spacing w:line="240" w:lineRule="auto"/>
              <w:rPr>
                <w:rFonts w:ascii="Calibri" w:eastAsia="Times New Roman" w:hAnsi="Calibri" w:cs="Calibri"/>
                <w:color w:val="000000"/>
                <w:sz w:val="20"/>
                <w:szCs w:val="20"/>
                <w:lang w:eastAsia="fr-FR"/>
              </w:rPr>
            </w:pPr>
            <w:r w:rsidRPr="0034542F">
              <w:rPr>
                <w:rFonts w:ascii="Calibri" w:eastAsia="Times New Roman" w:hAnsi="Calibri" w:cs="Calibri"/>
                <w:color w:val="000000"/>
                <w:sz w:val="20"/>
                <w:szCs w:val="20"/>
                <w:lang w:eastAsia="fr-FR"/>
              </w:rPr>
              <w:t xml:space="preserve">La date de dénouement est un jour </w:t>
            </w:r>
            <w:proofErr w:type="gramStart"/>
            <w:r w:rsidRPr="0034542F">
              <w:rPr>
                <w:rFonts w:ascii="Calibri" w:eastAsia="Times New Roman" w:hAnsi="Calibri" w:cs="Calibri"/>
                <w:color w:val="000000"/>
                <w:sz w:val="20"/>
                <w:szCs w:val="20"/>
                <w:lang w:eastAsia="fr-FR"/>
              </w:rPr>
              <w:t>férié</w:t>
            </w:r>
            <w:proofErr w:type="gramEnd"/>
          </w:p>
        </w:tc>
      </w:tr>
    </w:tbl>
    <w:p w14:paraId="7EB0DA82" w14:textId="77777777" w:rsidR="00057D2E" w:rsidRDefault="00057D2E" w:rsidP="00147D8C">
      <w:pPr>
        <w:pStyle w:val="ListParagraph"/>
        <w:spacing w:before="240" w:after="240" w:line="240" w:lineRule="auto"/>
        <w:ind w:left="0" w:right="142"/>
        <w:rPr>
          <w:highlight w:val="yellow"/>
        </w:rPr>
      </w:pPr>
    </w:p>
    <w:p w14:paraId="61BBB332" w14:textId="77777777" w:rsidR="00057D2E" w:rsidRPr="00450A1F" w:rsidRDefault="00057D2E" w:rsidP="00057D2E">
      <w:pPr>
        <w:pStyle w:val="Heading4"/>
      </w:pPr>
      <w:r>
        <w:lastRenderedPageBreak/>
        <w:t>Contrôles provisions</w:t>
      </w:r>
    </w:p>
    <w:p w14:paraId="78D67CAC" w14:textId="77777777" w:rsidR="00687FE8" w:rsidRDefault="00687FE8" w:rsidP="00687FE8">
      <w:pPr>
        <w:spacing w:before="240" w:after="240"/>
        <w:contextualSpacing/>
        <w:rPr>
          <w:b/>
        </w:rPr>
      </w:pPr>
      <w:r w:rsidRPr="0055110F">
        <w:t xml:space="preserve">-Contrôle provision </w:t>
      </w:r>
      <w:proofErr w:type="gramStart"/>
      <w:r w:rsidRPr="0055110F">
        <w:t>titres:</w:t>
      </w:r>
      <w:proofErr w:type="gramEnd"/>
      <w:r w:rsidRPr="0055110F">
        <w:t xml:space="preserve">  Pour </w:t>
      </w:r>
      <w:proofErr w:type="gramStart"/>
      <w:r w:rsidRPr="0055110F">
        <w:t>les opération</w:t>
      </w:r>
      <w:proofErr w:type="gramEnd"/>
      <w:r w:rsidRPr="0055110F">
        <w:t xml:space="preserve"> de vente ferme, le système applique un contrôle sur la disponibilité des titres sur la base de la</w:t>
      </w:r>
    </w:p>
    <w:p w14:paraId="5779C7D2" w14:textId="77777777" w:rsidR="00687FE8" w:rsidRDefault="00687FE8" w:rsidP="00687FE8">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xml:space="preserve">- </w:t>
      </w:r>
      <w:proofErr w:type="gramStart"/>
      <w:r>
        <w:rPr>
          <w:b/>
        </w:rPr>
        <w:t>Ventes</w:t>
      </w:r>
      <w:r w:rsidRPr="0055110F">
        <w:rPr>
          <w:b/>
        </w:rPr>
        <w:t>»</w:t>
      </w:r>
      <w:proofErr w:type="gramEnd"/>
      <w:r w:rsidRPr="0055110F">
        <w:t>.</w:t>
      </w:r>
    </w:p>
    <w:p w14:paraId="75F3AE82" w14:textId="77777777" w:rsidR="00687FE8" w:rsidRDefault="00687FE8" w:rsidP="00687FE8">
      <w:pPr>
        <w:spacing w:before="240" w:after="240"/>
        <w:contextualSpacing/>
      </w:pPr>
      <w:r>
        <w:t xml:space="preserve"> Ventes comprennent :</w:t>
      </w:r>
    </w:p>
    <w:p w14:paraId="207AAEA9" w14:textId="77777777" w:rsidR="00ED4525" w:rsidRDefault="00ED4525" w:rsidP="00ED4525">
      <w:pPr>
        <w:spacing w:before="240" w:after="240"/>
        <w:contextualSpacing/>
      </w:pPr>
      <w:r>
        <w:tab/>
        <w:t>-Ventes « Validés » en attente d’exécution sur le carnet d’ordres (</w:t>
      </w:r>
      <w:proofErr w:type="spellStart"/>
      <w:r>
        <w:t>MegaTrade</w:t>
      </w:r>
      <w:proofErr w:type="spellEnd"/>
      <w:r>
        <w:t>)</w:t>
      </w:r>
    </w:p>
    <w:p w14:paraId="1D8B3F92" w14:textId="77777777" w:rsidR="00ED4525" w:rsidRDefault="00ED4525" w:rsidP="00ED4525">
      <w:pPr>
        <w:spacing w:before="240" w:after="240"/>
        <w:contextualSpacing/>
      </w:pPr>
      <w:r>
        <w:tab/>
        <w:t>-Ventes « Exécutés » sur le carnet d’ordres (</w:t>
      </w:r>
      <w:proofErr w:type="spellStart"/>
      <w:r>
        <w:t>MegaTrade</w:t>
      </w:r>
      <w:proofErr w:type="spellEnd"/>
      <w:r>
        <w:t>)</w:t>
      </w:r>
    </w:p>
    <w:p w14:paraId="02128408" w14:textId="77777777" w:rsidR="00687FE8" w:rsidRDefault="00687FE8" w:rsidP="00687FE8">
      <w:pPr>
        <w:spacing w:before="240" w:after="240"/>
        <w:contextualSpacing/>
      </w:pPr>
      <w:r>
        <w:tab/>
        <w:t>- Vente</w:t>
      </w:r>
      <w:r w:rsidR="00ED4525">
        <w:t>s</w:t>
      </w:r>
      <w:r>
        <w:t xml:space="preserve"> « Instruits » (</w:t>
      </w:r>
      <w:proofErr w:type="spellStart"/>
      <w:r>
        <w:t>MegaCustody</w:t>
      </w:r>
      <w:proofErr w:type="spellEnd"/>
      <w:r>
        <w:t>)</w:t>
      </w:r>
    </w:p>
    <w:p w14:paraId="1B5FDF08" w14:textId="77777777" w:rsidR="00687FE8" w:rsidRPr="0055110F" w:rsidRDefault="00687FE8" w:rsidP="00687FE8">
      <w:pPr>
        <w:spacing w:before="240" w:after="240"/>
        <w:contextualSpacing/>
      </w:pPr>
      <w:r>
        <w:tab/>
        <w:t xml:space="preserve">- Ventes « Appariés </w:t>
      </w:r>
      <w:proofErr w:type="gramStart"/>
      <w:r>
        <w:t>»  (</w:t>
      </w:r>
      <w:proofErr w:type="spellStart"/>
      <w:proofErr w:type="gramEnd"/>
      <w:r>
        <w:t>MegaCustody</w:t>
      </w:r>
      <w:proofErr w:type="spellEnd"/>
      <w:r>
        <w:t>)</w:t>
      </w:r>
    </w:p>
    <w:p w14:paraId="47FBEB42" w14:textId="77777777" w:rsidR="00687FE8" w:rsidRPr="0055110F" w:rsidRDefault="00687FE8" w:rsidP="00687FE8">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w:t>
      </w:r>
      <w:proofErr w:type="gramStart"/>
      <w:r w:rsidRPr="0055110F">
        <w:t>à  l'appariement</w:t>
      </w:r>
      <w:proofErr w:type="gramEnd"/>
      <w:r w:rsidRPr="0055110F">
        <w:t xml:space="preserve"> au dénouement avec le même contexte :</w:t>
      </w:r>
      <w:proofErr w:type="gramStart"/>
      <w:r w:rsidRPr="0055110F">
        <w:rPr>
          <w:b/>
        </w:rPr>
        <w:t xml:space="preserve"> «Position</w:t>
      </w:r>
      <w:proofErr w:type="gramEnd"/>
      <w:r w:rsidRPr="0055110F">
        <w:rPr>
          <w:b/>
        </w:rPr>
        <w:t xml:space="preserve"> d</w:t>
      </w:r>
      <w:r>
        <w:rPr>
          <w:b/>
        </w:rPr>
        <w:t>isponible</w:t>
      </w:r>
      <w:r w:rsidRPr="0055110F">
        <w:rPr>
          <w:b/>
        </w:rPr>
        <w:t xml:space="preserve"> »</w:t>
      </w:r>
      <w:r w:rsidRPr="0055110F">
        <w:t>.</w:t>
      </w:r>
    </w:p>
    <w:p w14:paraId="267D1A0C" w14:textId="77777777" w:rsidR="00526979" w:rsidRDefault="00526979" w:rsidP="00687FE8">
      <w:pPr>
        <w:spacing w:before="240" w:after="240" w:line="240" w:lineRule="auto"/>
        <w:ind w:right="142"/>
      </w:pPr>
    </w:p>
    <w:p w14:paraId="285CF462" w14:textId="77777777" w:rsidR="00057D2E" w:rsidRPr="00450A1F" w:rsidRDefault="00057D2E" w:rsidP="00057D2E">
      <w:pPr>
        <w:pStyle w:val="Heading4"/>
      </w:pPr>
      <w:r>
        <w:t xml:space="preserve">Génération de l'IRL client et postage des </w:t>
      </w:r>
      <w:proofErr w:type="gramStart"/>
      <w:r>
        <w:t>flux:</w:t>
      </w:r>
      <w:proofErr w:type="gramEnd"/>
      <w:r>
        <w:t xml:space="preserve"> mouvement titres, espèces, CGC</w:t>
      </w:r>
    </w:p>
    <w:p w14:paraId="11182C05" w14:textId="77777777" w:rsidR="00BD52BB" w:rsidRPr="004C764F" w:rsidRDefault="00BD52BB" w:rsidP="00BD52BB">
      <w:pPr>
        <w:spacing w:before="240" w:after="240" w:line="240" w:lineRule="auto"/>
        <w:ind w:right="142"/>
      </w:pPr>
      <w:r w:rsidRPr="004C764F">
        <w:t>Une fois tous les contrôles sont vérifiés, le système génère un mouvement titres client dans un statut "Instruit". Le mouvement évolue selon l'évolution du cycle de vie de l'IRL.</w:t>
      </w:r>
    </w:p>
    <w:tbl>
      <w:tblPr>
        <w:tblW w:w="9040" w:type="dxa"/>
        <w:tblInd w:w="55" w:type="dxa"/>
        <w:tblCellMar>
          <w:left w:w="70" w:type="dxa"/>
          <w:right w:w="70" w:type="dxa"/>
        </w:tblCellMar>
        <w:tblLook w:val="04A0" w:firstRow="1" w:lastRow="0" w:firstColumn="1" w:lastColumn="0" w:noHBand="0" w:noVBand="1"/>
      </w:tblPr>
      <w:tblGrid>
        <w:gridCol w:w="2980"/>
        <w:gridCol w:w="6060"/>
      </w:tblGrid>
      <w:tr w:rsidR="00BD52BB" w:rsidRPr="00E473BD" w14:paraId="109F72F5" w14:textId="77777777" w:rsidTr="00816261">
        <w:trPr>
          <w:trHeight w:val="300"/>
        </w:trPr>
        <w:tc>
          <w:tcPr>
            <w:tcW w:w="2980" w:type="dxa"/>
            <w:tcBorders>
              <w:top w:val="single" w:sz="4" w:space="0" w:color="auto"/>
              <w:left w:val="single" w:sz="4" w:space="0" w:color="auto"/>
              <w:bottom w:val="single" w:sz="4" w:space="0" w:color="auto"/>
              <w:right w:val="single" w:sz="4" w:space="0" w:color="auto"/>
            </w:tcBorders>
            <w:shd w:val="clear" w:color="000000" w:fill="BFBFBF"/>
            <w:hideMark/>
          </w:tcPr>
          <w:p w14:paraId="675D7C2E" w14:textId="77777777" w:rsidR="00BD52BB" w:rsidRPr="00E473BD" w:rsidRDefault="00BD52BB" w:rsidP="00816261">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Pr>
                <w:rFonts w:ascii="Calibri" w:eastAsia="Times New Roman" w:hAnsi="Calibri" w:cs="Calibri"/>
                <w:b/>
                <w:bCs/>
                <w:color w:val="000000"/>
                <w:sz w:val="20"/>
                <w:szCs w:val="20"/>
                <w:lang w:eastAsia="fr-FR"/>
              </w:rPr>
              <w:t xml:space="preserve"> client</w:t>
            </w:r>
          </w:p>
        </w:tc>
        <w:tc>
          <w:tcPr>
            <w:tcW w:w="6060" w:type="dxa"/>
            <w:tcBorders>
              <w:top w:val="single" w:sz="4" w:space="0" w:color="auto"/>
              <w:left w:val="nil"/>
              <w:bottom w:val="single" w:sz="4" w:space="0" w:color="auto"/>
              <w:right w:val="single" w:sz="4" w:space="0" w:color="auto"/>
            </w:tcBorders>
            <w:shd w:val="clear" w:color="000000" w:fill="BFBFBF"/>
            <w:hideMark/>
          </w:tcPr>
          <w:p w14:paraId="0871CBAD" w14:textId="77777777" w:rsidR="00BD52BB" w:rsidRPr="00E473BD" w:rsidRDefault="00BD52BB" w:rsidP="00816261">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BD52BB" w:rsidRPr="00E473BD" w14:paraId="0146055A"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5009E2F1"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Incomplet</w:t>
            </w:r>
          </w:p>
        </w:tc>
        <w:tc>
          <w:tcPr>
            <w:tcW w:w="6060" w:type="dxa"/>
            <w:tcBorders>
              <w:top w:val="nil"/>
              <w:left w:val="nil"/>
              <w:bottom w:val="single" w:sz="4" w:space="0" w:color="auto"/>
              <w:right w:val="single" w:sz="4" w:space="0" w:color="auto"/>
            </w:tcBorders>
            <w:hideMark/>
          </w:tcPr>
          <w:p w14:paraId="26540B66"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14:paraId="6A327B5B"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7647F122"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En attente de validation</w:t>
            </w:r>
          </w:p>
        </w:tc>
        <w:tc>
          <w:tcPr>
            <w:tcW w:w="6060" w:type="dxa"/>
            <w:tcBorders>
              <w:top w:val="nil"/>
              <w:left w:val="nil"/>
              <w:bottom w:val="single" w:sz="4" w:space="0" w:color="auto"/>
              <w:right w:val="single" w:sz="4" w:space="0" w:color="auto"/>
            </w:tcBorders>
            <w:hideMark/>
          </w:tcPr>
          <w:p w14:paraId="40FAA255"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14:paraId="2D35ABFD"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2DB34227"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 Défaut de provision titres</w:t>
            </w:r>
          </w:p>
        </w:tc>
        <w:tc>
          <w:tcPr>
            <w:tcW w:w="6060" w:type="dxa"/>
            <w:tcBorders>
              <w:top w:val="nil"/>
              <w:left w:val="nil"/>
              <w:bottom w:val="single" w:sz="4" w:space="0" w:color="auto"/>
              <w:right w:val="single" w:sz="4" w:space="0" w:color="auto"/>
            </w:tcBorders>
            <w:hideMark/>
          </w:tcPr>
          <w:p w14:paraId="50FDA1D1"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w:t>
            </w:r>
          </w:p>
        </w:tc>
      </w:tr>
      <w:tr w:rsidR="00BD52BB" w:rsidRPr="00E473BD" w14:paraId="7B702025"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7F13D34F" w14:textId="77777777"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w:t>
            </w:r>
          </w:p>
        </w:tc>
        <w:tc>
          <w:tcPr>
            <w:tcW w:w="6060" w:type="dxa"/>
            <w:tcBorders>
              <w:top w:val="nil"/>
              <w:left w:val="nil"/>
              <w:bottom w:val="single" w:sz="4" w:space="0" w:color="auto"/>
              <w:right w:val="single" w:sz="4" w:space="0" w:color="auto"/>
            </w:tcBorders>
            <w:hideMark/>
          </w:tcPr>
          <w:p w14:paraId="369E8C10"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BD52BB" w:rsidRPr="00E473BD" w14:paraId="3985C9C5"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178E1F95" w14:textId="77777777"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p>
        </w:tc>
        <w:tc>
          <w:tcPr>
            <w:tcW w:w="6060" w:type="dxa"/>
            <w:tcBorders>
              <w:top w:val="nil"/>
              <w:left w:val="nil"/>
              <w:bottom w:val="single" w:sz="4" w:space="0" w:color="auto"/>
              <w:right w:val="single" w:sz="4" w:space="0" w:color="auto"/>
            </w:tcBorders>
            <w:hideMark/>
          </w:tcPr>
          <w:p w14:paraId="425E5F96" w14:textId="77777777" w:rsidR="00BD52BB" w:rsidRPr="008101C2" w:rsidRDefault="00EC7F70" w:rsidP="00816261">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r w:rsidR="00BD52BB" w:rsidRPr="008101C2">
              <w:rPr>
                <w:rFonts w:ascii="Calibri" w:eastAsia="Times New Roman" w:hAnsi="Calibri" w:cs="Calibri"/>
                <w:color w:val="000000"/>
                <w:sz w:val="20"/>
                <w:szCs w:val="20"/>
                <w:lang w:eastAsia="fr-FR"/>
              </w:rPr>
              <w:t>"</w:t>
            </w:r>
          </w:p>
        </w:tc>
      </w:tr>
      <w:tr w:rsidR="00BD52BB" w:rsidRPr="00E473BD" w14:paraId="281F2390" w14:textId="77777777" w:rsidTr="00816261">
        <w:trPr>
          <w:trHeight w:val="300"/>
        </w:trPr>
        <w:tc>
          <w:tcPr>
            <w:tcW w:w="2980" w:type="dxa"/>
            <w:tcBorders>
              <w:top w:val="nil"/>
              <w:left w:val="single" w:sz="4" w:space="0" w:color="auto"/>
              <w:bottom w:val="single" w:sz="4" w:space="0" w:color="auto"/>
              <w:right w:val="single" w:sz="4" w:space="0" w:color="auto"/>
            </w:tcBorders>
            <w:hideMark/>
          </w:tcPr>
          <w:p w14:paraId="5C9A60F5"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6060" w:type="dxa"/>
            <w:tcBorders>
              <w:top w:val="nil"/>
              <w:left w:val="nil"/>
              <w:bottom w:val="single" w:sz="4" w:space="0" w:color="auto"/>
              <w:right w:val="single" w:sz="4" w:space="0" w:color="auto"/>
            </w:tcBorders>
            <w:hideMark/>
          </w:tcPr>
          <w:p w14:paraId="29868167"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BD52BB" w:rsidRPr="00E473BD" w14:paraId="1E574398" w14:textId="77777777" w:rsidTr="00816261">
        <w:trPr>
          <w:trHeight w:val="350"/>
        </w:trPr>
        <w:tc>
          <w:tcPr>
            <w:tcW w:w="2980" w:type="dxa"/>
            <w:tcBorders>
              <w:top w:val="nil"/>
              <w:left w:val="single" w:sz="4" w:space="0" w:color="auto"/>
              <w:bottom w:val="single" w:sz="4" w:space="0" w:color="auto"/>
              <w:right w:val="single" w:sz="4" w:space="0" w:color="auto"/>
            </w:tcBorders>
            <w:hideMark/>
          </w:tcPr>
          <w:p w14:paraId="4DA4084E"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6060" w:type="dxa"/>
            <w:tcBorders>
              <w:top w:val="nil"/>
              <w:left w:val="nil"/>
              <w:bottom w:val="single" w:sz="4" w:space="0" w:color="auto"/>
              <w:right w:val="single" w:sz="4" w:space="0" w:color="auto"/>
            </w:tcBorders>
            <w:hideMark/>
          </w:tcPr>
          <w:p w14:paraId="28DF6CA2"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rejetée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"Rejeté" sinon.</w:t>
            </w:r>
          </w:p>
        </w:tc>
      </w:tr>
      <w:tr w:rsidR="00BD52BB" w:rsidRPr="00E473BD" w14:paraId="0F525F22" w14:textId="77777777" w:rsidTr="00816261">
        <w:trPr>
          <w:trHeight w:val="284"/>
        </w:trPr>
        <w:tc>
          <w:tcPr>
            <w:tcW w:w="2980" w:type="dxa"/>
            <w:tcBorders>
              <w:top w:val="nil"/>
              <w:left w:val="single" w:sz="4" w:space="0" w:color="auto"/>
              <w:bottom w:val="single" w:sz="4" w:space="0" w:color="auto"/>
              <w:right w:val="single" w:sz="4" w:space="0" w:color="auto"/>
            </w:tcBorders>
            <w:hideMark/>
          </w:tcPr>
          <w:p w14:paraId="14C8CF4D"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6060" w:type="dxa"/>
            <w:tcBorders>
              <w:top w:val="nil"/>
              <w:left w:val="nil"/>
              <w:bottom w:val="single" w:sz="4" w:space="0" w:color="auto"/>
              <w:right w:val="single" w:sz="4" w:space="0" w:color="auto"/>
            </w:tcBorders>
            <w:hideMark/>
          </w:tcPr>
          <w:p w14:paraId="76C56F79" w14:textId="77777777" w:rsidR="00BD52BB" w:rsidRPr="008101C2" w:rsidRDefault="00BD52BB" w:rsidP="00816261">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N/A si l'IRL annulée avant la création du mouvement</w:t>
            </w:r>
            <w:r>
              <w:rPr>
                <w:rFonts w:ascii="Calibri" w:eastAsia="Times New Roman" w:hAnsi="Calibri" w:cs="Calibri"/>
                <w:color w:val="000000"/>
                <w:sz w:val="20"/>
                <w:szCs w:val="20"/>
                <w:lang w:eastAsia="fr-FR"/>
              </w:rPr>
              <w:t xml:space="preserve">, </w:t>
            </w:r>
            <w:r w:rsidRPr="008101C2">
              <w:rPr>
                <w:rFonts w:ascii="Calibri" w:eastAsia="Times New Roman" w:hAnsi="Calibri" w:cs="Calibri"/>
                <w:color w:val="000000"/>
                <w:sz w:val="20"/>
                <w:szCs w:val="20"/>
                <w:lang w:eastAsia="fr-FR"/>
              </w:rPr>
              <w:t>"Annulé" sinon.</w:t>
            </w:r>
          </w:p>
        </w:tc>
      </w:tr>
    </w:tbl>
    <w:p w14:paraId="66185DA9" w14:textId="77777777" w:rsidR="003A03A8" w:rsidRDefault="003A03A8" w:rsidP="00BD52BB">
      <w:pPr>
        <w:spacing w:before="240" w:after="240" w:line="240" w:lineRule="auto"/>
        <w:ind w:right="142"/>
      </w:pPr>
    </w:p>
    <w:p w14:paraId="4FCE1315" w14:textId="77777777" w:rsidR="00057D2E" w:rsidRPr="00450A1F" w:rsidRDefault="00057D2E" w:rsidP="00057D2E">
      <w:pPr>
        <w:pStyle w:val="Heading4"/>
      </w:pPr>
      <w:r>
        <w:t xml:space="preserve">Génération de l'IRL </w:t>
      </w:r>
      <w:proofErr w:type="spellStart"/>
      <w:proofErr w:type="gramStart"/>
      <w:r>
        <w:t>Mirroir</w:t>
      </w:r>
      <w:proofErr w:type="spellEnd"/>
      <w:r>
        <w:t>:</w:t>
      </w:r>
      <w:proofErr w:type="gramEnd"/>
      <w:r>
        <w:t xml:space="preserve"> IRL Fond</w:t>
      </w:r>
    </w:p>
    <w:p w14:paraId="2FBEDBAE" w14:textId="77777777" w:rsidR="00BD52BB" w:rsidRDefault="00482CA2" w:rsidP="00BD076B">
      <w:pPr>
        <w:spacing w:before="240" w:after="240" w:line="240" w:lineRule="auto"/>
        <w:ind w:right="142"/>
      </w:pPr>
      <w:r w:rsidRPr="00EC2773">
        <w:t>Une fois l'IRL client généré,</w:t>
      </w:r>
      <w:ins w:id="275" w:author="souchem" w:date="2015-07-28T17:20:00Z">
        <w:r w:rsidR="00B631C3">
          <w:t xml:space="preserve"> </w:t>
        </w:r>
      </w:ins>
      <w:r w:rsidR="00AF2FC2" w:rsidRPr="00EC2773">
        <w:rPr>
          <w:u w:val="single"/>
        </w:rPr>
        <w:t>et s'il s'agit d'une souscription ou rachat dans un OPCVM dépos</w:t>
      </w:r>
      <w:r w:rsidR="00D563D1" w:rsidRPr="00EC2773">
        <w:rPr>
          <w:u w:val="single"/>
        </w:rPr>
        <w:t xml:space="preserve">é chez </w:t>
      </w:r>
      <w:proofErr w:type="gramStart"/>
      <w:r w:rsidR="00D563D1" w:rsidRPr="00EC2773">
        <w:rPr>
          <w:u w:val="single"/>
        </w:rPr>
        <w:t>AWB</w:t>
      </w:r>
      <w:r w:rsidR="00AF2FC2" w:rsidRPr="00EC2773">
        <w:t xml:space="preserve">, </w:t>
      </w:r>
      <w:r w:rsidRPr="00EC2773">
        <w:t xml:space="preserve"> le</w:t>
      </w:r>
      <w:proofErr w:type="gramEnd"/>
      <w:r w:rsidRPr="00EC2773">
        <w:t xml:space="preserve"> système</w:t>
      </w:r>
      <w:r w:rsidR="00FB022B" w:rsidRPr="00EC2773">
        <w:t xml:space="preserve"> crée </w:t>
      </w:r>
      <w:r w:rsidR="0097369B" w:rsidRPr="00EC2773">
        <w:t xml:space="preserve">l'IRL Fond à partir des données de l'IRL client en inversant les rôles du client et du </w:t>
      </w:r>
      <w:proofErr w:type="gramStart"/>
      <w:r w:rsidR="0097369B" w:rsidRPr="00EC2773">
        <w:t>bénéficiaire:</w:t>
      </w:r>
      <w:proofErr w:type="gramEnd"/>
    </w:p>
    <w:p w14:paraId="47FE6DE3" w14:textId="77777777" w:rsidR="002423D9" w:rsidRDefault="002423D9" w:rsidP="00BD076B">
      <w:pPr>
        <w:spacing w:before="240" w:after="240" w:line="240" w:lineRule="auto"/>
        <w:ind w:right="142"/>
      </w:pPr>
      <w:r>
        <w:t>Si la référence "Client" de l'IRL client est renseignée, l'IRL mi</w:t>
      </w:r>
      <w:del w:id="276" w:author="souchem" w:date="2015-07-28T17:20:00Z">
        <w:r w:rsidDel="00B631C3">
          <w:delText>r</w:delText>
        </w:r>
      </w:del>
      <w:r>
        <w:t>roir aura cette même référence avec l'ajout de la lettre M. (</w:t>
      </w:r>
      <w:proofErr w:type="gramStart"/>
      <w:r>
        <w:t>exemple:</w:t>
      </w:r>
      <w:proofErr w:type="gramEnd"/>
      <w:r>
        <w:t xml:space="preserve"> référence client de l'IRL client = AAA-----&gt; référence client de l'IRL fond = AAAM</w:t>
      </w:r>
      <w:proofErr w:type="gramStart"/>
      <w:r>
        <w:t>).</w:t>
      </w:r>
      <w:r w:rsidR="00F20042">
        <w:t>Si</w:t>
      </w:r>
      <w:proofErr w:type="gramEnd"/>
      <w:r w:rsidR="00F20042">
        <w:t xml:space="preserve"> la référence "Client" n'est pas renseignée, la référence client de l'IRL client se</w:t>
      </w:r>
      <w:r w:rsidR="001D269B">
        <w:t>ra non renseignée</w:t>
      </w:r>
      <w:r w:rsidR="00F20042">
        <w:t>.</w:t>
      </w:r>
    </w:p>
    <w:p w14:paraId="06CA88D7" w14:textId="77777777" w:rsidR="002423D9" w:rsidRPr="00EC2773" w:rsidRDefault="002423D9" w:rsidP="00BD076B">
      <w:pPr>
        <w:spacing w:before="240" w:after="240" w:line="240" w:lineRule="auto"/>
        <w:ind w:right="142"/>
      </w:pPr>
    </w:p>
    <w:tbl>
      <w:tblPr>
        <w:tblW w:w="9920" w:type="dxa"/>
        <w:tblInd w:w="53" w:type="dxa"/>
        <w:tblCellMar>
          <w:left w:w="70" w:type="dxa"/>
          <w:right w:w="70" w:type="dxa"/>
        </w:tblCellMar>
        <w:tblLook w:val="04A0" w:firstRow="1" w:lastRow="0" w:firstColumn="1" w:lastColumn="0" w:noHBand="0" w:noVBand="1"/>
      </w:tblPr>
      <w:tblGrid>
        <w:gridCol w:w="2180"/>
        <w:gridCol w:w="4120"/>
        <w:gridCol w:w="3620"/>
      </w:tblGrid>
      <w:tr w:rsidR="00983991" w:rsidRPr="00983991" w14:paraId="1164F3E0" w14:textId="77777777" w:rsidTr="00983991">
        <w:trPr>
          <w:trHeight w:val="300"/>
        </w:trPr>
        <w:tc>
          <w:tcPr>
            <w:tcW w:w="2180" w:type="dxa"/>
            <w:tcBorders>
              <w:top w:val="single" w:sz="8" w:space="0" w:color="auto"/>
              <w:left w:val="single" w:sz="8" w:space="0" w:color="auto"/>
              <w:bottom w:val="single" w:sz="4" w:space="0" w:color="auto"/>
              <w:right w:val="single" w:sz="4" w:space="0" w:color="auto"/>
            </w:tcBorders>
            <w:shd w:val="clear" w:color="000000" w:fill="BFBFBF"/>
            <w:hideMark/>
          </w:tcPr>
          <w:p w14:paraId="22F05EBF" w14:textId="77777777"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Champ</w:t>
            </w:r>
          </w:p>
        </w:tc>
        <w:tc>
          <w:tcPr>
            <w:tcW w:w="4120" w:type="dxa"/>
            <w:tcBorders>
              <w:top w:val="single" w:sz="8" w:space="0" w:color="auto"/>
              <w:left w:val="nil"/>
              <w:bottom w:val="single" w:sz="4" w:space="0" w:color="auto"/>
              <w:right w:val="single" w:sz="4" w:space="0" w:color="auto"/>
            </w:tcBorders>
            <w:shd w:val="clear" w:color="000000" w:fill="BFBFBF"/>
            <w:hideMark/>
          </w:tcPr>
          <w:p w14:paraId="7A6F9987" w14:textId="77777777"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IRL Client</w:t>
            </w:r>
          </w:p>
        </w:tc>
        <w:tc>
          <w:tcPr>
            <w:tcW w:w="3620" w:type="dxa"/>
            <w:tcBorders>
              <w:top w:val="single" w:sz="8" w:space="0" w:color="auto"/>
              <w:left w:val="nil"/>
              <w:bottom w:val="single" w:sz="4" w:space="0" w:color="auto"/>
              <w:right w:val="single" w:sz="8" w:space="0" w:color="auto"/>
            </w:tcBorders>
            <w:shd w:val="clear" w:color="000000" w:fill="BFBFBF"/>
            <w:hideMark/>
          </w:tcPr>
          <w:p w14:paraId="2661CF93" w14:textId="77777777" w:rsidR="00983991" w:rsidRPr="00983991" w:rsidRDefault="00983991" w:rsidP="00983991">
            <w:pPr>
              <w:spacing w:line="240" w:lineRule="auto"/>
              <w:rPr>
                <w:rFonts w:ascii="Calibri" w:eastAsia="Times New Roman" w:hAnsi="Calibri" w:cs="Calibri"/>
                <w:b/>
                <w:bCs/>
                <w:color w:val="000000"/>
                <w:lang w:eastAsia="fr-FR"/>
              </w:rPr>
            </w:pPr>
            <w:r w:rsidRPr="00983991">
              <w:rPr>
                <w:rFonts w:ascii="Calibri" w:eastAsia="Times New Roman" w:hAnsi="Calibri" w:cs="Calibri"/>
                <w:b/>
                <w:bCs/>
                <w:color w:val="000000"/>
                <w:lang w:eastAsia="fr-FR"/>
              </w:rPr>
              <w:t>IRL Fond</w:t>
            </w:r>
          </w:p>
        </w:tc>
      </w:tr>
      <w:tr w:rsidR="00983991" w:rsidRPr="00983991" w14:paraId="465357E9"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68EC9810"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Type de transaction</w:t>
            </w:r>
          </w:p>
        </w:tc>
        <w:tc>
          <w:tcPr>
            <w:tcW w:w="4120" w:type="dxa"/>
            <w:tcBorders>
              <w:top w:val="nil"/>
              <w:left w:val="nil"/>
              <w:bottom w:val="single" w:sz="4" w:space="0" w:color="auto"/>
              <w:right w:val="single" w:sz="4" w:space="0" w:color="auto"/>
            </w:tcBorders>
            <w:hideMark/>
          </w:tcPr>
          <w:p w14:paraId="579286C9"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RVP - DVP</w:t>
            </w:r>
          </w:p>
        </w:tc>
        <w:tc>
          <w:tcPr>
            <w:tcW w:w="3620" w:type="dxa"/>
            <w:tcBorders>
              <w:top w:val="nil"/>
              <w:left w:val="nil"/>
              <w:bottom w:val="single" w:sz="4" w:space="0" w:color="auto"/>
              <w:right w:val="single" w:sz="8" w:space="0" w:color="auto"/>
            </w:tcBorders>
            <w:hideMark/>
          </w:tcPr>
          <w:p w14:paraId="2B49B938"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Sens inverse de l'IRL </w:t>
            </w:r>
            <w:proofErr w:type="gramStart"/>
            <w:r w:rsidRPr="00983991">
              <w:rPr>
                <w:rFonts w:ascii="Calibri" w:eastAsia="Times New Roman" w:hAnsi="Calibri" w:cs="Calibri"/>
                <w:color w:val="000000"/>
                <w:sz w:val="20"/>
                <w:szCs w:val="20"/>
                <w:lang w:eastAsia="fr-FR"/>
              </w:rPr>
              <w:t>client:</w:t>
            </w:r>
            <w:proofErr w:type="gramEnd"/>
            <w:r w:rsidRPr="00983991">
              <w:rPr>
                <w:rFonts w:ascii="Calibri" w:eastAsia="Times New Roman" w:hAnsi="Calibri" w:cs="Calibri"/>
                <w:color w:val="000000"/>
                <w:sz w:val="20"/>
                <w:szCs w:val="20"/>
                <w:lang w:eastAsia="fr-FR"/>
              </w:rPr>
              <w:t xml:space="preserve"> DVP - RVP</w:t>
            </w:r>
          </w:p>
        </w:tc>
      </w:tr>
      <w:tr w:rsidR="00983991" w:rsidRPr="00983991" w14:paraId="167B06C2"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066052D3"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Client</w:t>
            </w:r>
          </w:p>
        </w:tc>
        <w:tc>
          <w:tcPr>
            <w:tcW w:w="4120" w:type="dxa"/>
            <w:tcBorders>
              <w:top w:val="nil"/>
              <w:left w:val="nil"/>
              <w:bottom w:val="single" w:sz="4" w:space="0" w:color="auto"/>
              <w:right w:val="single" w:sz="4" w:space="0" w:color="auto"/>
            </w:tcBorders>
            <w:hideMark/>
          </w:tcPr>
          <w:p w14:paraId="38561F93"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Client souscripteur ou </w:t>
            </w:r>
            <w:proofErr w:type="spellStart"/>
            <w:r w:rsidRPr="00983991">
              <w:rPr>
                <w:rFonts w:ascii="Calibri" w:eastAsia="Times New Roman" w:hAnsi="Calibri" w:cs="Calibri"/>
                <w:color w:val="000000"/>
                <w:sz w:val="20"/>
                <w:szCs w:val="20"/>
                <w:lang w:eastAsia="fr-FR"/>
              </w:rPr>
              <w:t>racheteur</w:t>
            </w:r>
            <w:proofErr w:type="spellEnd"/>
          </w:p>
        </w:tc>
        <w:tc>
          <w:tcPr>
            <w:tcW w:w="3620" w:type="dxa"/>
            <w:tcBorders>
              <w:top w:val="nil"/>
              <w:left w:val="nil"/>
              <w:bottom w:val="single" w:sz="4" w:space="0" w:color="auto"/>
              <w:right w:val="single" w:sz="8" w:space="0" w:color="auto"/>
            </w:tcBorders>
            <w:hideMark/>
          </w:tcPr>
          <w:p w14:paraId="5B0629B6"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Le client OPCVM</w:t>
            </w:r>
          </w:p>
        </w:tc>
      </w:tr>
      <w:tr w:rsidR="00983991" w:rsidRPr="00983991" w14:paraId="29F61E93"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08BEF993"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Compte titres</w:t>
            </w:r>
          </w:p>
        </w:tc>
        <w:tc>
          <w:tcPr>
            <w:tcW w:w="4120" w:type="dxa"/>
            <w:tcBorders>
              <w:top w:val="nil"/>
              <w:left w:val="nil"/>
              <w:bottom w:val="single" w:sz="4" w:space="0" w:color="auto"/>
              <w:right w:val="single" w:sz="4" w:space="0" w:color="auto"/>
            </w:tcBorders>
            <w:hideMark/>
          </w:tcPr>
          <w:p w14:paraId="21793F9D"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titres du client</w:t>
            </w:r>
          </w:p>
        </w:tc>
        <w:tc>
          <w:tcPr>
            <w:tcW w:w="3620" w:type="dxa"/>
            <w:tcBorders>
              <w:top w:val="nil"/>
              <w:left w:val="nil"/>
              <w:bottom w:val="single" w:sz="4" w:space="0" w:color="auto"/>
              <w:right w:val="single" w:sz="8" w:space="0" w:color="auto"/>
            </w:tcBorders>
            <w:hideMark/>
          </w:tcPr>
          <w:p w14:paraId="438A4140"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passif du client OPCVM</w:t>
            </w:r>
          </w:p>
        </w:tc>
      </w:tr>
      <w:tr w:rsidR="00983991" w:rsidRPr="00983991" w14:paraId="0A7A25A8"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61FFBD93"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lastRenderedPageBreak/>
              <w:t>Compte espèces</w:t>
            </w:r>
          </w:p>
        </w:tc>
        <w:tc>
          <w:tcPr>
            <w:tcW w:w="4120" w:type="dxa"/>
            <w:tcBorders>
              <w:top w:val="nil"/>
              <w:left w:val="nil"/>
              <w:bottom w:val="single" w:sz="4" w:space="0" w:color="auto"/>
              <w:right w:val="single" w:sz="4" w:space="0" w:color="auto"/>
            </w:tcBorders>
            <w:hideMark/>
          </w:tcPr>
          <w:p w14:paraId="2B1897E1"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espèces du client</w:t>
            </w:r>
          </w:p>
        </w:tc>
        <w:tc>
          <w:tcPr>
            <w:tcW w:w="3620" w:type="dxa"/>
            <w:tcBorders>
              <w:top w:val="nil"/>
              <w:left w:val="nil"/>
              <w:bottom w:val="single" w:sz="4" w:space="0" w:color="auto"/>
              <w:right w:val="single" w:sz="8" w:space="0" w:color="auto"/>
            </w:tcBorders>
            <w:hideMark/>
          </w:tcPr>
          <w:p w14:paraId="698766A8"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espèces du client OPCVM</w:t>
            </w:r>
          </w:p>
        </w:tc>
      </w:tr>
      <w:tr w:rsidR="00983991" w:rsidRPr="00983991" w14:paraId="0C81846A" w14:textId="77777777" w:rsidTr="00983991">
        <w:trPr>
          <w:trHeight w:val="510"/>
        </w:trPr>
        <w:tc>
          <w:tcPr>
            <w:tcW w:w="2180" w:type="dxa"/>
            <w:tcBorders>
              <w:top w:val="nil"/>
              <w:left w:val="single" w:sz="8" w:space="0" w:color="auto"/>
              <w:bottom w:val="single" w:sz="4" w:space="0" w:color="auto"/>
              <w:right w:val="single" w:sz="4" w:space="0" w:color="auto"/>
            </w:tcBorders>
            <w:hideMark/>
          </w:tcPr>
          <w:p w14:paraId="0B0363B8"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Nostro titres</w:t>
            </w:r>
          </w:p>
        </w:tc>
        <w:tc>
          <w:tcPr>
            <w:tcW w:w="4120" w:type="dxa"/>
            <w:tcBorders>
              <w:top w:val="nil"/>
              <w:left w:val="nil"/>
              <w:bottom w:val="single" w:sz="4" w:space="0" w:color="auto"/>
              <w:right w:val="single" w:sz="4" w:space="0" w:color="auto"/>
            </w:tcBorders>
            <w:hideMark/>
          </w:tcPr>
          <w:p w14:paraId="1C153A7A"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Nostro avoirs clientèle, ou avoirs propres, ou Nostro fictif pour client ND</w:t>
            </w:r>
          </w:p>
        </w:tc>
        <w:tc>
          <w:tcPr>
            <w:tcW w:w="3620" w:type="dxa"/>
            <w:tcBorders>
              <w:top w:val="nil"/>
              <w:left w:val="nil"/>
              <w:bottom w:val="single" w:sz="4" w:space="0" w:color="auto"/>
              <w:right w:val="single" w:sz="8" w:space="0" w:color="auto"/>
            </w:tcBorders>
            <w:hideMark/>
          </w:tcPr>
          <w:p w14:paraId="7571095F"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Nostro centralisateur</w:t>
            </w:r>
          </w:p>
        </w:tc>
      </w:tr>
      <w:tr w:rsidR="00983991" w:rsidRPr="00983991" w14:paraId="1D8A6F97"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5FC19692"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Contrepartie</w:t>
            </w:r>
          </w:p>
        </w:tc>
        <w:tc>
          <w:tcPr>
            <w:tcW w:w="4120" w:type="dxa"/>
            <w:tcBorders>
              <w:top w:val="nil"/>
              <w:left w:val="nil"/>
              <w:bottom w:val="single" w:sz="4" w:space="0" w:color="auto"/>
              <w:right w:val="single" w:sz="4" w:space="0" w:color="auto"/>
            </w:tcBorders>
            <w:hideMark/>
          </w:tcPr>
          <w:p w14:paraId="20BA447F"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AWB</w:t>
            </w:r>
          </w:p>
        </w:tc>
        <w:tc>
          <w:tcPr>
            <w:tcW w:w="3620" w:type="dxa"/>
            <w:tcBorders>
              <w:top w:val="nil"/>
              <w:left w:val="nil"/>
              <w:bottom w:val="single" w:sz="4" w:space="0" w:color="auto"/>
              <w:right w:val="single" w:sz="8" w:space="0" w:color="auto"/>
            </w:tcBorders>
            <w:hideMark/>
          </w:tcPr>
          <w:p w14:paraId="24E26D5E"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AWB</w:t>
            </w:r>
          </w:p>
        </w:tc>
      </w:tr>
      <w:tr w:rsidR="00983991" w:rsidRPr="00983991" w14:paraId="0AAEBE3D"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62E7AF6C"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Bénéficiaire</w:t>
            </w:r>
          </w:p>
        </w:tc>
        <w:tc>
          <w:tcPr>
            <w:tcW w:w="4120" w:type="dxa"/>
            <w:tcBorders>
              <w:top w:val="nil"/>
              <w:left w:val="nil"/>
              <w:bottom w:val="single" w:sz="4" w:space="0" w:color="auto"/>
              <w:right w:val="single" w:sz="4" w:space="0" w:color="auto"/>
            </w:tcBorders>
            <w:hideMark/>
          </w:tcPr>
          <w:p w14:paraId="6D41AB95"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Le client OPCVM</w:t>
            </w:r>
          </w:p>
        </w:tc>
        <w:tc>
          <w:tcPr>
            <w:tcW w:w="3620" w:type="dxa"/>
            <w:tcBorders>
              <w:top w:val="nil"/>
              <w:left w:val="nil"/>
              <w:bottom w:val="single" w:sz="4" w:space="0" w:color="auto"/>
              <w:right w:val="single" w:sz="8" w:space="0" w:color="auto"/>
            </w:tcBorders>
            <w:hideMark/>
          </w:tcPr>
          <w:p w14:paraId="0B605BCF"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 xml:space="preserve">Client souscripteur ou </w:t>
            </w:r>
            <w:proofErr w:type="spellStart"/>
            <w:r w:rsidRPr="00983991">
              <w:rPr>
                <w:rFonts w:ascii="Calibri" w:eastAsia="Times New Roman" w:hAnsi="Calibri" w:cs="Calibri"/>
                <w:color w:val="000000"/>
                <w:sz w:val="20"/>
                <w:szCs w:val="20"/>
                <w:lang w:eastAsia="fr-FR"/>
              </w:rPr>
              <w:t>racheteur</w:t>
            </w:r>
            <w:proofErr w:type="spellEnd"/>
          </w:p>
        </w:tc>
      </w:tr>
      <w:tr w:rsidR="00983991" w:rsidRPr="00983991" w14:paraId="6C54CD50" w14:textId="77777777" w:rsidTr="00983991">
        <w:trPr>
          <w:trHeight w:val="510"/>
        </w:trPr>
        <w:tc>
          <w:tcPr>
            <w:tcW w:w="2180" w:type="dxa"/>
            <w:tcBorders>
              <w:top w:val="nil"/>
              <w:left w:val="single" w:sz="8" w:space="0" w:color="auto"/>
              <w:bottom w:val="single" w:sz="4" w:space="0" w:color="auto"/>
              <w:right w:val="single" w:sz="4" w:space="0" w:color="auto"/>
            </w:tcBorders>
            <w:hideMark/>
          </w:tcPr>
          <w:p w14:paraId="6CC4D9D0"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Compte titres bénéficiaire</w:t>
            </w:r>
          </w:p>
        </w:tc>
        <w:tc>
          <w:tcPr>
            <w:tcW w:w="4120" w:type="dxa"/>
            <w:tcBorders>
              <w:top w:val="nil"/>
              <w:left w:val="nil"/>
              <w:bottom w:val="single" w:sz="4" w:space="0" w:color="auto"/>
              <w:right w:val="single" w:sz="4" w:space="0" w:color="auto"/>
            </w:tcBorders>
            <w:hideMark/>
          </w:tcPr>
          <w:p w14:paraId="56E4EE7B"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passif du client OPCVM</w:t>
            </w:r>
          </w:p>
        </w:tc>
        <w:tc>
          <w:tcPr>
            <w:tcW w:w="3620" w:type="dxa"/>
            <w:tcBorders>
              <w:top w:val="nil"/>
              <w:left w:val="nil"/>
              <w:bottom w:val="single" w:sz="4" w:space="0" w:color="auto"/>
              <w:right w:val="single" w:sz="8" w:space="0" w:color="auto"/>
            </w:tcBorders>
            <w:hideMark/>
          </w:tcPr>
          <w:p w14:paraId="279DD082"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Compte titres du client</w:t>
            </w:r>
          </w:p>
        </w:tc>
      </w:tr>
      <w:tr w:rsidR="00983991" w:rsidRPr="00983991" w14:paraId="3588E27F" w14:textId="77777777" w:rsidTr="00983991">
        <w:trPr>
          <w:trHeight w:val="300"/>
        </w:trPr>
        <w:tc>
          <w:tcPr>
            <w:tcW w:w="2180" w:type="dxa"/>
            <w:tcBorders>
              <w:top w:val="nil"/>
              <w:left w:val="single" w:sz="8" w:space="0" w:color="auto"/>
              <w:bottom w:val="single" w:sz="4" w:space="0" w:color="auto"/>
              <w:right w:val="single" w:sz="4" w:space="0" w:color="auto"/>
            </w:tcBorders>
            <w:hideMark/>
          </w:tcPr>
          <w:p w14:paraId="0C5557D9"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brut</w:t>
            </w:r>
          </w:p>
        </w:tc>
        <w:tc>
          <w:tcPr>
            <w:tcW w:w="4120" w:type="dxa"/>
            <w:tcBorders>
              <w:top w:val="nil"/>
              <w:left w:val="nil"/>
              <w:bottom w:val="single" w:sz="4" w:space="0" w:color="auto"/>
              <w:right w:val="single" w:sz="4" w:space="0" w:color="auto"/>
            </w:tcBorders>
            <w:hideMark/>
          </w:tcPr>
          <w:p w14:paraId="4117D4F5"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Quantité x VL</w:t>
            </w:r>
          </w:p>
        </w:tc>
        <w:tc>
          <w:tcPr>
            <w:tcW w:w="3620" w:type="dxa"/>
            <w:tcBorders>
              <w:top w:val="nil"/>
              <w:left w:val="nil"/>
              <w:bottom w:val="single" w:sz="4" w:space="0" w:color="auto"/>
              <w:right w:val="single" w:sz="8" w:space="0" w:color="auto"/>
            </w:tcBorders>
            <w:hideMark/>
          </w:tcPr>
          <w:p w14:paraId="4A518C87"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Quantité x VL</w:t>
            </w:r>
          </w:p>
        </w:tc>
      </w:tr>
      <w:tr w:rsidR="00983991" w:rsidRPr="00983991" w14:paraId="32AA5E5C" w14:textId="77777777" w:rsidTr="00983991">
        <w:trPr>
          <w:trHeight w:val="1125"/>
        </w:trPr>
        <w:tc>
          <w:tcPr>
            <w:tcW w:w="2180" w:type="dxa"/>
            <w:tcBorders>
              <w:top w:val="nil"/>
              <w:left w:val="single" w:sz="8" w:space="0" w:color="auto"/>
              <w:bottom w:val="single" w:sz="4" w:space="0" w:color="auto"/>
              <w:right w:val="single" w:sz="4" w:space="0" w:color="auto"/>
            </w:tcBorders>
            <w:hideMark/>
          </w:tcPr>
          <w:p w14:paraId="5F65F89A"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proofErr w:type="gramStart"/>
            <w:r w:rsidRPr="00983991">
              <w:rPr>
                <w:rFonts w:ascii="Calibri" w:eastAsia="Times New Roman" w:hAnsi="Calibri" w:cs="Calibri"/>
                <w:b/>
                <w:bCs/>
                <w:color w:val="000000"/>
                <w:sz w:val="20"/>
                <w:szCs w:val="20"/>
                <w:lang w:eastAsia="fr-FR"/>
              </w:rPr>
              <w:t>DES:</w:t>
            </w:r>
            <w:proofErr w:type="gramEnd"/>
            <w:r w:rsidRPr="00983991">
              <w:rPr>
                <w:rFonts w:ascii="Calibri" w:eastAsia="Times New Roman" w:hAnsi="Calibri" w:cs="Calibri"/>
                <w:b/>
                <w:bCs/>
                <w:color w:val="000000"/>
                <w:sz w:val="20"/>
                <w:szCs w:val="20"/>
                <w:lang w:eastAsia="fr-FR"/>
              </w:rPr>
              <w:t xml:space="preserve"> Droit d'entrée ou de sortie (DE ou DS)</w:t>
            </w:r>
          </w:p>
        </w:tc>
        <w:tc>
          <w:tcPr>
            <w:tcW w:w="4120" w:type="dxa"/>
            <w:tcBorders>
              <w:top w:val="nil"/>
              <w:left w:val="nil"/>
              <w:bottom w:val="single" w:sz="4" w:space="0" w:color="auto"/>
              <w:right w:val="single" w:sz="4" w:space="0" w:color="auto"/>
            </w:tcBorders>
            <w:hideMark/>
          </w:tcPr>
          <w:p w14:paraId="65FF1D4F"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x (pourcentage des DE) (TVA sur DES = 0) (si RVP)</w:t>
            </w:r>
            <w:r w:rsidRPr="00983991">
              <w:rPr>
                <w:rFonts w:ascii="Calibri" w:eastAsia="Times New Roman" w:hAnsi="Calibri" w:cs="Calibri"/>
                <w:color w:val="000000"/>
                <w:sz w:val="20"/>
                <w:szCs w:val="20"/>
                <w:lang w:eastAsia="fr-FR"/>
              </w:rPr>
              <w:br/>
              <w:t>Montant brut x (pourcentage des DS) (TVA sur DES = 0) (si DVP)</w:t>
            </w:r>
          </w:p>
        </w:tc>
        <w:tc>
          <w:tcPr>
            <w:tcW w:w="3620" w:type="dxa"/>
            <w:tcBorders>
              <w:top w:val="nil"/>
              <w:left w:val="nil"/>
              <w:bottom w:val="single" w:sz="4" w:space="0" w:color="auto"/>
              <w:right w:val="single" w:sz="8" w:space="0" w:color="auto"/>
            </w:tcBorders>
            <w:hideMark/>
          </w:tcPr>
          <w:p w14:paraId="07145916"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DES déduits de l'IRL client</w:t>
            </w:r>
          </w:p>
        </w:tc>
      </w:tr>
      <w:tr w:rsidR="00983991" w:rsidRPr="00983991" w14:paraId="7B4E995F" w14:textId="77777777" w:rsidTr="00983991">
        <w:trPr>
          <w:trHeight w:val="420"/>
        </w:trPr>
        <w:tc>
          <w:tcPr>
            <w:tcW w:w="2180" w:type="dxa"/>
            <w:tcBorders>
              <w:top w:val="nil"/>
              <w:left w:val="single" w:sz="8" w:space="0" w:color="auto"/>
              <w:bottom w:val="single" w:sz="4" w:space="0" w:color="auto"/>
              <w:right w:val="single" w:sz="4" w:space="0" w:color="auto"/>
            </w:tcBorders>
            <w:hideMark/>
          </w:tcPr>
          <w:p w14:paraId="4CF2C032"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Commission RL</w:t>
            </w:r>
          </w:p>
        </w:tc>
        <w:tc>
          <w:tcPr>
            <w:tcW w:w="4120" w:type="dxa"/>
            <w:tcBorders>
              <w:top w:val="nil"/>
              <w:left w:val="nil"/>
              <w:bottom w:val="single" w:sz="4" w:space="0" w:color="auto"/>
              <w:right w:val="single" w:sz="4" w:space="0" w:color="auto"/>
            </w:tcBorders>
            <w:hideMark/>
          </w:tcPr>
          <w:p w14:paraId="17C410AA"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RL selon configuration</w:t>
            </w:r>
          </w:p>
        </w:tc>
        <w:tc>
          <w:tcPr>
            <w:tcW w:w="3620" w:type="dxa"/>
            <w:tcBorders>
              <w:top w:val="nil"/>
              <w:left w:val="nil"/>
              <w:bottom w:val="single" w:sz="4" w:space="0" w:color="auto"/>
              <w:right w:val="single" w:sz="8" w:space="0" w:color="auto"/>
            </w:tcBorders>
            <w:hideMark/>
          </w:tcPr>
          <w:p w14:paraId="57BFFCB5"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RL = 0</w:t>
            </w:r>
          </w:p>
        </w:tc>
      </w:tr>
      <w:tr w:rsidR="00983991" w:rsidRPr="00983991" w14:paraId="549A7523" w14:textId="77777777" w:rsidTr="00983991">
        <w:trPr>
          <w:trHeight w:val="720"/>
        </w:trPr>
        <w:tc>
          <w:tcPr>
            <w:tcW w:w="2180" w:type="dxa"/>
            <w:tcBorders>
              <w:top w:val="nil"/>
              <w:left w:val="single" w:sz="8" w:space="0" w:color="auto"/>
              <w:bottom w:val="single" w:sz="4" w:space="0" w:color="auto"/>
              <w:right w:val="single" w:sz="4" w:space="0" w:color="auto"/>
            </w:tcBorders>
            <w:hideMark/>
          </w:tcPr>
          <w:p w14:paraId="115EC7C0"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de dén</w:t>
            </w:r>
            <w:ins w:id="277" w:author="souchem" w:date="2015-07-28T17:20:00Z">
              <w:r w:rsidR="00B631C3">
                <w:rPr>
                  <w:rFonts w:ascii="Calibri" w:eastAsia="Times New Roman" w:hAnsi="Calibri" w:cs="Calibri"/>
                  <w:b/>
                  <w:bCs/>
                  <w:color w:val="000000"/>
                  <w:sz w:val="20"/>
                  <w:szCs w:val="20"/>
                  <w:lang w:eastAsia="fr-FR"/>
                </w:rPr>
                <w:t>o</w:t>
              </w:r>
            </w:ins>
            <w:r w:rsidRPr="00983991">
              <w:rPr>
                <w:rFonts w:ascii="Calibri" w:eastAsia="Times New Roman" w:hAnsi="Calibri" w:cs="Calibri"/>
                <w:b/>
                <w:bCs/>
                <w:color w:val="000000"/>
                <w:sz w:val="20"/>
                <w:szCs w:val="20"/>
                <w:lang w:eastAsia="fr-FR"/>
              </w:rPr>
              <w:t>uement</w:t>
            </w:r>
          </w:p>
        </w:tc>
        <w:tc>
          <w:tcPr>
            <w:tcW w:w="4120" w:type="dxa"/>
            <w:tcBorders>
              <w:top w:val="nil"/>
              <w:left w:val="nil"/>
              <w:bottom w:val="single" w:sz="4" w:space="0" w:color="auto"/>
              <w:right w:val="single" w:sz="4" w:space="0" w:color="auto"/>
            </w:tcBorders>
            <w:hideMark/>
          </w:tcPr>
          <w:p w14:paraId="7C21DC80"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 DE (si RVP)</w:t>
            </w:r>
            <w:r w:rsidRPr="00983991">
              <w:rPr>
                <w:rFonts w:ascii="Calibri" w:eastAsia="Times New Roman" w:hAnsi="Calibri" w:cs="Calibri"/>
                <w:color w:val="000000"/>
                <w:sz w:val="20"/>
                <w:szCs w:val="20"/>
                <w:lang w:eastAsia="fr-FR"/>
              </w:rPr>
              <w:br/>
              <w:t>Montant brut - DS (si DVP)</w:t>
            </w:r>
          </w:p>
        </w:tc>
        <w:tc>
          <w:tcPr>
            <w:tcW w:w="3620" w:type="dxa"/>
            <w:tcBorders>
              <w:top w:val="nil"/>
              <w:left w:val="nil"/>
              <w:bottom w:val="single" w:sz="4" w:space="0" w:color="auto"/>
              <w:right w:val="single" w:sz="8" w:space="0" w:color="auto"/>
            </w:tcBorders>
            <w:hideMark/>
          </w:tcPr>
          <w:p w14:paraId="3A150CD7"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de dénouement déduit de l'IRL client</w:t>
            </w:r>
          </w:p>
        </w:tc>
      </w:tr>
      <w:tr w:rsidR="00983991" w:rsidRPr="00983991" w14:paraId="383532B1" w14:textId="77777777" w:rsidTr="00983991">
        <w:trPr>
          <w:trHeight w:val="1155"/>
        </w:trPr>
        <w:tc>
          <w:tcPr>
            <w:tcW w:w="2180" w:type="dxa"/>
            <w:tcBorders>
              <w:top w:val="nil"/>
              <w:left w:val="single" w:sz="8" w:space="0" w:color="auto"/>
              <w:bottom w:val="single" w:sz="8" w:space="0" w:color="auto"/>
              <w:right w:val="single" w:sz="4" w:space="0" w:color="auto"/>
            </w:tcBorders>
            <w:hideMark/>
          </w:tcPr>
          <w:p w14:paraId="448CA22C" w14:textId="77777777" w:rsidR="00983991" w:rsidRPr="00983991" w:rsidRDefault="00983991" w:rsidP="00983991">
            <w:pPr>
              <w:spacing w:line="240" w:lineRule="auto"/>
              <w:rPr>
                <w:rFonts w:ascii="Calibri" w:eastAsia="Times New Roman" w:hAnsi="Calibri" w:cs="Calibri"/>
                <w:b/>
                <w:bCs/>
                <w:color w:val="000000"/>
                <w:sz w:val="20"/>
                <w:szCs w:val="20"/>
                <w:lang w:eastAsia="fr-FR"/>
              </w:rPr>
            </w:pPr>
            <w:r w:rsidRPr="00983991">
              <w:rPr>
                <w:rFonts w:ascii="Calibri" w:eastAsia="Times New Roman" w:hAnsi="Calibri" w:cs="Calibri"/>
                <w:b/>
                <w:bCs/>
                <w:color w:val="000000"/>
                <w:sz w:val="20"/>
                <w:szCs w:val="20"/>
                <w:lang w:eastAsia="fr-FR"/>
              </w:rPr>
              <w:t>Montant net client</w:t>
            </w:r>
          </w:p>
        </w:tc>
        <w:tc>
          <w:tcPr>
            <w:tcW w:w="4120" w:type="dxa"/>
            <w:tcBorders>
              <w:top w:val="nil"/>
              <w:left w:val="nil"/>
              <w:bottom w:val="single" w:sz="8" w:space="0" w:color="auto"/>
              <w:right w:val="single" w:sz="4" w:space="0" w:color="auto"/>
            </w:tcBorders>
            <w:hideMark/>
          </w:tcPr>
          <w:p w14:paraId="62363F62"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de dénouement + Commission RL (si RVP)</w:t>
            </w:r>
            <w:r w:rsidRPr="00983991">
              <w:rPr>
                <w:rFonts w:ascii="Calibri" w:eastAsia="Times New Roman" w:hAnsi="Calibri" w:cs="Calibri"/>
                <w:color w:val="000000"/>
                <w:sz w:val="20"/>
                <w:szCs w:val="20"/>
                <w:lang w:eastAsia="fr-FR"/>
              </w:rPr>
              <w:br/>
              <w:t>Montant de dénouement - Commission RL - TPCVM (si DVP)</w:t>
            </w:r>
          </w:p>
        </w:tc>
        <w:tc>
          <w:tcPr>
            <w:tcW w:w="3620" w:type="dxa"/>
            <w:tcBorders>
              <w:top w:val="nil"/>
              <w:left w:val="nil"/>
              <w:bottom w:val="single" w:sz="8" w:space="0" w:color="auto"/>
              <w:right w:val="single" w:sz="8" w:space="0" w:color="auto"/>
            </w:tcBorders>
            <w:hideMark/>
          </w:tcPr>
          <w:p w14:paraId="562A84CB" w14:textId="77777777" w:rsidR="00983991" w:rsidRPr="00983991" w:rsidRDefault="00983991" w:rsidP="00983991">
            <w:pPr>
              <w:spacing w:line="240" w:lineRule="auto"/>
              <w:rPr>
                <w:rFonts w:ascii="Calibri" w:eastAsia="Times New Roman" w:hAnsi="Calibri" w:cs="Calibri"/>
                <w:color w:val="000000"/>
                <w:sz w:val="20"/>
                <w:szCs w:val="20"/>
                <w:lang w:eastAsia="fr-FR"/>
              </w:rPr>
            </w:pPr>
            <w:r w:rsidRPr="00983991">
              <w:rPr>
                <w:rFonts w:ascii="Calibri" w:eastAsia="Times New Roman" w:hAnsi="Calibri" w:cs="Calibri"/>
                <w:color w:val="000000"/>
                <w:sz w:val="20"/>
                <w:szCs w:val="20"/>
                <w:lang w:eastAsia="fr-FR"/>
              </w:rPr>
              <w:t>Montant brut - DE (si RVP)</w:t>
            </w:r>
            <w:r w:rsidRPr="00983991">
              <w:rPr>
                <w:rFonts w:ascii="Calibri" w:eastAsia="Times New Roman" w:hAnsi="Calibri" w:cs="Calibri"/>
                <w:color w:val="000000"/>
                <w:sz w:val="20"/>
                <w:szCs w:val="20"/>
                <w:lang w:eastAsia="fr-FR"/>
              </w:rPr>
              <w:br/>
              <w:t>Montant brut + DS (si DVP)</w:t>
            </w:r>
          </w:p>
        </w:tc>
      </w:tr>
    </w:tbl>
    <w:p w14:paraId="6BE68D0F" w14:textId="77777777" w:rsidR="0013150A" w:rsidRPr="00450A1F" w:rsidRDefault="0013150A" w:rsidP="0013150A">
      <w:pPr>
        <w:pStyle w:val="Heading4"/>
      </w:pPr>
      <w:r>
        <w:t>Génération de l'IRL marché et postage de</w:t>
      </w:r>
      <w:r w:rsidR="004700B6">
        <w:t>s</w:t>
      </w:r>
      <w:r>
        <w:t xml:space="preserve"> </w:t>
      </w:r>
      <w:proofErr w:type="gramStart"/>
      <w:r>
        <w:t>flux:</w:t>
      </w:r>
      <w:proofErr w:type="gramEnd"/>
      <w:r>
        <w:t xml:space="preserve"> mouvement titres marché</w:t>
      </w:r>
      <w:r w:rsidR="00B84556">
        <w:t xml:space="preserve"> et notification </w:t>
      </w:r>
      <w:proofErr w:type="spellStart"/>
      <w:r w:rsidR="00B84556">
        <w:t>MaroClear</w:t>
      </w:r>
      <w:proofErr w:type="spellEnd"/>
    </w:p>
    <w:p w14:paraId="06BE73B6" w14:textId="77777777" w:rsidR="00B1233E" w:rsidRDefault="0013150A" w:rsidP="00B1233E">
      <w:pPr>
        <w:spacing w:before="240" w:after="240" w:line="240" w:lineRule="auto"/>
        <w:ind w:right="142"/>
      </w:pPr>
      <w:r w:rsidRPr="00EC2773">
        <w:t>Pour chaque IRL (client et</w:t>
      </w:r>
      <w:r w:rsidR="00B1233E" w:rsidRPr="00EC2773">
        <w:t xml:space="preserve"> fond</w:t>
      </w:r>
      <w:r w:rsidR="005005D0" w:rsidRPr="00EC2773">
        <w:t>) générée</w:t>
      </w:r>
      <w:r w:rsidR="00B1233E" w:rsidRPr="00EC2773">
        <w:t>, une IRL marché est créée pour suivre les flux et mouvements marché (mouvement titres nostro</w:t>
      </w:r>
      <w:r w:rsidR="005005D0" w:rsidRPr="00EC2773">
        <w:t xml:space="preserve">, </w:t>
      </w:r>
      <w:proofErr w:type="spellStart"/>
      <w:r w:rsidR="005005D0" w:rsidRPr="00EC2773">
        <w:t>swift</w:t>
      </w:r>
      <w:proofErr w:type="spellEnd"/>
      <w:r w:rsidR="005005D0" w:rsidRPr="00EC2773">
        <w:t xml:space="preserve"> si applicable</w:t>
      </w:r>
      <w:r w:rsidR="00B1233E" w:rsidRPr="00EC2773">
        <w:t>). Ci-après l'évolution du statut du mouvement titres marché (nostro) avec l</w:t>
      </w:r>
      <w:r w:rsidR="00EA12A0" w:rsidRPr="00EC2773">
        <w:t>'évolution de l'IRL marché.</w:t>
      </w:r>
    </w:p>
    <w:tbl>
      <w:tblPr>
        <w:tblW w:w="9229" w:type="dxa"/>
        <w:tblInd w:w="55" w:type="dxa"/>
        <w:tblCellMar>
          <w:left w:w="70" w:type="dxa"/>
          <w:right w:w="70" w:type="dxa"/>
        </w:tblCellMar>
        <w:tblLook w:val="04A0" w:firstRow="1" w:lastRow="0" w:firstColumn="1" w:lastColumn="0" w:noHBand="0" w:noVBand="1"/>
      </w:tblPr>
      <w:tblGrid>
        <w:gridCol w:w="3417"/>
        <w:gridCol w:w="5812"/>
      </w:tblGrid>
      <w:tr w:rsidR="000E2A63" w:rsidRPr="00E473BD" w14:paraId="2066CB5F" w14:textId="77777777" w:rsidTr="00C86CF7">
        <w:trPr>
          <w:trHeight w:val="300"/>
        </w:trPr>
        <w:tc>
          <w:tcPr>
            <w:tcW w:w="3417" w:type="dxa"/>
            <w:tcBorders>
              <w:top w:val="single" w:sz="4" w:space="0" w:color="auto"/>
              <w:left w:val="single" w:sz="4" w:space="0" w:color="auto"/>
              <w:bottom w:val="single" w:sz="4" w:space="0" w:color="auto"/>
              <w:right w:val="single" w:sz="4" w:space="0" w:color="auto"/>
            </w:tcBorders>
            <w:shd w:val="clear" w:color="000000" w:fill="BFBFBF"/>
            <w:hideMark/>
          </w:tcPr>
          <w:p w14:paraId="5369B8F3" w14:textId="77777777" w:rsidR="000E2A63" w:rsidRPr="00E473BD" w:rsidRDefault="000E2A63" w:rsidP="00C86CF7">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IRL</w:t>
            </w:r>
            <w:r>
              <w:rPr>
                <w:rFonts w:ascii="Calibri" w:eastAsia="Times New Roman" w:hAnsi="Calibri" w:cs="Calibri"/>
                <w:b/>
                <w:bCs/>
                <w:color w:val="000000"/>
                <w:sz w:val="20"/>
                <w:szCs w:val="20"/>
                <w:lang w:eastAsia="fr-FR"/>
              </w:rPr>
              <w:t xml:space="preserve"> marché</w:t>
            </w:r>
          </w:p>
        </w:tc>
        <w:tc>
          <w:tcPr>
            <w:tcW w:w="5812" w:type="dxa"/>
            <w:tcBorders>
              <w:top w:val="single" w:sz="4" w:space="0" w:color="auto"/>
              <w:left w:val="nil"/>
              <w:bottom w:val="single" w:sz="4" w:space="0" w:color="auto"/>
              <w:right w:val="single" w:sz="4" w:space="0" w:color="auto"/>
            </w:tcBorders>
            <w:shd w:val="clear" w:color="000000" w:fill="BFBFBF"/>
            <w:hideMark/>
          </w:tcPr>
          <w:p w14:paraId="19E92616" w14:textId="77777777" w:rsidR="000E2A63" w:rsidRPr="00E473BD" w:rsidRDefault="000E2A63" w:rsidP="00C86CF7">
            <w:pPr>
              <w:spacing w:line="240" w:lineRule="auto"/>
              <w:rPr>
                <w:rFonts w:ascii="Calibri" w:eastAsia="Times New Roman" w:hAnsi="Calibri" w:cs="Calibri"/>
                <w:b/>
                <w:bCs/>
                <w:color w:val="000000"/>
                <w:sz w:val="20"/>
                <w:szCs w:val="20"/>
                <w:lang w:eastAsia="fr-FR"/>
              </w:rPr>
            </w:pPr>
            <w:r w:rsidRPr="00E473BD">
              <w:rPr>
                <w:rFonts w:ascii="Calibri" w:eastAsia="Times New Roman" w:hAnsi="Calibri" w:cs="Calibri"/>
                <w:b/>
                <w:bCs/>
                <w:color w:val="000000"/>
                <w:sz w:val="20"/>
                <w:szCs w:val="20"/>
                <w:lang w:eastAsia="fr-FR"/>
              </w:rPr>
              <w:t>Statut mouvement titres</w:t>
            </w:r>
          </w:p>
        </w:tc>
      </w:tr>
      <w:tr w:rsidR="000E2A63" w:rsidRPr="008101C2" w14:paraId="66443944" w14:textId="77777777" w:rsidTr="00C86CF7">
        <w:trPr>
          <w:trHeight w:val="300"/>
        </w:trPr>
        <w:tc>
          <w:tcPr>
            <w:tcW w:w="3417" w:type="dxa"/>
            <w:tcBorders>
              <w:top w:val="nil"/>
              <w:left w:val="single" w:sz="4" w:space="0" w:color="auto"/>
              <w:bottom w:val="single" w:sz="4" w:space="0" w:color="auto"/>
              <w:right w:val="single" w:sz="4" w:space="0" w:color="auto"/>
            </w:tcBorders>
            <w:hideMark/>
          </w:tcPr>
          <w:p w14:paraId="2294C9E4" w14:textId="77777777"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Instruit</w:t>
            </w:r>
          </w:p>
        </w:tc>
        <w:tc>
          <w:tcPr>
            <w:tcW w:w="5812" w:type="dxa"/>
            <w:tcBorders>
              <w:top w:val="nil"/>
              <w:left w:val="nil"/>
              <w:bottom w:val="single" w:sz="4" w:space="0" w:color="auto"/>
              <w:right w:val="single" w:sz="4" w:space="0" w:color="auto"/>
            </w:tcBorders>
            <w:hideMark/>
          </w:tcPr>
          <w:p w14:paraId="4111E327" w14:textId="77777777"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"Instruit"</w:t>
            </w:r>
          </w:p>
        </w:tc>
      </w:tr>
      <w:tr w:rsidR="000E2A63" w:rsidRPr="008101C2" w14:paraId="45E194A4" w14:textId="77777777" w:rsidTr="00C86CF7">
        <w:trPr>
          <w:trHeight w:val="300"/>
        </w:trPr>
        <w:tc>
          <w:tcPr>
            <w:tcW w:w="3417" w:type="dxa"/>
            <w:tcBorders>
              <w:top w:val="nil"/>
              <w:left w:val="single" w:sz="4" w:space="0" w:color="auto"/>
              <w:bottom w:val="single" w:sz="4" w:space="0" w:color="auto"/>
              <w:right w:val="single" w:sz="4" w:space="0" w:color="auto"/>
            </w:tcBorders>
            <w:hideMark/>
          </w:tcPr>
          <w:p w14:paraId="6255C755" w14:textId="77777777"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p>
        </w:tc>
        <w:tc>
          <w:tcPr>
            <w:tcW w:w="5812" w:type="dxa"/>
            <w:tcBorders>
              <w:top w:val="nil"/>
              <w:left w:val="nil"/>
              <w:bottom w:val="single" w:sz="4" w:space="0" w:color="auto"/>
              <w:right w:val="single" w:sz="4" w:space="0" w:color="auto"/>
            </w:tcBorders>
            <w:hideMark/>
          </w:tcPr>
          <w:p w14:paraId="0FCCFBB9" w14:textId="77777777"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"Apparié</w:t>
            </w:r>
            <w:r w:rsidRPr="008101C2">
              <w:rPr>
                <w:rFonts w:ascii="Calibri" w:eastAsia="Times New Roman" w:hAnsi="Calibri" w:cs="Calibri"/>
                <w:color w:val="000000"/>
                <w:sz w:val="20"/>
                <w:szCs w:val="20"/>
                <w:lang w:eastAsia="fr-FR"/>
              </w:rPr>
              <w:t>"</w:t>
            </w:r>
          </w:p>
        </w:tc>
      </w:tr>
      <w:tr w:rsidR="000E2A63" w:rsidRPr="008101C2" w14:paraId="446D8B08" w14:textId="77777777" w:rsidTr="00C86CF7">
        <w:trPr>
          <w:trHeight w:val="300"/>
        </w:trPr>
        <w:tc>
          <w:tcPr>
            <w:tcW w:w="3417" w:type="dxa"/>
            <w:tcBorders>
              <w:top w:val="nil"/>
              <w:left w:val="single" w:sz="4" w:space="0" w:color="auto"/>
              <w:bottom w:val="single" w:sz="4" w:space="0" w:color="auto"/>
              <w:right w:val="single" w:sz="4" w:space="0" w:color="auto"/>
            </w:tcBorders>
            <w:hideMark/>
          </w:tcPr>
          <w:p w14:paraId="7A102666" w14:textId="77777777"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Dénoué</w:t>
            </w:r>
          </w:p>
        </w:tc>
        <w:tc>
          <w:tcPr>
            <w:tcW w:w="5812" w:type="dxa"/>
            <w:tcBorders>
              <w:top w:val="nil"/>
              <w:left w:val="nil"/>
              <w:bottom w:val="single" w:sz="4" w:space="0" w:color="auto"/>
              <w:right w:val="single" w:sz="4" w:space="0" w:color="auto"/>
            </w:tcBorders>
            <w:hideMark/>
          </w:tcPr>
          <w:p w14:paraId="589E1A8D" w14:textId="77777777"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"Impacté"</w:t>
            </w:r>
          </w:p>
        </w:tc>
      </w:tr>
      <w:tr w:rsidR="000E2A63" w:rsidRPr="008101C2" w14:paraId="74F22E04" w14:textId="77777777" w:rsidTr="00C86CF7">
        <w:trPr>
          <w:trHeight w:val="350"/>
        </w:trPr>
        <w:tc>
          <w:tcPr>
            <w:tcW w:w="3417" w:type="dxa"/>
            <w:tcBorders>
              <w:top w:val="nil"/>
              <w:left w:val="single" w:sz="4" w:space="0" w:color="auto"/>
              <w:bottom w:val="single" w:sz="4" w:space="0" w:color="auto"/>
              <w:right w:val="single" w:sz="4" w:space="0" w:color="auto"/>
            </w:tcBorders>
            <w:hideMark/>
          </w:tcPr>
          <w:p w14:paraId="397B9CC1" w14:textId="77777777"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Rejeté</w:t>
            </w:r>
          </w:p>
        </w:tc>
        <w:tc>
          <w:tcPr>
            <w:tcW w:w="5812" w:type="dxa"/>
            <w:tcBorders>
              <w:top w:val="nil"/>
              <w:left w:val="nil"/>
              <w:bottom w:val="single" w:sz="4" w:space="0" w:color="auto"/>
              <w:right w:val="single" w:sz="4" w:space="0" w:color="auto"/>
            </w:tcBorders>
            <w:hideMark/>
          </w:tcPr>
          <w:p w14:paraId="563972B3" w14:textId="77777777"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"Rejeté"</w:t>
            </w:r>
          </w:p>
        </w:tc>
      </w:tr>
      <w:tr w:rsidR="000E2A63" w:rsidRPr="008101C2" w14:paraId="7CDECC75" w14:textId="77777777" w:rsidTr="00C86CF7">
        <w:trPr>
          <w:trHeight w:val="284"/>
        </w:trPr>
        <w:tc>
          <w:tcPr>
            <w:tcW w:w="3417" w:type="dxa"/>
            <w:tcBorders>
              <w:top w:val="nil"/>
              <w:left w:val="single" w:sz="4" w:space="0" w:color="auto"/>
              <w:bottom w:val="single" w:sz="4" w:space="0" w:color="auto"/>
              <w:right w:val="single" w:sz="4" w:space="0" w:color="auto"/>
            </w:tcBorders>
            <w:hideMark/>
          </w:tcPr>
          <w:p w14:paraId="09DC4C5D" w14:textId="77777777" w:rsidR="000E2A63" w:rsidRPr="008101C2" w:rsidRDefault="000E2A63" w:rsidP="00C86CF7">
            <w:pPr>
              <w:spacing w:line="240" w:lineRule="auto"/>
              <w:rPr>
                <w:rFonts w:ascii="Calibri" w:eastAsia="Times New Roman" w:hAnsi="Calibri" w:cs="Calibri"/>
                <w:color w:val="000000"/>
                <w:sz w:val="20"/>
                <w:szCs w:val="20"/>
                <w:lang w:eastAsia="fr-FR"/>
              </w:rPr>
            </w:pPr>
            <w:r w:rsidRPr="008101C2">
              <w:rPr>
                <w:rFonts w:ascii="Calibri" w:eastAsia="Times New Roman" w:hAnsi="Calibri" w:cs="Calibri"/>
                <w:color w:val="000000"/>
                <w:sz w:val="20"/>
                <w:szCs w:val="20"/>
                <w:lang w:eastAsia="fr-FR"/>
              </w:rPr>
              <w:t>Annulé</w:t>
            </w:r>
          </w:p>
        </w:tc>
        <w:tc>
          <w:tcPr>
            <w:tcW w:w="5812" w:type="dxa"/>
            <w:tcBorders>
              <w:top w:val="nil"/>
              <w:left w:val="nil"/>
              <w:bottom w:val="single" w:sz="4" w:space="0" w:color="auto"/>
              <w:right w:val="single" w:sz="4" w:space="0" w:color="auto"/>
            </w:tcBorders>
            <w:hideMark/>
          </w:tcPr>
          <w:p w14:paraId="636A3777" w14:textId="77777777" w:rsidR="000E2A63" w:rsidRPr="008101C2" w:rsidRDefault="000E2A63" w:rsidP="00C86CF7">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"Annulé"</w:t>
            </w:r>
          </w:p>
        </w:tc>
      </w:tr>
    </w:tbl>
    <w:p w14:paraId="0A56AADB" w14:textId="77777777" w:rsidR="00097221" w:rsidRPr="00EC2773" w:rsidRDefault="00097221" w:rsidP="00097221">
      <w:pPr>
        <w:pStyle w:val="ListParagraph"/>
        <w:spacing w:before="240" w:after="240" w:line="240" w:lineRule="auto"/>
        <w:ind w:right="142"/>
      </w:pPr>
    </w:p>
    <w:p w14:paraId="39E53AE6" w14:textId="77777777" w:rsidR="006666E4" w:rsidRPr="006666E4" w:rsidRDefault="00D70608" w:rsidP="006666E4">
      <w:pPr>
        <w:pStyle w:val="Heading4"/>
      </w:pPr>
      <w:r>
        <w:t xml:space="preserve">Dénouement des </w:t>
      </w:r>
      <w:proofErr w:type="spellStart"/>
      <w:r>
        <w:t>IRLs</w:t>
      </w:r>
      <w:proofErr w:type="spellEnd"/>
      <w:r>
        <w:t xml:space="preserve"> et </w:t>
      </w:r>
      <w:r w:rsidR="00DD2323">
        <w:t xml:space="preserve">Réception de la </w:t>
      </w:r>
      <w:proofErr w:type="spellStart"/>
      <w:r w:rsidR="00DD2323">
        <w:t>VLd</w:t>
      </w:r>
      <w:proofErr w:type="spellEnd"/>
      <w:r w:rsidR="00FB183B">
        <w:t xml:space="preserve"> et gestion des soultes</w:t>
      </w:r>
    </w:p>
    <w:p w14:paraId="2A114AE5" w14:textId="77777777" w:rsidR="007B11FE" w:rsidRDefault="007B11FE" w:rsidP="00BD076B">
      <w:pPr>
        <w:spacing w:before="240" w:after="240" w:line="240" w:lineRule="auto"/>
        <w:ind w:right="142"/>
      </w:pPr>
    </w:p>
    <w:p w14:paraId="7472F5A6" w14:textId="77777777" w:rsidR="007B11FE" w:rsidRPr="000E44AB" w:rsidRDefault="007B11FE" w:rsidP="007B11F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1:</w:t>
      </w:r>
      <w:proofErr w:type="gramEnd"/>
      <w:r>
        <w:rPr>
          <w:rFonts w:asciiTheme="minorHAnsi" w:hAnsiTheme="minorHAnsi" w:cstheme="minorHAnsi"/>
          <w:b/>
          <w:i/>
          <w:sz w:val="20"/>
          <w:szCs w:val="20"/>
          <w:u w:val="single"/>
        </w:rPr>
        <w:t xml:space="preserve"> </w:t>
      </w:r>
      <w:r w:rsidRPr="007B11FE">
        <w:rPr>
          <w:rFonts w:asciiTheme="minorHAnsi" w:hAnsiTheme="minorHAnsi" w:cstheme="minorHAnsi"/>
          <w:b/>
          <w:i/>
          <w:sz w:val="20"/>
          <w:szCs w:val="20"/>
          <w:u w:val="single"/>
        </w:rPr>
        <w:t xml:space="preserve">Ordre </w:t>
      </w:r>
      <w:proofErr w:type="gramStart"/>
      <w:r w:rsidRPr="007B11FE">
        <w:rPr>
          <w:rFonts w:asciiTheme="minorHAnsi" w:hAnsiTheme="minorHAnsi" w:cstheme="minorHAnsi"/>
          <w:b/>
          <w:i/>
          <w:sz w:val="20"/>
          <w:szCs w:val="20"/>
          <w:u w:val="single"/>
        </w:rPr>
        <w:t>Réseau:</w:t>
      </w:r>
      <w:proofErr w:type="gramEnd"/>
      <w:r w:rsidRPr="007B11FE">
        <w:rPr>
          <w:rFonts w:asciiTheme="minorHAnsi" w:hAnsiTheme="minorHAnsi" w:cstheme="minorHAnsi"/>
          <w:b/>
          <w:i/>
          <w:sz w:val="20"/>
          <w:szCs w:val="20"/>
          <w:u w:val="single"/>
        </w:rPr>
        <w:t xml:space="preserve"> Client Déposant et Fond Déposant</w:t>
      </w:r>
    </w:p>
    <w:p w14:paraId="7946E5ED" w14:textId="77777777" w:rsidR="00BE0AAA" w:rsidRDefault="007B11FE" w:rsidP="00BE0AAA">
      <w:pPr>
        <w:pStyle w:val="ListParagraph"/>
        <w:numPr>
          <w:ilvl w:val="0"/>
          <w:numId w:val="58"/>
        </w:numPr>
        <w:spacing w:before="240" w:after="240" w:line="240" w:lineRule="auto"/>
        <w:ind w:right="142"/>
      </w:pPr>
      <w:r>
        <w:t xml:space="preserve">Les </w:t>
      </w:r>
      <w:proofErr w:type="spellStart"/>
      <w:r>
        <w:t>IRLs</w:t>
      </w:r>
      <w:proofErr w:type="spellEnd"/>
      <w:r>
        <w:t xml:space="preserve"> ne sont déversées dans </w:t>
      </w:r>
      <w:proofErr w:type="spellStart"/>
      <w:r>
        <w:t>MegaCustody</w:t>
      </w:r>
      <w:proofErr w:type="spellEnd"/>
      <w:r>
        <w:t xml:space="preserve"> qu'à la réception de le VL définitive.</w:t>
      </w:r>
    </w:p>
    <w:p w14:paraId="2FEFA26B" w14:textId="77777777" w:rsidR="00BE0AAA" w:rsidRDefault="007B11FE" w:rsidP="00BE0AAA">
      <w:pPr>
        <w:pStyle w:val="ListParagraph"/>
        <w:numPr>
          <w:ilvl w:val="0"/>
          <w:numId w:val="58"/>
        </w:numPr>
        <w:spacing w:before="240" w:after="240" w:line="240" w:lineRule="auto"/>
        <w:ind w:right="142"/>
      </w:pPr>
      <w:r>
        <w:t xml:space="preserve">Aucun Swift n'est généré vers </w:t>
      </w:r>
      <w:proofErr w:type="spellStart"/>
      <w:r>
        <w:t>MaroClear</w:t>
      </w:r>
      <w:proofErr w:type="spellEnd"/>
      <w:r>
        <w:t xml:space="preserve"> (ni pour l'IRL </w:t>
      </w:r>
      <w:r w:rsidR="002E4AFA">
        <w:t xml:space="preserve">jambe </w:t>
      </w:r>
      <w:r>
        <w:t xml:space="preserve">client ni pour l'IRL </w:t>
      </w:r>
      <w:r w:rsidR="002E4AFA">
        <w:t>jambe Fond</w:t>
      </w:r>
      <w:r>
        <w:t>)</w:t>
      </w:r>
      <w:r w:rsidR="00EE48C2">
        <w:t>.</w:t>
      </w:r>
    </w:p>
    <w:p w14:paraId="1736BD50" w14:textId="77777777" w:rsidR="00BE0AAA" w:rsidRDefault="007B11FE" w:rsidP="00BE0AAA">
      <w:pPr>
        <w:pStyle w:val="ListParagraph"/>
        <w:numPr>
          <w:ilvl w:val="0"/>
          <w:numId w:val="58"/>
        </w:numPr>
        <w:spacing w:before="240" w:after="240" w:line="240" w:lineRule="auto"/>
        <w:ind w:right="142"/>
      </w:pPr>
      <w:r>
        <w:t xml:space="preserve">L'appariement est lancé manuellement ou par job configuré (Appariement des </w:t>
      </w:r>
      <w:proofErr w:type="spellStart"/>
      <w:r>
        <w:t>IRLs</w:t>
      </w:r>
      <w:proofErr w:type="spellEnd"/>
      <w:r>
        <w:t xml:space="preserve"> (</w:t>
      </w:r>
      <w:r w:rsidR="002E4AFA">
        <w:t xml:space="preserve">jambe </w:t>
      </w:r>
      <w:r>
        <w:t xml:space="preserve">client déposant et </w:t>
      </w:r>
      <w:r w:rsidR="002E4AFA">
        <w:t xml:space="preserve">jambe </w:t>
      </w:r>
      <w:r>
        <w:t>fond déposant) de la journée.</w:t>
      </w:r>
    </w:p>
    <w:p w14:paraId="2A0962C2" w14:textId="77777777" w:rsidR="007B11FE" w:rsidRDefault="007B11FE" w:rsidP="007B11FE">
      <w:pPr>
        <w:pStyle w:val="ListParagraph"/>
        <w:numPr>
          <w:ilvl w:val="0"/>
          <w:numId w:val="58"/>
        </w:numPr>
        <w:spacing w:before="240" w:after="240" w:line="240" w:lineRule="auto"/>
        <w:ind w:right="142"/>
      </w:pPr>
      <w:r>
        <w:lastRenderedPageBreak/>
        <w:t xml:space="preserve">Le dénouement est lancé manuellement ou par job configuré (Dénouement des </w:t>
      </w:r>
      <w:proofErr w:type="spellStart"/>
      <w:r>
        <w:t>IRLs</w:t>
      </w:r>
      <w:proofErr w:type="spellEnd"/>
      <w:r>
        <w:t xml:space="preserve"> (</w:t>
      </w:r>
      <w:r w:rsidR="002E4AFA">
        <w:t xml:space="preserve">jambe </w:t>
      </w:r>
      <w:r>
        <w:t xml:space="preserve">client déposant et </w:t>
      </w:r>
      <w:r w:rsidR="002E4AFA">
        <w:t xml:space="preserve">jambe </w:t>
      </w:r>
      <w:r>
        <w:t xml:space="preserve">fond déposant) de la </w:t>
      </w:r>
      <w:proofErr w:type="gramStart"/>
      <w:r>
        <w:t>journée:</w:t>
      </w:r>
      <w:proofErr w:type="gramEnd"/>
      <w:r>
        <w:t xml:space="preserve"> Dénouement titre (marché et client) et postage espèce client.</w:t>
      </w:r>
    </w:p>
    <w:p w14:paraId="451E64E6" w14:textId="77777777" w:rsidR="00BE0AAA" w:rsidRDefault="007B11FE" w:rsidP="00BE0AAA">
      <w:pPr>
        <w:pStyle w:val="ListParagraph"/>
        <w:numPr>
          <w:ilvl w:val="0"/>
          <w:numId w:val="58"/>
        </w:numPr>
        <w:spacing w:before="240" w:after="240" w:line="240" w:lineRule="auto"/>
        <w:ind w:right="142"/>
      </w:pPr>
      <w:r>
        <w:t xml:space="preserve">A J+N, l'utilisateur effectue une régularisation de la position des nostros </w:t>
      </w:r>
      <w:r w:rsidR="0042653C">
        <w:t xml:space="preserve">titre </w:t>
      </w:r>
      <w:r>
        <w:t xml:space="preserve">(Avoir et </w:t>
      </w:r>
      <w:proofErr w:type="gramStart"/>
      <w:r>
        <w:t>Centralisateur</w:t>
      </w:r>
      <w:r w:rsidR="0042653C">
        <w:t>)sur</w:t>
      </w:r>
      <w:proofErr w:type="gramEnd"/>
      <w:r w:rsidR="0042653C">
        <w:t xml:space="preserve"> le terminal </w:t>
      </w:r>
      <w:proofErr w:type="spellStart"/>
      <w:r w:rsidR="0042653C">
        <w:t>MaroClear</w:t>
      </w:r>
      <w:proofErr w:type="spellEnd"/>
      <w:r w:rsidR="0042653C">
        <w:t>.</w:t>
      </w:r>
    </w:p>
    <w:p w14:paraId="3A119CC7" w14:textId="77777777" w:rsidR="00BE0AAA" w:rsidRDefault="00BE0AAA" w:rsidP="00BE0AAA">
      <w:pPr>
        <w:pStyle w:val="ListParagraph"/>
        <w:spacing w:before="240" w:after="240" w:line="240" w:lineRule="auto"/>
        <w:ind w:right="142"/>
      </w:pPr>
    </w:p>
    <w:p w14:paraId="50B8543C" w14:textId="77777777" w:rsidR="00BE0AAA" w:rsidRDefault="00BE0AAA" w:rsidP="00BE0AAA">
      <w:pPr>
        <w:pStyle w:val="ListParagraph"/>
        <w:spacing w:before="240" w:after="240" w:line="240" w:lineRule="auto"/>
        <w:ind w:right="142"/>
      </w:pPr>
    </w:p>
    <w:p w14:paraId="4A8468BF" w14:textId="77777777" w:rsidR="00BE0AAA" w:rsidRDefault="006660BC" w:rsidP="00BE0AAA">
      <w:pPr>
        <w:pStyle w:val="ListParagraph"/>
        <w:spacing w:before="240" w:after="240" w:line="240" w:lineRule="auto"/>
        <w:ind w:right="142"/>
      </w:pPr>
      <w:r>
        <w:rPr>
          <w:noProof/>
          <w:lang w:eastAsia="fr-FR"/>
        </w:rPr>
        <w:drawing>
          <wp:inline distT="0" distB="0" distL="0" distR="0" wp14:anchorId="159CAA0E" wp14:editId="3634886B">
            <wp:extent cx="5757545" cy="5526405"/>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5757545" cy="5526405"/>
                    </a:xfrm>
                    <a:prstGeom prst="rect">
                      <a:avLst/>
                    </a:prstGeom>
                    <a:noFill/>
                    <a:ln w="9525">
                      <a:noFill/>
                      <a:miter lim="800000"/>
                      <a:headEnd/>
                      <a:tailEnd/>
                    </a:ln>
                  </pic:spPr>
                </pic:pic>
              </a:graphicData>
            </a:graphic>
          </wp:inline>
        </w:drawing>
      </w:r>
    </w:p>
    <w:p w14:paraId="54B35741" w14:textId="77777777" w:rsidR="00BE0AAA" w:rsidRDefault="00BE0AAA" w:rsidP="00BE0AAA">
      <w:pPr>
        <w:pStyle w:val="ListParagraph"/>
        <w:spacing w:before="240" w:after="240" w:line="240" w:lineRule="auto"/>
        <w:ind w:right="142"/>
      </w:pPr>
    </w:p>
    <w:p w14:paraId="7F2739B8" w14:textId="77777777" w:rsidR="00EE48C2" w:rsidRPr="000E44AB" w:rsidRDefault="00EE48C2" w:rsidP="00EE48C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2:</w:t>
      </w:r>
      <w:proofErr w:type="gramEnd"/>
      <w:r>
        <w:rPr>
          <w:rFonts w:asciiTheme="minorHAnsi" w:hAnsiTheme="minorHAnsi" w:cstheme="minorHAnsi"/>
          <w:b/>
          <w:i/>
          <w:sz w:val="20"/>
          <w:szCs w:val="20"/>
          <w:u w:val="single"/>
        </w:rPr>
        <w:t xml:space="preserve"> Ordre </w:t>
      </w:r>
      <w:proofErr w:type="gramStart"/>
      <w:r>
        <w:rPr>
          <w:rFonts w:asciiTheme="minorHAnsi" w:hAnsiTheme="minorHAnsi" w:cstheme="minorHAnsi"/>
          <w:b/>
          <w:i/>
          <w:sz w:val="20"/>
          <w:szCs w:val="20"/>
          <w:u w:val="single"/>
        </w:rPr>
        <w:t>Direct</w:t>
      </w:r>
      <w:r w:rsidRPr="007B11FE">
        <w:rPr>
          <w:rFonts w:asciiTheme="minorHAnsi" w:hAnsiTheme="minorHAnsi" w:cstheme="minorHAnsi"/>
          <w:b/>
          <w:i/>
          <w:sz w:val="20"/>
          <w:szCs w:val="20"/>
          <w:u w:val="single"/>
        </w:rPr>
        <w:t>:</w:t>
      </w:r>
      <w:proofErr w:type="gramEnd"/>
      <w:r w:rsidRPr="007B11FE">
        <w:rPr>
          <w:rFonts w:asciiTheme="minorHAnsi" w:hAnsiTheme="minorHAnsi" w:cstheme="minorHAnsi"/>
          <w:b/>
          <w:i/>
          <w:sz w:val="20"/>
          <w:szCs w:val="20"/>
          <w:u w:val="single"/>
        </w:rPr>
        <w:t xml:space="preserve"> Client Déposant et Fond Déposant</w:t>
      </w:r>
    </w:p>
    <w:p w14:paraId="1EDE3145" w14:textId="77777777" w:rsidR="00EE48C2" w:rsidRDefault="00EE48C2" w:rsidP="00EE48C2">
      <w:pPr>
        <w:pStyle w:val="ListParagraph"/>
        <w:numPr>
          <w:ilvl w:val="0"/>
          <w:numId w:val="58"/>
        </w:numPr>
        <w:spacing w:before="240" w:after="240" w:line="240" w:lineRule="auto"/>
        <w:ind w:right="142"/>
      </w:pPr>
      <w:r>
        <w:t xml:space="preserve">Les </w:t>
      </w:r>
      <w:proofErr w:type="spellStart"/>
      <w:r>
        <w:t>IRLs</w:t>
      </w:r>
      <w:proofErr w:type="spellEnd"/>
      <w:r>
        <w:t xml:space="preserve"> ne sont déversées dans </w:t>
      </w:r>
      <w:proofErr w:type="spellStart"/>
      <w:r>
        <w:t>MegaCustody</w:t>
      </w:r>
      <w:proofErr w:type="spellEnd"/>
      <w:r>
        <w:t xml:space="preserve"> qu'à la réception de le VL définitive.</w:t>
      </w:r>
    </w:p>
    <w:p w14:paraId="4D14ED6C" w14:textId="77777777" w:rsidR="00EE48C2" w:rsidRDefault="00EE48C2" w:rsidP="00EE48C2">
      <w:pPr>
        <w:pStyle w:val="ListParagraph"/>
        <w:numPr>
          <w:ilvl w:val="0"/>
          <w:numId w:val="58"/>
        </w:numPr>
        <w:spacing w:before="240" w:after="240" w:line="240" w:lineRule="auto"/>
        <w:ind w:right="142"/>
      </w:pPr>
      <w:r>
        <w:t xml:space="preserve">Aucun Swift n'est généré vers </w:t>
      </w:r>
      <w:proofErr w:type="spellStart"/>
      <w:r>
        <w:t>MaroClear</w:t>
      </w:r>
      <w:proofErr w:type="spellEnd"/>
      <w:r>
        <w:t xml:space="preserve"> (ni pour l'IRL </w:t>
      </w:r>
      <w:r w:rsidR="002E4AFA">
        <w:t xml:space="preserve">jambe </w:t>
      </w:r>
      <w:r>
        <w:t xml:space="preserve">client ni pour l'IRL </w:t>
      </w:r>
      <w:r w:rsidR="002E4AFA">
        <w:t>jambe Fond</w:t>
      </w:r>
      <w:r>
        <w:t>).</w:t>
      </w:r>
    </w:p>
    <w:p w14:paraId="36E51B68" w14:textId="77777777" w:rsidR="00EE48C2" w:rsidRDefault="00EE48C2" w:rsidP="00EE48C2">
      <w:pPr>
        <w:pStyle w:val="ListParagraph"/>
        <w:numPr>
          <w:ilvl w:val="0"/>
          <w:numId w:val="58"/>
        </w:numPr>
        <w:spacing w:before="240" w:after="240" w:line="240" w:lineRule="auto"/>
        <w:ind w:right="142"/>
      </w:pPr>
      <w:r>
        <w:t xml:space="preserve">L'appariement est lancé manuellement ou par job configuré (Appariement des </w:t>
      </w:r>
      <w:proofErr w:type="spellStart"/>
      <w:r>
        <w:t>IRLs</w:t>
      </w:r>
      <w:proofErr w:type="spellEnd"/>
      <w:r>
        <w:t xml:space="preserve"> (</w:t>
      </w:r>
      <w:r w:rsidR="002E4AFA">
        <w:t xml:space="preserve">jambe </w:t>
      </w:r>
      <w:r>
        <w:t xml:space="preserve">client déposant et </w:t>
      </w:r>
      <w:r w:rsidR="002E4AFA">
        <w:t xml:space="preserve">jambe </w:t>
      </w:r>
      <w:r>
        <w:t>fond déposant) de la journée.</w:t>
      </w:r>
    </w:p>
    <w:p w14:paraId="0E593016" w14:textId="77777777" w:rsidR="00EE48C2" w:rsidRDefault="00EE48C2" w:rsidP="00EE48C2">
      <w:pPr>
        <w:pStyle w:val="ListParagraph"/>
        <w:numPr>
          <w:ilvl w:val="0"/>
          <w:numId w:val="58"/>
        </w:numPr>
        <w:spacing w:before="240" w:after="240" w:line="240" w:lineRule="auto"/>
        <w:ind w:right="142"/>
      </w:pPr>
      <w:r>
        <w:t xml:space="preserve">Le dénouement est lancé manuellement ou par job configuré (Dénouement des </w:t>
      </w:r>
      <w:proofErr w:type="spellStart"/>
      <w:r>
        <w:t>IRLs</w:t>
      </w:r>
      <w:proofErr w:type="spellEnd"/>
      <w:r>
        <w:t xml:space="preserve"> (</w:t>
      </w:r>
      <w:r w:rsidR="002E4AFA">
        <w:t xml:space="preserve">jambe </w:t>
      </w:r>
      <w:r>
        <w:t xml:space="preserve">client déposant et </w:t>
      </w:r>
      <w:r w:rsidR="002E4AFA">
        <w:t xml:space="preserve">jambe </w:t>
      </w:r>
      <w:r>
        <w:t xml:space="preserve">fond déposant) de la </w:t>
      </w:r>
      <w:proofErr w:type="gramStart"/>
      <w:r>
        <w:t>journée:</w:t>
      </w:r>
      <w:proofErr w:type="gramEnd"/>
      <w:r>
        <w:t xml:space="preserve"> Dénouement titre (marché et client) et postage espèce client.</w:t>
      </w:r>
    </w:p>
    <w:p w14:paraId="0E968487" w14:textId="77777777" w:rsidR="00EE48C2" w:rsidRDefault="00EE48C2" w:rsidP="00EE48C2">
      <w:pPr>
        <w:pStyle w:val="ListParagraph"/>
        <w:numPr>
          <w:ilvl w:val="0"/>
          <w:numId w:val="58"/>
        </w:numPr>
        <w:spacing w:before="240" w:after="240" w:line="240" w:lineRule="auto"/>
        <w:ind w:right="142"/>
      </w:pPr>
      <w:r>
        <w:lastRenderedPageBreak/>
        <w:t xml:space="preserve">A J+N, l'utilisateur effectue une régularisation de la position des nostros titre (Avoir et Centralisateur) sur le terminal </w:t>
      </w:r>
      <w:proofErr w:type="spellStart"/>
      <w:r>
        <w:t>MaroClear</w:t>
      </w:r>
      <w:proofErr w:type="spellEnd"/>
      <w:r>
        <w:t>.</w:t>
      </w:r>
    </w:p>
    <w:p w14:paraId="3F66DBED" w14:textId="77777777" w:rsidR="00BE0AAA" w:rsidRDefault="006660BC" w:rsidP="00BE0AAA">
      <w:pPr>
        <w:spacing w:before="240" w:after="240" w:line="240" w:lineRule="auto"/>
        <w:ind w:right="142"/>
      </w:pPr>
      <w:r>
        <w:rPr>
          <w:noProof/>
          <w:lang w:eastAsia="fr-FR"/>
        </w:rPr>
        <w:drawing>
          <wp:inline distT="0" distB="0" distL="0" distR="0" wp14:anchorId="18624698" wp14:editId="0D3AE0E8">
            <wp:extent cx="5757545" cy="5194935"/>
            <wp:effectExtent l="1905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srcRect/>
                    <a:stretch>
                      <a:fillRect/>
                    </a:stretch>
                  </pic:blipFill>
                  <pic:spPr bwMode="auto">
                    <a:xfrm>
                      <a:off x="0" y="0"/>
                      <a:ext cx="5757545" cy="5194935"/>
                    </a:xfrm>
                    <a:prstGeom prst="rect">
                      <a:avLst/>
                    </a:prstGeom>
                    <a:noFill/>
                    <a:ln w="9525">
                      <a:noFill/>
                      <a:miter lim="800000"/>
                      <a:headEnd/>
                      <a:tailEnd/>
                    </a:ln>
                  </pic:spPr>
                </pic:pic>
              </a:graphicData>
            </a:graphic>
          </wp:inline>
        </w:drawing>
      </w:r>
    </w:p>
    <w:p w14:paraId="680FE55E" w14:textId="77777777" w:rsidR="00EE48C2" w:rsidRPr="000E44AB" w:rsidRDefault="00EE48C2" w:rsidP="00EE48C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Cas</w:t>
      </w:r>
      <w:proofErr w:type="gramStart"/>
      <w:r>
        <w:rPr>
          <w:rFonts w:asciiTheme="minorHAnsi" w:hAnsiTheme="minorHAnsi" w:cstheme="minorHAnsi"/>
          <w:b/>
          <w:i/>
          <w:sz w:val="20"/>
          <w:szCs w:val="20"/>
          <w:u w:val="single"/>
        </w:rPr>
        <w:t>3:</w:t>
      </w:r>
      <w:proofErr w:type="gramEnd"/>
      <w:r>
        <w:rPr>
          <w:rFonts w:asciiTheme="minorHAnsi" w:hAnsiTheme="minorHAnsi" w:cstheme="minorHAnsi"/>
          <w:b/>
          <w:i/>
          <w:sz w:val="20"/>
          <w:szCs w:val="20"/>
          <w:u w:val="single"/>
        </w:rPr>
        <w:t xml:space="preserve"> Ordre </w:t>
      </w:r>
      <w:proofErr w:type="gramStart"/>
      <w:r>
        <w:rPr>
          <w:rFonts w:asciiTheme="minorHAnsi" w:hAnsiTheme="minorHAnsi" w:cstheme="minorHAnsi"/>
          <w:b/>
          <w:i/>
          <w:sz w:val="20"/>
          <w:szCs w:val="20"/>
          <w:u w:val="single"/>
        </w:rPr>
        <w:t>Direct</w:t>
      </w:r>
      <w:r w:rsidRPr="007B11FE">
        <w:rPr>
          <w:rFonts w:asciiTheme="minorHAnsi" w:hAnsiTheme="minorHAnsi" w:cstheme="minorHAnsi"/>
          <w:b/>
          <w:i/>
          <w:sz w:val="20"/>
          <w:szCs w:val="20"/>
          <w:u w:val="single"/>
        </w:rPr>
        <w:t>:</w:t>
      </w:r>
      <w:proofErr w:type="gramEnd"/>
      <w:r w:rsidRPr="007B11FE">
        <w:rPr>
          <w:rFonts w:asciiTheme="minorHAnsi" w:hAnsiTheme="minorHAnsi" w:cstheme="minorHAnsi"/>
          <w:b/>
          <w:i/>
          <w:sz w:val="20"/>
          <w:szCs w:val="20"/>
          <w:u w:val="single"/>
        </w:rPr>
        <w:t xml:space="preserve"> Client Déposant et Fond </w:t>
      </w:r>
      <w:r>
        <w:rPr>
          <w:rFonts w:asciiTheme="minorHAnsi" w:hAnsiTheme="minorHAnsi" w:cstheme="minorHAnsi"/>
          <w:b/>
          <w:i/>
          <w:sz w:val="20"/>
          <w:szCs w:val="20"/>
          <w:u w:val="single"/>
        </w:rPr>
        <w:t>Non-</w:t>
      </w:r>
      <w:r w:rsidRPr="007B11FE">
        <w:rPr>
          <w:rFonts w:asciiTheme="minorHAnsi" w:hAnsiTheme="minorHAnsi" w:cstheme="minorHAnsi"/>
          <w:b/>
          <w:i/>
          <w:sz w:val="20"/>
          <w:szCs w:val="20"/>
          <w:u w:val="single"/>
        </w:rPr>
        <w:t>Déposant</w:t>
      </w:r>
    </w:p>
    <w:p w14:paraId="44DF31EC" w14:textId="77777777" w:rsidR="00EE48C2" w:rsidRDefault="00EE48C2" w:rsidP="00EE48C2">
      <w:pPr>
        <w:pStyle w:val="ListParagraph"/>
        <w:numPr>
          <w:ilvl w:val="0"/>
          <w:numId w:val="58"/>
        </w:numPr>
        <w:spacing w:before="240" w:after="240" w:line="240" w:lineRule="auto"/>
        <w:ind w:right="142"/>
      </w:pPr>
      <w:r>
        <w:t xml:space="preserve">Les </w:t>
      </w:r>
      <w:proofErr w:type="spellStart"/>
      <w:r>
        <w:t>IRLs</w:t>
      </w:r>
      <w:proofErr w:type="spellEnd"/>
      <w:r>
        <w:t xml:space="preserve"> sont déversées dans </w:t>
      </w:r>
      <w:proofErr w:type="spellStart"/>
      <w:r>
        <w:t>MegaCustody</w:t>
      </w:r>
      <w:proofErr w:type="spellEnd"/>
      <w:r>
        <w:t xml:space="preserve"> avec une VL provisoire.</w:t>
      </w:r>
    </w:p>
    <w:p w14:paraId="418AFE5B" w14:textId="77777777" w:rsidR="00EE48C2" w:rsidRDefault="009B1005" w:rsidP="00EE48C2">
      <w:pPr>
        <w:pStyle w:val="ListParagraph"/>
        <w:numPr>
          <w:ilvl w:val="0"/>
          <w:numId w:val="58"/>
        </w:numPr>
        <w:spacing w:before="240" w:after="240" w:line="240" w:lineRule="auto"/>
        <w:ind w:right="142"/>
      </w:pPr>
      <w:r>
        <w:t xml:space="preserve">Un Swift MT54X est généré </w:t>
      </w:r>
      <w:r w:rsidR="00EE48C2">
        <w:t xml:space="preserve">vers </w:t>
      </w:r>
      <w:proofErr w:type="spellStart"/>
      <w:r w:rsidR="00EE48C2">
        <w:t>MaroClear</w:t>
      </w:r>
      <w:proofErr w:type="spellEnd"/>
      <w:r w:rsidR="00EE48C2">
        <w:t xml:space="preserve"> </w:t>
      </w:r>
      <w:r>
        <w:t>pour chaque IRL dans le statut Instruit</w:t>
      </w:r>
      <w:r w:rsidR="00EE48C2">
        <w:t>.</w:t>
      </w:r>
    </w:p>
    <w:p w14:paraId="0C4CB7D0" w14:textId="77777777" w:rsidR="00EE48C2" w:rsidRDefault="009B1005" w:rsidP="00EE48C2">
      <w:pPr>
        <w:pStyle w:val="ListParagraph"/>
        <w:numPr>
          <w:ilvl w:val="0"/>
          <w:numId w:val="58"/>
        </w:numPr>
        <w:spacing w:before="240" w:after="240" w:line="240" w:lineRule="auto"/>
        <w:ind w:right="142"/>
      </w:pPr>
      <w:r>
        <w:t>L'appariement est exécuté à la réception du MT548</w:t>
      </w:r>
      <w:r w:rsidR="00EE48C2">
        <w:t>.</w:t>
      </w:r>
    </w:p>
    <w:p w14:paraId="7634565D" w14:textId="77777777" w:rsidR="00EE48C2" w:rsidRDefault="009B1005" w:rsidP="00EE48C2">
      <w:pPr>
        <w:pStyle w:val="ListParagraph"/>
        <w:numPr>
          <w:ilvl w:val="0"/>
          <w:numId w:val="58"/>
        </w:numPr>
        <w:spacing w:before="240" w:after="240" w:line="240" w:lineRule="auto"/>
        <w:ind w:right="142"/>
      </w:pPr>
      <w:r>
        <w:t xml:space="preserve">A la réception du MT54Y, le système effectue le dénouement titres côté marché uniquement. </w:t>
      </w:r>
    </w:p>
    <w:p w14:paraId="50E229A4" w14:textId="77777777" w:rsidR="009B1005" w:rsidRDefault="009B1005" w:rsidP="00EE48C2">
      <w:pPr>
        <w:pStyle w:val="ListParagraph"/>
        <w:numPr>
          <w:ilvl w:val="0"/>
          <w:numId w:val="58"/>
        </w:numPr>
        <w:spacing w:before="240" w:after="240" w:line="240" w:lineRule="auto"/>
        <w:ind w:right="142"/>
      </w:pPr>
      <w:r>
        <w:t xml:space="preserve">Une fois la VL définitive est disponible, l'utilisateur est face à l'un de deux </w:t>
      </w:r>
      <w:proofErr w:type="gramStart"/>
      <w:r>
        <w:t>scénario</w:t>
      </w:r>
      <w:r w:rsidR="002E4AFA">
        <w:t>s</w:t>
      </w:r>
      <w:r>
        <w:t>:</w:t>
      </w:r>
      <w:proofErr w:type="gramEnd"/>
    </w:p>
    <w:p w14:paraId="0F645C29" w14:textId="77777777" w:rsidR="00BE0AAA" w:rsidRDefault="002524D4" w:rsidP="00BE0AAA">
      <w:pPr>
        <w:pStyle w:val="ListParagraph"/>
        <w:numPr>
          <w:ilvl w:val="1"/>
          <w:numId w:val="58"/>
        </w:numPr>
        <w:spacing w:before="240" w:after="240" w:line="240" w:lineRule="auto"/>
        <w:ind w:right="142"/>
      </w:pPr>
      <w:proofErr w:type="spellStart"/>
      <w:r>
        <w:t>VLd</w:t>
      </w:r>
      <w:proofErr w:type="spellEnd"/>
      <w:r>
        <w:t>=</w:t>
      </w:r>
      <w:proofErr w:type="spellStart"/>
      <w:proofErr w:type="gramStart"/>
      <w:r>
        <w:t>VLp</w:t>
      </w:r>
      <w:proofErr w:type="spellEnd"/>
      <w:r>
        <w:t>:</w:t>
      </w:r>
      <w:proofErr w:type="gramEnd"/>
      <w:r>
        <w:t xml:space="preserve"> L'utilisateur lance le dénouement de son IRL côté client </w:t>
      </w:r>
      <w:r w:rsidR="00283F42">
        <w:t>: Postage titres, espèce et CMP/TPCVM.</w:t>
      </w:r>
    </w:p>
    <w:p w14:paraId="183053BC" w14:textId="77777777" w:rsidR="0014417B" w:rsidRDefault="0014417B" w:rsidP="0014417B">
      <w:pPr>
        <w:pStyle w:val="ListParagraph"/>
        <w:numPr>
          <w:ilvl w:val="1"/>
          <w:numId w:val="58"/>
        </w:numPr>
        <w:spacing w:before="240" w:after="240" w:line="240" w:lineRule="auto"/>
        <w:ind w:right="142"/>
      </w:pPr>
      <w:proofErr w:type="spellStart"/>
      <w:r>
        <w:t>VLd</w:t>
      </w:r>
      <w:proofErr w:type="spellEnd"/>
      <w:r>
        <w:t>&lt;&gt;</w:t>
      </w:r>
      <w:proofErr w:type="gramStart"/>
      <w:r>
        <w:t>VLP:</w:t>
      </w:r>
      <w:proofErr w:type="gramEnd"/>
      <w:r>
        <w:t xml:space="preserve"> </w:t>
      </w:r>
    </w:p>
    <w:p w14:paraId="110907AD" w14:textId="77777777" w:rsidR="0014417B" w:rsidRDefault="0014417B" w:rsidP="0014417B">
      <w:pPr>
        <w:pStyle w:val="ListParagraph"/>
        <w:numPr>
          <w:ilvl w:val="2"/>
          <w:numId w:val="58"/>
        </w:numPr>
        <w:spacing w:before="240" w:after="240" w:line="240" w:lineRule="auto"/>
        <w:ind w:right="142"/>
      </w:pPr>
      <w:r>
        <w:t>Le système met à jour la VL et recalcule automatiquement les montants et les commissions en figeant les quantités initiales (</w:t>
      </w:r>
      <w:r w:rsidRPr="005F0EBE">
        <w:t xml:space="preserve">indépendamment que </w:t>
      </w:r>
      <w:proofErr w:type="gramStart"/>
      <w:r w:rsidRPr="005F0EBE">
        <w:t>la</w:t>
      </w:r>
      <w:proofErr w:type="gramEnd"/>
      <w:r w:rsidRPr="005F0EBE">
        <w:t xml:space="preserve"> sous/rachat </w:t>
      </w:r>
      <w:proofErr w:type="gramStart"/>
      <w:r w:rsidRPr="005F0EBE">
        <w:t>soit  "</w:t>
      </w:r>
      <w:proofErr w:type="gramEnd"/>
      <w:r w:rsidRPr="005F0EBE">
        <w:t>En montant" ou "En quantité"</w:t>
      </w:r>
      <w:r>
        <w:t xml:space="preserve">).  </w:t>
      </w:r>
    </w:p>
    <w:p w14:paraId="22782A0D" w14:textId="77777777" w:rsidR="0014417B" w:rsidRDefault="0014417B" w:rsidP="0014417B">
      <w:pPr>
        <w:pStyle w:val="ListParagraph"/>
        <w:numPr>
          <w:ilvl w:val="2"/>
          <w:numId w:val="58"/>
        </w:numPr>
        <w:spacing w:before="240" w:after="240" w:line="240" w:lineRule="auto"/>
        <w:ind w:right="142"/>
      </w:pPr>
      <w:r>
        <w:t xml:space="preserve">Une fois mise à jour, l'IRL est en attente de la validation de l'utilisateur. Ce dernier pourra soit valider la mise à jour du système, soit agir manuellement sur les données (VL, Montants, Commissions, et Quantités). </w:t>
      </w:r>
    </w:p>
    <w:p w14:paraId="76F20305" w14:textId="77777777" w:rsidR="0014417B" w:rsidRDefault="0014417B" w:rsidP="0014417B">
      <w:pPr>
        <w:pStyle w:val="ListParagraph"/>
        <w:numPr>
          <w:ilvl w:val="2"/>
          <w:numId w:val="58"/>
        </w:numPr>
        <w:spacing w:before="240" w:after="240" w:line="240" w:lineRule="auto"/>
        <w:ind w:right="142"/>
      </w:pPr>
      <w:r>
        <w:lastRenderedPageBreak/>
        <w:t xml:space="preserve">L'utilisateur lance alors le dénouement de son IRL côté </w:t>
      </w:r>
      <w:proofErr w:type="gramStart"/>
      <w:r>
        <w:t>client:</w:t>
      </w:r>
      <w:proofErr w:type="gramEnd"/>
      <w:r>
        <w:t xml:space="preserve"> Postage titres, espèce et CMP/TPCVM. Le système dégage les soultes par IRL (avec (Soulte titres = Quantité définitive - Quantité initiale) et (Soultes espèces = Montant de dénouement définitif - Montant de dénouement initial)).</w:t>
      </w:r>
    </w:p>
    <w:p w14:paraId="3D6ACFE7" w14:textId="77777777" w:rsidR="009F13E2" w:rsidRDefault="009F13E2" w:rsidP="009F13E2">
      <w:pPr>
        <w:pStyle w:val="ListParagraph"/>
        <w:spacing w:before="240" w:after="240" w:line="240" w:lineRule="auto"/>
        <w:ind w:left="1440" w:right="142"/>
      </w:pPr>
    </w:p>
    <w:p w14:paraId="45B698C6" w14:textId="77777777" w:rsidR="00EE48C2" w:rsidRDefault="00EE48C2" w:rsidP="00EE48C2">
      <w:pPr>
        <w:pStyle w:val="ListParagraph"/>
        <w:numPr>
          <w:ilvl w:val="0"/>
          <w:numId w:val="58"/>
        </w:numPr>
        <w:spacing w:before="240" w:after="240" w:line="240" w:lineRule="auto"/>
        <w:ind w:right="142"/>
      </w:pPr>
      <w:r>
        <w:t xml:space="preserve">A J+N, l'utilisateur effectue une régularisation de la position des nostros titre </w:t>
      </w:r>
      <w:r w:rsidR="00F671D1">
        <w:t>(Avoir</w:t>
      </w:r>
      <w:r>
        <w:t xml:space="preserve">) sur le terminal </w:t>
      </w:r>
      <w:proofErr w:type="spellStart"/>
      <w:r>
        <w:t>MaroClear</w:t>
      </w:r>
      <w:proofErr w:type="spellEnd"/>
      <w:r>
        <w:t>.</w:t>
      </w:r>
    </w:p>
    <w:p w14:paraId="090FC531" w14:textId="77777777" w:rsidR="00BE0AAA" w:rsidRDefault="005A6568" w:rsidP="00BE0AAA">
      <w:pPr>
        <w:pStyle w:val="ListParagraph"/>
        <w:spacing w:before="240" w:after="240" w:line="240" w:lineRule="auto"/>
        <w:ind w:right="142"/>
      </w:pPr>
      <w:r>
        <w:rPr>
          <w:noProof/>
          <w:lang w:eastAsia="fr-FR"/>
        </w:rPr>
        <w:lastRenderedPageBreak/>
        <w:drawing>
          <wp:inline distT="0" distB="0" distL="0" distR="0" wp14:anchorId="26D2D3CA" wp14:editId="0113A602">
            <wp:extent cx="5757545" cy="8510905"/>
            <wp:effectExtent l="1905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757545" cy="8510905"/>
                    </a:xfrm>
                    <a:prstGeom prst="rect">
                      <a:avLst/>
                    </a:prstGeom>
                    <a:noFill/>
                    <a:ln w="9525">
                      <a:noFill/>
                      <a:miter lim="800000"/>
                      <a:headEnd/>
                      <a:tailEnd/>
                    </a:ln>
                  </pic:spPr>
                </pic:pic>
              </a:graphicData>
            </a:graphic>
          </wp:inline>
        </w:drawing>
      </w:r>
    </w:p>
    <w:p w14:paraId="3D0C936F" w14:textId="77777777" w:rsidR="00BE0AAA" w:rsidRDefault="00BE0AAA" w:rsidP="00BE0AAA">
      <w:pPr>
        <w:pStyle w:val="ListParagraph"/>
        <w:spacing w:before="240" w:after="240" w:line="240" w:lineRule="auto"/>
        <w:ind w:right="142"/>
      </w:pPr>
    </w:p>
    <w:p w14:paraId="2680F0BA" w14:textId="77777777" w:rsidR="00310180" w:rsidRPr="000E44AB" w:rsidRDefault="00310180" w:rsidP="0031018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Cas</w:t>
      </w:r>
      <w:proofErr w:type="gramStart"/>
      <w:r w:rsidR="00E72311">
        <w:rPr>
          <w:rFonts w:asciiTheme="minorHAnsi" w:hAnsiTheme="minorHAnsi" w:cstheme="minorHAnsi"/>
          <w:b/>
          <w:i/>
          <w:sz w:val="20"/>
          <w:szCs w:val="20"/>
          <w:u w:val="single"/>
        </w:rPr>
        <w:t>4</w:t>
      </w:r>
      <w:r>
        <w:rPr>
          <w:rFonts w:asciiTheme="minorHAnsi" w:hAnsiTheme="minorHAnsi" w:cstheme="minorHAnsi"/>
          <w:b/>
          <w:i/>
          <w:sz w:val="20"/>
          <w:szCs w:val="20"/>
          <w:u w:val="single"/>
        </w:rPr>
        <w:t>:</w:t>
      </w:r>
      <w:proofErr w:type="gramEnd"/>
      <w:r>
        <w:rPr>
          <w:rFonts w:asciiTheme="minorHAnsi" w:hAnsiTheme="minorHAnsi" w:cstheme="minorHAnsi"/>
          <w:b/>
          <w:i/>
          <w:sz w:val="20"/>
          <w:szCs w:val="20"/>
          <w:u w:val="single"/>
        </w:rPr>
        <w:t xml:space="preserve"> Ordre </w:t>
      </w:r>
      <w:proofErr w:type="gramStart"/>
      <w:r>
        <w:rPr>
          <w:rFonts w:asciiTheme="minorHAnsi" w:hAnsiTheme="minorHAnsi" w:cstheme="minorHAnsi"/>
          <w:b/>
          <w:i/>
          <w:sz w:val="20"/>
          <w:szCs w:val="20"/>
          <w:u w:val="single"/>
        </w:rPr>
        <w:t>Direct</w:t>
      </w:r>
      <w:r w:rsidRPr="007B11FE">
        <w:rPr>
          <w:rFonts w:asciiTheme="minorHAnsi" w:hAnsiTheme="minorHAnsi" w:cstheme="minorHAnsi"/>
          <w:b/>
          <w:i/>
          <w:sz w:val="20"/>
          <w:szCs w:val="20"/>
          <w:u w:val="single"/>
        </w:rPr>
        <w:t>:</w:t>
      </w:r>
      <w:proofErr w:type="gramEnd"/>
      <w:r w:rsidRPr="007B11FE">
        <w:rPr>
          <w:rFonts w:asciiTheme="minorHAnsi" w:hAnsiTheme="minorHAnsi" w:cstheme="minorHAnsi"/>
          <w:b/>
          <w:i/>
          <w:sz w:val="20"/>
          <w:szCs w:val="20"/>
          <w:u w:val="single"/>
        </w:rPr>
        <w:t xml:space="preserve"> Client </w:t>
      </w:r>
      <w:r>
        <w:rPr>
          <w:rFonts w:asciiTheme="minorHAnsi" w:hAnsiTheme="minorHAnsi" w:cstheme="minorHAnsi"/>
          <w:b/>
          <w:i/>
          <w:sz w:val="20"/>
          <w:szCs w:val="20"/>
          <w:u w:val="single"/>
        </w:rPr>
        <w:t>Non-</w:t>
      </w:r>
      <w:r w:rsidRPr="007B11FE">
        <w:rPr>
          <w:rFonts w:asciiTheme="minorHAnsi" w:hAnsiTheme="minorHAnsi" w:cstheme="minorHAnsi"/>
          <w:b/>
          <w:i/>
          <w:sz w:val="20"/>
          <w:szCs w:val="20"/>
          <w:u w:val="single"/>
        </w:rPr>
        <w:t>Déposant et Fond Déposant</w:t>
      </w:r>
    </w:p>
    <w:p w14:paraId="3B9FDC86" w14:textId="77777777" w:rsidR="00310180" w:rsidRDefault="00310180" w:rsidP="00310180">
      <w:pPr>
        <w:pStyle w:val="ListParagraph"/>
        <w:numPr>
          <w:ilvl w:val="0"/>
          <w:numId w:val="58"/>
        </w:numPr>
        <w:spacing w:before="240" w:after="240" w:line="240" w:lineRule="auto"/>
        <w:ind w:right="142"/>
      </w:pPr>
      <w:r>
        <w:t xml:space="preserve">Les </w:t>
      </w:r>
      <w:proofErr w:type="spellStart"/>
      <w:r>
        <w:t>IRLs</w:t>
      </w:r>
      <w:proofErr w:type="spellEnd"/>
      <w:r>
        <w:t xml:space="preserve"> sont déversées dans </w:t>
      </w:r>
      <w:proofErr w:type="spellStart"/>
      <w:r>
        <w:t>MegaCustody</w:t>
      </w:r>
      <w:proofErr w:type="spellEnd"/>
      <w:r>
        <w:t xml:space="preserve"> avec une VL provisoire.</w:t>
      </w:r>
    </w:p>
    <w:p w14:paraId="7EDBC90F" w14:textId="77777777" w:rsidR="00310180" w:rsidRDefault="00310180" w:rsidP="00310180">
      <w:pPr>
        <w:pStyle w:val="ListParagraph"/>
        <w:numPr>
          <w:ilvl w:val="0"/>
          <w:numId w:val="58"/>
        </w:numPr>
        <w:spacing w:before="240" w:after="240" w:line="240" w:lineRule="auto"/>
        <w:ind w:right="142"/>
      </w:pPr>
      <w:r>
        <w:t xml:space="preserve">Un Swift MT54X est généré vers </w:t>
      </w:r>
      <w:proofErr w:type="spellStart"/>
      <w:r>
        <w:t>MaroClear</w:t>
      </w:r>
      <w:proofErr w:type="spellEnd"/>
      <w:r>
        <w:t xml:space="preserve"> pour chaque IRL </w:t>
      </w:r>
      <w:r w:rsidR="002E4AFA">
        <w:t xml:space="preserve">jambe </w:t>
      </w:r>
      <w:r w:rsidR="005656A9">
        <w:t xml:space="preserve">Fond </w:t>
      </w:r>
      <w:r>
        <w:t>dans le statut Instruit.</w:t>
      </w:r>
    </w:p>
    <w:p w14:paraId="50BD301F" w14:textId="77777777" w:rsidR="00310180" w:rsidRDefault="00310180" w:rsidP="00310180">
      <w:pPr>
        <w:pStyle w:val="ListParagraph"/>
        <w:numPr>
          <w:ilvl w:val="0"/>
          <w:numId w:val="58"/>
        </w:numPr>
        <w:spacing w:before="240" w:after="240" w:line="240" w:lineRule="auto"/>
        <w:ind w:right="142"/>
      </w:pPr>
      <w:r>
        <w:t>L'appariement est exécuté à la réception du MT548</w:t>
      </w:r>
      <w:r w:rsidR="005656A9">
        <w:t xml:space="preserve"> pour l'IRL</w:t>
      </w:r>
      <w:r w:rsidR="002E4AFA">
        <w:t xml:space="preserve"> jambe</w:t>
      </w:r>
      <w:r w:rsidR="005656A9">
        <w:t xml:space="preserve"> Fond</w:t>
      </w:r>
      <w:r>
        <w:t>.</w:t>
      </w:r>
      <w:r w:rsidR="005656A9">
        <w:t xml:space="preserve"> Il est exécuté manuellement pour l'IRL </w:t>
      </w:r>
      <w:r w:rsidR="002E4AFA">
        <w:t xml:space="preserve">jambe </w:t>
      </w:r>
      <w:r w:rsidR="005656A9">
        <w:t>Client Non-Déposant.</w:t>
      </w:r>
    </w:p>
    <w:p w14:paraId="04EBEFDB" w14:textId="77777777" w:rsidR="00310180" w:rsidRDefault="005656A9" w:rsidP="00310180">
      <w:pPr>
        <w:pStyle w:val="ListParagraph"/>
        <w:numPr>
          <w:ilvl w:val="0"/>
          <w:numId w:val="58"/>
        </w:numPr>
        <w:spacing w:before="240" w:after="240" w:line="240" w:lineRule="auto"/>
        <w:ind w:right="142"/>
      </w:pPr>
      <w:r>
        <w:t>Le dénouement est exécuté à</w:t>
      </w:r>
      <w:r w:rsidR="00310180">
        <w:t xml:space="preserve"> la réception du MT54Y</w:t>
      </w:r>
      <w:r>
        <w:t xml:space="preserve"> pour l'IRL </w:t>
      </w:r>
      <w:r w:rsidR="002E4AFA">
        <w:t xml:space="preserve">jambe </w:t>
      </w:r>
      <w:r>
        <w:t xml:space="preserve">Fond. Il est exécuté manuellement pour l'IRL </w:t>
      </w:r>
      <w:r w:rsidR="002E4AFA">
        <w:t xml:space="preserve">jambe </w:t>
      </w:r>
      <w:r>
        <w:t>Client Non-Déposant.</w:t>
      </w:r>
      <w:r w:rsidR="002E4AFA">
        <w:t xml:space="preserve"> Le dénouement de chaque jambe</w:t>
      </w:r>
      <w:r>
        <w:t xml:space="preserve"> </w:t>
      </w:r>
      <w:proofErr w:type="gramStart"/>
      <w:r>
        <w:t>impactent</w:t>
      </w:r>
      <w:proofErr w:type="gramEnd"/>
      <w:r w:rsidR="002E4AFA">
        <w:t xml:space="preserve"> </w:t>
      </w:r>
      <w:proofErr w:type="spellStart"/>
      <w:r w:rsidR="002E4AFA">
        <w:t>son</w:t>
      </w:r>
      <w:r w:rsidR="00310180">
        <w:t>côté</w:t>
      </w:r>
      <w:proofErr w:type="spellEnd"/>
      <w:r w:rsidR="00310180">
        <w:t xml:space="preserve"> </w:t>
      </w:r>
      <w:r>
        <w:t xml:space="preserve">titres </w:t>
      </w:r>
      <w:r w:rsidR="002E4AFA">
        <w:t xml:space="preserve">marché </w:t>
      </w:r>
      <w:proofErr w:type="gramStart"/>
      <w:r w:rsidR="002E4AFA">
        <w:t>uniquement;</w:t>
      </w:r>
      <w:proofErr w:type="gramEnd"/>
      <w:r w:rsidR="002E4AFA">
        <w:t xml:space="preserve"> pas d'impact côté client.</w:t>
      </w:r>
    </w:p>
    <w:p w14:paraId="6A5D48D2" w14:textId="77777777" w:rsidR="00310180" w:rsidRDefault="00310180" w:rsidP="00310180">
      <w:pPr>
        <w:pStyle w:val="ListParagraph"/>
        <w:numPr>
          <w:ilvl w:val="0"/>
          <w:numId w:val="58"/>
        </w:numPr>
        <w:spacing w:before="240" w:after="240" w:line="240" w:lineRule="auto"/>
        <w:ind w:right="142"/>
      </w:pPr>
      <w:r>
        <w:t xml:space="preserve">Une fois la VL définitive est disponible, l'utilisateur est face à l'un de deux </w:t>
      </w:r>
      <w:proofErr w:type="gramStart"/>
      <w:r>
        <w:t>scénario</w:t>
      </w:r>
      <w:r w:rsidR="002E4AFA">
        <w:t>s</w:t>
      </w:r>
      <w:r>
        <w:t>:</w:t>
      </w:r>
      <w:proofErr w:type="gramEnd"/>
    </w:p>
    <w:p w14:paraId="17BF9D33" w14:textId="77777777" w:rsidR="00310180" w:rsidRDefault="00310180" w:rsidP="00310180">
      <w:pPr>
        <w:pStyle w:val="ListParagraph"/>
        <w:numPr>
          <w:ilvl w:val="1"/>
          <w:numId w:val="58"/>
        </w:numPr>
        <w:spacing w:before="240" w:after="240" w:line="240" w:lineRule="auto"/>
        <w:ind w:right="142"/>
      </w:pPr>
      <w:proofErr w:type="spellStart"/>
      <w:r>
        <w:t>VLd</w:t>
      </w:r>
      <w:proofErr w:type="spellEnd"/>
      <w:r>
        <w:t>=</w:t>
      </w:r>
      <w:proofErr w:type="spellStart"/>
      <w:proofErr w:type="gramStart"/>
      <w:r>
        <w:t>VLp</w:t>
      </w:r>
      <w:proofErr w:type="spellEnd"/>
      <w:r>
        <w:t>:</w:t>
      </w:r>
      <w:proofErr w:type="gramEnd"/>
      <w:r>
        <w:t xml:space="preserve"> L'utilisateur lance le dénouement de son IRL côté client </w:t>
      </w:r>
      <w:r w:rsidR="00FB618E">
        <w:t>(pour chacune</w:t>
      </w:r>
      <w:ins w:id="278" w:author="souchem" w:date="2015-07-28T17:21:00Z">
        <w:r w:rsidR="00B631C3">
          <w:t xml:space="preserve"> </w:t>
        </w:r>
      </w:ins>
      <w:r w:rsidR="00FB618E">
        <w:t>des deux jambes</w:t>
      </w:r>
      <w:proofErr w:type="gramStart"/>
      <w:r w:rsidR="005656A9">
        <w:t>)</w:t>
      </w:r>
      <w:r>
        <w:t>:</w:t>
      </w:r>
      <w:proofErr w:type="gramEnd"/>
      <w:r>
        <w:t xml:space="preserve"> Postage titres, espèce et CMP/TPCVM.</w:t>
      </w:r>
    </w:p>
    <w:p w14:paraId="2CFE5923" w14:textId="77777777" w:rsidR="00F776BF" w:rsidRDefault="00310180" w:rsidP="00310180">
      <w:pPr>
        <w:pStyle w:val="ListParagraph"/>
        <w:numPr>
          <w:ilvl w:val="1"/>
          <w:numId w:val="58"/>
        </w:numPr>
        <w:spacing w:before="240" w:after="240" w:line="240" w:lineRule="auto"/>
        <w:ind w:right="142"/>
      </w:pPr>
      <w:proofErr w:type="spellStart"/>
      <w:r>
        <w:t>VLd</w:t>
      </w:r>
      <w:proofErr w:type="spellEnd"/>
      <w:r>
        <w:t>&lt;&gt;</w:t>
      </w:r>
      <w:proofErr w:type="gramStart"/>
      <w:r>
        <w:t>VLP:</w:t>
      </w:r>
      <w:proofErr w:type="gramEnd"/>
      <w:r>
        <w:t xml:space="preserve"> </w:t>
      </w:r>
    </w:p>
    <w:p w14:paraId="34AE629E" w14:textId="77777777" w:rsidR="009F13E2" w:rsidRDefault="005F0EBE" w:rsidP="009F13E2">
      <w:pPr>
        <w:pStyle w:val="ListParagraph"/>
        <w:numPr>
          <w:ilvl w:val="2"/>
          <w:numId w:val="58"/>
        </w:numPr>
        <w:spacing w:before="240" w:after="240" w:line="240" w:lineRule="auto"/>
        <w:ind w:right="142"/>
      </w:pPr>
      <w:r>
        <w:t>Le système met à jour la VL et recalcule automatiquement les montants et les commissions en figeant les quantités initiales (</w:t>
      </w:r>
      <w:r w:rsidRPr="005F0EBE">
        <w:t xml:space="preserve">indépendamment que </w:t>
      </w:r>
      <w:proofErr w:type="gramStart"/>
      <w:r w:rsidRPr="005F0EBE">
        <w:t>la</w:t>
      </w:r>
      <w:proofErr w:type="gramEnd"/>
      <w:r w:rsidRPr="005F0EBE">
        <w:t xml:space="preserve"> sous/rachat </w:t>
      </w:r>
      <w:proofErr w:type="gramStart"/>
      <w:r w:rsidRPr="005F0EBE">
        <w:t>soit  "</w:t>
      </w:r>
      <w:proofErr w:type="gramEnd"/>
      <w:r w:rsidRPr="005F0EBE">
        <w:t>En montant" ou "En quantité"</w:t>
      </w:r>
      <w:r>
        <w:t xml:space="preserve">) </w:t>
      </w:r>
      <w:r w:rsidR="00310180">
        <w:t xml:space="preserve">de l'IRL </w:t>
      </w:r>
      <w:r w:rsidR="00312FC0">
        <w:t xml:space="preserve">Client Non-Déposant </w:t>
      </w:r>
      <w:r w:rsidR="00A94A2A">
        <w:t xml:space="preserve">et de </w:t>
      </w:r>
      <w:proofErr w:type="gramStart"/>
      <w:r w:rsidR="00A94A2A">
        <w:t>l'IRL  Fond</w:t>
      </w:r>
      <w:proofErr w:type="gramEnd"/>
      <w:r w:rsidR="00A94A2A">
        <w:t xml:space="preserve"> Déposant. </w:t>
      </w:r>
    </w:p>
    <w:p w14:paraId="210A0524" w14:textId="77777777" w:rsidR="009F13E2" w:rsidRDefault="005F0EBE" w:rsidP="009F13E2">
      <w:pPr>
        <w:pStyle w:val="ListParagraph"/>
        <w:numPr>
          <w:ilvl w:val="2"/>
          <w:numId w:val="58"/>
        </w:numPr>
        <w:spacing w:before="240" w:after="240" w:line="240" w:lineRule="auto"/>
        <w:ind w:right="142"/>
      </w:pPr>
      <w:r>
        <w:t xml:space="preserve">Une fois mise à jour, l'IRL est en attente de la validation de l'utilisateur. Ce dernier pourra soit valider la mise à jour du système, soit agir manuellement sur les données </w:t>
      </w:r>
      <w:r w:rsidR="000E6563">
        <w:t xml:space="preserve">de la jambe Client ND </w:t>
      </w:r>
      <w:r>
        <w:t>(VL, Montants, Commissions, et Quantités).</w:t>
      </w:r>
    </w:p>
    <w:p w14:paraId="18740355" w14:textId="77777777" w:rsidR="009F13E2" w:rsidRDefault="005F0EBE" w:rsidP="009F13E2">
      <w:pPr>
        <w:pStyle w:val="ListParagraph"/>
        <w:numPr>
          <w:ilvl w:val="2"/>
          <w:numId w:val="58"/>
        </w:numPr>
        <w:spacing w:before="240" w:after="240" w:line="240" w:lineRule="auto"/>
        <w:ind w:right="142"/>
      </w:pPr>
      <w:r>
        <w:t xml:space="preserve">La validation </w:t>
      </w:r>
      <w:r w:rsidR="00A94A2A">
        <w:t xml:space="preserve">(ou la mise à jour) </w:t>
      </w:r>
      <w:r>
        <w:t>de l'utilisateur</w:t>
      </w:r>
      <w:ins w:id="279" w:author="souchem" w:date="2015-07-28T17:21:00Z">
        <w:r w:rsidR="00B631C3">
          <w:t xml:space="preserve"> </w:t>
        </w:r>
      </w:ins>
      <w:r w:rsidR="007A13FF">
        <w:t xml:space="preserve">sur l'IRL Client ND </w:t>
      </w:r>
      <w:r>
        <w:t xml:space="preserve">lance la mise à jour automatique de l'IRL Fond </w:t>
      </w:r>
      <w:proofErr w:type="gramStart"/>
      <w:r>
        <w:t xml:space="preserve">Déposant </w:t>
      </w:r>
      <w:r w:rsidR="005D6851">
        <w:t>.</w:t>
      </w:r>
      <w:proofErr w:type="gramEnd"/>
      <w:r w:rsidR="005D6851">
        <w:t xml:space="preserve"> </w:t>
      </w:r>
    </w:p>
    <w:p w14:paraId="35B091C5" w14:textId="77777777" w:rsidR="009F13E2" w:rsidRDefault="005D6851" w:rsidP="009F13E2">
      <w:pPr>
        <w:pStyle w:val="ListParagraph"/>
        <w:numPr>
          <w:ilvl w:val="2"/>
          <w:numId w:val="58"/>
        </w:numPr>
        <w:spacing w:before="240" w:after="240" w:line="240" w:lineRule="auto"/>
        <w:ind w:right="142"/>
      </w:pPr>
      <w:r>
        <w:t xml:space="preserve">L'utilisateur </w:t>
      </w:r>
      <w:r w:rsidR="00310180">
        <w:t xml:space="preserve">lance </w:t>
      </w:r>
      <w:r w:rsidR="00F776BF">
        <w:t xml:space="preserve">alors </w:t>
      </w:r>
      <w:r w:rsidR="00310180">
        <w:t xml:space="preserve">le dénouement de son IRL côté client </w:t>
      </w:r>
      <w:r w:rsidR="00F776BF">
        <w:t>(Jambe Client ND et Jambe Fond</w:t>
      </w:r>
      <w:proofErr w:type="gramStart"/>
      <w:r w:rsidR="00F776BF">
        <w:t>)</w:t>
      </w:r>
      <w:r w:rsidR="00310180">
        <w:t>:</w:t>
      </w:r>
      <w:proofErr w:type="gramEnd"/>
      <w:r w:rsidR="00310180">
        <w:t xml:space="preserve"> Postage titres, espèce et CMP/TPCVM. Le système dégage les soultes par IRL (avec (Soulte titres = Quantité définitive - Quantité initiale) et (Soultes espèces = Montant de dénouement définitif - Montant de dénouement initial))</w:t>
      </w:r>
      <w:r w:rsidR="00C555A8">
        <w:t>.</w:t>
      </w:r>
    </w:p>
    <w:p w14:paraId="51D50DC1" w14:textId="77777777" w:rsidR="00310180" w:rsidRDefault="00310180" w:rsidP="00310180">
      <w:pPr>
        <w:pStyle w:val="ListParagraph"/>
        <w:numPr>
          <w:ilvl w:val="0"/>
          <w:numId w:val="58"/>
        </w:numPr>
        <w:spacing w:before="240" w:after="240" w:line="240" w:lineRule="auto"/>
        <w:ind w:right="142"/>
      </w:pPr>
      <w:r>
        <w:t xml:space="preserve">A J+N, l'utilisateur effectue une régularisation de la position des nostros titre </w:t>
      </w:r>
      <w:r w:rsidR="00FB618E">
        <w:t>(Centralisateur</w:t>
      </w:r>
      <w:r>
        <w:t xml:space="preserve">) sur le terminal </w:t>
      </w:r>
      <w:proofErr w:type="spellStart"/>
      <w:r>
        <w:t>MaroClear</w:t>
      </w:r>
      <w:proofErr w:type="spellEnd"/>
      <w:r>
        <w:t>.</w:t>
      </w:r>
    </w:p>
    <w:p w14:paraId="757D811F" w14:textId="77777777" w:rsidR="00BE0AAA" w:rsidRDefault="00BE0AAA" w:rsidP="00BE0AAA">
      <w:pPr>
        <w:pStyle w:val="ListParagraph"/>
        <w:spacing w:before="240" w:after="240" w:line="240" w:lineRule="auto"/>
        <w:ind w:right="142"/>
      </w:pPr>
    </w:p>
    <w:p w14:paraId="6ACF848F" w14:textId="77777777" w:rsidR="00BE0AAA" w:rsidRDefault="00BE0AAA" w:rsidP="00BE0AAA">
      <w:pPr>
        <w:pStyle w:val="ListParagraph"/>
        <w:spacing w:before="240" w:after="240" w:line="240" w:lineRule="auto"/>
        <w:ind w:right="142"/>
      </w:pPr>
    </w:p>
    <w:p w14:paraId="361D5D5B" w14:textId="77777777" w:rsidR="007B11FE" w:rsidRDefault="005A6568" w:rsidP="00BD076B">
      <w:pPr>
        <w:spacing w:before="240" w:after="240" w:line="240" w:lineRule="auto"/>
        <w:ind w:right="142"/>
      </w:pPr>
      <w:r>
        <w:rPr>
          <w:noProof/>
          <w:lang w:eastAsia="fr-FR"/>
        </w:rPr>
        <w:lastRenderedPageBreak/>
        <w:drawing>
          <wp:inline distT="0" distB="0" distL="0" distR="0" wp14:anchorId="69D441FD" wp14:editId="0EF467A6">
            <wp:extent cx="5757545" cy="8129270"/>
            <wp:effectExtent l="1905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srcRect/>
                    <a:stretch>
                      <a:fillRect/>
                    </a:stretch>
                  </pic:blipFill>
                  <pic:spPr bwMode="auto">
                    <a:xfrm>
                      <a:off x="0" y="0"/>
                      <a:ext cx="5757545" cy="8129270"/>
                    </a:xfrm>
                    <a:prstGeom prst="rect">
                      <a:avLst/>
                    </a:prstGeom>
                    <a:noFill/>
                    <a:ln w="9525">
                      <a:noFill/>
                      <a:miter lim="800000"/>
                      <a:headEnd/>
                      <a:tailEnd/>
                    </a:ln>
                  </pic:spPr>
                </pic:pic>
              </a:graphicData>
            </a:graphic>
          </wp:inline>
        </w:drawing>
      </w:r>
    </w:p>
    <w:p w14:paraId="1F934C32" w14:textId="77777777" w:rsidR="00110A51" w:rsidRPr="006666E4" w:rsidRDefault="0036171D" w:rsidP="00110A51">
      <w:pPr>
        <w:pStyle w:val="Heading4"/>
      </w:pPr>
      <w:r>
        <w:lastRenderedPageBreak/>
        <w:t>Cas d'une VL erronée</w:t>
      </w:r>
      <w:ins w:id="280" w:author="souchem" w:date="2015-07-28T18:35:00Z">
        <w:r w:rsidR="003277D5">
          <w:t xml:space="preserve"> </w:t>
        </w:r>
        <w:r w:rsidR="003277D5" w:rsidRPr="003277D5">
          <w:t>[GAP NON RETENU]</w:t>
        </w:r>
      </w:ins>
    </w:p>
    <w:p w14:paraId="70DECF5C" w14:textId="77777777" w:rsidR="00110A51" w:rsidRDefault="0036171D" w:rsidP="00110A51">
      <w:pPr>
        <w:spacing w:before="240" w:after="240" w:line="240" w:lineRule="auto"/>
        <w:ind w:right="142"/>
      </w:pPr>
      <w:r>
        <w:t xml:space="preserve">Il arrive après le dénouement des souscription/rachat d'une journée J et la clôture de cette dernière, que la VL soit rectifiée.  </w:t>
      </w:r>
    </w:p>
    <w:p w14:paraId="2EC5FB47" w14:textId="77777777" w:rsidR="0036171D" w:rsidRDefault="0036171D" w:rsidP="00110A51">
      <w:pPr>
        <w:spacing w:before="240" w:after="240" w:line="240" w:lineRule="auto"/>
        <w:ind w:right="142"/>
      </w:pPr>
      <w:r>
        <w:t>Le sys</w:t>
      </w:r>
      <w:r w:rsidR="007E3E9A">
        <w:t>tème prévoi</w:t>
      </w:r>
      <w:r w:rsidR="00494E8B">
        <w:t>t</w:t>
      </w:r>
      <w:r w:rsidR="007E3E9A">
        <w:t xml:space="preserve"> la possibilité </w:t>
      </w:r>
      <w:proofErr w:type="gramStart"/>
      <w:r w:rsidR="007E3E9A">
        <w:t>de</w:t>
      </w:r>
      <w:r>
        <w:t>:</w:t>
      </w:r>
      <w:proofErr w:type="gramEnd"/>
    </w:p>
    <w:p w14:paraId="7C459A32" w14:textId="77777777" w:rsidR="00456EB4" w:rsidRDefault="007E3E9A" w:rsidP="00456EB4">
      <w:pPr>
        <w:pStyle w:val="ListParagraph"/>
        <w:numPr>
          <w:ilvl w:val="0"/>
          <w:numId w:val="37"/>
        </w:numPr>
        <w:spacing w:before="240" w:after="240" w:line="240" w:lineRule="auto"/>
        <w:ind w:right="142"/>
      </w:pPr>
      <w:r>
        <w:t>Faire u</w:t>
      </w:r>
      <w:r w:rsidR="0036171D">
        <w:t>n rollback sur</w:t>
      </w:r>
      <w:r w:rsidR="00E2161E">
        <w:t xml:space="preserve"> tous les postages espèces des </w:t>
      </w:r>
      <w:proofErr w:type="spellStart"/>
      <w:r w:rsidR="00E2161E">
        <w:t>IRLs</w:t>
      </w:r>
      <w:proofErr w:type="spellEnd"/>
      <w:r w:rsidR="00E2161E">
        <w:t xml:space="preserve"> de sous/rachat de la journée en question en inversant les postages comptables espèces (Pas de rollback sur le dénouement titres).</w:t>
      </w:r>
    </w:p>
    <w:p w14:paraId="15397457" w14:textId="77777777" w:rsidR="0036171D" w:rsidRDefault="007E3E9A" w:rsidP="00676A75">
      <w:pPr>
        <w:pStyle w:val="ListParagraph"/>
        <w:numPr>
          <w:ilvl w:val="0"/>
          <w:numId w:val="37"/>
        </w:numPr>
        <w:spacing w:before="240" w:after="240" w:line="240" w:lineRule="auto"/>
        <w:ind w:right="142"/>
      </w:pPr>
      <w:r>
        <w:t>R</w:t>
      </w:r>
      <w:r w:rsidR="0036171D">
        <w:t>ecalcul</w:t>
      </w:r>
      <w:r>
        <w:t>er</w:t>
      </w:r>
      <w:r w:rsidR="0036171D">
        <w:t xml:space="preserve"> les montant</w:t>
      </w:r>
      <w:r w:rsidR="00520990">
        <w:t>s</w:t>
      </w:r>
      <w:r w:rsidR="007C2458">
        <w:t xml:space="preserve"> et</w:t>
      </w:r>
      <w:r w:rsidR="0036171D">
        <w:t xml:space="preserve"> les commissions</w:t>
      </w:r>
      <w:r w:rsidR="00E409A5">
        <w:t xml:space="preserve">, de l'ensemble des </w:t>
      </w:r>
      <w:proofErr w:type="spellStart"/>
      <w:r w:rsidR="00E409A5">
        <w:t>IRLs</w:t>
      </w:r>
      <w:proofErr w:type="spellEnd"/>
      <w:r w:rsidR="00E409A5">
        <w:t xml:space="preserve"> de la journée,</w:t>
      </w:r>
      <w:r w:rsidR="007C2458">
        <w:t xml:space="preserve"> en figeant les quantités indépendamment que </w:t>
      </w:r>
      <w:proofErr w:type="gramStart"/>
      <w:r w:rsidR="007C2458">
        <w:t>la</w:t>
      </w:r>
      <w:proofErr w:type="gramEnd"/>
      <w:r w:rsidR="007C2458">
        <w:t xml:space="preserve"> sous/rachat </w:t>
      </w:r>
      <w:proofErr w:type="gramStart"/>
      <w:r w:rsidR="007C2458">
        <w:t xml:space="preserve">soit </w:t>
      </w:r>
      <w:r w:rsidR="0036171D">
        <w:t xml:space="preserve"> "</w:t>
      </w:r>
      <w:proofErr w:type="gramEnd"/>
      <w:r w:rsidR="0036171D">
        <w:t>En montant" ou "En</w:t>
      </w:r>
      <w:ins w:id="281" w:author="souchem" w:date="2015-07-28T17:22:00Z">
        <w:r w:rsidR="00B631C3">
          <w:t xml:space="preserve"> </w:t>
        </w:r>
      </w:ins>
      <w:r w:rsidR="007C2458">
        <w:t>quantité"</w:t>
      </w:r>
      <w:r w:rsidR="00456EB4">
        <w:t xml:space="preserve"> et en </w:t>
      </w:r>
      <w:proofErr w:type="spellStart"/>
      <w:r w:rsidR="00456EB4">
        <w:t>ré-impactant</w:t>
      </w:r>
      <w:proofErr w:type="spellEnd"/>
      <w:r w:rsidR="00456EB4">
        <w:t xml:space="preserve"> le CMP/TPCVM</w:t>
      </w:r>
      <w:r w:rsidR="00987D76">
        <w:t>.</w:t>
      </w:r>
      <w:r w:rsidR="00E409A5">
        <w:t xml:space="preserve"> Et relancer l'impact (avec un nouveau postage comptable) </w:t>
      </w:r>
      <w:r w:rsidR="00E409A5" w:rsidRPr="00E409A5">
        <w:t>automatiquement</w:t>
      </w:r>
      <w:r w:rsidR="00E409A5">
        <w:t>.</w:t>
      </w:r>
    </w:p>
    <w:p w14:paraId="5830F0F7" w14:textId="77777777" w:rsidR="00AB4FE7" w:rsidRDefault="00AB4FE7" w:rsidP="00676A75">
      <w:pPr>
        <w:pStyle w:val="ListParagraph"/>
        <w:numPr>
          <w:ilvl w:val="0"/>
          <w:numId w:val="37"/>
        </w:numPr>
        <w:spacing w:before="240" w:after="240" w:line="240" w:lineRule="auto"/>
        <w:ind w:right="142"/>
      </w:pPr>
      <w:r>
        <w:t xml:space="preserve">Aucun envoi de </w:t>
      </w:r>
      <w:proofErr w:type="spellStart"/>
      <w:r>
        <w:t>swift</w:t>
      </w:r>
      <w:proofErr w:type="spellEnd"/>
      <w:r>
        <w:t xml:space="preserve"> vers </w:t>
      </w:r>
      <w:proofErr w:type="spellStart"/>
      <w:r>
        <w:t>MaroClear</w:t>
      </w:r>
      <w:proofErr w:type="spellEnd"/>
      <w:r>
        <w:t>.</w:t>
      </w:r>
    </w:p>
    <w:p w14:paraId="689918E2" w14:textId="77777777" w:rsidR="0044132B" w:rsidRDefault="0044132B" w:rsidP="00676A75">
      <w:pPr>
        <w:pStyle w:val="ListParagraph"/>
        <w:numPr>
          <w:ilvl w:val="0"/>
          <w:numId w:val="37"/>
        </w:numPr>
        <w:spacing w:before="240" w:after="240" w:line="240" w:lineRule="auto"/>
        <w:ind w:right="142"/>
      </w:pPr>
      <w:r>
        <w:t>Prévoir deux envoi</w:t>
      </w:r>
      <w:r w:rsidR="00EF54D0">
        <w:t>s</w:t>
      </w:r>
      <w:r>
        <w:t xml:space="preserve"> de notification (TRAJEM) pour le </w:t>
      </w:r>
      <w:proofErr w:type="gramStart"/>
      <w:r>
        <w:t>client:</w:t>
      </w:r>
      <w:proofErr w:type="gramEnd"/>
      <w:r>
        <w:t xml:space="preserve"> une première d'annulation et une deuxième de postage avec bonne VL. </w:t>
      </w:r>
    </w:p>
    <w:p w14:paraId="545C782F" w14:textId="77777777" w:rsidR="00FC1CC6" w:rsidRPr="00052A88" w:rsidRDefault="00FC1CC6" w:rsidP="00FC1CC6">
      <w:pPr>
        <w:pStyle w:val="ListParagraph"/>
        <w:spacing w:before="240" w:after="240" w:line="240" w:lineRule="auto"/>
        <w:ind w:right="142"/>
      </w:pPr>
    </w:p>
    <w:p w14:paraId="7A7B73FE" w14:textId="77777777" w:rsidR="00FC1CC6" w:rsidRPr="006666E4" w:rsidRDefault="006F0858" w:rsidP="00FC1CC6">
      <w:pPr>
        <w:pStyle w:val="Heading4"/>
      </w:pPr>
      <w:r>
        <w:t xml:space="preserve">Les opérations </w:t>
      </w:r>
      <w:r w:rsidR="00EC342A">
        <w:t xml:space="preserve">OPCVM </w:t>
      </w:r>
      <w:r>
        <w:t>Aller-Retour</w:t>
      </w:r>
    </w:p>
    <w:p w14:paraId="6D1DDE11" w14:textId="77777777" w:rsidR="00EC342A" w:rsidRDefault="00EC342A" w:rsidP="00FC1CC6">
      <w:pPr>
        <w:spacing w:before="240" w:after="240" w:line="240" w:lineRule="auto"/>
        <w:ind w:right="142"/>
      </w:pPr>
      <w:r>
        <w:t>Les opérations OPCVM d'</w:t>
      </w:r>
      <w:proofErr w:type="spellStart"/>
      <w:r>
        <w:t>Aller retour</w:t>
      </w:r>
      <w:proofErr w:type="spellEnd"/>
      <w:r>
        <w:t xml:space="preserve"> sont générées à partir de </w:t>
      </w:r>
      <w:proofErr w:type="spellStart"/>
      <w:proofErr w:type="gramStart"/>
      <w:r>
        <w:t>MegaTrade</w:t>
      </w:r>
      <w:proofErr w:type="spellEnd"/>
      <w:r w:rsidR="00076F02" w:rsidRPr="00076F02">
        <w:t>[</w:t>
      </w:r>
      <w:proofErr w:type="gramEnd"/>
      <w:r w:rsidR="00076F02" w:rsidRPr="00076F02">
        <w:rPr>
          <w:i/>
        </w:rPr>
        <w:t xml:space="preserve">Se référer au SFD </w:t>
      </w:r>
      <w:proofErr w:type="spellStart"/>
      <w:r w:rsidR="00076F02" w:rsidRPr="00076F02">
        <w:rPr>
          <w:i/>
        </w:rPr>
        <w:t>MegaTrade</w:t>
      </w:r>
      <w:proofErr w:type="spellEnd"/>
      <w:r w:rsidR="00076F02" w:rsidRPr="00076F02">
        <w:t>]</w:t>
      </w:r>
      <w:r w:rsidR="00076F02">
        <w:t>.</w:t>
      </w:r>
    </w:p>
    <w:p w14:paraId="2DDD29B0" w14:textId="77777777" w:rsidR="00FC1CC6" w:rsidRDefault="00EC342A" w:rsidP="00FC1CC6">
      <w:pPr>
        <w:spacing w:before="240" w:after="240" w:line="240" w:lineRule="auto"/>
        <w:ind w:right="142"/>
      </w:pPr>
      <w:r>
        <w:t xml:space="preserve">Leur impact dans </w:t>
      </w:r>
      <w:proofErr w:type="spellStart"/>
      <w:r>
        <w:t>MegaCustody</w:t>
      </w:r>
      <w:proofErr w:type="spellEnd"/>
      <w:r>
        <w:t xml:space="preserve"> </w:t>
      </w:r>
      <w:r w:rsidR="00A25CFC">
        <w:t xml:space="preserve">et le cycle de vie </w:t>
      </w:r>
      <w:r>
        <w:t>est identique au tra</w:t>
      </w:r>
      <w:r w:rsidR="00484F1D">
        <w:t>itement de toute IRL OPCVM avec les</w:t>
      </w:r>
      <w:ins w:id="282" w:author="souchem" w:date="2015-07-28T17:22:00Z">
        <w:r w:rsidR="00B631C3">
          <w:t xml:space="preserve"> </w:t>
        </w:r>
      </w:ins>
      <w:r w:rsidR="009B5226">
        <w:t xml:space="preserve">caractéristiques </w:t>
      </w:r>
      <w:proofErr w:type="gramStart"/>
      <w:r w:rsidR="00484F1D">
        <w:t>suivantes:</w:t>
      </w:r>
      <w:proofErr w:type="gramEnd"/>
    </w:p>
    <w:p w14:paraId="189513FD" w14:textId="77777777" w:rsidR="002D58A5" w:rsidRDefault="009B5226" w:rsidP="002D58A5">
      <w:pPr>
        <w:pStyle w:val="ListParagraph"/>
        <w:numPr>
          <w:ilvl w:val="0"/>
          <w:numId w:val="50"/>
        </w:numPr>
        <w:spacing w:before="240" w:after="240" w:line="240" w:lineRule="auto"/>
        <w:ind w:right="142"/>
      </w:pPr>
      <w:r>
        <w:t>Faire le</w:t>
      </w:r>
      <w:r w:rsidR="00A25CFC">
        <w:t xml:space="preserve"> contrôle provisions titre sur la vente à </w:t>
      </w:r>
      <w:proofErr w:type="gramStart"/>
      <w:r w:rsidR="00A25CFC">
        <w:t>toute les étapes</w:t>
      </w:r>
      <w:proofErr w:type="gramEnd"/>
      <w:r w:rsidR="00A25CFC">
        <w:t xml:space="preserve"> du cycle de vie de </w:t>
      </w:r>
      <w:proofErr w:type="gramStart"/>
      <w:r w:rsidR="00A25CFC">
        <w:t>l'IRL:</w:t>
      </w:r>
      <w:proofErr w:type="gramEnd"/>
      <w:r w:rsidR="00A25CFC">
        <w:t xml:space="preserve"> Instruction, Appariement, et Dénouement</w:t>
      </w:r>
      <w:r>
        <w:t xml:space="preserve"> à l'identique de toutes opération de rachat</w:t>
      </w:r>
    </w:p>
    <w:p w14:paraId="2A2C9C97" w14:textId="77777777" w:rsidR="009B5226" w:rsidRDefault="009B5226" w:rsidP="002D58A5">
      <w:pPr>
        <w:pStyle w:val="ListParagraph"/>
        <w:numPr>
          <w:ilvl w:val="0"/>
          <w:numId w:val="50"/>
        </w:numPr>
        <w:spacing w:before="240" w:after="240" w:line="240" w:lineRule="auto"/>
        <w:ind w:right="142"/>
      </w:pPr>
      <w:r>
        <w:t xml:space="preserve">Faire le postage CMP/TPCVM à l'identique de toutes opération de sous rachat selon l'ordre chronologique de dénouement des </w:t>
      </w:r>
      <w:proofErr w:type="spellStart"/>
      <w:r>
        <w:t>IRLs</w:t>
      </w:r>
      <w:proofErr w:type="spellEnd"/>
      <w:r>
        <w:t>.</w:t>
      </w:r>
    </w:p>
    <w:p w14:paraId="0C8011DE" w14:textId="77777777" w:rsidR="00D56F55" w:rsidRDefault="00D56F55" w:rsidP="002D58A5">
      <w:pPr>
        <w:pStyle w:val="ListParagraph"/>
        <w:numPr>
          <w:ilvl w:val="0"/>
          <w:numId w:val="50"/>
        </w:numPr>
        <w:spacing w:before="240" w:after="240" w:line="240" w:lineRule="auto"/>
        <w:ind w:right="142"/>
      </w:pPr>
    </w:p>
    <w:p w14:paraId="283A304A" w14:textId="77777777" w:rsidR="009B5226" w:rsidRDefault="009B5226" w:rsidP="002D58A5">
      <w:pPr>
        <w:pStyle w:val="ListParagraph"/>
        <w:numPr>
          <w:ilvl w:val="0"/>
          <w:numId w:val="50"/>
        </w:numPr>
        <w:spacing w:before="240" w:after="240" w:line="240" w:lineRule="auto"/>
        <w:ind w:right="142"/>
      </w:pPr>
      <w:r>
        <w:t xml:space="preserve">Ces </w:t>
      </w:r>
      <w:proofErr w:type="spellStart"/>
      <w:r>
        <w:t>IRLs</w:t>
      </w:r>
      <w:proofErr w:type="spellEnd"/>
      <w:r>
        <w:t xml:space="preserve"> sont exonérées des droits d'entrée et de sortie.</w:t>
      </w:r>
    </w:p>
    <w:p w14:paraId="5B5B5B07" w14:textId="77777777" w:rsidR="003D28A0" w:rsidRPr="004277F9" w:rsidRDefault="003D28A0" w:rsidP="002D58A5">
      <w:pPr>
        <w:pStyle w:val="ListParagraph"/>
        <w:numPr>
          <w:ilvl w:val="0"/>
          <w:numId w:val="50"/>
        </w:numPr>
        <w:spacing w:before="240" w:after="240" w:line="240" w:lineRule="auto"/>
        <w:ind w:right="142"/>
      </w:pPr>
      <w:r>
        <w:t xml:space="preserve">La VL des </w:t>
      </w:r>
      <w:r w:rsidRPr="004277F9">
        <w:t>opérations Aller/Retour est définitive.</w:t>
      </w:r>
    </w:p>
    <w:p w14:paraId="5ABFF4B5" w14:textId="77777777" w:rsidR="00FB32DE" w:rsidRDefault="00FB32DE" w:rsidP="002D58A5">
      <w:pPr>
        <w:pStyle w:val="ListParagraph"/>
        <w:numPr>
          <w:ilvl w:val="0"/>
          <w:numId w:val="50"/>
        </w:numPr>
        <w:spacing w:before="240" w:after="240" w:line="240" w:lineRule="auto"/>
        <w:ind w:right="142"/>
      </w:pPr>
      <w:r w:rsidRPr="004277F9">
        <w:t xml:space="preserve">Le cas décrit dans </w:t>
      </w:r>
      <w:r w:rsidR="004277F9" w:rsidRPr="004277F9">
        <w:t>le §3.2.</w:t>
      </w:r>
      <w:r w:rsidR="009D7E6B">
        <w:t>2.8</w:t>
      </w:r>
      <w:r w:rsidR="004277F9" w:rsidRPr="004277F9">
        <w:t xml:space="preserve"> [</w:t>
      </w:r>
      <w:r w:rsidR="004277F9" w:rsidRPr="004277F9">
        <w:rPr>
          <w:i/>
        </w:rPr>
        <w:t>Cas d'une VL erronée</w:t>
      </w:r>
      <w:r w:rsidR="004277F9" w:rsidRPr="004277F9">
        <w:t xml:space="preserve">] </w:t>
      </w:r>
      <w:r w:rsidRPr="004277F9">
        <w:t>n</w:t>
      </w:r>
      <w:r w:rsidR="00484F1D" w:rsidRPr="004277F9">
        <w:t>e doit pas</w:t>
      </w:r>
      <w:ins w:id="283" w:author="souchem" w:date="2015-07-28T17:22:00Z">
        <w:r w:rsidR="00B631C3">
          <w:t xml:space="preserve"> </w:t>
        </w:r>
      </w:ins>
      <w:r>
        <w:t>impacte</w:t>
      </w:r>
      <w:r w:rsidR="00484F1D">
        <w:t>r</w:t>
      </w:r>
      <w:r>
        <w:t xml:space="preserve"> les Aller/Retour</w:t>
      </w:r>
      <w:ins w:id="284" w:author="souchem" w:date="2015-07-28T18:37:00Z">
        <w:r w:rsidR="00C205D3">
          <w:t xml:space="preserve"> </w:t>
        </w:r>
        <w:r w:rsidR="00C205D3" w:rsidRPr="00C205D3">
          <w:t>[</w:t>
        </w:r>
        <w:r w:rsidR="00C205D3" w:rsidRPr="004277F9">
          <w:rPr>
            <w:i/>
          </w:rPr>
          <w:t>Cas d'une VL erronée</w:t>
        </w:r>
        <w:r w:rsidR="00C205D3" w:rsidRPr="00C205D3">
          <w:t xml:space="preserve"> </w:t>
        </w:r>
        <w:r w:rsidR="00C205D3">
          <w:t xml:space="preserve">: </w:t>
        </w:r>
        <w:r w:rsidR="00C205D3" w:rsidRPr="00C205D3">
          <w:t>GAP NON RETENU]</w:t>
        </w:r>
      </w:ins>
      <w:r>
        <w:t>.</w:t>
      </w:r>
    </w:p>
    <w:p w14:paraId="111BA371" w14:textId="77777777" w:rsidR="00484F1D" w:rsidRDefault="00484F1D" w:rsidP="00484F1D">
      <w:pPr>
        <w:spacing w:before="240" w:after="240" w:line="240" w:lineRule="auto"/>
        <w:ind w:right="142"/>
      </w:pPr>
      <w:r>
        <w:t>----&gt; Ajout d'un flag au niveau de l'IRL OPCVM indiquant "Aller/Retour", ce flag permet d'identifier l'IRL en tant qu'opération d'</w:t>
      </w:r>
      <w:proofErr w:type="spellStart"/>
      <w:r>
        <w:t>Aller Retour</w:t>
      </w:r>
      <w:proofErr w:type="spellEnd"/>
      <w:r>
        <w:t>.</w:t>
      </w:r>
    </w:p>
    <w:p w14:paraId="6C59D7CD" w14:textId="77777777" w:rsidR="007D6A35" w:rsidRDefault="00A25CFC" w:rsidP="00FC1CC6">
      <w:pPr>
        <w:spacing w:before="240" w:after="240" w:line="240" w:lineRule="auto"/>
        <w:ind w:right="142"/>
      </w:pPr>
      <w:r>
        <w:t xml:space="preserve">Chaque IRL de l'opération Aller/Retour suivra son cycle de vie indépendamment de l'autre. </w:t>
      </w:r>
    </w:p>
    <w:p w14:paraId="4DB8C4B0" w14:textId="77777777" w:rsidR="00A25CFC" w:rsidRDefault="007D6A35" w:rsidP="00FC1CC6">
      <w:pPr>
        <w:spacing w:before="240" w:after="240" w:line="240" w:lineRule="auto"/>
        <w:ind w:right="142"/>
      </w:pPr>
      <w:r>
        <w:t>L'écran de saisie des IRL OPCVM affichera le flag Aller/Retour, pour une possible création manuelle</w:t>
      </w:r>
      <w:r w:rsidR="00484F1D">
        <w:t xml:space="preserve">. </w:t>
      </w:r>
      <w:r>
        <w:t>L'utilisateur crée manuellement</w:t>
      </w:r>
      <w:r w:rsidR="00484F1D">
        <w:t xml:space="preserve"> deux </w:t>
      </w:r>
      <w:proofErr w:type="spellStart"/>
      <w:r w:rsidR="00484F1D">
        <w:t>IRLs</w:t>
      </w:r>
      <w:proofErr w:type="spellEnd"/>
      <w:r w:rsidR="00484F1D">
        <w:t xml:space="preserve"> (achat et</w:t>
      </w:r>
      <w:r>
        <w:t xml:space="preserve"> vente</w:t>
      </w:r>
      <w:r w:rsidR="00484F1D">
        <w:t>)</w:t>
      </w:r>
      <w:r>
        <w:t xml:space="preserve"> en cochant ce flag.</w:t>
      </w:r>
    </w:p>
    <w:p w14:paraId="445E7F76" w14:textId="77777777" w:rsidR="00FE19E6" w:rsidRPr="006666E4" w:rsidRDefault="00FE19E6" w:rsidP="00FE19E6">
      <w:pPr>
        <w:pStyle w:val="Heading4"/>
      </w:pPr>
      <w:r>
        <w:t>Souscription par apport de titres</w:t>
      </w:r>
    </w:p>
    <w:p w14:paraId="784C9E71" w14:textId="77777777" w:rsidR="00110B1B" w:rsidRPr="005135B2" w:rsidRDefault="00DE5DDD" w:rsidP="00113FE6">
      <w:pPr>
        <w:spacing w:before="240" w:after="240" w:line="240" w:lineRule="auto"/>
        <w:ind w:right="142"/>
      </w:pPr>
      <w:r w:rsidRPr="005135B2">
        <w:t xml:space="preserve">La souscription par apport de titres </w:t>
      </w:r>
      <w:r w:rsidR="00110B1B" w:rsidRPr="005135B2">
        <w:t>est un processus composé de deux sous-</w:t>
      </w:r>
      <w:proofErr w:type="gramStart"/>
      <w:r w:rsidR="00110B1B" w:rsidRPr="005135B2">
        <w:t>processus:</w:t>
      </w:r>
      <w:proofErr w:type="gramEnd"/>
    </w:p>
    <w:p w14:paraId="2E674751" w14:textId="77777777" w:rsidR="003B2824" w:rsidRPr="005135B2" w:rsidRDefault="003B2824" w:rsidP="00676A75">
      <w:pPr>
        <w:pStyle w:val="ListParagraph"/>
        <w:numPr>
          <w:ilvl w:val="0"/>
          <w:numId w:val="38"/>
        </w:numPr>
        <w:spacing w:before="240" w:after="240" w:line="240" w:lineRule="auto"/>
        <w:ind w:right="142"/>
      </w:pPr>
      <w:r w:rsidRPr="005135B2">
        <w:t>La jambe d'apport de titres réalisé par une IRL de transfert de titre</w:t>
      </w:r>
    </w:p>
    <w:p w14:paraId="4B27C86A" w14:textId="77777777" w:rsidR="00110B1B" w:rsidRPr="005135B2" w:rsidRDefault="003B2824" w:rsidP="00676A75">
      <w:pPr>
        <w:pStyle w:val="ListParagraph"/>
        <w:numPr>
          <w:ilvl w:val="0"/>
          <w:numId w:val="38"/>
        </w:numPr>
        <w:spacing w:before="240" w:after="240" w:line="240" w:lineRule="auto"/>
        <w:ind w:right="142"/>
      </w:pPr>
      <w:r w:rsidRPr="005135B2">
        <w:t>La jambe de souscription dans le</w:t>
      </w:r>
      <w:r w:rsidR="00110B1B" w:rsidRPr="005135B2">
        <w:t xml:space="preserve"> fond </w:t>
      </w:r>
      <w:r w:rsidR="00C86CF7" w:rsidRPr="005135B2">
        <w:t>réalisé</w:t>
      </w:r>
      <w:r w:rsidR="00110B1B" w:rsidRPr="005135B2">
        <w:t xml:space="preserve"> par une IRL de réception sans paiement</w:t>
      </w:r>
    </w:p>
    <w:p w14:paraId="50406A1E" w14:textId="77777777" w:rsidR="00C86CF7" w:rsidRPr="005135B2" w:rsidRDefault="003B2824" w:rsidP="00C86CF7">
      <w:pPr>
        <w:spacing w:before="240" w:after="240" w:line="240" w:lineRule="auto"/>
        <w:ind w:right="142"/>
        <w:rPr>
          <w:b/>
          <w:u w:val="single"/>
        </w:rPr>
      </w:pPr>
      <w:r w:rsidRPr="005135B2">
        <w:rPr>
          <w:b/>
          <w:u w:val="single"/>
        </w:rPr>
        <w:lastRenderedPageBreak/>
        <w:t xml:space="preserve">Caractéristiques de la jambe </w:t>
      </w:r>
      <w:r w:rsidR="00C86CF7" w:rsidRPr="005135B2">
        <w:rPr>
          <w:b/>
          <w:u w:val="single"/>
        </w:rPr>
        <w:t xml:space="preserve">apport de </w:t>
      </w:r>
      <w:proofErr w:type="gramStart"/>
      <w:r w:rsidR="00C86CF7" w:rsidRPr="005135B2">
        <w:rPr>
          <w:b/>
          <w:u w:val="single"/>
        </w:rPr>
        <w:t>titres:</w:t>
      </w:r>
      <w:proofErr w:type="gramEnd"/>
    </w:p>
    <w:p w14:paraId="5233D20C" w14:textId="77777777" w:rsidR="00C910F6" w:rsidRDefault="00C86CF7" w:rsidP="00676A75">
      <w:pPr>
        <w:pStyle w:val="ListParagraph"/>
        <w:numPr>
          <w:ilvl w:val="0"/>
          <w:numId w:val="39"/>
        </w:numPr>
        <w:spacing w:before="240" w:after="240" w:line="240" w:lineRule="auto"/>
        <w:ind w:right="142"/>
      </w:pPr>
      <w:r w:rsidRPr="005135B2">
        <w:t xml:space="preserve">Le titre en apport est un titre marocain qui peut être coté ou non coté et les natures d'actif obligations, actions, </w:t>
      </w:r>
      <w:proofErr w:type="spellStart"/>
      <w:r w:rsidRPr="005135B2">
        <w:t>OPCVMs</w:t>
      </w:r>
      <w:proofErr w:type="spellEnd"/>
      <w:r w:rsidRPr="005135B2">
        <w:t xml:space="preserve">, droits, et </w:t>
      </w:r>
      <w:proofErr w:type="spellStart"/>
      <w:r w:rsidRPr="005135B2">
        <w:t>TCNs</w:t>
      </w:r>
      <w:proofErr w:type="spellEnd"/>
      <w:r w:rsidRPr="005135B2">
        <w:t xml:space="preserve"> sont toutes éligibles.</w:t>
      </w:r>
    </w:p>
    <w:p w14:paraId="290DE556" w14:textId="77777777" w:rsidR="00212B93" w:rsidRPr="005135B2" w:rsidRDefault="00212B93" w:rsidP="00676A75">
      <w:pPr>
        <w:pStyle w:val="ListParagraph"/>
        <w:numPr>
          <w:ilvl w:val="0"/>
          <w:numId w:val="39"/>
        </w:numPr>
        <w:spacing w:before="240" w:after="240" w:line="240" w:lineRule="auto"/>
        <w:ind w:right="142"/>
      </w:pPr>
      <w:r>
        <w:t>Pour un OPCVM apporté, on n'applique pas de droits d'entrée/sortie.</w:t>
      </w:r>
    </w:p>
    <w:p w14:paraId="1523D8F4" w14:textId="77777777" w:rsidR="00B17677" w:rsidRDefault="00C910F6" w:rsidP="00676A75">
      <w:pPr>
        <w:pStyle w:val="ListParagraph"/>
        <w:numPr>
          <w:ilvl w:val="0"/>
          <w:numId w:val="39"/>
        </w:numPr>
        <w:spacing w:before="240" w:after="240" w:line="240" w:lineRule="auto"/>
        <w:ind w:right="142"/>
      </w:pPr>
      <w:r w:rsidRPr="005135B2">
        <w:t>P</w:t>
      </w:r>
      <w:r w:rsidR="00C86CF7" w:rsidRPr="005135B2">
        <w:t xml:space="preserve">révoir </w:t>
      </w:r>
      <w:r w:rsidRPr="005135B2">
        <w:t>les besoins relatifs à un transfert direct (paragraphe 3.4.</w:t>
      </w:r>
      <w:del w:id="285" w:author="souchem" w:date="2015-07-28T19:11:00Z">
        <w:r w:rsidRPr="005135B2" w:rsidDel="009168A0">
          <w:delText>1</w:delText>
        </w:r>
      </w:del>
      <w:ins w:id="286" w:author="souchem" w:date="2015-07-28T19:11:00Z">
        <w:r w:rsidR="009168A0">
          <w:t>2</w:t>
        </w:r>
      </w:ins>
      <w:r w:rsidRPr="005135B2">
        <w:t xml:space="preserve">.1.3 Besoins propres aux transferts directs) :  </w:t>
      </w:r>
    </w:p>
    <w:p w14:paraId="1B46D1C6" w14:textId="77777777" w:rsidR="00B17677" w:rsidRDefault="00C910F6" w:rsidP="00B17677">
      <w:pPr>
        <w:pStyle w:val="ListParagraph"/>
        <w:numPr>
          <w:ilvl w:val="1"/>
          <w:numId w:val="39"/>
        </w:numPr>
        <w:spacing w:before="240" w:after="240" w:line="240" w:lineRule="auto"/>
        <w:ind w:right="142"/>
      </w:pPr>
      <w:proofErr w:type="gramStart"/>
      <w:r w:rsidRPr="005135B2">
        <w:t>le</w:t>
      </w:r>
      <w:proofErr w:type="gramEnd"/>
      <w:r w:rsidRPr="005135B2">
        <w:t xml:space="preserve"> calcul de </w:t>
      </w:r>
      <w:r w:rsidRPr="00B17677">
        <w:t xml:space="preserve">l'impôt de </w:t>
      </w:r>
      <w:proofErr w:type="gramStart"/>
      <w:r w:rsidRPr="00B17677">
        <w:t>bourse</w:t>
      </w:r>
      <w:r w:rsidR="00B17677">
        <w:t>:</w:t>
      </w:r>
      <w:proofErr w:type="gramEnd"/>
      <w:r w:rsidR="00B17677">
        <w:t xml:space="preserve"> </w:t>
      </w:r>
      <w:r w:rsidR="003564A3" w:rsidRPr="00B17677">
        <w:t xml:space="preserve">l'impôt est chargée sur les </w:t>
      </w:r>
      <w:r w:rsidR="00E164A7" w:rsidRPr="00B17677">
        <w:t xml:space="preserve">deux </w:t>
      </w:r>
      <w:r w:rsidR="003564A3" w:rsidRPr="00B17677">
        <w:t>jambe</w:t>
      </w:r>
      <w:r w:rsidR="00E164A7" w:rsidRPr="00B17677">
        <w:t>s</w:t>
      </w:r>
      <w:r w:rsidR="003564A3" w:rsidRPr="00B17677">
        <w:t xml:space="preserve"> livraison et réception (Client et </w:t>
      </w:r>
      <w:proofErr w:type="gramStart"/>
      <w:r w:rsidR="003564A3" w:rsidRPr="00B17677">
        <w:t>OPCVM)</w:t>
      </w:r>
      <w:r w:rsidR="0072207C" w:rsidRPr="00B17677">
        <w:t>---&gt;</w:t>
      </w:r>
      <w:r w:rsidR="00B17677">
        <w:t>(</w:t>
      </w:r>
      <w:proofErr w:type="gramEnd"/>
      <w:r w:rsidR="00B17677" w:rsidRPr="00B17677">
        <w:rPr>
          <w:i/>
        </w:rPr>
        <w:t xml:space="preserve">c'est une </w:t>
      </w:r>
      <w:r w:rsidR="0072207C" w:rsidRPr="00B17677">
        <w:rPr>
          <w:i/>
        </w:rPr>
        <w:t>exception</w:t>
      </w:r>
      <w:r w:rsidR="004277F9" w:rsidRPr="00B17677">
        <w:rPr>
          <w:i/>
        </w:rPr>
        <w:t xml:space="preserve"> par </w:t>
      </w:r>
      <w:r w:rsidR="00B17677" w:rsidRPr="00B17677">
        <w:rPr>
          <w:i/>
        </w:rPr>
        <w:t>rapport à ce qui est décrit paragraphe 3.4.</w:t>
      </w:r>
      <w:del w:id="287" w:author="souchem" w:date="2015-07-28T19:12:00Z">
        <w:r w:rsidR="00B17677" w:rsidRPr="00B17677" w:rsidDel="009168A0">
          <w:rPr>
            <w:i/>
          </w:rPr>
          <w:delText>1</w:delText>
        </w:r>
      </w:del>
      <w:ins w:id="288" w:author="souchem" w:date="2015-07-28T19:12:00Z">
        <w:r w:rsidR="009168A0">
          <w:rPr>
            <w:i/>
          </w:rPr>
          <w:t>2</w:t>
        </w:r>
      </w:ins>
      <w:r w:rsidR="00B17677" w:rsidRPr="00B17677">
        <w:rPr>
          <w:i/>
        </w:rPr>
        <w:t>.1.3 Besoins propres aux transferts directs ou l'impôt est appliquée sur une seule jambe</w:t>
      </w:r>
      <w:proofErr w:type="gramStart"/>
      <w:r w:rsidR="0072207C">
        <w:t>)</w:t>
      </w:r>
      <w:r w:rsidRPr="005135B2">
        <w:t>;</w:t>
      </w:r>
      <w:proofErr w:type="gramEnd"/>
      <w:r w:rsidRPr="005135B2">
        <w:t xml:space="preserve"> </w:t>
      </w:r>
    </w:p>
    <w:p w14:paraId="06EA5733" w14:textId="77777777" w:rsidR="00B17677" w:rsidRDefault="00C910F6" w:rsidP="00B17677">
      <w:pPr>
        <w:pStyle w:val="ListParagraph"/>
        <w:numPr>
          <w:ilvl w:val="1"/>
          <w:numId w:val="39"/>
        </w:numPr>
        <w:spacing w:before="240" w:after="240" w:line="240" w:lineRule="auto"/>
        <w:ind w:right="142"/>
      </w:pPr>
      <w:proofErr w:type="gramStart"/>
      <w:r w:rsidRPr="005135B2">
        <w:t>le</w:t>
      </w:r>
      <w:proofErr w:type="gramEnd"/>
      <w:r w:rsidRPr="005135B2">
        <w:t xml:space="preserve"> calcul des commission RL</w:t>
      </w:r>
      <w:r w:rsidR="00261DEC" w:rsidRPr="005135B2">
        <w:t xml:space="preserve"> (RL = 0 pour ce cas</w:t>
      </w:r>
      <w:proofErr w:type="gramStart"/>
      <w:r w:rsidR="00261DEC" w:rsidRPr="005135B2">
        <w:t>)</w:t>
      </w:r>
      <w:r w:rsidRPr="005135B2">
        <w:t>;</w:t>
      </w:r>
      <w:proofErr w:type="gramEnd"/>
      <w:r w:rsidRPr="005135B2">
        <w:t xml:space="preserve"> </w:t>
      </w:r>
    </w:p>
    <w:p w14:paraId="671FF0D4" w14:textId="77777777" w:rsidR="00B17677" w:rsidRDefault="00C910F6" w:rsidP="00B17677">
      <w:pPr>
        <w:pStyle w:val="ListParagraph"/>
        <w:numPr>
          <w:ilvl w:val="1"/>
          <w:numId w:val="39"/>
        </w:numPr>
        <w:spacing w:before="240" w:after="240" w:line="240" w:lineRule="auto"/>
        <w:ind w:right="142"/>
      </w:pPr>
      <w:proofErr w:type="gramStart"/>
      <w:r w:rsidRPr="005135B2">
        <w:t>la</w:t>
      </w:r>
      <w:proofErr w:type="gramEnd"/>
      <w:r w:rsidRPr="005135B2">
        <w:t xml:space="preserve"> tenue de </w:t>
      </w:r>
      <w:proofErr w:type="gramStart"/>
      <w:r w:rsidRPr="005135B2">
        <w:t>registre;</w:t>
      </w:r>
      <w:proofErr w:type="gramEnd"/>
      <w:r w:rsidRPr="005135B2">
        <w:t xml:space="preserve"> et</w:t>
      </w:r>
    </w:p>
    <w:p w14:paraId="4F66E2C9" w14:textId="77777777" w:rsidR="00C86CF7" w:rsidRPr="005135B2" w:rsidRDefault="00C910F6" w:rsidP="00B17677">
      <w:pPr>
        <w:pStyle w:val="ListParagraph"/>
        <w:numPr>
          <w:ilvl w:val="1"/>
          <w:numId w:val="39"/>
        </w:numPr>
        <w:spacing w:before="240" w:after="240" w:line="240" w:lineRule="auto"/>
        <w:ind w:right="142"/>
      </w:pPr>
      <w:r w:rsidRPr="005135B2">
        <w:t xml:space="preserve"> </w:t>
      </w:r>
      <w:proofErr w:type="gramStart"/>
      <w:r w:rsidRPr="005135B2">
        <w:t>la</w:t>
      </w:r>
      <w:proofErr w:type="gramEnd"/>
      <w:r w:rsidRPr="005135B2">
        <w:t xml:space="preserve"> déclaration des transferts.</w:t>
      </w:r>
      <w:ins w:id="289" w:author="souchem" w:date="2015-07-28T18:46:00Z">
        <w:r w:rsidR="00E0460F">
          <w:t xml:space="preserve"> </w:t>
        </w:r>
        <w:r w:rsidR="00E0460F" w:rsidRPr="00E0460F">
          <w:t>[</w:t>
        </w:r>
      </w:ins>
      <w:ins w:id="290" w:author="souchem" w:date="2015-07-28T18:48:00Z">
        <w:r w:rsidR="00E0460F">
          <w:t xml:space="preserve">Déclaration de transfert et </w:t>
        </w:r>
      </w:ins>
      <w:ins w:id="291" w:author="souchem" w:date="2015-07-28T19:03:00Z">
        <w:r w:rsidR="008D1693">
          <w:t xml:space="preserve">Déclaration </w:t>
        </w:r>
      </w:ins>
      <w:ins w:id="292" w:author="souchem" w:date="2015-07-28T18:48:00Z">
        <w:r w:rsidR="00E0460F">
          <w:t xml:space="preserve">apport de </w:t>
        </w:r>
        <w:proofErr w:type="gramStart"/>
        <w:r w:rsidR="00E0460F">
          <w:t>titres:</w:t>
        </w:r>
        <w:proofErr w:type="gramEnd"/>
        <w:r w:rsidR="00E0460F">
          <w:t xml:space="preserve"> </w:t>
        </w:r>
      </w:ins>
      <w:ins w:id="293" w:author="souchem" w:date="2015-07-28T18:46:00Z">
        <w:r w:rsidR="00E0460F" w:rsidRPr="00E0460F">
          <w:t>GAP NON RETENU]</w:t>
        </w:r>
      </w:ins>
    </w:p>
    <w:p w14:paraId="391716D5" w14:textId="77777777" w:rsidR="00C910F6" w:rsidRPr="005135B2" w:rsidRDefault="00261DEC" w:rsidP="00676A75">
      <w:pPr>
        <w:pStyle w:val="ListParagraph"/>
        <w:numPr>
          <w:ilvl w:val="0"/>
          <w:numId w:val="39"/>
        </w:numPr>
        <w:spacing w:before="240" w:after="240" w:line="240" w:lineRule="auto"/>
        <w:ind w:right="142"/>
      </w:pPr>
      <w:r w:rsidRPr="005135B2">
        <w:t xml:space="preserve">Le prix de l'apport est un prix inséré par l'utilisateur, le prix n'est pas disponible dans </w:t>
      </w:r>
      <w:proofErr w:type="spellStart"/>
      <w:r w:rsidRPr="005135B2">
        <w:t>Megara</w:t>
      </w:r>
      <w:proofErr w:type="spellEnd"/>
      <w:r w:rsidRPr="005135B2">
        <w:t>.</w:t>
      </w:r>
    </w:p>
    <w:p w14:paraId="45D3ACBD" w14:textId="77777777" w:rsidR="00261DEC" w:rsidRPr="005135B2" w:rsidRDefault="00261DEC" w:rsidP="00676A75">
      <w:pPr>
        <w:pStyle w:val="ListParagraph"/>
        <w:numPr>
          <w:ilvl w:val="0"/>
          <w:numId w:val="39"/>
        </w:numPr>
        <w:spacing w:before="240" w:after="240" w:line="240" w:lineRule="auto"/>
        <w:ind w:right="142"/>
      </w:pPr>
      <w:r w:rsidRPr="005135B2">
        <w:t xml:space="preserve">Le système simule le "montant de cession" pour </w:t>
      </w:r>
      <w:proofErr w:type="gramStart"/>
      <w:r w:rsidRPr="005135B2">
        <w:t>l'apport:</w:t>
      </w:r>
      <w:proofErr w:type="gramEnd"/>
      <w:r w:rsidR="00DF50E5" w:rsidRPr="005135B2">
        <w:rPr>
          <w:b/>
        </w:rPr>
        <w:t xml:space="preserve"> (Prix X Quantité Apportée - impôt de bourse)</w:t>
      </w:r>
      <w:r w:rsidR="00DF50E5" w:rsidRPr="005135B2">
        <w:t>. Sur cette valeur le système dégage la TPCVM du client si applicable.</w:t>
      </w:r>
    </w:p>
    <w:p w14:paraId="6496B3D0" w14:textId="77777777" w:rsidR="00DF50E5" w:rsidRDefault="00DF50E5" w:rsidP="00676A75">
      <w:pPr>
        <w:pStyle w:val="ListParagraph"/>
        <w:numPr>
          <w:ilvl w:val="0"/>
          <w:numId w:val="39"/>
        </w:numPr>
        <w:spacing w:before="240" w:after="240" w:line="240" w:lineRule="auto"/>
        <w:ind w:right="142"/>
      </w:pPr>
      <w:r w:rsidRPr="005135B2">
        <w:t xml:space="preserve">Le montant net de l'apport </w:t>
      </w:r>
      <w:r w:rsidRPr="005135B2">
        <w:rPr>
          <w:b/>
        </w:rPr>
        <w:t>(Prix X Quantité Apportée - impôt de bourse - TPCVM)</w:t>
      </w:r>
      <w:ins w:id="294" w:author="souchem" w:date="2015-07-28T17:24:00Z">
        <w:r w:rsidR="00D26502">
          <w:rPr>
            <w:b/>
          </w:rPr>
          <w:t xml:space="preserve"> </w:t>
        </w:r>
      </w:ins>
      <w:r w:rsidR="00E31FFD">
        <w:rPr>
          <w:u w:val="single"/>
        </w:rPr>
        <w:t>correspond au</w:t>
      </w:r>
      <w:ins w:id="295" w:author="souchem" w:date="2015-07-28T17:24:00Z">
        <w:r w:rsidR="00D26502">
          <w:rPr>
            <w:u w:val="single"/>
          </w:rPr>
          <w:t xml:space="preserve"> </w:t>
        </w:r>
      </w:ins>
      <w:r w:rsidRPr="009525A9">
        <w:rPr>
          <w:u w:val="single"/>
        </w:rPr>
        <w:t>montant de la souscription</w:t>
      </w:r>
      <w:r w:rsidR="007F4FB3">
        <w:rPr>
          <w:u w:val="single"/>
        </w:rPr>
        <w:t xml:space="preserve"> pour la ligne apportée</w:t>
      </w:r>
      <w:r w:rsidRPr="005135B2">
        <w:t>.</w:t>
      </w:r>
    </w:p>
    <w:p w14:paraId="047D14A6" w14:textId="77777777" w:rsidR="00BB01C8" w:rsidRDefault="00BB01C8" w:rsidP="00DE796C">
      <w:pPr>
        <w:pStyle w:val="ListParagraph"/>
        <w:numPr>
          <w:ilvl w:val="0"/>
          <w:numId w:val="39"/>
        </w:numPr>
        <w:spacing w:before="240" w:after="240" w:line="240" w:lineRule="auto"/>
        <w:ind w:right="142"/>
      </w:pPr>
      <w:r>
        <w:t>Le système simule le "montant net de l'apport" par ligne apportée et le "montant GLOBAL net de l'apport" qui représente la somme des "montants nets de l'apport" de toutes les lignes apportées.</w:t>
      </w:r>
      <w:ins w:id="296" w:author="souchem" w:date="2015-07-28T17:24:00Z">
        <w:r w:rsidR="00D26502">
          <w:t xml:space="preserve"> </w:t>
        </w:r>
      </w:ins>
      <w:r w:rsidR="009F13E2" w:rsidRPr="009F13E2">
        <w:rPr>
          <w:u w:val="single"/>
        </w:rPr>
        <w:t xml:space="preserve">Le montant GLOBAL </w:t>
      </w:r>
      <w:r w:rsidR="00567A3D">
        <w:rPr>
          <w:u w:val="single"/>
        </w:rPr>
        <w:t xml:space="preserve">net de l'apport </w:t>
      </w:r>
      <w:r w:rsidR="00DE796C" w:rsidRPr="007F4FB3">
        <w:rPr>
          <w:u w:val="single"/>
        </w:rPr>
        <w:t xml:space="preserve">servira en tant que montant </w:t>
      </w:r>
      <w:r w:rsidR="00E31FFD">
        <w:rPr>
          <w:u w:val="single"/>
        </w:rPr>
        <w:t xml:space="preserve">global </w:t>
      </w:r>
      <w:r w:rsidR="00DE796C" w:rsidRPr="007F4FB3">
        <w:rPr>
          <w:u w:val="single"/>
        </w:rPr>
        <w:t>de la souscription</w:t>
      </w:r>
      <w:r w:rsidR="00DE796C" w:rsidRPr="005135B2">
        <w:t>.</w:t>
      </w:r>
    </w:p>
    <w:p w14:paraId="4D8DCEDD" w14:textId="77777777" w:rsidR="00BB01C8" w:rsidRPr="005135B2" w:rsidRDefault="00400B35" w:rsidP="00676A75">
      <w:pPr>
        <w:pStyle w:val="ListParagraph"/>
        <w:numPr>
          <w:ilvl w:val="0"/>
          <w:numId w:val="39"/>
        </w:numPr>
        <w:spacing w:before="240" w:after="240" w:line="240" w:lineRule="auto"/>
        <w:ind w:right="142"/>
      </w:pPr>
      <w:r>
        <w:t xml:space="preserve">Le postage comptable </w:t>
      </w:r>
      <w:r w:rsidR="00B009E5">
        <w:t>espèce se fait IRL par IRL pour les lignes apportées</w:t>
      </w:r>
      <w:r w:rsidR="00B85E74">
        <w:t xml:space="preserve"> pour le client souscripteur </w:t>
      </w:r>
      <w:r w:rsidR="00F11521">
        <w:t xml:space="preserve">(impôt de bourse et TPCVM) </w:t>
      </w:r>
      <w:r w:rsidR="00B009E5">
        <w:t>et IRL</w:t>
      </w:r>
      <w:ins w:id="297" w:author="souchem" w:date="2015-07-28T17:24:00Z">
        <w:r w:rsidR="00D26502">
          <w:t xml:space="preserve"> </w:t>
        </w:r>
      </w:ins>
      <w:r w:rsidR="00B009E5">
        <w:t>par IRL</w:t>
      </w:r>
      <w:r w:rsidR="005F67B2">
        <w:t xml:space="preserve"> pour les</w:t>
      </w:r>
      <w:ins w:id="298" w:author="souchem" w:date="2015-07-28T17:24:00Z">
        <w:r w:rsidR="00D26502">
          <w:t xml:space="preserve"> </w:t>
        </w:r>
      </w:ins>
      <w:r w:rsidR="00B009E5">
        <w:t>ligne</w:t>
      </w:r>
      <w:r w:rsidR="005F67B2">
        <w:t>s</w:t>
      </w:r>
      <w:r w:rsidR="00B009E5">
        <w:t xml:space="preserve"> re</w:t>
      </w:r>
      <w:r w:rsidR="005F67B2">
        <w:t>çues</w:t>
      </w:r>
      <w:r w:rsidR="00840B6E">
        <w:t xml:space="preserve"> en apport</w:t>
      </w:r>
      <w:r w:rsidR="00B85E74">
        <w:t xml:space="preserve"> pour le client OPCVM</w:t>
      </w:r>
      <w:r w:rsidR="00F11521">
        <w:t xml:space="preserve"> (impôt de bour</w:t>
      </w:r>
      <w:r w:rsidR="005F67B2">
        <w:t>se)</w:t>
      </w:r>
      <w:r w:rsidR="00F11521">
        <w:t>.</w:t>
      </w:r>
    </w:p>
    <w:p w14:paraId="5445D4B8" w14:textId="77777777" w:rsidR="00DF50E5" w:rsidRPr="005135B2" w:rsidRDefault="00DF50E5" w:rsidP="003B2824">
      <w:pPr>
        <w:pStyle w:val="ListParagraph"/>
        <w:spacing w:before="240" w:after="240" w:line="240" w:lineRule="auto"/>
        <w:ind w:right="142"/>
      </w:pPr>
    </w:p>
    <w:p w14:paraId="15FE67EB" w14:textId="77777777" w:rsidR="003B2824" w:rsidRPr="005135B2" w:rsidRDefault="003B2824" w:rsidP="003B2824">
      <w:pPr>
        <w:spacing w:before="240" w:after="240" w:line="240" w:lineRule="auto"/>
        <w:ind w:right="142"/>
        <w:rPr>
          <w:b/>
          <w:u w:val="single"/>
        </w:rPr>
      </w:pPr>
      <w:r w:rsidRPr="005135B2">
        <w:rPr>
          <w:b/>
          <w:u w:val="single"/>
        </w:rPr>
        <w:t xml:space="preserve">Caractéristiques de la jambe </w:t>
      </w:r>
      <w:proofErr w:type="gramStart"/>
      <w:r w:rsidRPr="005135B2">
        <w:rPr>
          <w:b/>
          <w:u w:val="single"/>
        </w:rPr>
        <w:t>souscription:</w:t>
      </w:r>
      <w:proofErr w:type="gramEnd"/>
    </w:p>
    <w:p w14:paraId="5BE56A60" w14:textId="77777777" w:rsidR="00261DEC" w:rsidRPr="005135B2" w:rsidRDefault="003B2824" w:rsidP="00676A75">
      <w:pPr>
        <w:pStyle w:val="ListParagraph"/>
        <w:numPr>
          <w:ilvl w:val="0"/>
          <w:numId w:val="40"/>
        </w:numPr>
        <w:spacing w:before="240" w:after="240" w:line="240" w:lineRule="auto"/>
        <w:ind w:left="714" w:right="142" w:hanging="357"/>
      </w:pPr>
      <w:r w:rsidRPr="005135B2">
        <w:t xml:space="preserve">Le montant net de l'apport </w:t>
      </w:r>
      <w:r w:rsidRPr="005135B2">
        <w:rPr>
          <w:b/>
        </w:rPr>
        <w:t xml:space="preserve">(Prix X Quantité Apportée - impôt de bourse - </w:t>
      </w:r>
      <w:proofErr w:type="gramStart"/>
      <w:r w:rsidRPr="005135B2">
        <w:rPr>
          <w:b/>
        </w:rPr>
        <w:t>TPCVM)</w:t>
      </w:r>
      <w:r w:rsidR="009525A9">
        <w:t>servira</w:t>
      </w:r>
      <w:proofErr w:type="gramEnd"/>
      <w:r w:rsidR="009525A9">
        <w:t xml:space="preserve"> en tant que</w:t>
      </w:r>
      <w:ins w:id="299" w:author="souchem" w:date="2015-07-28T17:24:00Z">
        <w:r w:rsidR="00D26502">
          <w:t xml:space="preserve"> </w:t>
        </w:r>
      </w:ins>
      <w:r w:rsidRPr="005135B2">
        <w:t>montant de la souscription. Il s'agit d'une souscription "En montant"</w:t>
      </w:r>
    </w:p>
    <w:p w14:paraId="0B2ED412" w14:textId="77777777" w:rsidR="003B2824" w:rsidRDefault="003B2824" w:rsidP="00676A75">
      <w:pPr>
        <w:pStyle w:val="ListParagraph"/>
        <w:numPr>
          <w:ilvl w:val="0"/>
          <w:numId w:val="40"/>
        </w:numPr>
        <w:spacing w:before="240" w:after="240" w:line="240" w:lineRule="auto"/>
        <w:ind w:left="714" w:right="142" w:hanging="357"/>
      </w:pPr>
      <w:r w:rsidRPr="005135B2">
        <w:t>La VL est connue et définitive</w:t>
      </w:r>
    </w:p>
    <w:p w14:paraId="1E8A7F4C" w14:textId="77777777" w:rsidR="00ED49C7" w:rsidRPr="005135B2" w:rsidRDefault="00ED49C7" w:rsidP="00676A75">
      <w:pPr>
        <w:pStyle w:val="ListParagraph"/>
        <w:numPr>
          <w:ilvl w:val="0"/>
          <w:numId w:val="40"/>
        </w:numPr>
        <w:spacing w:before="240" w:after="240" w:line="240" w:lineRule="auto"/>
        <w:ind w:left="714" w:right="142" w:hanging="357"/>
      </w:pPr>
      <w:r>
        <w:t xml:space="preserve">Le </w:t>
      </w:r>
      <w:r w:rsidRPr="004277F9">
        <w:t xml:space="preserve">cas décrit dans </w:t>
      </w:r>
      <w:r w:rsidR="009D7E6B">
        <w:t>le §3.2.2.8</w:t>
      </w:r>
      <w:r w:rsidRPr="004277F9">
        <w:t xml:space="preserve"> [</w:t>
      </w:r>
      <w:r w:rsidRPr="004277F9">
        <w:rPr>
          <w:i/>
        </w:rPr>
        <w:t>Cas d'une VL erronée</w:t>
      </w:r>
      <w:r w:rsidRPr="004277F9">
        <w:t>] ne doit pas</w:t>
      </w:r>
      <w:r>
        <w:t xml:space="preserve"> impacter </w:t>
      </w:r>
      <w:proofErr w:type="gramStart"/>
      <w:r>
        <w:t>les souscription</w:t>
      </w:r>
      <w:proofErr w:type="gramEnd"/>
      <w:r>
        <w:t xml:space="preserve"> par apport de titre.</w:t>
      </w:r>
      <w:ins w:id="300" w:author="souchem" w:date="2015-07-28T18:39:00Z">
        <w:r w:rsidR="00C205D3">
          <w:t xml:space="preserve"> </w:t>
        </w:r>
        <w:r w:rsidR="00C205D3" w:rsidRPr="00C205D3">
          <w:t>[</w:t>
        </w:r>
        <w:r w:rsidR="00C205D3" w:rsidRPr="004277F9">
          <w:rPr>
            <w:i/>
          </w:rPr>
          <w:t>Cas d'une VL erronée</w:t>
        </w:r>
        <w:r w:rsidR="00C205D3" w:rsidRPr="00C205D3">
          <w:t xml:space="preserve"> </w:t>
        </w:r>
        <w:r w:rsidR="00C205D3">
          <w:t xml:space="preserve">: </w:t>
        </w:r>
        <w:r w:rsidR="00C205D3" w:rsidRPr="00C205D3">
          <w:t>GAP NON RETENU]</w:t>
        </w:r>
        <w:r w:rsidR="00C205D3">
          <w:t>.</w:t>
        </w:r>
      </w:ins>
    </w:p>
    <w:p w14:paraId="42424866" w14:textId="77777777" w:rsidR="005135B2" w:rsidRDefault="005135B2" w:rsidP="00676A75">
      <w:pPr>
        <w:pStyle w:val="ListParagraph"/>
        <w:numPr>
          <w:ilvl w:val="0"/>
          <w:numId w:val="40"/>
        </w:numPr>
        <w:spacing w:before="240" w:after="240" w:line="240" w:lineRule="auto"/>
        <w:ind w:left="714" w:right="142" w:hanging="357"/>
      </w:pPr>
      <w:r w:rsidRPr="005135B2">
        <w:t>Pas de droit d'entrée</w:t>
      </w:r>
    </w:p>
    <w:p w14:paraId="03E036F7" w14:textId="77777777" w:rsidR="00400B35" w:rsidRDefault="00400B35" w:rsidP="00676A75">
      <w:pPr>
        <w:pStyle w:val="ListParagraph"/>
        <w:numPr>
          <w:ilvl w:val="0"/>
          <w:numId w:val="40"/>
        </w:numPr>
        <w:spacing w:before="240" w:after="240" w:line="240" w:lineRule="auto"/>
        <w:ind w:left="714" w:right="142" w:hanging="357"/>
      </w:pPr>
      <w:r>
        <w:t>Aucun postage comptable espèces</w:t>
      </w:r>
      <w:r w:rsidR="00C4390E">
        <w:t xml:space="preserve"> ni pour le client souscripteur ni pour le client OPCVM.</w:t>
      </w:r>
    </w:p>
    <w:p w14:paraId="4BA96743" w14:textId="77777777" w:rsidR="009C5B9B" w:rsidRPr="005135B2" w:rsidRDefault="009C5B9B" w:rsidP="00676A75">
      <w:pPr>
        <w:pStyle w:val="ListParagraph"/>
        <w:numPr>
          <w:ilvl w:val="0"/>
          <w:numId w:val="40"/>
        </w:numPr>
        <w:spacing w:before="240" w:after="240" w:line="240" w:lineRule="auto"/>
        <w:ind w:left="714" w:right="142" w:hanging="357"/>
      </w:pPr>
      <w:r>
        <w:t xml:space="preserve">L'utilisateur pourra renseigner manuellement dans le champ commentaire de </w:t>
      </w:r>
      <w:r w:rsidR="001326A1">
        <w:t xml:space="preserve">son </w:t>
      </w:r>
      <w:r>
        <w:t xml:space="preserve">IRL </w:t>
      </w:r>
      <w:r w:rsidR="001326A1">
        <w:t>un commentaire indiquant qu'il s'agit</w:t>
      </w:r>
      <w:r>
        <w:t xml:space="preserve"> d'une IRL d'apport de titre.</w:t>
      </w:r>
    </w:p>
    <w:p w14:paraId="3CEB64C2" w14:textId="77777777" w:rsidR="005135B2" w:rsidRPr="005135B2" w:rsidRDefault="005135B2" w:rsidP="005135B2">
      <w:pPr>
        <w:pStyle w:val="ListParagraph"/>
        <w:spacing w:before="240" w:after="240" w:line="240" w:lineRule="auto"/>
        <w:ind w:left="714" w:right="142"/>
      </w:pPr>
    </w:p>
    <w:p w14:paraId="2D854423" w14:textId="77777777" w:rsidR="00BD2E16" w:rsidRDefault="005135B2" w:rsidP="005135B2">
      <w:pPr>
        <w:pStyle w:val="ListParagraph"/>
        <w:spacing w:before="240" w:after="240" w:line="240" w:lineRule="auto"/>
        <w:ind w:left="714" w:right="142"/>
      </w:pPr>
      <w:proofErr w:type="gramStart"/>
      <w:r w:rsidRPr="005135B2">
        <w:t>NB:</w:t>
      </w:r>
      <w:proofErr w:type="gramEnd"/>
      <w:r w:rsidRPr="005135B2">
        <w:t xml:space="preserve"> </w:t>
      </w:r>
    </w:p>
    <w:p w14:paraId="6C93CE80" w14:textId="77777777" w:rsidR="005135B2" w:rsidRDefault="00BD2E16" w:rsidP="005135B2">
      <w:pPr>
        <w:pStyle w:val="ListParagraph"/>
        <w:spacing w:before="240" w:after="240" w:line="240" w:lineRule="auto"/>
        <w:ind w:left="714" w:right="142"/>
      </w:pPr>
      <w:r>
        <w:t>-</w:t>
      </w:r>
      <w:r w:rsidR="005135B2" w:rsidRPr="005135B2">
        <w:t xml:space="preserve">L'apport de titres peut </w:t>
      </w:r>
      <w:r w:rsidR="00843709">
        <w:t xml:space="preserve">être </w:t>
      </w:r>
      <w:r w:rsidR="005135B2" w:rsidRPr="005135B2">
        <w:t xml:space="preserve">effectué par un client déposant </w:t>
      </w:r>
      <w:r w:rsidR="00843709">
        <w:t xml:space="preserve">(sur un fond déposé ou un fond non déposé) </w:t>
      </w:r>
      <w:r w:rsidR="005135B2" w:rsidRPr="005135B2">
        <w:t>ou un clien</w:t>
      </w:r>
      <w:r w:rsidR="008524E8">
        <w:t xml:space="preserve">t </w:t>
      </w:r>
      <w:proofErr w:type="gramStart"/>
      <w:r w:rsidR="008524E8">
        <w:t>non déposant</w:t>
      </w:r>
      <w:proofErr w:type="gramEnd"/>
      <w:r w:rsidR="00843709">
        <w:t xml:space="preserve"> (sur un fond déposé)</w:t>
      </w:r>
      <w:r w:rsidR="005135B2" w:rsidRPr="005135B2">
        <w:t>.</w:t>
      </w:r>
    </w:p>
    <w:p w14:paraId="7D65F1E4" w14:textId="77777777" w:rsidR="00BD2E16" w:rsidRPr="005135B2" w:rsidRDefault="00BD2E16" w:rsidP="005135B2">
      <w:pPr>
        <w:pStyle w:val="ListParagraph"/>
        <w:spacing w:before="240" w:after="240" w:line="240" w:lineRule="auto"/>
        <w:ind w:left="714" w:right="142"/>
      </w:pPr>
      <w:r>
        <w:t xml:space="preserve">-Les </w:t>
      </w:r>
      <w:proofErr w:type="spellStart"/>
      <w:r>
        <w:t>IRLs</w:t>
      </w:r>
      <w:proofErr w:type="spellEnd"/>
      <w:r>
        <w:t xml:space="preserve"> relatives à une opération de titres doivent avoir une référence (référence client) unique qui permet de les retracer.</w:t>
      </w:r>
    </w:p>
    <w:p w14:paraId="4AFDBF86" w14:textId="77777777" w:rsidR="00A14720" w:rsidRDefault="00A14720" w:rsidP="00113FE6">
      <w:pPr>
        <w:spacing w:before="240" w:after="240" w:line="240" w:lineRule="auto"/>
        <w:ind w:right="142"/>
        <w:rPr>
          <w:highlight w:val="yellow"/>
        </w:rPr>
      </w:pPr>
    </w:p>
    <w:p w14:paraId="03A94FB9" w14:textId="77777777" w:rsidR="00A97711" w:rsidRDefault="00A97711" w:rsidP="00A97711">
      <w:pPr>
        <w:pStyle w:val="Style2"/>
      </w:pPr>
      <w:bookmarkStart w:id="301" w:name="_Toc412633992"/>
      <w:r w:rsidRPr="00450A1F">
        <w:lastRenderedPageBreak/>
        <w:t>Processus</w:t>
      </w:r>
      <w:r>
        <w:t xml:space="preserve"> "GRE A GRE"</w:t>
      </w:r>
      <w:bookmarkEnd w:id="301"/>
    </w:p>
    <w:p w14:paraId="11643018" w14:textId="77777777" w:rsidR="00A97711" w:rsidRPr="00450A1F" w:rsidRDefault="00A97711" w:rsidP="00A97711">
      <w:pPr>
        <w:pStyle w:val="Style3"/>
      </w:pPr>
      <w:bookmarkStart w:id="302" w:name="_Toc412633993"/>
      <w:r w:rsidRPr="00450A1F">
        <w:t>Description générale</w:t>
      </w:r>
      <w:bookmarkEnd w:id="302"/>
    </w:p>
    <w:p w14:paraId="4B95D1EC" w14:textId="77777777" w:rsidR="00A97711" w:rsidRPr="00250626" w:rsidRDefault="00A97711" w:rsidP="00A97711">
      <w:pPr>
        <w:spacing w:before="240" w:after="240" w:line="240" w:lineRule="auto"/>
        <w:ind w:right="142"/>
      </w:pPr>
      <w:r w:rsidRPr="00250626">
        <w:t>Les opérations de gré à gré</w:t>
      </w:r>
      <w:r w:rsidR="00BD193B" w:rsidRPr="00250626">
        <w:t xml:space="preserve"> permettent de </w:t>
      </w:r>
      <w:proofErr w:type="gramStart"/>
      <w:r w:rsidR="00BD193B" w:rsidRPr="00250626">
        <w:t>procéder</w:t>
      </w:r>
      <w:r w:rsidRPr="00250626">
        <w:t xml:space="preserve"> ,</w:t>
      </w:r>
      <w:proofErr w:type="gramEnd"/>
      <w:r w:rsidRPr="00250626">
        <w:t xml:space="preserve"> par accord bilatéral, à une livraison de titres contre paiement</w:t>
      </w:r>
      <w:ins w:id="303" w:author="souchem" w:date="2015-07-28T17:25:00Z">
        <w:r w:rsidR="00D26502">
          <w:t xml:space="preserve"> </w:t>
        </w:r>
      </w:ins>
      <w:r w:rsidR="00103DC8">
        <w:t xml:space="preserve">d’espèces </w:t>
      </w:r>
      <w:r w:rsidR="000132B9">
        <w:t>ou sans paiement</w:t>
      </w:r>
      <w:r w:rsidRPr="00250626">
        <w:t xml:space="preserve">.  </w:t>
      </w:r>
      <w:r w:rsidR="0096281E">
        <w:t>Elles sont traitées</w:t>
      </w:r>
      <w:r w:rsidR="0096281E" w:rsidRPr="00EB097B">
        <w:t xml:space="preserve"> chez </w:t>
      </w:r>
      <w:proofErr w:type="spellStart"/>
      <w:r w:rsidR="0096281E" w:rsidRPr="00EB097B">
        <w:t>MaroClear</w:t>
      </w:r>
      <w:proofErr w:type="spellEnd"/>
      <w:r w:rsidR="0096281E" w:rsidRPr="00EB097B">
        <w:t xml:space="preserve"> au niveau de la filière A</w:t>
      </w:r>
      <w:r w:rsidR="0096281E">
        <w:t>ppariement.</w:t>
      </w:r>
      <w:ins w:id="304" w:author="souchem" w:date="2015-07-28T17:25:00Z">
        <w:r w:rsidR="00D26502">
          <w:t xml:space="preserve"> </w:t>
        </w:r>
      </w:ins>
      <w:r w:rsidR="00AA67E4" w:rsidRPr="00250626">
        <w:t xml:space="preserve">Elles </w:t>
      </w:r>
      <w:proofErr w:type="gramStart"/>
      <w:r w:rsidR="00AA67E4" w:rsidRPr="00250626">
        <w:t>comportent:</w:t>
      </w:r>
      <w:proofErr w:type="gramEnd"/>
    </w:p>
    <w:p w14:paraId="4DA33655" w14:textId="77777777" w:rsidR="00AA67E4" w:rsidRPr="00250626" w:rsidRDefault="00AA67E4" w:rsidP="00676A75">
      <w:pPr>
        <w:pStyle w:val="ListParagraph"/>
        <w:numPr>
          <w:ilvl w:val="0"/>
          <w:numId w:val="26"/>
        </w:numPr>
        <w:spacing w:before="240" w:after="240" w:line="240" w:lineRule="auto"/>
        <w:ind w:right="142"/>
      </w:pPr>
      <w:r w:rsidRPr="00250626">
        <w:t>Achats</w:t>
      </w:r>
      <w:r w:rsidR="00C91BB4" w:rsidRPr="00250626">
        <w:t xml:space="preserve"> et v</w:t>
      </w:r>
      <w:r w:rsidRPr="00250626">
        <w:t>entes Fermes</w:t>
      </w:r>
    </w:p>
    <w:p w14:paraId="09682E6D" w14:textId="77777777" w:rsidR="00AA67E4" w:rsidRPr="00250626" w:rsidRDefault="00AA67E4" w:rsidP="00676A75">
      <w:pPr>
        <w:pStyle w:val="ListParagraph"/>
        <w:numPr>
          <w:ilvl w:val="0"/>
          <w:numId w:val="26"/>
        </w:numPr>
        <w:spacing w:before="240" w:after="240" w:line="240" w:lineRule="auto"/>
        <w:ind w:right="142"/>
      </w:pPr>
      <w:r w:rsidRPr="00250626">
        <w:t>Mises et prises en pension</w:t>
      </w:r>
    </w:p>
    <w:p w14:paraId="7CC9D360" w14:textId="77777777" w:rsidR="00AA67E4" w:rsidRDefault="00AA67E4" w:rsidP="00676A75">
      <w:pPr>
        <w:pStyle w:val="ListParagraph"/>
        <w:numPr>
          <w:ilvl w:val="0"/>
          <w:numId w:val="26"/>
        </w:numPr>
        <w:spacing w:before="240" w:after="240" w:line="240" w:lineRule="auto"/>
        <w:ind w:right="142"/>
      </w:pPr>
      <w:r w:rsidRPr="00250626">
        <w:t>Prêt/Emprunt</w:t>
      </w:r>
    </w:p>
    <w:p w14:paraId="65BF0A86" w14:textId="77777777" w:rsidR="00050CED" w:rsidRDefault="00050CED" w:rsidP="00050CED">
      <w:pPr>
        <w:spacing w:before="240" w:after="240" w:line="240" w:lineRule="auto"/>
        <w:ind w:right="142"/>
      </w:pPr>
    </w:p>
    <w:p w14:paraId="6D03B23C" w14:textId="77777777" w:rsidR="00434CD7" w:rsidRPr="00450A1F" w:rsidRDefault="00434CD7" w:rsidP="00434CD7">
      <w:pPr>
        <w:pStyle w:val="Style3"/>
      </w:pPr>
      <w:bookmarkStart w:id="305" w:name="_Toc412633994"/>
      <w:r w:rsidRPr="00450A1F">
        <w:t>Description générale</w:t>
      </w:r>
      <w:bookmarkEnd w:id="305"/>
    </w:p>
    <w:p w14:paraId="41D995CB" w14:textId="77777777" w:rsidR="00050CED" w:rsidRDefault="00050CED" w:rsidP="00050CED">
      <w:pPr>
        <w:spacing w:before="240" w:after="240" w:line="240" w:lineRule="auto"/>
        <w:ind w:right="142"/>
      </w:pPr>
    </w:p>
    <w:p w14:paraId="53545919" w14:textId="77777777" w:rsidR="00C91BB4" w:rsidRPr="006666E4" w:rsidRDefault="00C91BB4" w:rsidP="00C91BB4">
      <w:pPr>
        <w:pStyle w:val="Heading4"/>
      </w:pPr>
      <w:r>
        <w:t>Achat et ventes fermes</w:t>
      </w:r>
    </w:p>
    <w:p w14:paraId="65EAF171" w14:textId="77777777" w:rsidR="00750832" w:rsidRPr="00B70174" w:rsidRDefault="00750832" w:rsidP="00750832">
      <w:pPr>
        <w:spacing w:before="240" w:after="240" w:line="240" w:lineRule="auto"/>
        <w:ind w:right="142"/>
      </w:pPr>
      <w:r w:rsidRPr="00B70174">
        <w:t>Nous distinguons deux types de dénouement d'opérations d'achat ventes fermes</w:t>
      </w:r>
      <w:r w:rsidR="00854EBF">
        <w:t xml:space="preserve"> (opérations OTC</w:t>
      </w:r>
      <w:proofErr w:type="gramStart"/>
      <w:r w:rsidR="00854EBF">
        <w:t>)</w:t>
      </w:r>
      <w:r w:rsidRPr="00B70174">
        <w:t>:</w:t>
      </w:r>
      <w:proofErr w:type="gramEnd"/>
    </w:p>
    <w:p w14:paraId="013D6255" w14:textId="77777777" w:rsidR="00750832" w:rsidRPr="00B70174" w:rsidRDefault="00750832" w:rsidP="00676A75">
      <w:pPr>
        <w:pStyle w:val="ListParagraph"/>
        <w:numPr>
          <w:ilvl w:val="0"/>
          <w:numId w:val="27"/>
        </w:numPr>
        <w:spacing w:before="240" w:after="240" w:line="240" w:lineRule="auto"/>
        <w:ind w:right="142"/>
      </w:pPr>
      <w:r w:rsidRPr="00B70174">
        <w:t>Opérations</w:t>
      </w:r>
      <w:r w:rsidR="00581EC7" w:rsidRPr="00B70174">
        <w:t xml:space="preserve"> avec dénouement </w:t>
      </w:r>
      <w:proofErr w:type="gramStart"/>
      <w:r w:rsidR="00581EC7" w:rsidRPr="00B70174">
        <w:t>interne:</w:t>
      </w:r>
      <w:proofErr w:type="gramEnd"/>
      <w:r w:rsidR="00581EC7" w:rsidRPr="00B70174">
        <w:t xml:space="preserve"> </w:t>
      </w:r>
      <w:r w:rsidR="00737D38" w:rsidRPr="00B70174">
        <w:t>Ce</w:t>
      </w:r>
      <w:r w:rsidR="00581EC7" w:rsidRPr="00B70174">
        <w:t xml:space="preserve"> sont les achats/ventes entre deux clients de AWB ayant la même masse de </w:t>
      </w:r>
      <w:proofErr w:type="gramStart"/>
      <w:r w:rsidR="00581EC7" w:rsidRPr="00B70174">
        <w:t>ségrégation</w:t>
      </w:r>
      <w:r w:rsidR="00C73030" w:rsidRPr="00B70174">
        <w:t>;</w:t>
      </w:r>
      <w:proofErr w:type="gramEnd"/>
      <w:r w:rsidR="00C73030" w:rsidRPr="00B70174">
        <w:t xml:space="preserve"> c'est à dire sans changement de catégorie d'avoir. L'opération ne suscite aucune écriture chez </w:t>
      </w:r>
      <w:proofErr w:type="spellStart"/>
      <w:r w:rsidR="00C73030" w:rsidRPr="00B70174">
        <w:t>MaroClear</w:t>
      </w:r>
      <w:proofErr w:type="spellEnd"/>
      <w:r w:rsidR="00C73030" w:rsidRPr="00B70174">
        <w:t>. Un appari</w:t>
      </w:r>
      <w:r w:rsidR="00B70174">
        <w:t>ement en interne doit être opéré</w:t>
      </w:r>
      <w:ins w:id="306" w:author="souchem" w:date="2015-07-28T17:25:00Z">
        <w:r w:rsidR="00D26502">
          <w:t xml:space="preserve"> </w:t>
        </w:r>
      </w:ins>
      <w:r w:rsidR="00215B68" w:rsidRPr="00B70174">
        <w:t>automatiquement par le sy</w:t>
      </w:r>
      <w:r w:rsidR="00B70174">
        <w:t>s</w:t>
      </w:r>
      <w:r w:rsidR="00215B68" w:rsidRPr="00B70174">
        <w:t xml:space="preserve">tème </w:t>
      </w:r>
      <w:r w:rsidR="00C73030" w:rsidRPr="00B70174">
        <w:t xml:space="preserve">pour vérifier que les termes de l'IRL cédant et de l'IRL cessionnaire sont conformes. </w:t>
      </w:r>
    </w:p>
    <w:p w14:paraId="2AF20809" w14:textId="77777777" w:rsidR="00C73030" w:rsidRPr="00B70174" w:rsidRDefault="00750832" w:rsidP="00676A75">
      <w:pPr>
        <w:pStyle w:val="ListParagraph"/>
        <w:numPr>
          <w:ilvl w:val="0"/>
          <w:numId w:val="27"/>
        </w:numPr>
        <w:spacing w:before="240" w:after="240" w:line="240" w:lineRule="auto"/>
        <w:ind w:right="142"/>
      </w:pPr>
      <w:r w:rsidRPr="00B70174">
        <w:t>Opér</w:t>
      </w:r>
      <w:r w:rsidR="00737D38" w:rsidRPr="00B70174">
        <w:t xml:space="preserve">ation avec dénouement </w:t>
      </w:r>
      <w:proofErr w:type="spellStart"/>
      <w:proofErr w:type="gramStart"/>
      <w:r w:rsidR="003030E4">
        <w:t>MaroClear</w:t>
      </w:r>
      <w:proofErr w:type="spellEnd"/>
      <w:r w:rsidR="00737D38" w:rsidRPr="00B70174">
        <w:t>:</w:t>
      </w:r>
      <w:proofErr w:type="gramEnd"/>
      <w:r w:rsidR="00737D38" w:rsidRPr="00B70174">
        <w:t xml:space="preserve"> Ce sont</w:t>
      </w:r>
      <w:r w:rsidR="00C73030" w:rsidRPr="00B70174">
        <w:t xml:space="preserve"> les opérations traité</w:t>
      </w:r>
      <w:r w:rsidR="00B70174">
        <w:t>es au niveau de la filière</w:t>
      </w:r>
      <w:r w:rsidR="00C73030" w:rsidRPr="00B70174">
        <w:t xml:space="preserve"> Appariement de </w:t>
      </w:r>
      <w:proofErr w:type="spellStart"/>
      <w:r w:rsidR="00C73030" w:rsidRPr="00B70174">
        <w:t>Maroclear</w:t>
      </w:r>
      <w:proofErr w:type="spellEnd"/>
      <w:r w:rsidR="00C73030" w:rsidRPr="00B70174">
        <w:t xml:space="preserve">, elle </w:t>
      </w:r>
      <w:proofErr w:type="gramStart"/>
      <w:r w:rsidR="00C73030" w:rsidRPr="00B70174">
        <w:t>concernent:</w:t>
      </w:r>
      <w:proofErr w:type="gramEnd"/>
    </w:p>
    <w:p w14:paraId="222AFABE" w14:textId="77777777" w:rsidR="00C73030" w:rsidRPr="00B70174" w:rsidRDefault="00C73030" w:rsidP="00676A75">
      <w:pPr>
        <w:pStyle w:val="ListParagraph"/>
        <w:numPr>
          <w:ilvl w:val="1"/>
          <w:numId w:val="27"/>
        </w:numPr>
        <w:spacing w:before="240" w:after="240" w:line="240" w:lineRule="auto"/>
        <w:ind w:right="142"/>
      </w:pPr>
      <w:r w:rsidRPr="00B70174">
        <w:t xml:space="preserve">Soit les achats/ventes entre </w:t>
      </w:r>
      <w:proofErr w:type="gramStart"/>
      <w:r w:rsidRPr="00B70174">
        <w:t>deux  clients</w:t>
      </w:r>
      <w:proofErr w:type="gramEnd"/>
      <w:r w:rsidRPr="00B70174">
        <w:t xml:space="preserve"> de AWB ayant deux masses de ségrégation différentes. </w:t>
      </w:r>
    </w:p>
    <w:p w14:paraId="65E21636" w14:textId="77777777" w:rsidR="00750832" w:rsidRPr="00B70174" w:rsidRDefault="00C73030" w:rsidP="00676A75">
      <w:pPr>
        <w:pStyle w:val="ListParagraph"/>
        <w:numPr>
          <w:ilvl w:val="1"/>
          <w:numId w:val="27"/>
        </w:numPr>
        <w:spacing w:before="240" w:after="240" w:line="240" w:lineRule="auto"/>
        <w:ind w:right="142"/>
      </w:pPr>
      <w:r w:rsidRPr="00B70174">
        <w:t xml:space="preserve">Soit les achats/ventes </w:t>
      </w:r>
      <w:proofErr w:type="gramStart"/>
      <w:r w:rsidRPr="00B70174">
        <w:t>avec  une</w:t>
      </w:r>
      <w:proofErr w:type="gramEnd"/>
      <w:r w:rsidRPr="00B70174">
        <w:t xml:space="preserve"> contrepartie différente d'AWB. </w:t>
      </w:r>
    </w:p>
    <w:p w14:paraId="2D7B0D3E" w14:textId="77777777" w:rsidR="00750832" w:rsidRPr="00B70174" w:rsidRDefault="008611D3" w:rsidP="00750832">
      <w:pPr>
        <w:spacing w:before="240" w:after="240" w:line="240" w:lineRule="auto"/>
        <w:ind w:right="142"/>
      </w:pPr>
      <w:r w:rsidRPr="00B70174">
        <w:t>Le</w:t>
      </w:r>
      <w:r w:rsidR="00750832" w:rsidRPr="00B70174">
        <w:t xml:space="preserve"> dénouement </w:t>
      </w:r>
      <w:r w:rsidR="00FD75C0" w:rsidRPr="00B70174">
        <w:t xml:space="preserve">de toutes les </w:t>
      </w:r>
      <w:r w:rsidRPr="00B70174">
        <w:t>opérations achats/ventes ferme</w:t>
      </w:r>
      <w:r w:rsidR="002A56CD" w:rsidRPr="00B70174">
        <w:t>s</w:t>
      </w:r>
      <w:ins w:id="307" w:author="souchem" w:date="2015-07-28T17:25:00Z">
        <w:r w:rsidR="00D26502">
          <w:t xml:space="preserve"> </w:t>
        </w:r>
      </w:ins>
      <w:r w:rsidR="00750832" w:rsidRPr="00B70174">
        <w:t>se fait au même jour J (date de négociation = date de dénouement).</w:t>
      </w:r>
    </w:p>
    <w:p w14:paraId="64B7C9CE" w14:textId="77777777" w:rsidR="00107532" w:rsidRPr="000E44AB" w:rsidRDefault="00107532" w:rsidP="0010753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14:paraId="79C5CC35" w14:textId="77777777" w:rsidR="00107532" w:rsidRPr="007A022A" w:rsidRDefault="005623C4" w:rsidP="008611D3">
      <w:pPr>
        <w:pStyle w:val="ListParagraph"/>
        <w:spacing w:before="240" w:after="240" w:line="240" w:lineRule="auto"/>
        <w:ind w:left="0" w:right="142"/>
      </w:pPr>
      <w:r w:rsidRPr="007A022A">
        <w:t xml:space="preserve">Les </w:t>
      </w:r>
      <w:proofErr w:type="spellStart"/>
      <w:r w:rsidRPr="007A022A">
        <w:t>IRLs</w:t>
      </w:r>
      <w:proofErr w:type="spellEnd"/>
      <w:r w:rsidRPr="007A022A">
        <w:t xml:space="preserve"> sont créée</w:t>
      </w:r>
      <w:r w:rsidR="00107532" w:rsidRPr="007A022A">
        <w:t xml:space="preserve">s au niveau de </w:t>
      </w:r>
      <w:proofErr w:type="spellStart"/>
      <w:r w:rsidR="00107532" w:rsidRPr="007A022A">
        <w:t>MegaCustody</w:t>
      </w:r>
      <w:proofErr w:type="spellEnd"/>
      <w:r w:rsidR="00107532" w:rsidRPr="007A022A">
        <w:t xml:space="preserve"> à travers les moyens </w:t>
      </w:r>
      <w:proofErr w:type="gramStart"/>
      <w:r w:rsidR="00107532" w:rsidRPr="007A022A">
        <w:t>suivants:</w:t>
      </w:r>
      <w:proofErr w:type="gramEnd"/>
    </w:p>
    <w:p w14:paraId="34380E6E" w14:textId="77777777" w:rsidR="00107532" w:rsidRPr="00514F55" w:rsidRDefault="00107532" w:rsidP="00676A75">
      <w:pPr>
        <w:pStyle w:val="ListParagraph"/>
        <w:numPr>
          <w:ilvl w:val="0"/>
          <w:numId w:val="15"/>
        </w:numPr>
        <w:spacing w:before="240" w:after="240" w:line="240" w:lineRule="auto"/>
        <w:ind w:right="142"/>
      </w:pPr>
      <w:r w:rsidRPr="00514F55">
        <w:t>Saisie manuelle</w:t>
      </w:r>
    </w:p>
    <w:p w14:paraId="658E717E" w14:textId="77777777" w:rsidR="00107532" w:rsidRPr="008918C3" w:rsidRDefault="00107532" w:rsidP="00676A75">
      <w:pPr>
        <w:pStyle w:val="ListParagraph"/>
        <w:numPr>
          <w:ilvl w:val="0"/>
          <w:numId w:val="15"/>
        </w:numPr>
        <w:spacing w:before="240" w:after="240" w:line="240" w:lineRule="auto"/>
        <w:ind w:right="142"/>
      </w:pPr>
      <w:r w:rsidRPr="00514F55">
        <w:t xml:space="preserve">Intégration (manuelle ou automatique à partir d'une interface) massive avec un fichier </w:t>
      </w:r>
      <w:r w:rsidRPr="008918C3">
        <w:t xml:space="preserve">Excel (au format obéissant à la structure native du module métier </w:t>
      </w:r>
      <w:proofErr w:type="spellStart"/>
      <w:r w:rsidRPr="008918C3">
        <w:t>MegaCustody</w:t>
      </w:r>
      <w:proofErr w:type="spellEnd"/>
      <w:r w:rsidRPr="008918C3">
        <w:t>)</w:t>
      </w:r>
    </w:p>
    <w:p w14:paraId="24A4DF51" w14:textId="77777777" w:rsidR="00107532" w:rsidRPr="008918C3" w:rsidRDefault="00FD626C" w:rsidP="00676A75">
      <w:pPr>
        <w:pStyle w:val="ListParagraph"/>
        <w:numPr>
          <w:ilvl w:val="0"/>
          <w:numId w:val="15"/>
        </w:numPr>
        <w:spacing w:before="240" w:after="240" w:line="240" w:lineRule="auto"/>
        <w:ind w:right="142"/>
      </w:pPr>
      <w:r>
        <w:t xml:space="preserve">En cible </w:t>
      </w:r>
      <w:r w:rsidR="00107532" w:rsidRPr="008918C3">
        <w:t xml:space="preserve">Swift </w:t>
      </w:r>
      <w:r w:rsidR="00BB262B" w:rsidRPr="008918C3">
        <w:t>(</w:t>
      </w:r>
      <w:r>
        <w:t>avec f</w:t>
      </w:r>
      <w:r w:rsidR="00BB262B" w:rsidRPr="008918C3">
        <w:t>ormat Swift natif</w:t>
      </w:r>
      <w:r w:rsidR="00126487">
        <w:t xml:space="preserve"> </w:t>
      </w:r>
      <w:proofErr w:type="spellStart"/>
      <w:r w:rsidR="00126487">
        <w:t>Megara</w:t>
      </w:r>
      <w:proofErr w:type="spellEnd"/>
      <w:r w:rsidR="00107532" w:rsidRPr="008918C3">
        <w:t>).</w:t>
      </w:r>
    </w:p>
    <w:p w14:paraId="6417F985" w14:textId="77777777" w:rsidR="00107532" w:rsidRPr="007A022A" w:rsidRDefault="00107532" w:rsidP="00107532">
      <w:pPr>
        <w:rPr>
          <w:noProof/>
          <w:lang w:eastAsia="fr-FR"/>
        </w:rPr>
      </w:pPr>
      <w:r w:rsidRPr="007A022A">
        <w:rPr>
          <w:noProof/>
          <w:lang w:eastAsia="fr-FR"/>
        </w:rPr>
        <w:t>A la création, le système génère automatiquement la référence de l'IRL respectant le format suivant:</w:t>
      </w:r>
    </w:p>
    <w:p w14:paraId="06CC4E05" w14:textId="77777777" w:rsidR="00107532" w:rsidRPr="007A022A" w:rsidRDefault="00735FB3" w:rsidP="00107532">
      <w:pPr>
        <w:jc w:val="center"/>
        <w:rPr>
          <w:b/>
          <w:noProof/>
          <w:lang w:eastAsia="fr-FR"/>
        </w:rPr>
      </w:pPr>
      <w:r>
        <w:rPr>
          <w:b/>
          <w:noProof/>
          <w:lang w:eastAsia="fr-FR"/>
        </w:rPr>
        <w:t>CU+113+Séquence 9</w:t>
      </w:r>
    </w:p>
    <w:p w14:paraId="66D9BC1A" w14:textId="77777777" w:rsidR="00107532" w:rsidRPr="009B2573" w:rsidRDefault="00107532" w:rsidP="00107532">
      <w:pPr>
        <w:pStyle w:val="ListParagraph"/>
        <w:spacing w:before="240" w:after="240" w:line="240" w:lineRule="auto"/>
        <w:ind w:left="0" w:right="142"/>
      </w:pPr>
      <w:r w:rsidRPr="009B2573">
        <w:t xml:space="preserve">Le tableau suivant décrit les différents champs pour la création d'une IRL </w:t>
      </w:r>
      <w:proofErr w:type="gramStart"/>
      <w:r w:rsidR="002E48D8" w:rsidRPr="009B2573">
        <w:t>OTC</w:t>
      </w:r>
      <w:r w:rsidRPr="009B2573">
        <w:t>:</w:t>
      </w:r>
      <w:proofErr w:type="gramEnd"/>
    </w:p>
    <w:tbl>
      <w:tblPr>
        <w:tblW w:w="10000" w:type="dxa"/>
        <w:tblInd w:w="55" w:type="dxa"/>
        <w:tblCellMar>
          <w:left w:w="70" w:type="dxa"/>
          <w:right w:w="70" w:type="dxa"/>
        </w:tblCellMar>
        <w:tblLook w:val="04A0" w:firstRow="1" w:lastRow="0" w:firstColumn="1" w:lastColumn="0" w:noHBand="0" w:noVBand="1"/>
      </w:tblPr>
      <w:tblGrid>
        <w:gridCol w:w="2180"/>
        <w:gridCol w:w="6160"/>
        <w:gridCol w:w="1660"/>
      </w:tblGrid>
      <w:tr w:rsidR="009B2573" w:rsidRPr="009B2573" w14:paraId="006AC0FD" w14:textId="77777777" w:rsidTr="009B2573">
        <w:trPr>
          <w:trHeight w:val="240"/>
        </w:trPr>
        <w:tc>
          <w:tcPr>
            <w:tcW w:w="2180" w:type="dxa"/>
            <w:tcBorders>
              <w:top w:val="single" w:sz="4" w:space="0" w:color="auto"/>
              <w:left w:val="single" w:sz="4" w:space="0" w:color="auto"/>
              <w:bottom w:val="single" w:sz="4" w:space="0" w:color="auto"/>
              <w:right w:val="single" w:sz="4" w:space="0" w:color="auto"/>
            </w:tcBorders>
            <w:shd w:val="clear" w:color="000000" w:fill="BFBFBF"/>
            <w:hideMark/>
          </w:tcPr>
          <w:p w14:paraId="4A122AAE" w14:textId="77777777"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Champ</w:t>
            </w:r>
          </w:p>
        </w:tc>
        <w:tc>
          <w:tcPr>
            <w:tcW w:w="6160" w:type="dxa"/>
            <w:tcBorders>
              <w:top w:val="single" w:sz="4" w:space="0" w:color="auto"/>
              <w:left w:val="nil"/>
              <w:bottom w:val="single" w:sz="4" w:space="0" w:color="auto"/>
              <w:right w:val="single" w:sz="4" w:space="0" w:color="auto"/>
            </w:tcBorders>
            <w:shd w:val="clear" w:color="000000" w:fill="BFBFBF"/>
            <w:hideMark/>
          </w:tcPr>
          <w:p w14:paraId="35FC2B01" w14:textId="77777777"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14:paraId="260A9E61" w14:textId="77777777" w:rsidR="009B2573" w:rsidRPr="009B2573" w:rsidRDefault="009B2573" w:rsidP="009B2573">
            <w:pPr>
              <w:spacing w:line="240" w:lineRule="auto"/>
              <w:rPr>
                <w:rFonts w:ascii="Calibri" w:eastAsia="Times New Roman" w:hAnsi="Calibri" w:cs="Calibri"/>
                <w:b/>
                <w:bCs/>
                <w:color w:val="000000"/>
                <w:sz w:val="18"/>
                <w:szCs w:val="18"/>
                <w:lang w:eastAsia="fr-FR"/>
              </w:rPr>
            </w:pPr>
            <w:r w:rsidRPr="009B2573">
              <w:rPr>
                <w:rFonts w:ascii="Calibri" w:eastAsia="Times New Roman" w:hAnsi="Calibri" w:cs="Calibri"/>
                <w:b/>
                <w:bCs/>
                <w:color w:val="000000"/>
                <w:sz w:val="18"/>
                <w:szCs w:val="18"/>
                <w:lang w:eastAsia="fr-FR"/>
              </w:rPr>
              <w:t>Caractéristiques</w:t>
            </w:r>
          </w:p>
        </w:tc>
      </w:tr>
      <w:tr w:rsidR="009B2573" w:rsidRPr="009B2573" w14:paraId="30C7E449"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1A7A63E8"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Référence client</w:t>
            </w:r>
          </w:p>
        </w:tc>
        <w:tc>
          <w:tcPr>
            <w:tcW w:w="6160" w:type="dxa"/>
            <w:tcBorders>
              <w:top w:val="nil"/>
              <w:left w:val="nil"/>
              <w:bottom w:val="single" w:sz="4" w:space="0" w:color="auto"/>
              <w:right w:val="single" w:sz="4" w:space="0" w:color="auto"/>
            </w:tcBorders>
            <w:hideMark/>
          </w:tcPr>
          <w:p w14:paraId="6457856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Référence externe si disponible. Champ libre à la saisie. Sujet à un contrôle applicatif d’unicité.</w:t>
            </w:r>
          </w:p>
        </w:tc>
        <w:tc>
          <w:tcPr>
            <w:tcW w:w="1660" w:type="dxa"/>
            <w:tcBorders>
              <w:top w:val="nil"/>
              <w:left w:val="nil"/>
              <w:bottom w:val="single" w:sz="4" w:space="0" w:color="auto"/>
              <w:right w:val="single" w:sz="4" w:space="0" w:color="auto"/>
            </w:tcBorders>
            <w:hideMark/>
          </w:tcPr>
          <w:p w14:paraId="0CA4FE9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Optionnel</w:t>
            </w:r>
          </w:p>
        </w:tc>
      </w:tr>
      <w:tr w:rsidR="009B2573" w:rsidRPr="009B2573" w14:paraId="3D9FDA5E"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7F8DA0E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lastRenderedPageBreak/>
              <w:t>Type de transaction</w:t>
            </w:r>
          </w:p>
        </w:tc>
        <w:tc>
          <w:tcPr>
            <w:tcW w:w="6160" w:type="dxa"/>
            <w:tcBorders>
              <w:top w:val="nil"/>
              <w:left w:val="nil"/>
              <w:bottom w:val="single" w:sz="4" w:space="0" w:color="auto"/>
              <w:right w:val="single" w:sz="4" w:space="0" w:color="auto"/>
            </w:tcBorders>
            <w:hideMark/>
          </w:tcPr>
          <w:p w14:paraId="7762BCB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RVP (achat contre paiement) et DVP (ventre contre paiement</w:t>
            </w:r>
            <w:proofErr w:type="gramStart"/>
            <w:r w:rsidRPr="009B2573">
              <w:rPr>
                <w:rFonts w:ascii="Calibri" w:eastAsia="Times New Roman" w:hAnsi="Calibri" w:cs="Calibri"/>
                <w:color w:val="000000"/>
                <w:sz w:val="18"/>
                <w:szCs w:val="18"/>
                <w:lang w:eastAsia="fr-FR"/>
              </w:rPr>
              <w:t>) .</w:t>
            </w:r>
            <w:proofErr w:type="gramEnd"/>
            <w:r w:rsidRPr="009B25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hideMark/>
          </w:tcPr>
          <w:p w14:paraId="21EDDF6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6D225DB4"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3889163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Actif</w:t>
            </w:r>
          </w:p>
        </w:tc>
        <w:tc>
          <w:tcPr>
            <w:tcW w:w="6160" w:type="dxa"/>
            <w:tcBorders>
              <w:top w:val="nil"/>
              <w:left w:val="nil"/>
              <w:bottom w:val="single" w:sz="4" w:space="0" w:color="auto"/>
              <w:right w:val="single" w:sz="4" w:space="0" w:color="auto"/>
            </w:tcBorders>
            <w:hideMark/>
          </w:tcPr>
          <w:p w14:paraId="7E266CE2" w14:textId="77777777" w:rsidR="009B2573" w:rsidRPr="009B2573" w:rsidRDefault="009B2573" w:rsidP="009B2573">
            <w:pPr>
              <w:spacing w:line="240" w:lineRule="auto"/>
              <w:rPr>
                <w:rFonts w:ascii="Calibri" w:eastAsia="Times New Roman" w:hAnsi="Calibri" w:cs="Calibri"/>
                <w:color w:val="000000"/>
                <w:sz w:val="18"/>
                <w:szCs w:val="18"/>
                <w:lang w:eastAsia="fr-FR"/>
              </w:rPr>
            </w:pPr>
            <w:proofErr w:type="gramStart"/>
            <w:r w:rsidRPr="009B2573">
              <w:rPr>
                <w:rFonts w:ascii="Calibri" w:eastAsia="Times New Roman" w:hAnsi="Calibri" w:cs="Calibri"/>
                <w:color w:val="000000"/>
                <w:sz w:val="18"/>
                <w:szCs w:val="18"/>
                <w:lang w:eastAsia="fr-FR"/>
              </w:rPr>
              <w:t>le</w:t>
            </w:r>
            <w:proofErr w:type="gramEnd"/>
            <w:r w:rsidRPr="009B2573">
              <w:rPr>
                <w:rFonts w:ascii="Calibri" w:eastAsia="Times New Roman" w:hAnsi="Calibri" w:cs="Calibri"/>
                <w:color w:val="000000"/>
                <w:sz w:val="18"/>
                <w:szCs w:val="18"/>
                <w:lang w:eastAsia="fr-FR"/>
              </w:rPr>
              <w:t xml:space="preserve"> code ISIN du titre retenu comme identifiant unique de la valeur. Seules les valeurs non cotées sont affichées dans l’écran de recherche.</w:t>
            </w:r>
          </w:p>
        </w:tc>
        <w:tc>
          <w:tcPr>
            <w:tcW w:w="1660" w:type="dxa"/>
            <w:tcBorders>
              <w:top w:val="nil"/>
              <w:left w:val="nil"/>
              <w:bottom w:val="single" w:sz="4" w:space="0" w:color="auto"/>
              <w:right w:val="single" w:sz="4" w:space="0" w:color="auto"/>
            </w:tcBorders>
            <w:hideMark/>
          </w:tcPr>
          <w:p w14:paraId="232C14B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261CD104"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5A71C45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dénouement</w:t>
            </w:r>
          </w:p>
        </w:tc>
        <w:tc>
          <w:tcPr>
            <w:tcW w:w="6160" w:type="dxa"/>
            <w:tcBorders>
              <w:top w:val="nil"/>
              <w:left w:val="nil"/>
              <w:bottom w:val="single" w:sz="4" w:space="0" w:color="auto"/>
              <w:right w:val="single" w:sz="4" w:space="0" w:color="auto"/>
            </w:tcBorders>
            <w:hideMark/>
          </w:tcPr>
          <w:p w14:paraId="5985301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Déduite depuis la valeur objet de l’instruction.</w:t>
            </w:r>
          </w:p>
        </w:tc>
        <w:tc>
          <w:tcPr>
            <w:tcW w:w="1660" w:type="dxa"/>
            <w:tcBorders>
              <w:top w:val="nil"/>
              <w:left w:val="nil"/>
              <w:bottom w:val="single" w:sz="4" w:space="0" w:color="auto"/>
              <w:right w:val="single" w:sz="4" w:space="0" w:color="auto"/>
            </w:tcBorders>
            <w:hideMark/>
          </w:tcPr>
          <w:p w14:paraId="6591D17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38E4156A"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3A8B4EAF"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Quantité</w:t>
            </w:r>
          </w:p>
        </w:tc>
        <w:tc>
          <w:tcPr>
            <w:tcW w:w="6160" w:type="dxa"/>
            <w:tcBorders>
              <w:top w:val="nil"/>
              <w:left w:val="nil"/>
              <w:bottom w:val="single" w:sz="4" w:space="0" w:color="auto"/>
              <w:right w:val="single" w:sz="4" w:space="0" w:color="auto"/>
            </w:tcBorders>
            <w:hideMark/>
          </w:tcPr>
          <w:p w14:paraId="0D566D5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Quantité de titres.</w:t>
            </w:r>
          </w:p>
        </w:tc>
        <w:tc>
          <w:tcPr>
            <w:tcW w:w="1660" w:type="dxa"/>
            <w:tcBorders>
              <w:top w:val="nil"/>
              <w:left w:val="nil"/>
              <w:bottom w:val="single" w:sz="4" w:space="0" w:color="auto"/>
              <w:right w:val="single" w:sz="4" w:space="0" w:color="auto"/>
            </w:tcBorders>
            <w:hideMark/>
          </w:tcPr>
          <w:p w14:paraId="47AC5274"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6B327BC7"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2116653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Type de quantité</w:t>
            </w:r>
          </w:p>
        </w:tc>
        <w:tc>
          <w:tcPr>
            <w:tcW w:w="6160" w:type="dxa"/>
            <w:tcBorders>
              <w:top w:val="nil"/>
              <w:left w:val="nil"/>
              <w:bottom w:val="single" w:sz="4" w:space="0" w:color="auto"/>
              <w:right w:val="single" w:sz="4" w:space="0" w:color="auto"/>
            </w:tcBorders>
            <w:hideMark/>
          </w:tcPr>
          <w:p w14:paraId="7335C36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Donnée déterminant le type de la quantité. « UNIT » pour </w:t>
            </w:r>
            <w:proofErr w:type="gramStart"/>
            <w:r w:rsidRPr="009B2573">
              <w:rPr>
                <w:rFonts w:ascii="Calibri" w:eastAsia="Times New Roman" w:hAnsi="Calibri" w:cs="Calibri"/>
                <w:color w:val="000000"/>
                <w:sz w:val="18"/>
                <w:szCs w:val="18"/>
                <w:lang w:eastAsia="fr-FR"/>
              </w:rPr>
              <w:t>les valeurs locale</w:t>
            </w:r>
            <w:proofErr w:type="gramEnd"/>
            <w:r w:rsidRPr="009B2573">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7096FB4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2D56A277"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0AC368E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Client</w:t>
            </w:r>
          </w:p>
        </w:tc>
        <w:tc>
          <w:tcPr>
            <w:tcW w:w="6160" w:type="dxa"/>
            <w:tcBorders>
              <w:top w:val="nil"/>
              <w:left w:val="nil"/>
              <w:bottom w:val="single" w:sz="4" w:space="0" w:color="auto"/>
              <w:right w:val="single" w:sz="4" w:space="0" w:color="auto"/>
            </w:tcBorders>
            <w:hideMark/>
          </w:tcPr>
          <w:p w14:paraId="059CE14E"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Le client détenteur du portefeuille.</w:t>
            </w:r>
          </w:p>
        </w:tc>
        <w:tc>
          <w:tcPr>
            <w:tcW w:w="1660" w:type="dxa"/>
            <w:tcBorders>
              <w:top w:val="nil"/>
              <w:left w:val="nil"/>
              <w:bottom w:val="single" w:sz="4" w:space="0" w:color="auto"/>
              <w:right w:val="single" w:sz="4" w:space="0" w:color="auto"/>
            </w:tcBorders>
            <w:hideMark/>
          </w:tcPr>
          <w:p w14:paraId="6E7C305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79BB7F7A"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6FA37FA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titres client</w:t>
            </w:r>
          </w:p>
        </w:tc>
        <w:tc>
          <w:tcPr>
            <w:tcW w:w="6160" w:type="dxa"/>
            <w:tcBorders>
              <w:top w:val="nil"/>
              <w:left w:val="nil"/>
              <w:bottom w:val="single" w:sz="4" w:space="0" w:color="auto"/>
              <w:right w:val="single" w:sz="4" w:space="0" w:color="auto"/>
            </w:tcBorders>
            <w:hideMark/>
          </w:tcPr>
          <w:p w14:paraId="6E64198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C’est le compte titres sur lequel sera dénouée l’opération.</w:t>
            </w:r>
          </w:p>
        </w:tc>
        <w:tc>
          <w:tcPr>
            <w:tcW w:w="1660" w:type="dxa"/>
            <w:tcBorders>
              <w:top w:val="nil"/>
              <w:left w:val="nil"/>
              <w:bottom w:val="single" w:sz="4" w:space="0" w:color="auto"/>
              <w:right w:val="single" w:sz="4" w:space="0" w:color="auto"/>
            </w:tcBorders>
            <w:hideMark/>
          </w:tcPr>
          <w:p w14:paraId="113357C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561D88B8" w14:textId="77777777" w:rsidTr="009B2573">
        <w:trPr>
          <w:trHeight w:val="465"/>
        </w:trPr>
        <w:tc>
          <w:tcPr>
            <w:tcW w:w="2180" w:type="dxa"/>
            <w:tcBorders>
              <w:top w:val="nil"/>
              <w:left w:val="single" w:sz="4" w:space="0" w:color="auto"/>
              <w:bottom w:val="single" w:sz="4" w:space="0" w:color="auto"/>
              <w:right w:val="single" w:sz="4" w:space="0" w:color="auto"/>
            </w:tcBorders>
            <w:hideMark/>
          </w:tcPr>
          <w:p w14:paraId="291653C6"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espèces client</w:t>
            </w:r>
          </w:p>
        </w:tc>
        <w:tc>
          <w:tcPr>
            <w:tcW w:w="6160" w:type="dxa"/>
            <w:tcBorders>
              <w:top w:val="nil"/>
              <w:left w:val="nil"/>
              <w:bottom w:val="single" w:sz="4" w:space="0" w:color="auto"/>
              <w:right w:val="single" w:sz="4" w:space="0" w:color="auto"/>
            </w:tcBorders>
            <w:hideMark/>
          </w:tcPr>
          <w:p w14:paraId="58988E7F"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C'est le compte rattaché au compte titre, déduit selon la devise de dénouement de l’instruction.</w:t>
            </w:r>
          </w:p>
        </w:tc>
        <w:tc>
          <w:tcPr>
            <w:tcW w:w="1660" w:type="dxa"/>
            <w:tcBorders>
              <w:top w:val="nil"/>
              <w:left w:val="nil"/>
              <w:bottom w:val="single" w:sz="4" w:space="0" w:color="auto"/>
              <w:right w:val="single" w:sz="4" w:space="0" w:color="auto"/>
            </w:tcBorders>
            <w:hideMark/>
          </w:tcPr>
          <w:p w14:paraId="6F9F877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64020949"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4612F19B"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compte espèce</w:t>
            </w:r>
          </w:p>
        </w:tc>
        <w:tc>
          <w:tcPr>
            <w:tcW w:w="6160" w:type="dxa"/>
            <w:tcBorders>
              <w:top w:val="nil"/>
              <w:left w:val="nil"/>
              <w:bottom w:val="single" w:sz="4" w:space="0" w:color="auto"/>
              <w:right w:val="single" w:sz="4" w:space="0" w:color="auto"/>
            </w:tcBorders>
            <w:hideMark/>
          </w:tcPr>
          <w:p w14:paraId="5FCB9D53"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Devise de compte espèce déduit automatiquement.</w:t>
            </w:r>
          </w:p>
        </w:tc>
        <w:tc>
          <w:tcPr>
            <w:tcW w:w="1660" w:type="dxa"/>
            <w:tcBorders>
              <w:top w:val="nil"/>
              <w:left w:val="nil"/>
              <w:bottom w:val="single" w:sz="4" w:space="0" w:color="auto"/>
              <w:right w:val="single" w:sz="4" w:space="0" w:color="auto"/>
            </w:tcBorders>
            <w:hideMark/>
          </w:tcPr>
          <w:p w14:paraId="215F6713"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75405D14"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3D2B170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Place de dénouement</w:t>
            </w:r>
          </w:p>
        </w:tc>
        <w:tc>
          <w:tcPr>
            <w:tcW w:w="6160" w:type="dxa"/>
            <w:tcBorders>
              <w:top w:val="nil"/>
              <w:left w:val="nil"/>
              <w:bottom w:val="single" w:sz="4" w:space="0" w:color="auto"/>
              <w:right w:val="single" w:sz="4" w:space="0" w:color="auto"/>
            </w:tcBorders>
            <w:hideMark/>
          </w:tcPr>
          <w:p w14:paraId="391E40E7" w14:textId="77777777" w:rsidR="009B2573" w:rsidRPr="009B2573" w:rsidRDefault="009B2573" w:rsidP="00497360">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Champ déduit à partir du titre. </w:t>
            </w:r>
          </w:p>
        </w:tc>
        <w:tc>
          <w:tcPr>
            <w:tcW w:w="1660" w:type="dxa"/>
            <w:tcBorders>
              <w:top w:val="nil"/>
              <w:left w:val="nil"/>
              <w:bottom w:val="single" w:sz="4" w:space="0" w:color="auto"/>
              <w:right w:val="single" w:sz="4" w:space="0" w:color="auto"/>
            </w:tcBorders>
            <w:hideMark/>
          </w:tcPr>
          <w:p w14:paraId="58ACB8F4"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68BB23FF"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413FAC7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Dépositaire</w:t>
            </w:r>
          </w:p>
        </w:tc>
        <w:tc>
          <w:tcPr>
            <w:tcW w:w="6160" w:type="dxa"/>
            <w:tcBorders>
              <w:top w:val="nil"/>
              <w:left w:val="nil"/>
              <w:bottom w:val="single" w:sz="4" w:space="0" w:color="auto"/>
              <w:right w:val="single" w:sz="4" w:space="0" w:color="auto"/>
            </w:tcBorders>
            <w:hideMark/>
          </w:tcPr>
          <w:p w14:paraId="42C765B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Dépositaire central pour les valeurs locales.</w:t>
            </w:r>
          </w:p>
        </w:tc>
        <w:tc>
          <w:tcPr>
            <w:tcW w:w="1660" w:type="dxa"/>
            <w:tcBorders>
              <w:top w:val="nil"/>
              <w:left w:val="nil"/>
              <w:bottom w:val="single" w:sz="4" w:space="0" w:color="auto"/>
              <w:right w:val="single" w:sz="4" w:space="0" w:color="auto"/>
            </w:tcBorders>
            <w:hideMark/>
          </w:tcPr>
          <w:p w14:paraId="7695B7DA"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2C88D61C"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6E60ECF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nostro titres</w:t>
            </w:r>
          </w:p>
        </w:tc>
        <w:tc>
          <w:tcPr>
            <w:tcW w:w="6160" w:type="dxa"/>
            <w:tcBorders>
              <w:top w:val="nil"/>
              <w:left w:val="nil"/>
              <w:bottom w:val="single" w:sz="4" w:space="0" w:color="auto"/>
              <w:right w:val="single" w:sz="4" w:space="0" w:color="auto"/>
            </w:tcBorders>
            <w:hideMark/>
          </w:tcPr>
          <w:p w14:paraId="176EA45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Il s’agit du compte Nostro de l'affilié ouvert auprès du dépositaire central par type d’avoir.</w:t>
            </w:r>
          </w:p>
        </w:tc>
        <w:tc>
          <w:tcPr>
            <w:tcW w:w="1660" w:type="dxa"/>
            <w:tcBorders>
              <w:top w:val="nil"/>
              <w:left w:val="nil"/>
              <w:bottom w:val="single" w:sz="4" w:space="0" w:color="auto"/>
              <w:right w:val="single" w:sz="4" w:space="0" w:color="auto"/>
            </w:tcBorders>
            <w:hideMark/>
          </w:tcPr>
          <w:p w14:paraId="0AA30F26"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37D973C7"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188AB79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nostro espèces</w:t>
            </w:r>
          </w:p>
        </w:tc>
        <w:tc>
          <w:tcPr>
            <w:tcW w:w="6160" w:type="dxa"/>
            <w:tcBorders>
              <w:top w:val="nil"/>
              <w:left w:val="nil"/>
              <w:bottom w:val="single" w:sz="4" w:space="0" w:color="auto"/>
              <w:right w:val="single" w:sz="4" w:space="0" w:color="auto"/>
            </w:tcBorders>
            <w:hideMark/>
          </w:tcPr>
          <w:p w14:paraId="1CB18694"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Il s’agit du compte Nostro de l'affilié auprès de la BAM.</w:t>
            </w:r>
          </w:p>
        </w:tc>
        <w:tc>
          <w:tcPr>
            <w:tcW w:w="1660" w:type="dxa"/>
            <w:tcBorders>
              <w:top w:val="nil"/>
              <w:left w:val="nil"/>
              <w:bottom w:val="single" w:sz="4" w:space="0" w:color="auto"/>
              <w:right w:val="single" w:sz="4" w:space="0" w:color="auto"/>
            </w:tcBorders>
            <w:hideMark/>
          </w:tcPr>
          <w:p w14:paraId="61849F2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0D198193"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2C3B7B6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Contrepartie</w:t>
            </w:r>
          </w:p>
        </w:tc>
        <w:tc>
          <w:tcPr>
            <w:tcW w:w="6160" w:type="dxa"/>
            <w:tcBorders>
              <w:top w:val="nil"/>
              <w:left w:val="nil"/>
              <w:bottom w:val="single" w:sz="4" w:space="0" w:color="auto"/>
              <w:right w:val="single" w:sz="4" w:space="0" w:color="auto"/>
            </w:tcBorders>
            <w:hideMark/>
          </w:tcPr>
          <w:p w14:paraId="00F8E2CD"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Correspond au dépositaire du bénéficiaire. </w:t>
            </w:r>
          </w:p>
        </w:tc>
        <w:tc>
          <w:tcPr>
            <w:tcW w:w="1660" w:type="dxa"/>
            <w:tcBorders>
              <w:top w:val="nil"/>
              <w:left w:val="nil"/>
              <w:bottom w:val="single" w:sz="4" w:space="0" w:color="auto"/>
              <w:right w:val="single" w:sz="4" w:space="0" w:color="auto"/>
            </w:tcBorders>
            <w:hideMark/>
          </w:tcPr>
          <w:p w14:paraId="67218C8A"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0FB059C3"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268C9183"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Bénéficiaire</w:t>
            </w:r>
          </w:p>
        </w:tc>
        <w:tc>
          <w:tcPr>
            <w:tcW w:w="6160" w:type="dxa"/>
            <w:tcBorders>
              <w:top w:val="nil"/>
              <w:left w:val="nil"/>
              <w:bottom w:val="single" w:sz="4" w:space="0" w:color="auto"/>
              <w:right w:val="single" w:sz="4" w:space="0" w:color="auto"/>
            </w:tcBorders>
            <w:hideMark/>
          </w:tcPr>
          <w:p w14:paraId="79B70F66" w14:textId="77777777" w:rsidR="009B2573" w:rsidRPr="009B2573" w:rsidRDefault="00493686" w:rsidP="00231CB3">
            <w:pPr>
              <w:spacing w:line="240" w:lineRule="auto"/>
              <w:rPr>
                <w:rFonts w:ascii="Calibri" w:eastAsia="Times New Roman" w:hAnsi="Calibri" w:cs="Calibri"/>
                <w:color w:val="000000"/>
                <w:sz w:val="18"/>
                <w:szCs w:val="18"/>
                <w:lang w:eastAsia="fr-FR"/>
              </w:rPr>
            </w:pPr>
            <w:r w:rsidRPr="00493686">
              <w:rPr>
                <w:rFonts w:ascii="Calibri" w:eastAsia="Times New Roman" w:hAnsi="Calibri" w:cs="Calibri"/>
                <w:color w:val="000000"/>
                <w:sz w:val="18"/>
                <w:szCs w:val="18"/>
                <w:lang w:eastAsia="fr-FR"/>
              </w:rPr>
              <w:t>Le client du dépositaire contrepartie. Doit être déclaré dans le référentiel</w:t>
            </w:r>
            <w:r w:rsidR="00231CB3">
              <w:rPr>
                <w:rFonts w:ascii="Calibri" w:eastAsia="Times New Roman" w:hAnsi="Calibri" w:cs="Calibri"/>
                <w:color w:val="000000"/>
                <w:sz w:val="18"/>
                <w:szCs w:val="18"/>
                <w:lang w:eastAsia="fr-FR"/>
              </w:rPr>
              <w:t xml:space="preserve"> comme étant</w:t>
            </w:r>
            <w:r w:rsidR="00110E6C">
              <w:rPr>
                <w:rFonts w:ascii="Calibri" w:eastAsia="Times New Roman" w:hAnsi="Calibri" w:cs="Calibri"/>
                <w:color w:val="000000"/>
                <w:sz w:val="18"/>
                <w:szCs w:val="18"/>
                <w:lang w:eastAsia="fr-FR"/>
              </w:rPr>
              <w:t xml:space="preserve"> contrepartie ou client (si la contrepartie est AWB).</w:t>
            </w:r>
          </w:p>
        </w:tc>
        <w:tc>
          <w:tcPr>
            <w:tcW w:w="1660" w:type="dxa"/>
            <w:tcBorders>
              <w:top w:val="nil"/>
              <w:left w:val="nil"/>
              <w:bottom w:val="single" w:sz="4" w:space="0" w:color="auto"/>
              <w:right w:val="single" w:sz="4" w:space="0" w:color="auto"/>
            </w:tcBorders>
            <w:hideMark/>
          </w:tcPr>
          <w:p w14:paraId="7ED6C0D3"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76F4B757" w14:textId="77777777" w:rsidTr="009B2573">
        <w:trPr>
          <w:trHeight w:val="795"/>
        </w:trPr>
        <w:tc>
          <w:tcPr>
            <w:tcW w:w="2180" w:type="dxa"/>
            <w:tcBorders>
              <w:top w:val="nil"/>
              <w:left w:val="single" w:sz="4" w:space="0" w:color="auto"/>
              <w:bottom w:val="single" w:sz="4" w:space="0" w:color="auto"/>
              <w:right w:val="single" w:sz="4" w:space="0" w:color="auto"/>
            </w:tcBorders>
            <w:hideMark/>
          </w:tcPr>
          <w:p w14:paraId="7B70521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Compte titre du bénéficiaire</w:t>
            </w:r>
          </w:p>
        </w:tc>
        <w:tc>
          <w:tcPr>
            <w:tcW w:w="6160" w:type="dxa"/>
            <w:tcBorders>
              <w:top w:val="nil"/>
              <w:left w:val="nil"/>
              <w:bottom w:val="single" w:sz="4" w:space="0" w:color="auto"/>
              <w:right w:val="single" w:sz="4" w:space="0" w:color="auto"/>
            </w:tcBorders>
            <w:hideMark/>
          </w:tcPr>
          <w:p w14:paraId="1F0A752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Correspond au compte titres du bénéficiaire si ce dernier est client de AWB.</w:t>
            </w:r>
          </w:p>
        </w:tc>
        <w:tc>
          <w:tcPr>
            <w:tcW w:w="1660" w:type="dxa"/>
            <w:tcBorders>
              <w:top w:val="nil"/>
              <w:left w:val="nil"/>
              <w:bottom w:val="single" w:sz="4" w:space="0" w:color="auto"/>
              <w:right w:val="single" w:sz="4" w:space="0" w:color="auto"/>
            </w:tcBorders>
            <w:hideMark/>
          </w:tcPr>
          <w:p w14:paraId="6F3C4A2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 si le bénéficiaire est client de AWB</w:t>
            </w:r>
          </w:p>
        </w:tc>
      </w:tr>
      <w:tr w:rsidR="009B2573" w:rsidRPr="009B2573" w14:paraId="733066EF" w14:textId="77777777" w:rsidTr="009B2573">
        <w:trPr>
          <w:trHeight w:val="420"/>
        </w:trPr>
        <w:tc>
          <w:tcPr>
            <w:tcW w:w="2180" w:type="dxa"/>
            <w:tcBorders>
              <w:top w:val="nil"/>
              <w:left w:val="single" w:sz="4" w:space="0" w:color="auto"/>
              <w:bottom w:val="single" w:sz="4" w:space="0" w:color="auto"/>
              <w:right w:val="single" w:sz="4" w:space="0" w:color="auto"/>
            </w:tcBorders>
            <w:hideMark/>
          </w:tcPr>
          <w:p w14:paraId="252A7F6A"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négociation</w:t>
            </w:r>
          </w:p>
        </w:tc>
        <w:tc>
          <w:tcPr>
            <w:tcW w:w="6160" w:type="dxa"/>
            <w:tcBorders>
              <w:top w:val="nil"/>
              <w:left w:val="nil"/>
              <w:bottom w:val="single" w:sz="4" w:space="0" w:color="auto"/>
              <w:right w:val="single" w:sz="4" w:space="0" w:color="auto"/>
            </w:tcBorders>
            <w:hideMark/>
          </w:tcPr>
          <w:p w14:paraId="6A66D44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d’exécution.</w:t>
            </w:r>
          </w:p>
        </w:tc>
        <w:tc>
          <w:tcPr>
            <w:tcW w:w="1660" w:type="dxa"/>
            <w:tcBorders>
              <w:top w:val="nil"/>
              <w:left w:val="nil"/>
              <w:bottom w:val="single" w:sz="4" w:space="0" w:color="auto"/>
              <w:right w:val="single" w:sz="4" w:space="0" w:color="auto"/>
            </w:tcBorders>
            <w:hideMark/>
          </w:tcPr>
          <w:p w14:paraId="05E9BE26"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72951139" w14:textId="77777777" w:rsidTr="009B2573">
        <w:trPr>
          <w:trHeight w:val="1065"/>
        </w:trPr>
        <w:tc>
          <w:tcPr>
            <w:tcW w:w="2180" w:type="dxa"/>
            <w:tcBorders>
              <w:top w:val="nil"/>
              <w:left w:val="single" w:sz="4" w:space="0" w:color="auto"/>
              <w:bottom w:val="single" w:sz="4" w:space="0" w:color="auto"/>
              <w:right w:val="single" w:sz="4" w:space="0" w:color="auto"/>
            </w:tcBorders>
            <w:hideMark/>
          </w:tcPr>
          <w:p w14:paraId="22E9C25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valeur</w:t>
            </w:r>
          </w:p>
        </w:tc>
        <w:tc>
          <w:tcPr>
            <w:tcW w:w="6160" w:type="dxa"/>
            <w:tcBorders>
              <w:top w:val="nil"/>
              <w:left w:val="nil"/>
              <w:bottom w:val="single" w:sz="4" w:space="0" w:color="auto"/>
              <w:right w:val="single" w:sz="4" w:space="0" w:color="auto"/>
            </w:tcBorders>
            <w:hideMark/>
          </w:tcPr>
          <w:p w14:paraId="7CD0F2BE"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002C6B27">
              <w:rPr>
                <w:rFonts w:ascii="Calibri" w:eastAsia="Times New Roman" w:hAnsi="Calibri" w:cs="Calibri"/>
                <w:color w:val="000000"/>
                <w:sz w:val="18"/>
                <w:szCs w:val="18"/>
                <w:lang w:eastAsia="fr-FR"/>
              </w:rPr>
              <w:t xml:space="preserve"> (Date Négo = Date valeur).</w:t>
            </w:r>
            <w:r w:rsidRPr="009B2573">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60" w:type="dxa"/>
            <w:tcBorders>
              <w:top w:val="nil"/>
              <w:left w:val="nil"/>
              <w:bottom w:val="single" w:sz="4" w:space="0" w:color="auto"/>
              <w:right w:val="single" w:sz="4" w:space="0" w:color="auto"/>
            </w:tcBorders>
            <w:hideMark/>
          </w:tcPr>
          <w:p w14:paraId="76FD683E"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37D35544" w14:textId="77777777" w:rsidTr="009B2573">
        <w:trPr>
          <w:trHeight w:val="720"/>
        </w:trPr>
        <w:tc>
          <w:tcPr>
            <w:tcW w:w="2180" w:type="dxa"/>
            <w:tcBorders>
              <w:top w:val="nil"/>
              <w:left w:val="single" w:sz="4" w:space="0" w:color="auto"/>
              <w:bottom w:val="single" w:sz="4" w:space="0" w:color="auto"/>
              <w:right w:val="single" w:sz="4" w:space="0" w:color="auto"/>
            </w:tcBorders>
            <w:hideMark/>
          </w:tcPr>
          <w:p w14:paraId="5BC2BDE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dénouement</w:t>
            </w:r>
          </w:p>
        </w:tc>
        <w:tc>
          <w:tcPr>
            <w:tcW w:w="6160" w:type="dxa"/>
            <w:tcBorders>
              <w:top w:val="nil"/>
              <w:left w:val="nil"/>
              <w:bottom w:val="single" w:sz="4" w:space="0" w:color="auto"/>
              <w:right w:val="single" w:sz="4" w:space="0" w:color="auto"/>
            </w:tcBorders>
            <w:hideMark/>
          </w:tcPr>
          <w:p w14:paraId="58FC2D0B"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Date de Dénouement théorique : déduite par le système moyennant la configuration de la SLA</w:t>
            </w:r>
            <w:r w:rsidRPr="009B2573">
              <w:rPr>
                <w:rFonts w:ascii="Calibri" w:eastAsia="Times New Roman" w:hAnsi="Calibri" w:cs="Calibri"/>
                <w:color w:val="000000"/>
                <w:sz w:val="18"/>
                <w:szCs w:val="18"/>
                <w:lang w:eastAsia="fr-FR"/>
              </w:rPr>
              <w:br/>
              <w:t>fenêtre de dénouement. Par défaut, elle est égale à J.</w:t>
            </w:r>
          </w:p>
        </w:tc>
        <w:tc>
          <w:tcPr>
            <w:tcW w:w="1660" w:type="dxa"/>
            <w:tcBorders>
              <w:top w:val="nil"/>
              <w:left w:val="nil"/>
              <w:bottom w:val="single" w:sz="4" w:space="0" w:color="auto"/>
              <w:right w:val="single" w:sz="4" w:space="0" w:color="auto"/>
            </w:tcBorders>
            <w:hideMark/>
          </w:tcPr>
          <w:p w14:paraId="5D58EEF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7DC582B5" w14:textId="77777777" w:rsidTr="009B2573">
        <w:trPr>
          <w:trHeight w:val="960"/>
        </w:trPr>
        <w:tc>
          <w:tcPr>
            <w:tcW w:w="2180" w:type="dxa"/>
            <w:tcBorders>
              <w:top w:val="nil"/>
              <w:left w:val="single" w:sz="4" w:space="0" w:color="auto"/>
              <w:bottom w:val="single" w:sz="4" w:space="0" w:color="auto"/>
              <w:right w:val="single" w:sz="4" w:space="0" w:color="auto"/>
            </w:tcBorders>
            <w:hideMark/>
          </w:tcPr>
          <w:p w14:paraId="417AD0A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Prix</w:t>
            </w:r>
          </w:p>
        </w:tc>
        <w:tc>
          <w:tcPr>
            <w:tcW w:w="6160" w:type="dxa"/>
            <w:tcBorders>
              <w:top w:val="nil"/>
              <w:left w:val="nil"/>
              <w:bottom w:val="single" w:sz="4" w:space="0" w:color="auto"/>
              <w:right w:val="single" w:sz="4" w:space="0" w:color="auto"/>
            </w:tcBorders>
            <w:hideMark/>
          </w:tcPr>
          <w:p w14:paraId="1FA31399" w14:textId="77777777" w:rsidR="00455F85" w:rsidRDefault="009B2573" w:rsidP="009B2573">
            <w:pPr>
              <w:spacing w:line="240" w:lineRule="auto"/>
              <w:rPr>
                <w:ins w:id="308" w:author="souchem" w:date="2015-07-28T18:09:00Z"/>
                <w:rFonts w:ascii="Calibri" w:eastAsia="Times New Roman" w:hAnsi="Calibri" w:cs="Calibri"/>
                <w:color w:val="000000"/>
                <w:sz w:val="18"/>
                <w:szCs w:val="18"/>
                <w:lang w:eastAsia="fr-FR"/>
              </w:rPr>
            </w:pPr>
            <w:r w:rsidRPr="008C22EE">
              <w:rPr>
                <w:rFonts w:ascii="Calibri" w:eastAsia="Times New Roman" w:hAnsi="Calibri" w:cs="Calibri"/>
                <w:color w:val="000000"/>
                <w:sz w:val="18"/>
                <w:szCs w:val="18"/>
                <w:lang w:eastAsia="fr-FR"/>
              </w:rPr>
              <w:t xml:space="preserve">Prix de négociation à l’opération (cours) fourni ou calculable, si non fourni, à partir de la quantité et du montant brut. </w:t>
            </w:r>
          </w:p>
          <w:p w14:paraId="4E339D43"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8C22EE">
              <w:rPr>
                <w:rFonts w:ascii="Calibri" w:eastAsia="Times New Roman" w:hAnsi="Calibri" w:cs="Calibri"/>
                <w:color w:val="000000"/>
                <w:sz w:val="18"/>
                <w:szCs w:val="18"/>
                <w:lang w:eastAsia="fr-FR"/>
              </w:rPr>
              <w:t>Le prix est exprimé en montant pour toute nature de titre (aucun pr</w:t>
            </w:r>
            <w:r w:rsidR="00E0500E" w:rsidRPr="008C22EE">
              <w:rPr>
                <w:rFonts w:ascii="Calibri" w:eastAsia="Times New Roman" w:hAnsi="Calibri" w:cs="Calibri"/>
                <w:color w:val="000000"/>
                <w:sz w:val="18"/>
                <w:szCs w:val="18"/>
                <w:lang w:eastAsia="fr-FR"/>
              </w:rPr>
              <w:t>ix de titre exprimé en pourcent</w:t>
            </w:r>
            <w:r w:rsidRPr="008C22EE">
              <w:rPr>
                <w:rFonts w:ascii="Calibri" w:eastAsia="Times New Roman" w:hAnsi="Calibri" w:cs="Calibri"/>
                <w:color w:val="000000"/>
                <w:sz w:val="18"/>
                <w:szCs w:val="18"/>
                <w:lang w:eastAsia="fr-FR"/>
              </w:rPr>
              <w:t>a</w:t>
            </w:r>
            <w:r w:rsidR="00E0500E" w:rsidRPr="008C22EE">
              <w:rPr>
                <w:rFonts w:ascii="Calibri" w:eastAsia="Times New Roman" w:hAnsi="Calibri" w:cs="Calibri"/>
                <w:color w:val="000000"/>
                <w:sz w:val="18"/>
                <w:szCs w:val="18"/>
                <w:lang w:eastAsia="fr-FR"/>
              </w:rPr>
              <w:t>g</w:t>
            </w:r>
            <w:r w:rsidRPr="008C22EE">
              <w:rPr>
                <w:rFonts w:ascii="Calibri" w:eastAsia="Times New Roman" w:hAnsi="Calibri" w:cs="Calibri"/>
                <w:color w:val="000000"/>
                <w:sz w:val="18"/>
                <w:szCs w:val="18"/>
                <w:lang w:eastAsia="fr-FR"/>
              </w:rPr>
              <w:t>e par rapport à la valeur nominale).</w:t>
            </w:r>
            <w:ins w:id="309" w:author="souchem" w:date="2015-07-28T18:09:00Z">
              <w:r w:rsidR="00455F85">
                <w:rPr>
                  <w:rFonts w:ascii="Calibri" w:eastAsia="Times New Roman" w:hAnsi="Calibri" w:cs="Calibri"/>
                  <w:color w:val="000000"/>
                  <w:sz w:val="18"/>
                  <w:szCs w:val="18"/>
                  <w:lang w:eastAsia="fr-FR"/>
                </w:rPr>
                <w:t xml:space="preserve"> </w:t>
              </w:r>
            </w:ins>
            <w:ins w:id="310" w:author="souchem" w:date="2015-07-28T18:10:00Z">
              <w:r w:rsidR="00455F85">
                <w:rPr>
                  <w:rFonts w:ascii="Calibri" w:eastAsia="Times New Roman" w:hAnsi="Calibri" w:cs="Calibri"/>
                  <w:color w:val="000000"/>
                  <w:sz w:val="18"/>
                  <w:szCs w:val="18"/>
                  <w:lang w:eastAsia="fr-FR"/>
                </w:rPr>
                <w:t>[GAP NON RETENU]</w:t>
              </w:r>
            </w:ins>
          </w:p>
        </w:tc>
        <w:tc>
          <w:tcPr>
            <w:tcW w:w="1660" w:type="dxa"/>
            <w:tcBorders>
              <w:top w:val="nil"/>
              <w:left w:val="nil"/>
              <w:bottom w:val="single" w:sz="4" w:space="0" w:color="auto"/>
              <w:right w:val="single" w:sz="4" w:space="0" w:color="auto"/>
            </w:tcBorders>
            <w:hideMark/>
          </w:tcPr>
          <w:p w14:paraId="2D24F486"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4F695776"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1D344547" w14:textId="77777777" w:rsidR="009B2573" w:rsidRPr="00BE5D54" w:rsidRDefault="009B2573" w:rsidP="009B2573">
            <w:pPr>
              <w:spacing w:line="240" w:lineRule="auto"/>
              <w:rPr>
                <w:rFonts w:ascii="Calibri" w:eastAsia="Times New Roman" w:hAnsi="Calibri" w:cs="Calibri"/>
                <w:sz w:val="18"/>
                <w:szCs w:val="18"/>
                <w:lang w:eastAsia="fr-FR"/>
              </w:rPr>
            </w:pPr>
            <w:r w:rsidRPr="00BE5D54">
              <w:rPr>
                <w:rFonts w:ascii="Calibri" w:eastAsia="Times New Roman" w:hAnsi="Calibri" w:cs="Calibri"/>
                <w:sz w:val="18"/>
                <w:szCs w:val="18"/>
                <w:lang w:eastAsia="fr-FR"/>
              </w:rPr>
              <w:t>Intérêts courus</w:t>
            </w:r>
          </w:p>
        </w:tc>
        <w:tc>
          <w:tcPr>
            <w:tcW w:w="6160" w:type="dxa"/>
            <w:tcBorders>
              <w:top w:val="nil"/>
              <w:left w:val="nil"/>
              <w:bottom w:val="single" w:sz="4" w:space="0" w:color="auto"/>
              <w:right w:val="single" w:sz="4" w:space="0" w:color="auto"/>
            </w:tcBorders>
            <w:hideMark/>
          </w:tcPr>
          <w:p w14:paraId="79528171" w14:textId="77777777" w:rsidR="009B2573" w:rsidRPr="00BE5D54" w:rsidRDefault="009B2573" w:rsidP="0091572D">
            <w:pPr>
              <w:spacing w:line="240" w:lineRule="auto"/>
              <w:rPr>
                <w:rFonts w:ascii="Calibri" w:eastAsia="Times New Roman" w:hAnsi="Calibri" w:cs="Calibri"/>
                <w:sz w:val="18"/>
                <w:szCs w:val="18"/>
                <w:lang w:eastAsia="fr-FR"/>
              </w:rPr>
            </w:pPr>
            <w:r w:rsidRPr="00BE5D54">
              <w:rPr>
                <w:rFonts w:ascii="Calibri" w:eastAsia="Times New Roman" w:hAnsi="Calibri" w:cs="Calibri"/>
                <w:sz w:val="18"/>
                <w:szCs w:val="18"/>
                <w:lang w:eastAsia="fr-FR"/>
              </w:rPr>
              <w:t>Calculés pour les titres de créance (en fonction de la date de négociation)</w:t>
            </w:r>
            <w:r w:rsidR="0091572D">
              <w:rPr>
                <w:rFonts w:ascii="Calibri" w:eastAsia="Times New Roman" w:hAnsi="Calibri" w:cs="Calibri"/>
                <w:sz w:val="18"/>
                <w:szCs w:val="18"/>
                <w:lang w:eastAsia="fr-FR"/>
              </w:rPr>
              <w:t>.</w:t>
            </w:r>
          </w:p>
        </w:tc>
        <w:tc>
          <w:tcPr>
            <w:tcW w:w="1660" w:type="dxa"/>
            <w:tcBorders>
              <w:top w:val="nil"/>
              <w:left w:val="nil"/>
              <w:bottom w:val="single" w:sz="4" w:space="0" w:color="auto"/>
              <w:right w:val="single" w:sz="4" w:space="0" w:color="auto"/>
            </w:tcBorders>
            <w:hideMark/>
          </w:tcPr>
          <w:p w14:paraId="6D3CC548"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Optionnel</w:t>
            </w:r>
          </w:p>
        </w:tc>
      </w:tr>
      <w:tr w:rsidR="009B2573" w:rsidRPr="009B2573" w14:paraId="3D3A79D3" w14:textId="77777777" w:rsidTr="009B2573">
        <w:trPr>
          <w:trHeight w:val="240"/>
        </w:trPr>
        <w:tc>
          <w:tcPr>
            <w:tcW w:w="2180" w:type="dxa"/>
            <w:tcBorders>
              <w:top w:val="nil"/>
              <w:left w:val="single" w:sz="4" w:space="0" w:color="auto"/>
              <w:bottom w:val="single" w:sz="4" w:space="0" w:color="auto"/>
              <w:right w:val="single" w:sz="4" w:space="0" w:color="auto"/>
            </w:tcBorders>
            <w:shd w:val="clear" w:color="000000" w:fill="D8D8D8"/>
            <w:hideMark/>
          </w:tcPr>
          <w:p w14:paraId="174D30E5"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Montants et commission</w:t>
            </w:r>
          </w:p>
        </w:tc>
        <w:tc>
          <w:tcPr>
            <w:tcW w:w="6160" w:type="dxa"/>
            <w:tcBorders>
              <w:top w:val="nil"/>
              <w:left w:val="nil"/>
              <w:bottom w:val="single" w:sz="4" w:space="0" w:color="auto"/>
              <w:right w:val="single" w:sz="4" w:space="0" w:color="auto"/>
            </w:tcBorders>
            <w:shd w:val="clear" w:color="000000" w:fill="D8D8D8"/>
            <w:hideMark/>
          </w:tcPr>
          <w:p w14:paraId="075991AB"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123603BF"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r>
      <w:tr w:rsidR="009B2573" w:rsidRPr="009B2573" w14:paraId="038FD8B9"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0760596A"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RL</w:t>
            </w:r>
          </w:p>
        </w:tc>
        <w:tc>
          <w:tcPr>
            <w:tcW w:w="6160" w:type="dxa"/>
            <w:tcBorders>
              <w:top w:val="nil"/>
              <w:left w:val="nil"/>
              <w:bottom w:val="single" w:sz="4" w:space="0" w:color="auto"/>
              <w:right w:val="single" w:sz="4" w:space="0" w:color="auto"/>
            </w:tcBorders>
            <w:hideMark/>
          </w:tcPr>
          <w:p w14:paraId="1652EF1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de règlement livraison. Calculée selon une SLA avec possibilité de modification à la saisie.</w:t>
            </w:r>
          </w:p>
        </w:tc>
        <w:tc>
          <w:tcPr>
            <w:tcW w:w="1660" w:type="dxa"/>
            <w:tcBorders>
              <w:top w:val="nil"/>
              <w:left w:val="nil"/>
              <w:bottom w:val="single" w:sz="4" w:space="0" w:color="auto"/>
              <w:right w:val="single" w:sz="4" w:space="0" w:color="auto"/>
            </w:tcBorders>
            <w:hideMark/>
          </w:tcPr>
          <w:p w14:paraId="06ABB01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0F3A035A"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4079EDAD"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TVA sur frais RL</w:t>
            </w:r>
          </w:p>
        </w:tc>
        <w:tc>
          <w:tcPr>
            <w:tcW w:w="6160" w:type="dxa"/>
            <w:tcBorders>
              <w:top w:val="nil"/>
              <w:left w:val="nil"/>
              <w:bottom w:val="single" w:sz="4" w:space="0" w:color="auto"/>
              <w:right w:val="single" w:sz="4" w:space="0" w:color="auto"/>
            </w:tcBorders>
            <w:hideMark/>
          </w:tcPr>
          <w:p w14:paraId="209FCFBB"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TVA sur Frais de règlement livraison.</w:t>
            </w:r>
          </w:p>
        </w:tc>
        <w:tc>
          <w:tcPr>
            <w:tcW w:w="1660" w:type="dxa"/>
            <w:tcBorders>
              <w:top w:val="nil"/>
              <w:left w:val="nil"/>
              <w:bottom w:val="single" w:sz="4" w:space="0" w:color="auto"/>
              <w:right w:val="single" w:sz="4" w:space="0" w:color="auto"/>
            </w:tcBorders>
            <w:hideMark/>
          </w:tcPr>
          <w:p w14:paraId="2DF0F028"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4F5AFF88"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3F9F5ED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RL TTC</w:t>
            </w:r>
          </w:p>
        </w:tc>
        <w:tc>
          <w:tcPr>
            <w:tcW w:w="6160" w:type="dxa"/>
            <w:tcBorders>
              <w:top w:val="nil"/>
              <w:left w:val="nil"/>
              <w:bottom w:val="single" w:sz="4" w:space="0" w:color="auto"/>
              <w:right w:val="single" w:sz="4" w:space="0" w:color="auto"/>
            </w:tcBorders>
            <w:hideMark/>
          </w:tcPr>
          <w:p w14:paraId="60068BCA"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Frais de règlement livraison TTC.</w:t>
            </w:r>
          </w:p>
        </w:tc>
        <w:tc>
          <w:tcPr>
            <w:tcW w:w="1660" w:type="dxa"/>
            <w:tcBorders>
              <w:top w:val="nil"/>
              <w:left w:val="nil"/>
              <w:bottom w:val="single" w:sz="4" w:space="0" w:color="auto"/>
              <w:right w:val="single" w:sz="4" w:space="0" w:color="auto"/>
            </w:tcBorders>
            <w:hideMark/>
          </w:tcPr>
          <w:p w14:paraId="762D9FDE"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0256CB76"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7109F638"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brut</w:t>
            </w:r>
          </w:p>
        </w:tc>
        <w:tc>
          <w:tcPr>
            <w:tcW w:w="6160" w:type="dxa"/>
            <w:tcBorders>
              <w:top w:val="nil"/>
              <w:left w:val="nil"/>
              <w:bottom w:val="single" w:sz="4" w:space="0" w:color="auto"/>
              <w:right w:val="single" w:sz="4" w:space="0" w:color="auto"/>
            </w:tcBorders>
            <w:hideMark/>
          </w:tcPr>
          <w:p w14:paraId="2637BF2D"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hideMark/>
          </w:tcPr>
          <w:p w14:paraId="43ADEC8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49ABFF14"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56C822FE"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de dénouement</w:t>
            </w:r>
          </w:p>
        </w:tc>
        <w:tc>
          <w:tcPr>
            <w:tcW w:w="6160" w:type="dxa"/>
            <w:tcBorders>
              <w:top w:val="nil"/>
              <w:left w:val="nil"/>
              <w:bottom w:val="single" w:sz="4" w:space="0" w:color="auto"/>
              <w:right w:val="single" w:sz="4" w:space="0" w:color="auto"/>
            </w:tcBorders>
            <w:hideMark/>
          </w:tcPr>
          <w:p w14:paraId="56F33BCC" w14:textId="77777777" w:rsidR="009302E9"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Pour les ventes : Montant brut</w:t>
            </w:r>
            <w:r w:rsidRPr="009B2573">
              <w:rPr>
                <w:rFonts w:ascii="Calibri" w:eastAsia="Times New Roman" w:hAnsi="Calibri" w:cs="Calibri"/>
                <w:color w:val="000000"/>
                <w:sz w:val="18"/>
                <w:szCs w:val="18"/>
                <w:lang w:eastAsia="fr-FR"/>
              </w:rPr>
              <w:br/>
              <w:t>Pour les achats : Montant brut</w:t>
            </w:r>
          </w:p>
        </w:tc>
        <w:tc>
          <w:tcPr>
            <w:tcW w:w="1660" w:type="dxa"/>
            <w:tcBorders>
              <w:top w:val="nil"/>
              <w:left w:val="nil"/>
              <w:bottom w:val="single" w:sz="4" w:space="0" w:color="auto"/>
              <w:right w:val="single" w:sz="4" w:space="0" w:color="auto"/>
            </w:tcBorders>
            <w:hideMark/>
          </w:tcPr>
          <w:p w14:paraId="4C49E39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4F802BBD" w14:textId="77777777" w:rsidTr="009B2573">
        <w:trPr>
          <w:trHeight w:val="480"/>
        </w:trPr>
        <w:tc>
          <w:tcPr>
            <w:tcW w:w="2180" w:type="dxa"/>
            <w:tcBorders>
              <w:top w:val="nil"/>
              <w:left w:val="single" w:sz="4" w:space="0" w:color="auto"/>
              <w:bottom w:val="single" w:sz="4" w:space="0" w:color="auto"/>
              <w:right w:val="single" w:sz="4" w:space="0" w:color="auto"/>
            </w:tcBorders>
            <w:hideMark/>
          </w:tcPr>
          <w:p w14:paraId="66656E1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Montant net</w:t>
            </w:r>
          </w:p>
        </w:tc>
        <w:tc>
          <w:tcPr>
            <w:tcW w:w="6160" w:type="dxa"/>
            <w:tcBorders>
              <w:top w:val="nil"/>
              <w:left w:val="nil"/>
              <w:bottom w:val="single" w:sz="4" w:space="0" w:color="auto"/>
              <w:right w:val="single" w:sz="4" w:space="0" w:color="auto"/>
            </w:tcBorders>
            <w:hideMark/>
          </w:tcPr>
          <w:p w14:paraId="5C3D61AA" w14:textId="77777777" w:rsidR="001A274C" w:rsidRPr="001A274C" w:rsidRDefault="001A274C" w:rsidP="001A274C">
            <w:pPr>
              <w:spacing w:line="240" w:lineRule="auto"/>
              <w:rPr>
                <w:rFonts w:ascii="Calibri" w:eastAsia="Times New Roman" w:hAnsi="Calibri" w:cs="Calibri"/>
                <w:color w:val="000000"/>
                <w:sz w:val="18"/>
                <w:szCs w:val="18"/>
                <w:lang w:eastAsia="fr-FR"/>
              </w:rPr>
            </w:pPr>
            <w:r w:rsidRPr="001A274C">
              <w:rPr>
                <w:rFonts w:ascii="Calibri" w:eastAsia="Times New Roman" w:hAnsi="Calibri" w:cs="Calibri"/>
                <w:color w:val="000000"/>
                <w:sz w:val="18"/>
                <w:szCs w:val="18"/>
                <w:lang w:eastAsia="fr-FR"/>
              </w:rPr>
              <w:t>Montant de dénouement + Commission RL à l'opération (si RVP)</w:t>
            </w:r>
          </w:p>
          <w:p w14:paraId="39D89385" w14:textId="77777777" w:rsidR="009B2573" w:rsidRPr="009B2573" w:rsidRDefault="001A274C" w:rsidP="001A274C">
            <w:pPr>
              <w:spacing w:line="240" w:lineRule="auto"/>
              <w:rPr>
                <w:rFonts w:ascii="Calibri" w:eastAsia="Times New Roman" w:hAnsi="Calibri" w:cs="Calibri"/>
                <w:color w:val="000000"/>
                <w:sz w:val="18"/>
                <w:szCs w:val="18"/>
                <w:lang w:eastAsia="fr-FR"/>
              </w:rPr>
            </w:pPr>
            <w:r w:rsidRPr="001A274C">
              <w:rPr>
                <w:rFonts w:ascii="Calibri" w:eastAsia="Times New Roman" w:hAnsi="Calibri" w:cs="Calibri"/>
                <w:color w:val="000000"/>
                <w:sz w:val="18"/>
                <w:szCs w:val="18"/>
                <w:lang w:eastAsia="fr-FR"/>
              </w:rPr>
              <w:t>Montant de dénouement - Commission RL à l'opération - TPCVM (si DVP)</w:t>
            </w:r>
          </w:p>
        </w:tc>
        <w:tc>
          <w:tcPr>
            <w:tcW w:w="1660" w:type="dxa"/>
            <w:tcBorders>
              <w:top w:val="nil"/>
              <w:left w:val="nil"/>
              <w:bottom w:val="single" w:sz="4" w:space="0" w:color="auto"/>
              <w:right w:val="single" w:sz="4" w:space="0" w:color="auto"/>
            </w:tcBorders>
            <w:hideMark/>
          </w:tcPr>
          <w:p w14:paraId="44A02A36"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131BD438" w14:textId="77777777" w:rsidTr="009B2573">
        <w:trPr>
          <w:trHeight w:val="240"/>
        </w:trPr>
        <w:tc>
          <w:tcPr>
            <w:tcW w:w="2180" w:type="dxa"/>
            <w:tcBorders>
              <w:top w:val="nil"/>
              <w:left w:val="single" w:sz="4" w:space="0" w:color="auto"/>
              <w:bottom w:val="single" w:sz="4" w:space="0" w:color="auto"/>
              <w:right w:val="single" w:sz="4" w:space="0" w:color="auto"/>
            </w:tcBorders>
            <w:shd w:val="clear" w:color="000000" w:fill="D8D8D8"/>
            <w:hideMark/>
          </w:tcPr>
          <w:p w14:paraId="031ACE8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Autres informations</w:t>
            </w:r>
          </w:p>
        </w:tc>
        <w:tc>
          <w:tcPr>
            <w:tcW w:w="6160" w:type="dxa"/>
            <w:tcBorders>
              <w:top w:val="nil"/>
              <w:left w:val="nil"/>
              <w:bottom w:val="single" w:sz="4" w:space="0" w:color="auto"/>
              <w:right w:val="single" w:sz="4" w:space="0" w:color="auto"/>
            </w:tcBorders>
            <w:shd w:val="clear" w:color="000000" w:fill="D8D8D8"/>
            <w:hideMark/>
          </w:tcPr>
          <w:p w14:paraId="3670BA00"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1D9C600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w:t>
            </w:r>
          </w:p>
        </w:tc>
      </w:tr>
      <w:tr w:rsidR="009B2573" w:rsidRPr="009B2573" w14:paraId="4D44AA1C" w14:textId="77777777" w:rsidTr="009B2573">
        <w:trPr>
          <w:trHeight w:val="705"/>
        </w:trPr>
        <w:tc>
          <w:tcPr>
            <w:tcW w:w="2180" w:type="dxa"/>
            <w:tcBorders>
              <w:top w:val="nil"/>
              <w:left w:val="single" w:sz="4" w:space="0" w:color="auto"/>
              <w:bottom w:val="single" w:sz="4" w:space="0" w:color="auto"/>
              <w:right w:val="single" w:sz="4" w:space="0" w:color="auto"/>
            </w:tcBorders>
            <w:hideMark/>
          </w:tcPr>
          <w:p w14:paraId="2DA9114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Ne pas envoyer de notification </w:t>
            </w:r>
            <w:proofErr w:type="spellStart"/>
            <w:r w:rsidRPr="009B2573">
              <w:rPr>
                <w:rFonts w:ascii="Calibri" w:eastAsia="Times New Roman" w:hAnsi="Calibri" w:cs="Calibri"/>
                <w:color w:val="000000"/>
                <w:sz w:val="18"/>
                <w:szCs w:val="18"/>
                <w:lang w:eastAsia="fr-FR"/>
              </w:rPr>
              <w:t>MaroClear</w:t>
            </w:r>
            <w:proofErr w:type="spellEnd"/>
          </w:p>
        </w:tc>
        <w:tc>
          <w:tcPr>
            <w:tcW w:w="6160" w:type="dxa"/>
            <w:tcBorders>
              <w:top w:val="nil"/>
              <w:left w:val="nil"/>
              <w:bottom w:val="single" w:sz="4" w:space="0" w:color="auto"/>
              <w:right w:val="single" w:sz="4" w:space="0" w:color="auto"/>
            </w:tcBorders>
            <w:hideMark/>
          </w:tcPr>
          <w:p w14:paraId="4A07CB32"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Permet de bloquer l'envoi d'un </w:t>
            </w:r>
            <w:proofErr w:type="spellStart"/>
            <w:r w:rsidRPr="009B2573">
              <w:rPr>
                <w:rFonts w:ascii="Calibri" w:eastAsia="Times New Roman" w:hAnsi="Calibri" w:cs="Calibri"/>
                <w:color w:val="000000"/>
                <w:sz w:val="18"/>
                <w:szCs w:val="18"/>
                <w:lang w:eastAsia="fr-FR"/>
              </w:rPr>
              <w:t>swift</w:t>
            </w:r>
            <w:proofErr w:type="spellEnd"/>
            <w:r w:rsidRPr="009B2573">
              <w:rPr>
                <w:rFonts w:ascii="Calibri" w:eastAsia="Times New Roman" w:hAnsi="Calibri" w:cs="Calibri"/>
                <w:color w:val="000000"/>
                <w:sz w:val="18"/>
                <w:szCs w:val="18"/>
                <w:lang w:eastAsia="fr-FR"/>
              </w:rPr>
              <w:t xml:space="preserve"> vers le dépositaire central, si l'IRL est sensée générer un </w:t>
            </w:r>
            <w:proofErr w:type="spellStart"/>
            <w:r w:rsidRPr="009B2573">
              <w:rPr>
                <w:rFonts w:ascii="Calibri" w:eastAsia="Times New Roman" w:hAnsi="Calibri" w:cs="Calibri"/>
                <w:color w:val="000000"/>
                <w:sz w:val="18"/>
                <w:szCs w:val="18"/>
                <w:lang w:eastAsia="fr-FR"/>
              </w:rPr>
              <w:t>swift</w:t>
            </w:r>
            <w:proofErr w:type="spellEnd"/>
            <w:r w:rsidRPr="009B2573">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280B1C2D"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376FEA" w:rsidRPr="009B2573" w14:paraId="7BC30579" w14:textId="77777777" w:rsidTr="009B2573">
        <w:trPr>
          <w:trHeight w:val="705"/>
        </w:trPr>
        <w:tc>
          <w:tcPr>
            <w:tcW w:w="2180" w:type="dxa"/>
            <w:tcBorders>
              <w:top w:val="nil"/>
              <w:left w:val="single" w:sz="4" w:space="0" w:color="auto"/>
              <w:bottom w:val="single" w:sz="4" w:space="0" w:color="auto"/>
              <w:right w:val="single" w:sz="4" w:space="0" w:color="auto"/>
            </w:tcBorders>
            <w:hideMark/>
          </w:tcPr>
          <w:p w14:paraId="5E3EE41D" w14:textId="77777777"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Taux négocié</w:t>
            </w:r>
          </w:p>
        </w:tc>
        <w:tc>
          <w:tcPr>
            <w:tcW w:w="6160" w:type="dxa"/>
            <w:tcBorders>
              <w:top w:val="nil"/>
              <w:left w:val="nil"/>
              <w:bottom w:val="single" w:sz="4" w:space="0" w:color="auto"/>
              <w:right w:val="single" w:sz="4" w:space="0" w:color="auto"/>
            </w:tcBorders>
            <w:hideMark/>
          </w:tcPr>
          <w:p w14:paraId="2DC2149D" w14:textId="77777777"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Valeur insérée par l'utilisateur si le titre est un bon de trésor. A reporter dans la déclaration BAM.</w:t>
            </w:r>
          </w:p>
        </w:tc>
        <w:tc>
          <w:tcPr>
            <w:tcW w:w="1660" w:type="dxa"/>
            <w:tcBorders>
              <w:top w:val="nil"/>
              <w:left w:val="nil"/>
              <w:bottom w:val="single" w:sz="4" w:space="0" w:color="auto"/>
              <w:right w:val="single" w:sz="4" w:space="0" w:color="auto"/>
            </w:tcBorders>
            <w:hideMark/>
          </w:tcPr>
          <w:p w14:paraId="099D89FB" w14:textId="77777777" w:rsidR="00376FEA" w:rsidRPr="009B2573" w:rsidRDefault="00376FEA" w:rsidP="009B2573">
            <w:pPr>
              <w:spacing w:line="240" w:lineRule="auto"/>
              <w:rPr>
                <w:rFonts w:ascii="Calibri" w:eastAsia="Times New Roman" w:hAnsi="Calibri" w:cs="Calibri"/>
                <w:color w:val="000000"/>
                <w:sz w:val="18"/>
                <w:szCs w:val="18"/>
                <w:lang w:eastAsia="fr-FR"/>
              </w:rPr>
            </w:pPr>
            <w:r w:rsidRPr="00376FEA">
              <w:rPr>
                <w:rFonts w:ascii="Calibri" w:eastAsia="Times New Roman" w:hAnsi="Calibri" w:cs="Calibri"/>
                <w:color w:val="000000"/>
                <w:sz w:val="18"/>
                <w:szCs w:val="18"/>
                <w:lang w:eastAsia="fr-FR"/>
              </w:rPr>
              <w:t>Obligatoire pour les bon</w:t>
            </w:r>
            <w:r w:rsidR="004603AD">
              <w:rPr>
                <w:rFonts w:ascii="Calibri" w:eastAsia="Times New Roman" w:hAnsi="Calibri" w:cs="Calibri"/>
                <w:color w:val="000000"/>
                <w:sz w:val="18"/>
                <w:szCs w:val="18"/>
                <w:lang w:eastAsia="fr-FR"/>
              </w:rPr>
              <w:t>s</w:t>
            </w:r>
            <w:r w:rsidRPr="00376FEA">
              <w:rPr>
                <w:rFonts w:ascii="Calibri" w:eastAsia="Times New Roman" w:hAnsi="Calibri" w:cs="Calibri"/>
                <w:color w:val="000000"/>
                <w:sz w:val="18"/>
                <w:szCs w:val="18"/>
                <w:lang w:eastAsia="fr-FR"/>
              </w:rPr>
              <w:t xml:space="preserve"> de trésor</w:t>
            </w:r>
          </w:p>
        </w:tc>
      </w:tr>
      <w:tr w:rsidR="009B2573" w:rsidRPr="009B2573" w14:paraId="4EC718E6"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03B5E201"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Département du marché</w:t>
            </w:r>
          </w:p>
        </w:tc>
        <w:tc>
          <w:tcPr>
            <w:tcW w:w="6160" w:type="dxa"/>
            <w:tcBorders>
              <w:top w:val="nil"/>
              <w:left w:val="nil"/>
              <w:bottom w:val="single" w:sz="4" w:space="0" w:color="auto"/>
              <w:right w:val="single" w:sz="4" w:space="0" w:color="auto"/>
            </w:tcBorders>
            <w:hideMark/>
          </w:tcPr>
          <w:p w14:paraId="73ABFB54"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Valeurs </w:t>
            </w:r>
            <w:proofErr w:type="gramStart"/>
            <w:r w:rsidRPr="009B2573">
              <w:rPr>
                <w:rFonts w:ascii="Calibri" w:eastAsia="Times New Roman" w:hAnsi="Calibri" w:cs="Calibri"/>
                <w:color w:val="000000"/>
                <w:sz w:val="18"/>
                <w:szCs w:val="18"/>
                <w:lang w:eastAsia="fr-FR"/>
              </w:rPr>
              <w:t>possibles:</w:t>
            </w:r>
            <w:proofErr w:type="gramEnd"/>
            <w:r w:rsidRPr="009B2573">
              <w:rPr>
                <w:rFonts w:ascii="Calibri" w:eastAsia="Times New Roman" w:hAnsi="Calibri" w:cs="Calibri"/>
                <w:color w:val="000000"/>
                <w:sz w:val="18"/>
                <w:szCs w:val="18"/>
                <w:lang w:eastAsia="fr-FR"/>
              </w:rPr>
              <w:t xml:space="preserve"> Primaire, Secondaire. Valeur par défaut « Secondaire »</w:t>
            </w:r>
          </w:p>
        </w:tc>
        <w:tc>
          <w:tcPr>
            <w:tcW w:w="1660" w:type="dxa"/>
            <w:tcBorders>
              <w:top w:val="nil"/>
              <w:left w:val="nil"/>
              <w:bottom w:val="single" w:sz="4" w:space="0" w:color="auto"/>
              <w:right w:val="single" w:sz="4" w:space="0" w:color="auto"/>
            </w:tcBorders>
            <w:hideMark/>
          </w:tcPr>
          <w:p w14:paraId="27D5C3D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51CC466D" w14:textId="77777777" w:rsidTr="009B2573">
        <w:trPr>
          <w:trHeight w:val="720"/>
        </w:trPr>
        <w:tc>
          <w:tcPr>
            <w:tcW w:w="2180" w:type="dxa"/>
            <w:tcBorders>
              <w:top w:val="nil"/>
              <w:left w:val="single" w:sz="4" w:space="0" w:color="auto"/>
              <w:bottom w:val="single" w:sz="4" w:space="0" w:color="auto"/>
              <w:right w:val="single" w:sz="4" w:space="0" w:color="auto"/>
            </w:tcBorders>
            <w:hideMark/>
          </w:tcPr>
          <w:p w14:paraId="47130AD1" w14:textId="77777777" w:rsidR="009B2573" w:rsidRPr="009B2573" w:rsidRDefault="004F5F0F" w:rsidP="009B25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lastRenderedPageBreak/>
              <w:t>Structure du marché</w:t>
            </w:r>
          </w:p>
        </w:tc>
        <w:tc>
          <w:tcPr>
            <w:tcW w:w="6160" w:type="dxa"/>
            <w:tcBorders>
              <w:top w:val="nil"/>
              <w:left w:val="nil"/>
              <w:bottom w:val="single" w:sz="4" w:space="0" w:color="auto"/>
              <w:right w:val="single" w:sz="4" w:space="0" w:color="auto"/>
            </w:tcBorders>
            <w:hideMark/>
          </w:tcPr>
          <w:p w14:paraId="4092D6E8"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 xml:space="preserve">Valeur </w:t>
            </w:r>
            <w:proofErr w:type="gramStart"/>
            <w:r w:rsidRPr="009B2573">
              <w:rPr>
                <w:rFonts w:ascii="Calibri" w:eastAsia="Times New Roman" w:hAnsi="Calibri" w:cs="Calibri"/>
                <w:color w:val="000000"/>
                <w:sz w:val="18"/>
                <w:szCs w:val="18"/>
                <w:lang w:eastAsia="fr-FR"/>
              </w:rPr>
              <w:t>possibles:</w:t>
            </w:r>
            <w:proofErr w:type="gramEnd"/>
            <w:r w:rsidRPr="009B2573">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9B2573">
              <w:rPr>
                <w:rFonts w:ascii="Calibri" w:eastAsia="Times New Roman" w:hAnsi="Calibri" w:cs="Calibri"/>
                <w:color w:val="000000"/>
                <w:sz w:val="18"/>
                <w:szCs w:val="18"/>
                <w:lang w:eastAsia="fr-FR"/>
              </w:rPr>
              <w:t>défaut:</w:t>
            </w:r>
            <w:proofErr w:type="gramEnd"/>
            <w:r w:rsidRPr="009B2573">
              <w:rPr>
                <w:rFonts w:ascii="Calibri" w:eastAsia="Times New Roman" w:hAnsi="Calibri" w:cs="Calibri"/>
                <w:color w:val="000000"/>
                <w:sz w:val="18"/>
                <w:szCs w:val="18"/>
                <w:lang w:eastAsia="fr-FR"/>
              </w:rPr>
              <w:t xml:space="preserve"> « marché central ».</w:t>
            </w:r>
          </w:p>
        </w:tc>
        <w:tc>
          <w:tcPr>
            <w:tcW w:w="1660" w:type="dxa"/>
            <w:tcBorders>
              <w:top w:val="nil"/>
              <w:left w:val="nil"/>
              <w:bottom w:val="single" w:sz="4" w:space="0" w:color="auto"/>
              <w:right w:val="single" w:sz="4" w:space="0" w:color="auto"/>
            </w:tcBorders>
            <w:hideMark/>
          </w:tcPr>
          <w:p w14:paraId="5C4B5A1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000FF33C"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24B6992B"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Type du marché</w:t>
            </w:r>
          </w:p>
        </w:tc>
        <w:tc>
          <w:tcPr>
            <w:tcW w:w="6160" w:type="dxa"/>
            <w:tcBorders>
              <w:top w:val="nil"/>
              <w:left w:val="nil"/>
              <w:bottom w:val="single" w:sz="4" w:space="0" w:color="auto"/>
              <w:right w:val="single" w:sz="4" w:space="0" w:color="auto"/>
            </w:tcBorders>
            <w:hideMark/>
          </w:tcPr>
          <w:p w14:paraId="0C1ECABC" w14:textId="77777777" w:rsidR="009B2573" w:rsidRPr="009B2573" w:rsidRDefault="00126873" w:rsidP="009B2573">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hideMark/>
          </w:tcPr>
          <w:p w14:paraId="1454460C"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r w:rsidR="009B2573" w:rsidRPr="009B2573" w14:paraId="2B112F50" w14:textId="77777777" w:rsidTr="009B2573">
        <w:trPr>
          <w:trHeight w:val="240"/>
        </w:trPr>
        <w:tc>
          <w:tcPr>
            <w:tcW w:w="2180" w:type="dxa"/>
            <w:tcBorders>
              <w:top w:val="nil"/>
              <w:left w:val="single" w:sz="4" w:space="0" w:color="auto"/>
              <w:bottom w:val="single" w:sz="4" w:space="0" w:color="auto"/>
              <w:right w:val="single" w:sz="4" w:space="0" w:color="auto"/>
            </w:tcBorders>
            <w:hideMark/>
          </w:tcPr>
          <w:p w14:paraId="7EF2F319"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Commen</w:t>
            </w:r>
            <w:r>
              <w:rPr>
                <w:rFonts w:ascii="Calibri" w:eastAsia="Times New Roman" w:hAnsi="Calibri" w:cs="Calibri"/>
                <w:color w:val="000000"/>
                <w:sz w:val="18"/>
                <w:szCs w:val="18"/>
                <w:lang w:eastAsia="fr-FR"/>
              </w:rPr>
              <w:t>t</w:t>
            </w:r>
            <w:r w:rsidRPr="009B2573">
              <w:rPr>
                <w:rFonts w:ascii="Calibri" w:eastAsia="Times New Roman" w:hAnsi="Calibri" w:cs="Calibri"/>
                <w:color w:val="000000"/>
                <w:sz w:val="18"/>
                <w:szCs w:val="18"/>
                <w:lang w:eastAsia="fr-FR"/>
              </w:rPr>
              <w:t>aire</w:t>
            </w:r>
          </w:p>
        </w:tc>
        <w:tc>
          <w:tcPr>
            <w:tcW w:w="6160" w:type="dxa"/>
            <w:tcBorders>
              <w:top w:val="nil"/>
              <w:left w:val="nil"/>
              <w:bottom w:val="single" w:sz="4" w:space="0" w:color="auto"/>
              <w:right w:val="single" w:sz="4" w:space="0" w:color="auto"/>
            </w:tcBorders>
            <w:hideMark/>
          </w:tcPr>
          <w:p w14:paraId="4965100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Champ libre de saisie</w:t>
            </w:r>
          </w:p>
        </w:tc>
        <w:tc>
          <w:tcPr>
            <w:tcW w:w="1660" w:type="dxa"/>
            <w:tcBorders>
              <w:top w:val="nil"/>
              <w:left w:val="nil"/>
              <w:bottom w:val="single" w:sz="4" w:space="0" w:color="auto"/>
              <w:right w:val="single" w:sz="4" w:space="0" w:color="auto"/>
            </w:tcBorders>
            <w:hideMark/>
          </w:tcPr>
          <w:p w14:paraId="4524AD17" w14:textId="77777777" w:rsidR="009B2573" w:rsidRPr="009B2573" w:rsidRDefault="009B2573" w:rsidP="009B2573">
            <w:pPr>
              <w:spacing w:line="240" w:lineRule="auto"/>
              <w:rPr>
                <w:rFonts w:ascii="Calibri" w:eastAsia="Times New Roman" w:hAnsi="Calibri" w:cs="Calibri"/>
                <w:color w:val="000000"/>
                <w:sz w:val="18"/>
                <w:szCs w:val="18"/>
                <w:lang w:eastAsia="fr-FR"/>
              </w:rPr>
            </w:pPr>
            <w:r w:rsidRPr="009B2573">
              <w:rPr>
                <w:rFonts w:ascii="Calibri" w:eastAsia="Times New Roman" w:hAnsi="Calibri" w:cs="Calibri"/>
                <w:color w:val="000000"/>
                <w:sz w:val="18"/>
                <w:szCs w:val="18"/>
                <w:lang w:eastAsia="fr-FR"/>
              </w:rPr>
              <w:t>Obligatoire</w:t>
            </w:r>
          </w:p>
        </w:tc>
      </w:tr>
    </w:tbl>
    <w:p w14:paraId="4D50CF60" w14:textId="77777777" w:rsidR="00F50D94" w:rsidRPr="00697BD3" w:rsidRDefault="00F50D94" w:rsidP="00107532">
      <w:pPr>
        <w:pStyle w:val="ListParagraph"/>
        <w:spacing w:before="240" w:after="240" w:line="240" w:lineRule="auto"/>
        <w:ind w:left="0" w:right="142"/>
        <w:rPr>
          <w:highlight w:val="red"/>
        </w:rPr>
      </w:pPr>
    </w:p>
    <w:p w14:paraId="3030825F" w14:textId="77777777" w:rsidR="00BB5299" w:rsidRPr="000E44AB" w:rsidRDefault="00F74FDD" w:rsidP="00BB529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w:t>
      </w:r>
      <w:r w:rsidR="00BB5299">
        <w:rPr>
          <w:rFonts w:asciiTheme="minorHAnsi" w:hAnsiTheme="minorHAnsi" w:cstheme="minorHAnsi"/>
          <w:b/>
          <w:i/>
          <w:sz w:val="20"/>
          <w:szCs w:val="20"/>
          <w:u w:val="single"/>
        </w:rPr>
        <w:t xml:space="preserve"> règles métier</w:t>
      </w:r>
    </w:p>
    <w:p w14:paraId="500650F3" w14:textId="77777777" w:rsidR="002A0E07" w:rsidRDefault="002A0E07" w:rsidP="002A0E07">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6900" w:type="dxa"/>
        <w:jc w:val="center"/>
        <w:tblCellMar>
          <w:left w:w="70" w:type="dxa"/>
          <w:right w:w="70" w:type="dxa"/>
        </w:tblCellMar>
        <w:tblLook w:val="04A0" w:firstRow="1" w:lastRow="0" w:firstColumn="1" w:lastColumn="0" w:noHBand="0" w:noVBand="1"/>
      </w:tblPr>
      <w:tblGrid>
        <w:gridCol w:w="6900"/>
      </w:tblGrid>
      <w:tr w:rsidR="00E974E3" w:rsidRPr="00E974E3" w14:paraId="7B7564A9" w14:textId="77777777" w:rsidTr="00E974E3">
        <w:trPr>
          <w:trHeight w:val="300"/>
          <w:jc w:val="center"/>
        </w:trPr>
        <w:tc>
          <w:tcPr>
            <w:tcW w:w="6900" w:type="dxa"/>
            <w:tcBorders>
              <w:top w:val="single" w:sz="4" w:space="0" w:color="auto"/>
              <w:left w:val="single" w:sz="4" w:space="0" w:color="auto"/>
              <w:bottom w:val="single" w:sz="4" w:space="0" w:color="auto"/>
              <w:right w:val="single" w:sz="4" w:space="0" w:color="auto"/>
            </w:tcBorders>
            <w:shd w:val="clear" w:color="000000" w:fill="BFBFBF"/>
            <w:hideMark/>
          </w:tcPr>
          <w:p w14:paraId="1D5C5D56" w14:textId="77777777" w:rsidR="00E974E3" w:rsidRPr="00E974E3" w:rsidRDefault="00E974E3" w:rsidP="00E974E3">
            <w:pPr>
              <w:spacing w:line="240" w:lineRule="auto"/>
              <w:rPr>
                <w:rFonts w:ascii="Calibri" w:eastAsia="Times New Roman" w:hAnsi="Calibri" w:cs="Calibri"/>
                <w:b/>
                <w:bCs/>
                <w:color w:val="000000"/>
                <w:sz w:val="20"/>
                <w:szCs w:val="20"/>
                <w:lang w:eastAsia="fr-FR"/>
              </w:rPr>
            </w:pPr>
            <w:r w:rsidRPr="00E974E3">
              <w:rPr>
                <w:rFonts w:ascii="Calibri" w:eastAsia="Times New Roman" w:hAnsi="Calibri" w:cs="Calibri"/>
                <w:b/>
                <w:bCs/>
                <w:color w:val="000000"/>
                <w:sz w:val="20"/>
                <w:szCs w:val="20"/>
                <w:lang w:eastAsia="fr-FR"/>
              </w:rPr>
              <w:t>Message d'erreur</w:t>
            </w:r>
          </w:p>
        </w:tc>
      </w:tr>
      <w:tr w:rsidR="00E974E3" w:rsidRPr="00E974E3" w14:paraId="5D16D920"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61A39EFA" w14:textId="77777777" w:rsidR="00E974E3" w:rsidRPr="00E974E3" w:rsidRDefault="00E974E3" w:rsidP="00A53E9A">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Le client n'est pas </w:t>
            </w:r>
            <w:r w:rsidR="00A53E9A">
              <w:rPr>
                <w:rFonts w:ascii="Calibri" w:eastAsia="Times New Roman" w:hAnsi="Calibri" w:cs="Calibri"/>
                <w:color w:val="000000"/>
                <w:sz w:val="20"/>
                <w:szCs w:val="20"/>
                <w:lang w:eastAsia="fr-FR"/>
              </w:rPr>
              <w:t>é</w:t>
            </w:r>
            <w:r w:rsidRPr="00E974E3">
              <w:rPr>
                <w:rFonts w:ascii="Calibri" w:eastAsia="Times New Roman" w:hAnsi="Calibri" w:cs="Calibri"/>
                <w:color w:val="000000"/>
                <w:sz w:val="20"/>
                <w:szCs w:val="20"/>
                <w:lang w:eastAsia="fr-FR"/>
              </w:rPr>
              <w:t>ligible pour cette transaction</w:t>
            </w:r>
          </w:p>
        </w:tc>
      </w:tr>
      <w:tr w:rsidR="00E974E3" w:rsidRPr="00E974E3" w14:paraId="6D220245"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50948793"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valeur négociée est un bon de trésor et le taux négocié n'est pas saisi.</w:t>
            </w:r>
          </w:p>
        </w:tc>
      </w:tr>
      <w:tr w:rsidR="00E974E3" w:rsidRPr="00E974E3" w14:paraId="2E006B69"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CBDF22C"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titres du client n'est pas actif</w:t>
            </w:r>
          </w:p>
        </w:tc>
      </w:tr>
      <w:tr w:rsidR="00E974E3" w:rsidRPr="00E974E3" w14:paraId="728A75CC"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6125646C"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Compte titre ne correspond pas au client saisi</w:t>
            </w:r>
          </w:p>
        </w:tc>
      </w:tr>
      <w:tr w:rsidR="00E974E3" w:rsidRPr="00E974E3" w14:paraId="622027B5"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4D608E6"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Contrepartie n'est pas un dépositaire.</w:t>
            </w:r>
          </w:p>
        </w:tc>
      </w:tr>
      <w:tr w:rsidR="00E974E3" w:rsidRPr="00E974E3" w14:paraId="4DF28FF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06A047E3"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Cash n'est pas éligible au compte titres</w:t>
            </w:r>
          </w:p>
        </w:tc>
      </w:tr>
      <w:tr w:rsidR="00E974E3" w:rsidRPr="00E974E3" w14:paraId="6E944212"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6D8A52B8"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quantité ne doit pas être négative</w:t>
            </w:r>
          </w:p>
        </w:tc>
      </w:tr>
      <w:tr w:rsidR="00E974E3" w:rsidRPr="00E974E3" w14:paraId="45F56E9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8B795AA"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dépositaire n'est pas éligible à la place de dénouement</w:t>
            </w:r>
          </w:p>
        </w:tc>
      </w:tr>
      <w:tr w:rsidR="00E974E3" w:rsidRPr="00E974E3" w14:paraId="7FC7F6BF"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73A0ED99"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valeur négociée n'est pas éligible à la filière gré à gré</w:t>
            </w:r>
          </w:p>
        </w:tc>
      </w:tr>
      <w:tr w:rsidR="00E974E3" w:rsidRPr="00E974E3" w14:paraId="2501A109"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3551FA71"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devise de dénouement est différente de celle associée à l'instrument financier</w:t>
            </w:r>
          </w:p>
        </w:tc>
      </w:tr>
      <w:tr w:rsidR="00E974E3" w:rsidRPr="00E974E3" w14:paraId="6A1B68EC"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A8BA3E5"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brut ne doit pas être négatif</w:t>
            </w:r>
          </w:p>
        </w:tc>
      </w:tr>
      <w:tr w:rsidR="00E974E3" w:rsidRPr="00E974E3" w14:paraId="49FA7B19"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389512AE"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des frais de RL ne doit pas être négatif</w:t>
            </w:r>
          </w:p>
        </w:tc>
      </w:tr>
      <w:tr w:rsidR="00E974E3" w:rsidRPr="00E974E3" w14:paraId="2BEDF52E"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951386A"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montant net ne doit pas être négatif</w:t>
            </w:r>
          </w:p>
        </w:tc>
      </w:tr>
      <w:tr w:rsidR="00E974E3" w:rsidRPr="00E974E3" w14:paraId="51C3293C"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62E3A1CD"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place de dénouement est différente de celle associée au titre</w:t>
            </w:r>
          </w:p>
        </w:tc>
      </w:tr>
      <w:tr w:rsidR="00E974E3" w:rsidRPr="00E974E3" w14:paraId="1224C0DC"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711D4FD"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dénouement ne peut pas dépasser la fenêtre de dénouement</w:t>
            </w:r>
          </w:p>
        </w:tc>
      </w:tr>
      <w:tr w:rsidR="00E974E3" w:rsidRPr="00E974E3" w14:paraId="632014AE"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7076E52"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devise du compte espèces est différente de celle de dénouement</w:t>
            </w:r>
          </w:p>
        </w:tc>
      </w:tr>
      <w:tr w:rsidR="00E974E3" w:rsidRPr="00E974E3" w14:paraId="32EC3C80"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60C64FB2"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La date de négociation est un jour </w:t>
            </w:r>
            <w:proofErr w:type="gramStart"/>
            <w:r w:rsidRPr="00E974E3">
              <w:rPr>
                <w:rFonts w:ascii="Calibri" w:eastAsia="Times New Roman" w:hAnsi="Calibri" w:cs="Calibri"/>
                <w:color w:val="000000"/>
                <w:sz w:val="20"/>
                <w:szCs w:val="20"/>
                <w:lang w:eastAsia="fr-FR"/>
              </w:rPr>
              <w:t>férié</w:t>
            </w:r>
            <w:proofErr w:type="gramEnd"/>
          </w:p>
        </w:tc>
      </w:tr>
      <w:tr w:rsidR="00E974E3" w:rsidRPr="00E974E3" w14:paraId="5F017BC9"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BD9D65D"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négociation doit être inférieure ou égale à la date du jour</w:t>
            </w:r>
          </w:p>
        </w:tc>
      </w:tr>
      <w:tr w:rsidR="00E974E3" w:rsidRPr="00E974E3" w14:paraId="5013CEC6"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56F6AB3B"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date de négociation doit être inférieure à celle de dénouement</w:t>
            </w:r>
          </w:p>
        </w:tc>
      </w:tr>
      <w:tr w:rsidR="00E974E3" w:rsidRPr="00E974E3" w14:paraId="7AE07C05"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2F061B1"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titres client est non saisi</w:t>
            </w:r>
          </w:p>
        </w:tc>
      </w:tr>
      <w:tr w:rsidR="00E974E3" w:rsidRPr="00E974E3" w14:paraId="307CAE78"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1102B8EA"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espèces client est non saisi</w:t>
            </w:r>
          </w:p>
        </w:tc>
      </w:tr>
      <w:tr w:rsidR="00E974E3" w:rsidRPr="00E974E3" w14:paraId="75BA3BFD"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3A3DF3AE"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contrepartie est non saisie</w:t>
            </w:r>
          </w:p>
        </w:tc>
      </w:tr>
      <w:tr w:rsidR="00E974E3" w:rsidRPr="00E974E3" w14:paraId="7D4FDC7D"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049C5AB1"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quantité est non saisie</w:t>
            </w:r>
          </w:p>
        </w:tc>
      </w:tr>
      <w:tr w:rsidR="00E974E3" w:rsidRPr="00E974E3" w14:paraId="27033594"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7BCA9D58"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place de dénouement est non saisie</w:t>
            </w:r>
          </w:p>
        </w:tc>
      </w:tr>
      <w:tr w:rsidR="00E974E3" w:rsidRPr="00E974E3" w14:paraId="2F34F18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12B24F0"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compte nostro titres est non saisi</w:t>
            </w:r>
          </w:p>
        </w:tc>
      </w:tr>
      <w:tr w:rsidR="00E974E3" w:rsidRPr="00E974E3" w14:paraId="669A9E1C"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1D23199F"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L'instrument financier est non saisi</w:t>
            </w:r>
          </w:p>
        </w:tc>
      </w:tr>
      <w:tr w:rsidR="00E974E3" w:rsidRPr="00E974E3" w14:paraId="11F5990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54B07E99"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La chaîne de dénouement est non saisie</w:t>
            </w:r>
          </w:p>
        </w:tc>
      </w:tr>
      <w:tr w:rsidR="00E974E3" w:rsidRPr="00E974E3" w14:paraId="1D3F6FB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15FCC5DD"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Type de transaction n'est pas saisi</w:t>
            </w:r>
          </w:p>
        </w:tc>
      </w:tr>
      <w:tr w:rsidR="00E974E3" w:rsidRPr="00E974E3" w14:paraId="1C959E11"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5ADEE24"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bénéficiaire n'est pas saisi.</w:t>
            </w:r>
          </w:p>
        </w:tc>
      </w:tr>
      <w:tr w:rsidR="00E974E3" w:rsidRPr="00E974E3" w14:paraId="7E61EFBB"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32DDB47D"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Place de dénouement n'est pas saisie</w:t>
            </w:r>
          </w:p>
        </w:tc>
      </w:tr>
      <w:tr w:rsidR="00E974E3" w:rsidRPr="00E974E3" w14:paraId="6796F815"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0E36CE59"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Agent Livreur n'est pas saisi</w:t>
            </w:r>
          </w:p>
        </w:tc>
      </w:tr>
      <w:tr w:rsidR="00E974E3" w:rsidRPr="00E974E3" w14:paraId="26151DF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25B82FF9"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lastRenderedPageBreak/>
              <w:t xml:space="preserve">Chaîne de </w:t>
            </w:r>
            <w:proofErr w:type="gramStart"/>
            <w:r w:rsidRPr="00E974E3">
              <w:rPr>
                <w:rFonts w:ascii="Calibri" w:eastAsia="Times New Roman" w:hAnsi="Calibri" w:cs="Calibri"/>
                <w:color w:val="000000"/>
                <w:sz w:val="20"/>
                <w:szCs w:val="20"/>
                <w:lang w:eastAsia="fr-FR"/>
              </w:rPr>
              <w:t>dénouement:</w:t>
            </w:r>
            <w:proofErr w:type="gramEnd"/>
            <w:r w:rsidRPr="00E974E3">
              <w:rPr>
                <w:rFonts w:ascii="Calibri" w:eastAsia="Times New Roman" w:hAnsi="Calibri" w:cs="Calibri"/>
                <w:color w:val="000000"/>
                <w:sz w:val="20"/>
                <w:szCs w:val="20"/>
                <w:lang w:eastAsia="fr-FR"/>
              </w:rPr>
              <w:t xml:space="preserve"> Agent Receveur n'est pas saisi</w:t>
            </w:r>
          </w:p>
        </w:tc>
      </w:tr>
      <w:tr w:rsidR="00E974E3" w:rsidRPr="00E974E3" w14:paraId="137DE340"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132BD458"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Type de quantité incorrect</w:t>
            </w:r>
          </w:p>
        </w:tc>
      </w:tr>
      <w:tr w:rsidR="00E974E3" w:rsidRPr="00E974E3" w14:paraId="60354581"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5F83D954"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Le Client est affecté à la Blacklist</w:t>
            </w:r>
          </w:p>
        </w:tc>
      </w:tr>
      <w:tr w:rsidR="00E974E3" w:rsidRPr="00E974E3" w14:paraId="164E041B"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76B84578"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Référence Client doit être unique par client, par date et par type de transaction</w:t>
            </w:r>
          </w:p>
        </w:tc>
      </w:tr>
      <w:tr w:rsidR="00E974E3" w:rsidRPr="00E974E3" w14:paraId="08DE199A" w14:textId="77777777" w:rsidTr="00E974E3">
        <w:trPr>
          <w:trHeight w:val="300"/>
          <w:jc w:val="center"/>
        </w:trPr>
        <w:tc>
          <w:tcPr>
            <w:tcW w:w="6900" w:type="dxa"/>
            <w:tcBorders>
              <w:top w:val="nil"/>
              <w:left w:val="single" w:sz="4" w:space="0" w:color="auto"/>
              <w:bottom w:val="single" w:sz="4" w:space="0" w:color="auto"/>
              <w:right w:val="single" w:sz="4" w:space="0" w:color="auto"/>
            </w:tcBorders>
            <w:noWrap/>
            <w:vAlign w:val="bottom"/>
            <w:hideMark/>
          </w:tcPr>
          <w:p w14:paraId="4A004EDC" w14:textId="77777777" w:rsidR="00E974E3" w:rsidRPr="00E974E3" w:rsidRDefault="00E974E3" w:rsidP="00E974E3">
            <w:pPr>
              <w:spacing w:line="240" w:lineRule="auto"/>
              <w:rPr>
                <w:rFonts w:ascii="Calibri" w:eastAsia="Times New Roman" w:hAnsi="Calibri" w:cs="Calibri"/>
                <w:color w:val="000000"/>
                <w:sz w:val="20"/>
                <w:szCs w:val="20"/>
                <w:lang w:eastAsia="fr-FR"/>
              </w:rPr>
            </w:pPr>
            <w:r w:rsidRPr="00E974E3">
              <w:rPr>
                <w:rFonts w:ascii="Calibri" w:eastAsia="Times New Roman" w:hAnsi="Calibri" w:cs="Calibri"/>
                <w:color w:val="000000"/>
                <w:sz w:val="20"/>
                <w:szCs w:val="20"/>
                <w:lang w:eastAsia="fr-FR"/>
              </w:rPr>
              <w:t xml:space="preserve">La date de dénouement est un jour </w:t>
            </w:r>
            <w:proofErr w:type="gramStart"/>
            <w:r w:rsidRPr="00E974E3">
              <w:rPr>
                <w:rFonts w:ascii="Calibri" w:eastAsia="Times New Roman" w:hAnsi="Calibri" w:cs="Calibri"/>
                <w:color w:val="000000"/>
                <w:sz w:val="20"/>
                <w:szCs w:val="20"/>
                <w:lang w:eastAsia="fr-FR"/>
              </w:rPr>
              <w:t>férié</w:t>
            </w:r>
            <w:proofErr w:type="gramEnd"/>
          </w:p>
        </w:tc>
      </w:tr>
    </w:tbl>
    <w:p w14:paraId="4B88EDF4" w14:textId="77777777" w:rsidR="00F57950" w:rsidRPr="00EB097B" w:rsidRDefault="00F57950" w:rsidP="002A0E07">
      <w:pPr>
        <w:pStyle w:val="ListParagraph"/>
        <w:spacing w:before="240" w:after="240" w:line="240" w:lineRule="auto"/>
        <w:ind w:left="0" w:right="142"/>
      </w:pPr>
    </w:p>
    <w:p w14:paraId="5F1D8EA4" w14:textId="77777777" w:rsidR="00BB5299" w:rsidRDefault="00BB5299" w:rsidP="00BB529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0BF62417" w14:textId="77777777" w:rsidR="001E1982" w:rsidRDefault="000F7242" w:rsidP="000F7242">
      <w:pPr>
        <w:spacing w:before="240" w:after="240"/>
        <w:contextualSpacing/>
        <w:rPr>
          <w:b/>
        </w:rPr>
      </w:pPr>
      <w:r w:rsidRPr="0055110F">
        <w:t xml:space="preserve">-Contrôle provision </w:t>
      </w:r>
      <w:proofErr w:type="gramStart"/>
      <w:r w:rsidRPr="0055110F">
        <w:t>titres:</w:t>
      </w:r>
      <w:proofErr w:type="gramEnd"/>
      <w:r w:rsidRPr="0055110F">
        <w:t xml:space="preserve">  Pour </w:t>
      </w:r>
      <w:proofErr w:type="gramStart"/>
      <w:r w:rsidRPr="0055110F">
        <w:t>les opération</w:t>
      </w:r>
      <w:proofErr w:type="gramEnd"/>
      <w:r w:rsidRPr="0055110F">
        <w:t xml:space="preserve"> de vente ferme, le système applique un contrôle sur la disponibilité des titres sur la base de la</w:t>
      </w:r>
    </w:p>
    <w:p w14:paraId="7CD33927" w14:textId="77777777" w:rsidR="000F7242" w:rsidRDefault="000F7242" w:rsidP="002935EA">
      <w:pPr>
        <w:spacing w:before="240" w:after="240"/>
        <w:contextualSpacing/>
        <w:jc w:val="center"/>
      </w:pPr>
      <w:proofErr w:type="gramStart"/>
      <w:r w:rsidRPr="0055110F">
        <w:rPr>
          <w:b/>
        </w:rPr>
        <w:t>«Position</w:t>
      </w:r>
      <w:proofErr w:type="gramEnd"/>
      <w:r w:rsidRPr="0055110F">
        <w:rPr>
          <w:b/>
        </w:rPr>
        <w:t xml:space="preserve"> </w:t>
      </w:r>
      <w:r w:rsidR="001E1982">
        <w:rPr>
          <w:b/>
        </w:rPr>
        <w:t xml:space="preserve">disponible = Position </w:t>
      </w:r>
      <w:r w:rsidRPr="0055110F">
        <w:rPr>
          <w:b/>
        </w:rPr>
        <w:t xml:space="preserve">dénouée </w:t>
      </w:r>
      <w:r w:rsidR="001E1982">
        <w:rPr>
          <w:b/>
        </w:rPr>
        <w:t xml:space="preserve">- </w:t>
      </w:r>
      <w:proofErr w:type="gramStart"/>
      <w:r w:rsidR="001E1982">
        <w:rPr>
          <w:b/>
        </w:rPr>
        <w:t>Ventes</w:t>
      </w:r>
      <w:r w:rsidRPr="0055110F">
        <w:rPr>
          <w:b/>
        </w:rPr>
        <w:t>»</w:t>
      </w:r>
      <w:proofErr w:type="gramEnd"/>
      <w:r w:rsidRPr="0055110F">
        <w:t>.</w:t>
      </w:r>
    </w:p>
    <w:p w14:paraId="4E449337" w14:textId="77777777" w:rsidR="001E1982" w:rsidRDefault="001E1982" w:rsidP="001E1982">
      <w:pPr>
        <w:spacing w:before="240" w:after="240"/>
        <w:contextualSpacing/>
      </w:pPr>
      <w:r>
        <w:t xml:space="preserve"> Ventes comprennent :</w:t>
      </w:r>
    </w:p>
    <w:p w14:paraId="37D07D2C" w14:textId="77777777" w:rsidR="001E1982" w:rsidRDefault="002935EA" w:rsidP="001E1982">
      <w:pPr>
        <w:spacing w:before="240" w:after="240"/>
        <w:contextualSpacing/>
      </w:pPr>
      <w:r>
        <w:tab/>
      </w:r>
      <w:r w:rsidR="001E1982">
        <w:t>- Vente</w:t>
      </w:r>
      <w:r w:rsidR="009824EC">
        <w:t>s</w:t>
      </w:r>
      <w:r w:rsidR="001E1982">
        <w:t xml:space="preserve"> « Instruits » (</w:t>
      </w:r>
      <w:proofErr w:type="spellStart"/>
      <w:r w:rsidR="001E1982">
        <w:t>MegaCustody</w:t>
      </w:r>
      <w:proofErr w:type="spellEnd"/>
      <w:r w:rsidR="001E1982">
        <w:t>)</w:t>
      </w:r>
    </w:p>
    <w:p w14:paraId="545ED2CE" w14:textId="77777777" w:rsidR="001E1982" w:rsidRPr="0055110F" w:rsidRDefault="002935EA" w:rsidP="001E1982">
      <w:pPr>
        <w:spacing w:before="240" w:after="240"/>
        <w:contextualSpacing/>
      </w:pPr>
      <w:r>
        <w:tab/>
      </w:r>
      <w:r w:rsidR="001E1982">
        <w:t xml:space="preserve">- Ventes « Appariés </w:t>
      </w:r>
      <w:proofErr w:type="gramStart"/>
      <w:r w:rsidR="001E1982">
        <w:t>»  (</w:t>
      </w:r>
      <w:proofErr w:type="spellStart"/>
      <w:proofErr w:type="gramEnd"/>
      <w:r w:rsidR="001E1982">
        <w:t>MegaCustody</w:t>
      </w:r>
      <w:proofErr w:type="spellEnd"/>
      <w:r w:rsidR="001E1982">
        <w:t>)</w:t>
      </w:r>
    </w:p>
    <w:p w14:paraId="54CA1029" w14:textId="77777777" w:rsidR="000F7242" w:rsidRPr="0055110F" w:rsidRDefault="000F7242" w:rsidP="000F7242">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w:t>
      </w:r>
      <w:proofErr w:type="gramStart"/>
      <w:r w:rsidRPr="0055110F">
        <w:t>à  l'appariement</w:t>
      </w:r>
      <w:proofErr w:type="gramEnd"/>
      <w:r w:rsidRPr="0055110F">
        <w:t xml:space="preserve"> au dénouement avec le même contexte :</w:t>
      </w:r>
      <w:proofErr w:type="gramStart"/>
      <w:r w:rsidRPr="0055110F">
        <w:rPr>
          <w:b/>
        </w:rPr>
        <w:t xml:space="preserve"> «Position</w:t>
      </w:r>
      <w:proofErr w:type="gramEnd"/>
      <w:r w:rsidRPr="0055110F">
        <w:rPr>
          <w:b/>
        </w:rPr>
        <w:t xml:space="preserve"> d</w:t>
      </w:r>
      <w:r w:rsidR="002935EA">
        <w:rPr>
          <w:b/>
        </w:rPr>
        <w:t>isponible</w:t>
      </w:r>
      <w:r w:rsidRPr="0055110F">
        <w:rPr>
          <w:b/>
        </w:rPr>
        <w:t xml:space="preserve"> »</w:t>
      </w:r>
      <w:r w:rsidRPr="0055110F">
        <w:t>.</w:t>
      </w:r>
    </w:p>
    <w:p w14:paraId="66DAE13D" w14:textId="77777777" w:rsidR="00DA3142" w:rsidRDefault="00DA3142" w:rsidP="00DA3142">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client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Pr="00DA3142">
        <w:rPr>
          <w:rFonts w:asciiTheme="minorHAnsi" w:hAnsiTheme="minorHAnsi" w:cstheme="minorHAnsi"/>
          <w:b/>
          <w:i/>
          <w:sz w:val="20"/>
          <w:szCs w:val="20"/>
          <w:u w:val="single"/>
        </w:rPr>
        <w:t>mouvement titres, espèces, CGC</w:t>
      </w:r>
    </w:p>
    <w:p w14:paraId="75FFD406" w14:textId="77777777" w:rsidR="00B84556" w:rsidRDefault="00B84556" w:rsidP="00B84556">
      <w:pPr>
        <w:spacing w:before="240" w:after="240" w:line="240" w:lineRule="auto"/>
        <w:ind w:right="142"/>
      </w:pPr>
      <w:r w:rsidRPr="00421C86">
        <w:t>Une fois tous les contrôles sont vérifiés, le système génère un mouvement titres client dans un statut "Instruit". Le mouvement évolue selon l'évolution du cycle de vie de l'IRL.</w:t>
      </w:r>
    </w:p>
    <w:p w14:paraId="7275D579" w14:textId="77777777" w:rsidR="00614844" w:rsidRPr="00421C86" w:rsidRDefault="00614844" w:rsidP="00B84556">
      <w:pPr>
        <w:spacing w:before="240" w:after="240" w:line="240" w:lineRule="auto"/>
        <w:ind w:right="142"/>
      </w:pPr>
    </w:p>
    <w:tbl>
      <w:tblPr>
        <w:tblW w:w="9940" w:type="dxa"/>
        <w:tblInd w:w="55" w:type="dxa"/>
        <w:tblCellMar>
          <w:left w:w="70" w:type="dxa"/>
          <w:right w:w="70" w:type="dxa"/>
        </w:tblCellMar>
        <w:tblLook w:val="04A0" w:firstRow="1" w:lastRow="0" w:firstColumn="1" w:lastColumn="0" w:noHBand="0" w:noVBand="1"/>
      </w:tblPr>
      <w:tblGrid>
        <w:gridCol w:w="2560"/>
        <w:gridCol w:w="2780"/>
        <w:gridCol w:w="4600"/>
      </w:tblGrid>
      <w:tr w:rsidR="00D14384" w:rsidRPr="00D14384" w14:paraId="6034D6D0" w14:textId="77777777" w:rsidTr="00D14384">
        <w:trPr>
          <w:trHeight w:val="420"/>
        </w:trPr>
        <w:tc>
          <w:tcPr>
            <w:tcW w:w="5340" w:type="dxa"/>
            <w:gridSpan w:val="2"/>
            <w:tcBorders>
              <w:top w:val="single" w:sz="4" w:space="0" w:color="auto"/>
              <w:left w:val="single" w:sz="4" w:space="0" w:color="auto"/>
              <w:bottom w:val="single" w:sz="4" w:space="0" w:color="auto"/>
              <w:right w:val="single" w:sz="4" w:space="0" w:color="000000"/>
            </w:tcBorders>
            <w:shd w:val="clear" w:color="000000" w:fill="BFBFBF"/>
            <w:vAlign w:val="center"/>
            <w:hideMark/>
          </w:tcPr>
          <w:p w14:paraId="2D8B875B" w14:textId="77777777" w:rsidR="00D14384" w:rsidRPr="00D14384" w:rsidRDefault="00D14384" w:rsidP="00D14384">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Statut IRL</w:t>
            </w:r>
          </w:p>
        </w:tc>
        <w:tc>
          <w:tcPr>
            <w:tcW w:w="460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14:paraId="5CD48666" w14:textId="77777777" w:rsidR="00D14384" w:rsidRPr="00D14384" w:rsidRDefault="00D14384" w:rsidP="00D14384">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Statut mouvement titres</w:t>
            </w:r>
          </w:p>
        </w:tc>
      </w:tr>
      <w:tr w:rsidR="00D14384" w:rsidRPr="00D14384" w14:paraId="7E4172CD" w14:textId="77777777" w:rsidTr="00D14384">
        <w:trPr>
          <w:trHeight w:val="270"/>
        </w:trPr>
        <w:tc>
          <w:tcPr>
            <w:tcW w:w="2560" w:type="dxa"/>
            <w:tcBorders>
              <w:top w:val="nil"/>
              <w:left w:val="single" w:sz="4" w:space="0" w:color="auto"/>
              <w:bottom w:val="single" w:sz="4" w:space="0" w:color="auto"/>
              <w:right w:val="single" w:sz="4" w:space="0" w:color="auto"/>
            </w:tcBorders>
            <w:shd w:val="clear" w:color="000000" w:fill="BFBFBF"/>
            <w:vAlign w:val="center"/>
            <w:hideMark/>
          </w:tcPr>
          <w:p w14:paraId="6621C8A5" w14:textId="77777777" w:rsidR="00D14384" w:rsidRPr="00D14384" w:rsidRDefault="00D14384" w:rsidP="00865D9A">
            <w:pPr>
              <w:spacing w:line="240" w:lineRule="auto"/>
              <w:jc w:val="center"/>
              <w:rPr>
                <w:rFonts w:ascii="Calibri" w:eastAsia="Times New Roman" w:hAnsi="Calibri" w:cs="Calibri"/>
                <w:b/>
                <w:bCs/>
                <w:color w:val="000000"/>
                <w:sz w:val="18"/>
                <w:szCs w:val="18"/>
                <w:lang w:eastAsia="fr-FR"/>
              </w:rPr>
            </w:pPr>
            <w:r w:rsidRPr="00D14384">
              <w:rPr>
                <w:rFonts w:ascii="Calibri" w:eastAsia="Times New Roman" w:hAnsi="Calibri" w:cs="Calibri"/>
                <w:b/>
                <w:bCs/>
                <w:color w:val="000000"/>
                <w:sz w:val="18"/>
                <w:szCs w:val="18"/>
                <w:lang w:eastAsia="fr-FR"/>
              </w:rPr>
              <w:t xml:space="preserve">Dénouement </w:t>
            </w:r>
            <w:r w:rsidR="00865D9A">
              <w:rPr>
                <w:rFonts w:ascii="Calibri" w:eastAsia="Times New Roman" w:hAnsi="Calibri" w:cs="Calibri"/>
                <w:b/>
                <w:bCs/>
                <w:color w:val="000000"/>
                <w:sz w:val="18"/>
                <w:szCs w:val="18"/>
                <w:lang w:eastAsia="fr-FR"/>
              </w:rPr>
              <w:t>I</w:t>
            </w:r>
            <w:r w:rsidRPr="00D14384">
              <w:rPr>
                <w:rFonts w:ascii="Calibri" w:eastAsia="Times New Roman" w:hAnsi="Calibri" w:cs="Calibri"/>
                <w:b/>
                <w:bCs/>
                <w:color w:val="000000"/>
                <w:sz w:val="18"/>
                <w:szCs w:val="18"/>
                <w:lang w:eastAsia="fr-FR"/>
              </w:rPr>
              <w:t>nterne</w:t>
            </w:r>
          </w:p>
        </w:tc>
        <w:tc>
          <w:tcPr>
            <w:tcW w:w="2780" w:type="dxa"/>
            <w:tcBorders>
              <w:top w:val="nil"/>
              <w:left w:val="nil"/>
              <w:bottom w:val="single" w:sz="4" w:space="0" w:color="auto"/>
              <w:right w:val="single" w:sz="4" w:space="0" w:color="auto"/>
            </w:tcBorders>
            <w:shd w:val="clear" w:color="000000" w:fill="BFBFBF"/>
            <w:vAlign w:val="center"/>
            <w:hideMark/>
          </w:tcPr>
          <w:p w14:paraId="391B4F0A" w14:textId="77777777" w:rsidR="00D14384" w:rsidRPr="00D14384" w:rsidRDefault="00EA3C18" w:rsidP="00D14384">
            <w:pPr>
              <w:spacing w:line="240" w:lineRule="auto"/>
              <w:jc w:val="center"/>
              <w:rPr>
                <w:rFonts w:ascii="Calibri" w:eastAsia="Times New Roman" w:hAnsi="Calibri" w:cs="Calibri"/>
                <w:b/>
                <w:bCs/>
                <w:color w:val="000000"/>
                <w:sz w:val="18"/>
                <w:szCs w:val="18"/>
                <w:lang w:eastAsia="fr-FR"/>
              </w:rPr>
            </w:pPr>
            <w:r>
              <w:rPr>
                <w:rFonts w:ascii="Calibri" w:eastAsia="Times New Roman" w:hAnsi="Calibri" w:cs="Calibri"/>
                <w:b/>
                <w:bCs/>
                <w:color w:val="000000"/>
                <w:sz w:val="18"/>
                <w:szCs w:val="18"/>
                <w:lang w:eastAsia="fr-FR"/>
              </w:rPr>
              <w:t>Dénouement</w:t>
            </w:r>
            <w:r w:rsidR="00662BD8">
              <w:rPr>
                <w:rFonts w:ascii="Calibri" w:eastAsia="Times New Roman" w:hAnsi="Calibri" w:cs="Calibri"/>
                <w:b/>
                <w:bCs/>
                <w:color w:val="000000"/>
                <w:sz w:val="18"/>
                <w:szCs w:val="18"/>
                <w:lang w:eastAsia="fr-FR"/>
              </w:rPr>
              <w:t xml:space="preserve"> </w:t>
            </w:r>
            <w:proofErr w:type="spellStart"/>
            <w:r w:rsidR="00662BD8">
              <w:rPr>
                <w:rFonts w:ascii="Calibri" w:eastAsia="Times New Roman" w:hAnsi="Calibri" w:cs="Calibri"/>
                <w:b/>
                <w:bCs/>
                <w:color w:val="000000"/>
                <w:sz w:val="18"/>
                <w:szCs w:val="18"/>
                <w:lang w:eastAsia="fr-FR"/>
              </w:rPr>
              <w:t>MaroClear</w:t>
            </w:r>
            <w:proofErr w:type="spellEnd"/>
          </w:p>
        </w:tc>
        <w:tc>
          <w:tcPr>
            <w:tcW w:w="4600" w:type="dxa"/>
            <w:vMerge/>
            <w:tcBorders>
              <w:top w:val="single" w:sz="4" w:space="0" w:color="auto"/>
              <w:left w:val="single" w:sz="4" w:space="0" w:color="auto"/>
              <w:bottom w:val="single" w:sz="4" w:space="0" w:color="000000"/>
              <w:right w:val="single" w:sz="4" w:space="0" w:color="auto"/>
            </w:tcBorders>
            <w:vAlign w:val="center"/>
            <w:hideMark/>
          </w:tcPr>
          <w:p w14:paraId="67B3F817" w14:textId="77777777" w:rsidR="00D14384" w:rsidRPr="00D14384" w:rsidRDefault="00D14384" w:rsidP="00D14384">
            <w:pPr>
              <w:spacing w:line="240" w:lineRule="auto"/>
              <w:rPr>
                <w:rFonts w:ascii="Calibri" w:eastAsia="Times New Roman" w:hAnsi="Calibri" w:cs="Calibri"/>
                <w:b/>
                <w:bCs/>
                <w:color w:val="000000"/>
                <w:sz w:val="18"/>
                <w:szCs w:val="18"/>
                <w:lang w:eastAsia="fr-FR"/>
              </w:rPr>
            </w:pPr>
          </w:p>
        </w:tc>
      </w:tr>
      <w:tr w:rsidR="00D14384" w:rsidRPr="00D14384" w14:paraId="4D11B05D" w14:textId="77777777" w:rsidTr="00D14384">
        <w:trPr>
          <w:trHeight w:val="345"/>
        </w:trPr>
        <w:tc>
          <w:tcPr>
            <w:tcW w:w="2560" w:type="dxa"/>
            <w:tcBorders>
              <w:top w:val="nil"/>
              <w:left w:val="single" w:sz="4" w:space="0" w:color="auto"/>
              <w:bottom w:val="single" w:sz="4" w:space="0" w:color="auto"/>
              <w:right w:val="single" w:sz="4" w:space="0" w:color="auto"/>
            </w:tcBorders>
            <w:hideMark/>
          </w:tcPr>
          <w:p w14:paraId="2FDE2A9E"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Incomplet</w:t>
            </w:r>
          </w:p>
        </w:tc>
        <w:tc>
          <w:tcPr>
            <w:tcW w:w="2780" w:type="dxa"/>
            <w:tcBorders>
              <w:top w:val="nil"/>
              <w:left w:val="nil"/>
              <w:bottom w:val="single" w:sz="4" w:space="0" w:color="auto"/>
              <w:right w:val="single" w:sz="4" w:space="0" w:color="auto"/>
            </w:tcBorders>
            <w:hideMark/>
          </w:tcPr>
          <w:p w14:paraId="7915CAE2"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Incomplet</w:t>
            </w:r>
          </w:p>
        </w:tc>
        <w:tc>
          <w:tcPr>
            <w:tcW w:w="4600" w:type="dxa"/>
            <w:tcBorders>
              <w:top w:val="nil"/>
              <w:left w:val="nil"/>
              <w:bottom w:val="single" w:sz="4" w:space="0" w:color="auto"/>
              <w:right w:val="single" w:sz="4" w:space="0" w:color="auto"/>
            </w:tcBorders>
            <w:hideMark/>
          </w:tcPr>
          <w:p w14:paraId="541537FC"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14:paraId="6EEEC299" w14:textId="77777777" w:rsidTr="00D14384">
        <w:trPr>
          <w:trHeight w:val="480"/>
        </w:trPr>
        <w:tc>
          <w:tcPr>
            <w:tcW w:w="2560" w:type="dxa"/>
            <w:tcBorders>
              <w:top w:val="nil"/>
              <w:left w:val="single" w:sz="4" w:space="0" w:color="auto"/>
              <w:bottom w:val="single" w:sz="4" w:space="0" w:color="auto"/>
              <w:right w:val="single" w:sz="4" w:space="0" w:color="auto"/>
            </w:tcBorders>
            <w:hideMark/>
          </w:tcPr>
          <w:p w14:paraId="3AA7B641"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En attente de validation</w:t>
            </w:r>
          </w:p>
        </w:tc>
        <w:tc>
          <w:tcPr>
            <w:tcW w:w="2780" w:type="dxa"/>
            <w:tcBorders>
              <w:top w:val="nil"/>
              <w:left w:val="nil"/>
              <w:bottom w:val="single" w:sz="4" w:space="0" w:color="auto"/>
              <w:right w:val="single" w:sz="4" w:space="0" w:color="auto"/>
            </w:tcBorders>
            <w:hideMark/>
          </w:tcPr>
          <w:p w14:paraId="4F07A69E"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En attente de validation</w:t>
            </w:r>
          </w:p>
        </w:tc>
        <w:tc>
          <w:tcPr>
            <w:tcW w:w="4600" w:type="dxa"/>
            <w:tcBorders>
              <w:top w:val="nil"/>
              <w:left w:val="nil"/>
              <w:bottom w:val="single" w:sz="4" w:space="0" w:color="auto"/>
              <w:right w:val="single" w:sz="4" w:space="0" w:color="auto"/>
            </w:tcBorders>
            <w:hideMark/>
          </w:tcPr>
          <w:p w14:paraId="738FCE6B"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14:paraId="1BCC1C16" w14:textId="77777777" w:rsidTr="00D14384">
        <w:trPr>
          <w:trHeight w:val="480"/>
        </w:trPr>
        <w:tc>
          <w:tcPr>
            <w:tcW w:w="2560" w:type="dxa"/>
            <w:tcBorders>
              <w:top w:val="nil"/>
              <w:left w:val="single" w:sz="4" w:space="0" w:color="auto"/>
              <w:bottom w:val="single" w:sz="4" w:space="0" w:color="auto"/>
              <w:right w:val="single" w:sz="4" w:space="0" w:color="auto"/>
            </w:tcBorders>
            <w:hideMark/>
          </w:tcPr>
          <w:p w14:paraId="58AC5ECB"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Défaut de provision titres</w:t>
            </w:r>
          </w:p>
        </w:tc>
        <w:tc>
          <w:tcPr>
            <w:tcW w:w="2780" w:type="dxa"/>
            <w:tcBorders>
              <w:top w:val="nil"/>
              <w:left w:val="nil"/>
              <w:bottom w:val="single" w:sz="4" w:space="0" w:color="auto"/>
              <w:right w:val="single" w:sz="4" w:space="0" w:color="auto"/>
            </w:tcBorders>
            <w:hideMark/>
          </w:tcPr>
          <w:p w14:paraId="67BD6B49"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 Défaut de provision titres</w:t>
            </w:r>
          </w:p>
        </w:tc>
        <w:tc>
          <w:tcPr>
            <w:tcW w:w="4600" w:type="dxa"/>
            <w:tcBorders>
              <w:top w:val="nil"/>
              <w:left w:val="nil"/>
              <w:bottom w:val="single" w:sz="4" w:space="0" w:color="auto"/>
              <w:right w:val="single" w:sz="4" w:space="0" w:color="auto"/>
            </w:tcBorders>
            <w:hideMark/>
          </w:tcPr>
          <w:p w14:paraId="68C9ABAE"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w:t>
            </w:r>
          </w:p>
        </w:tc>
      </w:tr>
      <w:tr w:rsidR="00D14384" w:rsidRPr="00D14384" w14:paraId="355777AA" w14:textId="77777777" w:rsidTr="00D14384">
        <w:trPr>
          <w:trHeight w:val="480"/>
        </w:trPr>
        <w:tc>
          <w:tcPr>
            <w:tcW w:w="2560" w:type="dxa"/>
            <w:tcBorders>
              <w:top w:val="nil"/>
              <w:left w:val="single" w:sz="4" w:space="0" w:color="auto"/>
              <w:bottom w:val="single" w:sz="4" w:space="0" w:color="auto"/>
              <w:right w:val="single" w:sz="4" w:space="0" w:color="auto"/>
            </w:tcBorders>
            <w:hideMark/>
          </w:tcPr>
          <w:p w14:paraId="005E44B9" w14:textId="77777777" w:rsidR="00D14384" w:rsidRPr="00B46DC9" w:rsidRDefault="00D14384" w:rsidP="00D14384">
            <w:pPr>
              <w:spacing w:line="240" w:lineRule="auto"/>
              <w:rPr>
                <w:rFonts w:ascii="Calibri" w:eastAsia="Times New Roman" w:hAnsi="Calibri" w:cs="Calibri"/>
                <w:color w:val="000000"/>
                <w:sz w:val="18"/>
                <w:szCs w:val="18"/>
                <w:lang w:eastAsia="fr-FR"/>
              </w:rPr>
            </w:pPr>
            <w:r w:rsidRPr="00B46DC9">
              <w:rPr>
                <w:rFonts w:ascii="Calibri" w:eastAsia="Times New Roman" w:hAnsi="Calibri" w:cs="Calibri"/>
                <w:color w:val="000000"/>
                <w:sz w:val="18"/>
                <w:szCs w:val="18"/>
                <w:lang w:eastAsia="fr-FR"/>
              </w:rPr>
              <w:t>Instruit En attente instruction contrepartie</w:t>
            </w:r>
          </w:p>
        </w:tc>
        <w:tc>
          <w:tcPr>
            <w:tcW w:w="2780" w:type="dxa"/>
            <w:tcBorders>
              <w:top w:val="nil"/>
              <w:left w:val="nil"/>
              <w:bottom w:val="single" w:sz="4" w:space="0" w:color="auto"/>
              <w:right w:val="single" w:sz="4" w:space="0" w:color="auto"/>
            </w:tcBorders>
            <w:hideMark/>
          </w:tcPr>
          <w:p w14:paraId="3B7F20AF"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w:t>
            </w:r>
          </w:p>
        </w:tc>
        <w:tc>
          <w:tcPr>
            <w:tcW w:w="4600" w:type="dxa"/>
            <w:tcBorders>
              <w:top w:val="nil"/>
              <w:left w:val="nil"/>
              <w:bottom w:val="single" w:sz="4" w:space="0" w:color="auto"/>
              <w:right w:val="single" w:sz="4" w:space="0" w:color="auto"/>
            </w:tcBorders>
            <w:hideMark/>
          </w:tcPr>
          <w:p w14:paraId="1715AB40"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"Instruit"</w:t>
            </w:r>
          </w:p>
        </w:tc>
      </w:tr>
      <w:tr w:rsidR="00D14384" w:rsidRPr="00D14384" w14:paraId="2D5AD00E" w14:textId="77777777" w:rsidTr="00D14384">
        <w:trPr>
          <w:trHeight w:val="300"/>
        </w:trPr>
        <w:tc>
          <w:tcPr>
            <w:tcW w:w="2560" w:type="dxa"/>
            <w:tcBorders>
              <w:top w:val="nil"/>
              <w:left w:val="single" w:sz="4" w:space="0" w:color="auto"/>
              <w:bottom w:val="single" w:sz="4" w:space="0" w:color="auto"/>
              <w:right w:val="single" w:sz="4" w:space="0" w:color="auto"/>
            </w:tcBorders>
            <w:hideMark/>
          </w:tcPr>
          <w:p w14:paraId="77967E2F"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c>
          <w:tcPr>
            <w:tcW w:w="2780" w:type="dxa"/>
            <w:tcBorders>
              <w:top w:val="nil"/>
              <w:left w:val="nil"/>
              <w:bottom w:val="single" w:sz="4" w:space="0" w:color="auto"/>
              <w:right w:val="single" w:sz="4" w:space="0" w:color="auto"/>
            </w:tcBorders>
            <w:hideMark/>
          </w:tcPr>
          <w:p w14:paraId="6373D193"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c>
          <w:tcPr>
            <w:tcW w:w="4600" w:type="dxa"/>
            <w:tcBorders>
              <w:top w:val="nil"/>
              <w:left w:val="nil"/>
              <w:bottom w:val="single" w:sz="4" w:space="0" w:color="auto"/>
              <w:right w:val="single" w:sz="4" w:space="0" w:color="auto"/>
            </w:tcBorders>
            <w:hideMark/>
          </w:tcPr>
          <w:p w14:paraId="6D3BE205"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Apparié</w:t>
            </w:r>
          </w:p>
        </w:tc>
      </w:tr>
      <w:tr w:rsidR="00D14384" w:rsidRPr="00D14384" w14:paraId="05610C30" w14:textId="77777777" w:rsidTr="00D14384">
        <w:trPr>
          <w:trHeight w:val="300"/>
        </w:trPr>
        <w:tc>
          <w:tcPr>
            <w:tcW w:w="2560" w:type="dxa"/>
            <w:tcBorders>
              <w:top w:val="nil"/>
              <w:left w:val="single" w:sz="4" w:space="0" w:color="auto"/>
              <w:bottom w:val="single" w:sz="4" w:space="0" w:color="auto"/>
              <w:right w:val="single" w:sz="4" w:space="0" w:color="auto"/>
            </w:tcBorders>
            <w:hideMark/>
          </w:tcPr>
          <w:p w14:paraId="0FEC74D7"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Dénoué</w:t>
            </w:r>
          </w:p>
        </w:tc>
        <w:tc>
          <w:tcPr>
            <w:tcW w:w="2780" w:type="dxa"/>
            <w:tcBorders>
              <w:top w:val="nil"/>
              <w:left w:val="nil"/>
              <w:bottom w:val="single" w:sz="4" w:space="0" w:color="auto"/>
              <w:right w:val="single" w:sz="4" w:space="0" w:color="auto"/>
            </w:tcBorders>
            <w:hideMark/>
          </w:tcPr>
          <w:p w14:paraId="7D4B2814"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Dénoué</w:t>
            </w:r>
          </w:p>
        </w:tc>
        <w:tc>
          <w:tcPr>
            <w:tcW w:w="4600" w:type="dxa"/>
            <w:tcBorders>
              <w:top w:val="nil"/>
              <w:left w:val="nil"/>
              <w:bottom w:val="single" w:sz="4" w:space="0" w:color="auto"/>
              <w:right w:val="single" w:sz="4" w:space="0" w:color="auto"/>
            </w:tcBorders>
            <w:hideMark/>
          </w:tcPr>
          <w:p w14:paraId="474D8E83"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"Impacté"</w:t>
            </w:r>
          </w:p>
        </w:tc>
      </w:tr>
      <w:tr w:rsidR="00D14384" w:rsidRPr="00D14384" w14:paraId="775EC78A" w14:textId="77777777" w:rsidTr="00D14384">
        <w:trPr>
          <w:trHeight w:val="480"/>
        </w:trPr>
        <w:tc>
          <w:tcPr>
            <w:tcW w:w="2560" w:type="dxa"/>
            <w:tcBorders>
              <w:top w:val="nil"/>
              <w:left w:val="single" w:sz="4" w:space="0" w:color="auto"/>
              <w:bottom w:val="single" w:sz="4" w:space="0" w:color="auto"/>
              <w:right w:val="single" w:sz="4" w:space="0" w:color="auto"/>
            </w:tcBorders>
            <w:hideMark/>
          </w:tcPr>
          <w:p w14:paraId="771D43AF"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Rejeté</w:t>
            </w:r>
          </w:p>
        </w:tc>
        <w:tc>
          <w:tcPr>
            <w:tcW w:w="2780" w:type="dxa"/>
            <w:tcBorders>
              <w:top w:val="nil"/>
              <w:left w:val="nil"/>
              <w:bottom w:val="single" w:sz="4" w:space="0" w:color="auto"/>
              <w:right w:val="single" w:sz="4" w:space="0" w:color="auto"/>
            </w:tcBorders>
            <w:hideMark/>
          </w:tcPr>
          <w:p w14:paraId="38BA7DE5"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Rejeté</w:t>
            </w:r>
          </w:p>
        </w:tc>
        <w:tc>
          <w:tcPr>
            <w:tcW w:w="4600" w:type="dxa"/>
            <w:tcBorders>
              <w:top w:val="nil"/>
              <w:left w:val="nil"/>
              <w:bottom w:val="single" w:sz="4" w:space="0" w:color="auto"/>
              <w:right w:val="single" w:sz="4" w:space="0" w:color="auto"/>
            </w:tcBorders>
            <w:hideMark/>
          </w:tcPr>
          <w:p w14:paraId="657C94A1"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 si l'IRL rejetée après la création du mouvement</w:t>
            </w:r>
            <w:r w:rsidRPr="00D14384">
              <w:rPr>
                <w:rFonts w:ascii="Calibri" w:eastAsia="Times New Roman" w:hAnsi="Calibri" w:cs="Calibri"/>
                <w:color w:val="000000"/>
                <w:sz w:val="18"/>
                <w:szCs w:val="18"/>
                <w:lang w:eastAsia="fr-FR"/>
              </w:rPr>
              <w:br/>
              <w:t>"Rejeté" sinon.</w:t>
            </w:r>
          </w:p>
        </w:tc>
      </w:tr>
      <w:tr w:rsidR="00D14384" w:rsidRPr="00D14384" w14:paraId="254F618E" w14:textId="77777777" w:rsidTr="00D14384">
        <w:trPr>
          <w:trHeight w:val="480"/>
        </w:trPr>
        <w:tc>
          <w:tcPr>
            <w:tcW w:w="2560" w:type="dxa"/>
            <w:tcBorders>
              <w:top w:val="nil"/>
              <w:left w:val="single" w:sz="4" w:space="0" w:color="auto"/>
              <w:bottom w:val="single" w:sz="4" w:space="0" w:color="auto"/>
              <w:right w:val="single" w:sz="4" w:space="0" w:color="auto"/>
            </w:tcBorders>
            <w:hideMark/>
          </w:tcPr>
          <w:p w14:paraId="0A19FE49"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Annulé</w:t>
            </w:r>
          </w:p>
        </w:tc>
        <w:tc>
          <w:tcPr>
            <w:tcW w:w="2780" w:type="dxa"/>
            <w:tcBorders>
              <w:top w:val="nil"/>
              <w:left w:val="nil"/>
              <w:bottom w:val="single" w:sz="4" w:space="0" w:color="auto"/>
              <w:right w:val="single" w:sz="4" w:space="0" w:color="auto"/>
            </w:tcBorders>
            <w:hideMark/>
          </w:tcPr>
          <w:p w14:paraId="223CE175"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Annulé</w:t>
            </w:r>
          </w:p>
        </w:tc>
        <w:tc>
          <w:tcPr>
            <w:tcW w:w="4600" w:type="dxa"/>
            <w:tcBorders>
              <w:top w:val="nil"/>
              <w:left w:val="nil"/>
              <w:bottom w:val="single" w:sz="4" w:space="0" w:color="auto"/>
              <w:right w:val="single" w:sz="4" w:space="0" w:color="auto"/>
            </w:tcBorders>
            <w:hideMark/>
          </w:tcPr>
          <w:p w14:paraId="14A1FC0E" w14:textId="77777777" w:rsidR="00D14384" w:rsidRPr="00D14384" w:rsidRDefault="00D14384" w:rsidP="00D14384">
            <w:pPr>
              <w:spacing w:line="240" w:lineRule="auto"/>
              <w:rPr>
                <w:rFonts w:ascii="Calibri" w:eastAsia="Times New Roman" w:hAnsi="Calibri" w:cs="Calibri"/>
                <w:color w:val="000000"/>
                <w:sz w:val="18"/>
                <w:szCs w:val="18"/>
                <w:lang w:eastAsia="fr-FR"/>
              </w:rPr>
            </w:pPr>
            <w:r w:rsidRPr="00D14384">
              <w:rPr>
                <w:rFonts w:ascii="Calibri" w:eastAsia="Times New Roman" w:hAnsi="Calibri" w:cs="Calibri"/>
                <w:color w:val="000000"/>
                <w:sz w:val="18"/>
                <w:szCs w:val="18"/>
                <w:lang w:eastAsia="fr-FR"/>
              </w:rPr>
              <w:t>N/A si l'IRL annulée après la création du mouvement</w:t>
            </w:r>
            <w:r w:rsidRPr="00D14384">
              <w:rPr>
                <w:rFonts w:ascii="Calibri" w:eastAsia="Times New Roman" w:hAnsi="Calibri" w:cs="Calibri"/>
                <w:color w:val="000000"/>
                <w:sz w:val="18"/>
                <w:szCs w:val="18"/>
                <w:lang w:eastAsia="fr-FR"/>
              </w:rPr>
              <w:br/>
              <w:t>"Annulé" sinon.</w:t>
            </w:r>
          </w:p>
        </w:tc>
      </w:tr>
    </w:tbl>
    <w:p w14:paraId="715E4E76" w14:textId="77777777" w:rsidR="00EC0F22" w:rsidRDefault="00EC0F22" w:rsidP="000D7E93">
      <w:pPr>
        <w:spacing w:before="240" w:after="240" w:line="240" w:lineRule="auto"/>
        <w:ind w:right="142"/>
        <w:rPr>
          <w:highlight w:val="yellow"/>
        </w:rPr>
      </w:pPr>
      <w:r w:rsidRPr="00421C86">
        <w:t xml:space="preserve">A la création d'une IRL, le système déduit s'il s'agit d'un dénouement interne ou d'un dénouement </w:t>
      </w:r>
      <w:proofErr w:type="spellStart"/>
      <w:r w:rsidRPr="00421C86">
        <w:t>MaroClear</w:t>
      </w:r>
      <w:proofErr w:type="spellEnd"/>
      <w:r w:rsidRPr="00421C86">
        <w:t xml:space="preserve"> à partir de la contrepartie et de la masse d</w:t>
      </w:r>
      <w:r w:rsidR="00816261" w:rsidRPr="00421C86">
        <w:t>e ségrégation des portefeuilles</w:t>
      </w:r>
      <w:r w:rsidRPr="00421C86">
        <w:t xml:space="preserve">. S'il s'agit d'un dénouement interne, l'IRL reste en attente de la </w:t>
      </w:r>
      <w:r w:rsidR="00390362">
        <w:t xml:space="preserve">création de la </w:t>
      </w:r>
      <w:r w:rsidRPr="00421C86">
        <w:t>deuxième IRL du deuxième client (appelée IRL contrepartie)</w:t>
      </w:r>
      <w:r w:rsidR="00390362">
        <w:t xml:space="preserve">. </w:t>
      </w:r>
      <w:r w:rsidR="00390362" w:rsidRPr="00DF446A">
        <w:rPr>
          <w:u w:val="single"/>
        </w:rPr>
        <w:t>Le système ne génère pas automatiquement l'IRL contrepartie à partir de la première IRL</w:t>
      </w:r>
      <w:r w:rsidRPr="00421C86">
        <w:t xml:space="preserve">. Une fois l'IRL contrepartie est créée, le système procède automatiquement à l'appariement des deux </w:t>
      </w:r>
      <w:proofErr w:type="spellStart"/>
      <w:r w:rsidRPr="00421C86">
        <w:t>IRLs</w:t>
      </w:r>
      <w:proofErr w:type="spellEnd"/>
      <w:r w:rsidRPr="00421C86">
        <w:t xml:space="preserve"> qui passent au statut "Apparié".</w:t>
      </w:r>
    </w:p>
    <w:p w14:paraId="49F508D1" w14:textId="77777777" w:rsidR="00A42AA5" w:rsidRPr="00F95BFA" w:rsidRDefault="00B84556" w:rsidP="000D7E93">
      <w:pPr>
        <w:spacing w:before="240" w:after="240" w:line="240" w:lineRule="auto"/>
        <w:ind w:right="142"/>
        <w:rPr>
          <w:u w:val="single"/>
        </w:rPr>
      </w:pPr>
      <w:r w:rsidRPr="00F95BFA">
        <w:rPr>
          <w:u w:val="single"/>
        </w:rPr>
        <w:t>Le post</w:t>
      </w:r>
      <w:r w:rsidR="00BC3FA0" w:rsidRPr="00F95BFA">
        <w:rPr>
          <w:u w:val="single"/>
        </w:rPr>
        <w:t xml:space="preserve">age comptable espèces </w:t>
      </w:r>
      <w:r w:rsidR="006A616B" w:rsidRPr="00F95BFA">
        <w:rPr>
          <w:u w:val="single"/>
        </w:rPr>
        <w:t xml:space="preserve">de </w:t>
      </w:r>
      <w:proofErr w:type="gramStart"/>
      <w:r w:rsidR="006A616B" w:rsidRPr="00F95BFA">
        <w:rPr>
          <w:u w:val="single"/>
        </w:rPr>
        <w:t>toute les opérations</w:t>
      </w:r>
      <w:proofErr w:type="gramEnd"/>
      <w:r w:rsidR="006A616B" w:rsidRPr="00F95BFA">
        <w:rPr>
          <w:u w:val="single"/>
        </w:rPr>
        <w:t xml:space="preserve"> de gré </w:t>
      </w:r>
      <w:r w:rsidR="004700B6" w:rsidRPr="00F95BFA">
        <w:rPr>
          <w:u w:val="single"/>
        </w:rPr>
        <w:t xml:space="preserve">à </w:t>
      </w:r>
      <w:r w:rsidR="006A616B" w:rsidRPr="00F95BFA">
        <w:rPr>
          <w:u w:val="single"/>
        </w:rPr>
        <w:t xml:space="preserve">gré </w:t>
      </w:r>
      <w:r w:rsidR="00BC3FA0" w:rsidRPr="00F95BFA">
        <w:rPr>
          <w:u w:val="single"/>
        </w:rPr>
        <w:t>se font au dénouement.</w:t>
      </w:r>
      <w:r w:rsidR="00EF4B64" w:rsidRPr="00F95BFA">
        <w:rPr>
          <w:u w:val="single"/>
        </w:rPr>
        <w:t xml:space="preserve"> Le calcul C</w:t>
      </w:r>
      <w:r w:rsidR="006D5CC7" w:rsidRPr="00F95BFA">
        <w:rPr>
          <w:u w:val="single"/>
        </w:rPr>
        <w:t xml:space="preserve">MP/TPCVM </w:t>
      </w:r>
      <w:r w:rsidR="002477B8" w:rsidRPr="00F95BFA">
        <w:rPr>
          <w:u w:val="single"/>
        </w:rPr>
        <w:t>est</w:t>
      </w:r>
      <w:r w:rsidR="006D5CC7" w:rsidRPr="00F95BFA">
        <w:rPr>
          <w:u w:val="single"/>
        </w:rPr>
        <w:t xml:space="preserve"> fait </w:t>
      </w:r>
      <w:r w:rsidR="00EF4B64" w:rsidRPr="00F95BFA">
        <w:rPr>
          <w:u w:val="single"/>
        </w:rPr>
        <w:t>au dénouement.</w:t>
      </w:r>
    </w:p>
    <w:p w14:paraId="58600ED2" w14:textId="77777777" w:rsidR="004700B6" w:rsidRDefault="004700B6" w:rsidP="004700B6">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 xml:space="preserve">Génération de l'IRL marché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mouvement titre marché et notification </w:t>
      </w:r>
      <w:proofErr w:type="spellStart"/>
      <w:r>
        <w:rPr>
          <w:rFonts w:asciiTheme="minorHAnsi" w:hAnsiTheme="minorHAnsi" w:cstheme="minorHAnsi"/>
          <w:b/>
          <w:i/>
          <w:sz w:val="20"/>
          <w:szCs w:val="20"/>
          <w:u w:val="single"/>
        </w:rPr>
        <w:t>MaroClear</w:t>
      </w:r>
      <w:proofErr w:type="spellEnd"/>
    </w:p>
    <w:p w14:paraId="78256068" w14:textId="77777777" w:rsidR="006227BD" w:rsidRPr="00E937AC" w:rsidRDefault="00F95711" w:rsidP="005A303A">
      <w:pPr>
        <w:spacing w:before="240" w:after="240" w:line="240" w:lineRule="auto"/>
        <w:ind w:right="142"/>
      </w:pPr>
      <w:r w:rsidRPr="00E937AC">
        <w:t xml:space="preserve">Pour les </w:t>
      </w:r>
      <w:proofErr w:type="spellStart"/>
      <w:r w:rsidRPr="00E937AC">
        <w:t>IRLs</w:t>
      </w:r>
      <w:proofErr w:type="spellEnd"/>
      <w:r w:rsidRPr="00E937AC">
        <w:t xml:space="preserve"> d'achat/vente fermes avec dénouement interne, le système ne génère pas d'IRL marché. </w:t>
      </w:r>
      <w:proofErr w:type="gramStart"/>
      <w:r w:rsidRPr="00E937AC">
        <w:t>Par contre</w:t>
      </w:r>
      <w:proofErr w:type="gramEnd"/>
      <w:r w:rsidRPr="00E937AC">
        <w:t xml:space="preserve">, pour les </w:t>
      </w:r>
      <w:proofErr w:type="spellStart"/>
      <w:r w:rsidRPr="00E937AC">
        <w:t>IRLs</w:t>
      </w:r>
      <w:proofErr w:type="spellEnd"/>
      <w:r w:rsidRPr="00E937AC">
        <w:t xml:space="preserve"> avec dénouement externe, </w:t>
      </w:r>
      <w:r w:rsidR="005A303A" w:rsidRPr="00E937AC">
        <w:t>une IRL marché est créée</w:t>
      </w:r>
      <w:r w:rsidRPr="00E937AC">
        <w:t xml:space="preserve"> pour chaque IRL client</w:t>
      </w:r>
      <w:r w:rsidR="005A303A" w:rsidRPr="00E937AC">
        <w:t xml:space="preserve"> pour suivre les flux et mouvements marché (mouvement titres nostro</w:t>
      </w:r>
      <w:r w:rsidRPr="00E937AC">
        <w:t xml:space="preserve">, </w:t>
      </w:r>
      <w:proofErr w:type="spellStart"/>
      <w:r w:rsidRPr="00E937AC">
        <w:t>swift</w:t>
      </w:r>
      <w:proofErr w:type="spellEnd"/>
      <w:r w:rsidR="005A303A" w:rsidRPr="00E937AC">
        <w:t>)</w:t>
      </w:r>
      <w:r w:rsidR="007B601F" w:rsidRPr="00E937AC">
        <w:t>.</w:t>
      </w:r>
      <w:r w:rsidR="006227BD" w:rsidRPr="00E937AC">
        <w:t xml:space="preserve"> Le Swift est généré vers </w:t>
      </w:r>
      <w:proofErr w:type="spellStart"/>
      <w:r w:rsidR="006227BD" w:rsidRPr="00E937AC">
        <w:t>MaroClear</w:t>
      </w:r>
      <w:proofErr w:type="spellEnd"/>
      <w:r w:rsidR="006227BD" w:rsidRPr="00E937AC">
        <w:t xml:space="preserve"> une fois l'IRL est validé, c'est à dire dans le statut "Instruit".</w:t>
      </w:r>
    </w:p>
    <w:tbl>
      <w:tblPr>
        <w:tblW w:w="10300" w:type="dxa"/>
        <w:tblInd w:w="55" w:type="dxa"/>
        <w:tblCellMar>
          <w:left w:w="70" w:type="dxa"/>
          <w:right w:w="70" w:type="dxa"/>
        </w:tblCellMar>
        <w:tblLook w:val="04A0" w:firstRow="1" w:lastRow="0" w:firstColumn="1" w:lastColumn="0" w:noHBand="0" w:noVBand="1"/>
      </w:tblPr>
      <w:tblGrid>
        <w:gridCol w:w="1350"/>
        <w:gridCol w:w="1000"/>
        <w:gridCol w:w="1355"/>
        <w:gridCol w:w="1394"/>
        <w:gridCol w:w="1850"/>
        <w:gridCol w:w="1023"/>
        <w:gridCol w:w="640"/>
        <w:gridCol w:w="1688"/>
      </w:tblGrid>
      <w:tr w:rsidR="00E46E7A" w:rsidRPr="008C3F37" w14:paraId="5DA2041D" w14:textId="77777777" w:rsidTr="00816261">
        <w:trPr>
          <w:trHeight w:val="810"/>
        </w:trPr>
        <w:tc>
          <w:tcPr>
            <w:tcW w:w="135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CF078FB"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Client</w:t>
            </w:r>
          </w:p>
        </w:tc>
        <w:tc>
          <w:tcPr>
            <w:tcW w:w="1000" w:type="dxa"/>
            <w:tcBorders>
              <w:top w:val="single" w:sz="4" w:space="0" w:color="auto"/>
              <w:left w:val="nil"/>
              <w:bottom w:val="single" w:sz="4" w:space="0" w:color="auto"/>
              <w:right w:val="single" w:sz="4" w:space="0" w:color="auto"/>
            </w:tcBorders>
            <w:shd w:val="clear" w:color="000000" w:fill="BFBFBF"/>
            <w:vAlign w:val="center"/>
            <w:hideMark/>
          </w:tcPr>
          <w:p w14:paraId="405E111F"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Contrepartie</w:t>
            </w:r>
          </w:p>
        </w:tc>
        <w:tc>
          <w:tcPr>
            <w:tcW w:w="1355" w:type="dxa"/>
            <w:tcBorders>
              <w:top w:val="single" w:sz="4" w:space="0" w:color="auto"/>
              <w:left w:val="nil"/>
              <w:bottom w:val="single" w:sz="4" w:space="0" w:color="auto"/>
              <w:right w:val="single" w:sz="4" w:space="0" w:color="auto"/>
            </w:tcBorders>
            <w:shd w:val="clear" w:color="000000" w:fill="BFBFBF"/>
            <w:vAlign w:val="center"/>
            <w:hideMark/>
          </w:tcPr>
          <w:p w14:paraId="73C3A73A"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Bénéficiaire</w:t>
            </w:r>
          </w:p>
        </w:tc>
        <w:tc>
          <w:tcPr>
            <w:tcW w:w="1394" w:type="dxa"/>
            <w:tcBorders>
              <w:top w:val="single" w:sz="4" w:space="0" w:color="auto"/>
              <w:left w:val="nil"/>
              <w:bottom w:val="single" w:sz="4" w:space="0" w:color="auto"/>
              <w:right w:val="single" w:sz="4" w:space="0" w:color="auto"/>
            </w:tcBorders>
            <w:shd w:val="clear" w:color="000000" w:fill="BFBFBF"/>
            <w:vAlign w:val="center"/>
            <w:hideMark/>
          </w:tcPr>
          <w:p w14:paraId="33F35B86"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Masse de ségrégation (Catégorie d'avoir)</w:t>
            </w:r>
          </w:p>
        </w:tc>
        <w:tc>
          <w:tcPr>
            <w:tcW w:w="1851" w:type="dxa"/>
            <w:tcBorders>
              <w:top w:val="single" w:sz="4" w:space="0" w:color="auto"/>
              <w:left w:val="nil"/>
              <w:bottom w:val="single" w:sz="4" w:space="0" w:color="auto"/>
              <w:right w:val="single" w:sz="4" w:space="0" w:color="auto"/>
            </w:tcBorders>
            <w:shd w:val="clear" w:color="000000" w:fill="BFBFBF"/>
            <w:vAlign w:val="center"/>
            <w:hideMark/>
          </w:tcPr>
          <w:p w14:paraId="1A0AFC79"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Nombre d'</w:t>
            </w:r>
            <w:proofErr w:type="spellStart"/>
            <w:r w:rsidRPr="008C3F37">
              <w:rPr>
                <w:rFonts w:ascii="Calibri" w:eastAsia="Times New Roman" w:hAnsi="Calibri" w:cs="Calibri"/>
                <w:b/>
                <w:bCs/>
                <w:color w:val="000000"/>
                <w:sz w:val="16"/>
                <w:szCs w:val="16"/>
                <w:lang w:eastAsia="fr-FR"/>
              </w:rPr>
              <w:t>IRLs</w:t>
            </w:r>
            <w:proofErr w:type="spellEnd"/>
            <w:r w:rsidRPr="008C3F37">
              <w:rPr>
                <w:rFonts w:ascii="Calibri" w:eastAsia="Times New Roman" w:hAnsi="Calibri" w:cs="Calibri"/>
                <w:b/>
                <w:bCs/>
                <w:color w:val="000000"/>
                <w:sz w:val="16"/>
                <w:szCs w:val="16"/>
                <w:lang w:eastAsia="fr-FR"/>
              </w:rPr>
              <w:t xml:space="preserve"> client à intégrer dans </w:t>
            </w:r>
            <w:proofErr w:type="spellStart"/>
            <w:r w:rsidRPr="008C3F37">
              <w:rPr>
                <w:rFonts w:ascii="Calibri" w:eastAsia="Times New Roman" w:hAnsi="Calibri" w:cs="Calibri"/>
                <w:b/>
                <w:bCs/>
                <w:color w:val="000000"/>
                <w:sz w:val="16"/>
                <w:szCs w:val="16"/>
                <w:lang w:eastAsia="fr-FR"/>
              </w:rPr>
              <w:t>Megara</w:t>
            </w:r>
            <w:proofErr w:type="spellEnd"/>
          </w:p>
        </w:tc>
        <w:tc>
          <w:tcPr>
            <w:tcW w:w="1020" w:type="dxa"/>
            <w:tcBorders>
              <w:top w:val="single" w:sz="4" w:space="0" w:color="auto"/>
              <w:left w:val="nil"/>
              <w:bottom w:val="single" w:sz="4" w:space="0" w:color="auto"/>
              <w:right w:val="single" w:sz="4" w:space="0" w:color="auto"/>
            </w:tcBorders>
            <w:shd w:val="clear" w:color="000000" w:fill="BFBFBF"/>
            <w:vAlign w:val="center"/>
            <w:hideMark/>
          </w:tcPr>
          <w:p w14:paraId="32846ACD"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Type de dénouement</w:t>
            </w:r>
          </w:p>
        </w:tc>
        <w:tc>
          <w:tcPr>
            <w:tcW w:w="640" w:type="dxa"/>
            <w:tcBorders>
              <w:top w:val="single" w:sz="4" w:space="0" w:color="auto"/>
              <w:left w:val="nil"/>
              <w:bottom w:val="single" w:sz="4" w:space="0" w:color="auto"/>
              <w:right w:val="single" w:sz="4" w:space="0" w:color="auto"/>
            </w:tcBorders>
            <w:shd w:val="clear" w:color="000000" w:fill="BFBFBF"/>
            <w:vAlign w:val="center"/>
            <w:hideMark/>
          </w:tcPr>
          <w:p w14:paraId="1D0200D5"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IRL marché</w:t>
            </w:r>
          </w:p>
        </w:tc>
        <w:tc>
          <w:tcPr>
            <w:tcW w:w="1689" w:type="dxa"/>
            <w:tcBorders>
              <w:top w:val="single" w:sz="4" w:space="0" w:color="auto"/>
              <w:left w:val="nil"/>
              <w:bottom w:val="single" w:sz="4" w:space="0" w:color="auto"/>
              <w:right w:val="single" w:sz="4" w:space="0" w:color="auto"/>
            </w:tcBorders>
            <w:shd w:val="clear" w:color="000000" w:fill="BFBFBF"/>
            <w:vAlign w:val="center"/>
            <w:hideMark/>
          </w:tcPr>
          <w:p w14:paraId="70E6B45B" w14:textId="77777777" w:rsidR="00E46E7A" w:rsidRPr="008C3F37" w:rsidRDefault="00E46E7A" w:rsidP="00816261">
            <w:pPr>
              <w:spacing w:line="240" w:lineRule="auto"/>
              <w:rPr>
                <w:rFonts w:ascii="Calibri" w:eastAsia="Times New Roman" w:hAnsi="Calibri" w:cs="Calibri"/>
                <w:b/>
                <w:bCs/>
                <w:color w:val="000000"/>
                <w:sz w:val="16"/>
                <w:szCs w:val="16"/>
                <w:lang w:eastAsia="fr-FR"/>
              </w:rPr>
            </w:pPr>
            <w:r w:rsidRPr="008C3F37">
              <w:rPr>
                <w:rFonts w:ascii="Calibri" w:eastAsia="Times New Roman" w:hAnsi="Calibri" w:cs="Calibri"/>
                <w:b/>
                <w:bCs/>
                <w:color w:val="000000"/>
                <w:sz w:val="16"/>
                <w:szCs w:val="16"/>
                <w:lang w:eastAsia="fr-FR"/>
              </w:rPr>
              <w:t xml:space="preserve">Type de Swift à envoyer à </w:t>
            </w:r>
            <w:proofErr w:type="spellStart"/>
            <w:r w:rsidRPr="008C3F37">
              <w:rPr>
                <w:rFonts w:ascii="Calibri" w:eastAsia="Times New Roman" w:hAnsi="Calibri" w:cs="Calibri"/>
                <w:b/>
                <w:bCs/>
                <w:color w:val="000000"/>
                <w:sz w:val="16"/>
                <w:szCs w:val="16"/>
                <w:lang w:eastAsia="fr-FR"/>
              </w:rPr>
              <w:t>MaroClear</w:t>
            </w:r>
            <w:proofErr w:type="spellEnd"/>
          </w:p>
        </w:tc>
      </w:tr>
      <w:tr w:rsidR="00E46E7A" w:rsidRPr="008C3F37" w14:paraId="1D33F060" w14:textId="77777777" w:rsidTr="00816261">
        <w:trPr>
          <w:trHeight w:val="750"/>
        </w:trPr>
        <w:tc>
          <w:tcPr>
            <w:tcW w:w="1351" w:type="dxa"/>
            <w:tcBorders>
              <w:top w:val="nil"/>
              <w:left w:val="single" w:sz="4" w:space="0" w:color="auto"/>
              <w:bottom w:val="single" w:sz="4" w:space="0" w:color="auto"/>
              <w:right w:val="single" w:sz="4" w:space="0" w:color="auto"/>
            </w:tcBorders>
            <w:vAlign w:val="center"/>
            <w:hideMark/>
          </w:tcPr>
          <w:p w14:paraId="2B84AC85"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vAlign w:val="center"/>
            <w:hideMark/>
          </w:tcPr>
          <w:p w14:paraId="1BDB37F2"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AWB</w:t>
            </w:r>
          </w:p>
        </w:tc>
        <w:tc>
          <w:tcPr>
            <w:tcW w:w="1355" w:type="dxa"/>
            <w:tcBorders>
              <w:top w:val="nil"/>
              <w:left w:val="nil"/>
              <w:bottom w:val="single" w:sz="4" w:space="0" w:color="auto"/>
              <w:right w:val="single" w:sz="4" w:space="0" w:color="auto"/>
            </w:tcBorders>
            <w:vAlign w:val="center"/>
            <w:hideMark/>
          </w:tcPr>
          <w:p w14:paraId="43FDF949"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394" w:type="dxa"/>
            <w:tcBorders>
              <w:top w:val="nil"/>
              <w:left w:val="nil"/>
              <w:bottom w:val="single" w:sz="4" w:space="0" w:color="auto"/>
              <w:right w:val="single" w:sz="4" w:space="0" w:color="auto"/>
            </w:tcBorders>
            <w:vAlign w:val="center"/>
            <w:hideMark/>
          </w:tcPr>
          <w:p w14:paraId="01512C1B"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Même</w:t>
            </w:r>
          </w:p>
        </w:tc>
        <w:tc>
          <w:tcPr>
            <w:tcW w:w="1851" w:type="dxa"/>
            <w:tcBorders>
              <w:top w:val="nil"/>
              <w:left w:val="nil"/>
              <w:bottom w:val="single" w:sz="4" w:space="0" w:color="auto"/>
              <w:right w:val="single" w:sz="4" w:space="0" w:color="auto"/>
            </w:tcBorders>
            <w:vAlign w:val="center"/>
            <w:hideMark/>
          </w:tcPr>
          <w:p w14:paraId="2215BF55" w14:textId="77777777"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2 (partie et contrepartie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et DVP</w:t>
            </w:r>
          </w:p>
        </w:tc>
        <w:tc>
          <w:tcPr>
            <w:tcW w:w="1020" w:type="dxa"/>
            <w:tcBorders>
              <w:top w:val="nil"/>
              <w:left w:val="nil"/>
              <w:bottom w:val="single" w:sz="4" w:space="0" w:color="auto"/>
              <w:right w:val="single" w:sz="4" w:space="0" w:color="auto"/>
            </w:tcBorders>
            <w:vAlign w:val="center"/>
            <w:hideMark/>
          </w:tcPr>
          <w:p w14:paraId="3759EA36"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Interne</w:t>
            </w:r>
          </w:p>
        </w:tc>
        <w:tc>
          <w:tcPr>
            <w:tcW w:w="640" w:type="dxa"/>
            <w:tcBorders>
              <w:top w:val="nil"/>
              <w:left w:val="nil"/>
              <w:bottom w:val="single" w:sz="4" w:space="0" w:color="auto"/>
              <w:right w:val="single" w:sz="4" w:space="0" w:color="auto"/>
            </w:tcBorders>
            <w:vAlign w:val="center"/>
            <w:hideMark/>
          </w:tcPr>
          <w:p w14:paraId="0F7ADFCA"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Non</w:t>
            </w:r>
          </w:p>
        </w:tc>
        <w:tc>
          <w:tcPr>
            <w:tcW w:w="1689" w:type="dxa"/>
            <w:tcBorders>
              <w:top w:val="nil"/>
              <w:left w:val="nil"/>
              <w:bottom w:val="single" w:sz="4" w:space="0" w:color="auto"/>
              <w:right w:val="single" w:sz="4" w:space="0" w:color="auto"/>
            </w:tcBorders>
            <w:vAlign w:val="center"/>
            <w:hideMark/>
          </w:tcPr>
          <w:p w14:paraId="77E81328"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w:t>
            </w:r>
          </w:p>
        </w:tc>
      </w:tr>
      <w:tr w:rsidR="00E46E7A" w:rsidRPr="008C3F37" w14:paraId="453972C7" w14:textId="77777777" w:rsidTr="00816261">
        <w:trPr>
          <w:trHeight w:val="750"/>
        </w:trPr>
        <w:tc>
          <w:tcPr>
            <w:tcW w:w="1351" w:type="dxa"/>
            <w:tcBorders>
              <w:top w:val="nil"/>
              <w:left w:val="single" w:sz="4" w:space="0" w:color="auto"/>
              <w:bottom w:val="single" w:sz="4" w:space="0" w:color="auto"/>
              <w:right w:val="single" w:sz="4" w:space="0" w:color="auto"/>
            </w:tcBorders>
            <w:vAlign w:val="center"/>
            <w:hideMark/>
          </w:tcPr>
          <w:p w14:paraId="6C995CAD"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vAlign w:val="center"/>
            <w:hideMark/>
          </w:tcPr>
          <w:p w14:paraId="528555D4"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AWB</w:t>
            </w:r>
          </w:p>
        </w:tc>
        <w:tc>
          <w:tcPr>
            <w:tcW w:w="1355" w:type="dxa"/>
            <w:tcBorders>
              <w:top w:val="nil"/>
              <w:left w:val="nil"/>
              <w:bottom w:val="single" w:sz="4" w:space="0" w:color="auto"/>
              <w:right w:val="single" w:sz="4" w:space="0" w:color="auto"/>
            </w:tcBorders>
            <w:vAlign w:val="center"/>
            <w:hideMark/>
          </w:tcPr>
          <w:p w14:paraId="603A7EF4"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394" w:type="dxa"/>
            <w:tcBorders>
              <w:top w:val="nil"/>
              <w:left w:val="nil"/>
              <w:bottom w:val="single" w:sz="4" w:space="0" w:color="auto"/>
              <w:right w:val="single" w:sz="4" w:space="0" w:color="auto"/>
            </w:tcBorders>
            <w:vAlign w:val="center"/>
            <w:hideMark/>
          </w:tcPr>
          <w:p w14:paraId="3F2547C8"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Différente</w:t>
            </w:r>
          </w:p>
        </w:tc>
        <w:tc>
          <w:tcPr>
            <w:tcW w:w="1851" w:type="dxa"/>
            <w:tcBorders>
              <w:top w:val="nil"/>
              <w:left w:val="nil"/>
              <w:bottom w:val="single" w:sz="4" w:space="0" w:color="auto"/>
              <w:right w:val="single" w:sz="4" w:space="0" w:color="auto"/>
            </w:tcBorders>
            <w:vAlign w:val="center"/>
            <w:hideMark/>
          </w:tcPr>
          <w:p w14:paraId="143FA823" w14:textId="77777777"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2 (partie et contrepartie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et DVP</w:t>
            </w:r>
          </w:p>
        </w:tc>
        <w:tc>
          <w:tcPr>
            <w:tcW w:w="1020" w:type="dxa"/>
            <w:tcBorders>
              <w:top w:val="nil"/>
              <w:left w:val="nil"/>
              <w:bottom w:val="single" w:sz="4" w:space="0" w:color="auto"/>
              <w:right w:val="single" w:sz="4" w:space="0" w:color="auto"/>
            </w:tcBorders>
            <w:vAlign w:val="center"/>
            <w:hideMark/>
          </w:tcPr>
          <w:p w14:paraId="69221071"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r w:rsidR="00F95BFA">
              <w:rPr>
                <w:rFonts w:ascii="Calibri" w:eastAsia="Times New Roman" w:hAnsi="Calibri" w:cs="Calibri"/>
                <w:color w:val="000000"/>
                <w:sz w:val="18"/>
                <w:szCs w:val="18"/>
                <w:lang w:eastAsia="fr-FR"/>
              </w:rPr>
              <w:t xml:space="preserve"> (</w:t>
            </w:r>
            <w:proofErr w:type="spellStart"/>
            <w:r w:rsidR="00F95BFA">
              <w:rPr>
                <w:rFonts w:ascii="Calibri" w:eastAsia="Times New Roman" w:hAnsi="Calibri" w:cs="Calibri"/>
                <w:color w:val="000000"/>
                <w:sz w:val="18"/>
                <w:szCs w:val="18"/>
                <w:lang w:eastAsia="fr-FR"/>
              </w:rPr>
              <w:t>MaroClear</w:t>
            </w:r>
            <w:proofErr w:type="spellEnd"/>
            <w:r w:rsidR="00F95BFA">
              <w:rPr>
                <w:rFonts w:ascii="Calibri" w:eastAsia="Times New Roman" w:hAnsi="Calibri" w:cs="Calibri"/>
                <w:color w:val="000000"/>
                <w:sz w:val="18"/>
                <w:szCs w:val="18"/>
                <w:lang w:eastAsia="fr-FR"/>
              </w:rPr>
              <w:t>)</w:t>
            </w:r>
          </w:p>
        </w:tc>
        <w:tc>
          <w:tcPr>
            <w:tcW w:w="640" w:type="dxa"/>
            <w:tcBorders>
              <w:top w:val="nil"/>
              <w:left w:val="nil"/>
              <w:bottom w:val="single" w:sz="4" w:space="0" w:color="auto"/>
              <w:right w:val="single" w:sz="4" w:space="0" w:color="auto"/>
            </w:tcBorders>
            <w:vAlign w:val="center"/>
            <w:hideMark/>
          </w:tcPr>
          <w:p w14:paraId="5ADDB510"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Oui</w:t>
            </w:r>
          </w:p>
        </w:tc>
        <w:tc>
          <w:tcPr>
            <w:tcW w:w="1689" w:type="dxa"/>
            <w:tcBorders>
              <w:top w:val="nil"/>
              <w:left w:val="nil"/>
              <w:bottom w:val="single" w:sz="4" w:space="0" w:color="auto"/>
              <w:right w:val="single" w:sz="4" w:space="0" w:color="auto"/>
            </w:tcBorders>
            <w:vAlign w:val="center"/>
            <w:hideMark/>
          </w:tcPr>
          <w:p w14:paraId="067803E1"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 xml:space="preserve">MT540 et MT542 (envoi d'un </w:t>
            </w:r>
            <w:proofErr w:type="spellStart"/>
            <w:r w:rsidRPr="008C3F37">
              <w:rPr>
                <w:rFonts w:ascii="Calibri" w:eastAsia="Times New Roman" w:hAnsi="Calibri" w:cs="Calibri"/>
                <w:color w:val="000000"/>
                <w:sz w:val="18"/>
                <w:szCs w:val="18"/>
                <w:lang w:eastAsia="fr-FR"/>
              </w:rPr>
              <w:t>swift</w:t>
            </w:r>
            <w:proofErr w:type="spellEnd"/>
            <w:r w:rsidRPr="008C3F37">
              <w:rPr>
                <w:rFonts w:ascii="Calibri" w:eastAsia="Times New Roman" w:hAnsi="Calibri" w:cs="Calibri"/>
                <w:color w:val="000000"/>
                <w:sz w:val="18"/>
                <w:szCs w:val="18"/>
                <w:lang w:eastAsia="fr-FR"/>
              </w:rPr>
              <w:t xml:space="preserve"> pour chaque IRL)</w:t>
            </w:r>
          </w:p>
        </w:tc>
      </w:tr>
      <w:tr w:rsidR="00E46E7A" w:rsidRPr="008C3F37" w14:paraId="46420799" w14:textId="77777777" w:rsidTr="00816261">
        <w:trPr>
          <w:trHeight w:val="750"/>
        </w:trPr>
        <w:tc>
          <w:tcPr>
            <w:tcW w:w="1351" w:type="dxa"/>
            <w:tcBorders>
              <w:top w:val="nil"/>
              <w:left w:val="single" w:sz="4" w:space="0" w:color="auto"/>
              <w:bottom w:val="single" w:sz="4" w:space="0" w:color="auto"/>
              <w:right w:val="single" w:sz="4" w:space="0" w:color="auto"/>
            </w:tcBorders>
            <w:vAlign w:val="center"/>
            <w:hideMark/>
          </w:tcPr>
          <w:p w14:paraId="47F5244B"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Client ou compte propres</w:t>
            </w:r>
          </w:p>
        </w:tc>
        <w:tc>
          <w:tcPr>
            <w:tcW w:w="1000" w:type="dxa"/>
            <w:tcBorders>
              <w:top w:val="nil"/>
              <w:left w:val="nil"/>
              <w:bottom w:val="single" w:sz="4" w:space="0" w:color="auto"/>
              <w:right w:val="single" w:sz="4" w:space="0" w:color="auto"/>
            </w:tcBorders>
            <w:vAlign w:val="center"/>
            <w:hideMark/>
          </w:tcPr>
          <w:p w14:paraId="227E2F95"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p>
        </w:tc>
        <w:tc>
          <w:tcPr>
            <w:tcW w:w="1355" w:type="dxa"/>
            <w:tcBorders>
              <w:top w:val="nil"/>
              <w:left w:val="nil"/>
              <w:bottom w:val="single" w:sz="4" w:space="0" w:color="auto"/>
              <w:right w:val="single" w:sz="4" w:space="0" w:color="auto"/>
            </w:tcBorders>
            <w:vAlign w:val="center"/>
            <w:hideMark/>
          </w:tcPr>
          <w:p w14:paraId="5DF434E7"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p>
        </w:tc>
        <w:tc>
          <w:tcPr>
            <w:tcW w:w="1394" w:type="dxa"/>
            <w:tcBorders>
              <w:top w:val="nil"/>
              <w:left w:val="nil"/>
              <w:bottom w:val="single" w:sz="4" w:space="0" w:color="auto"/>
              <w:right w:val="single" w:sz="4" w:space="0" w:color="auto"/>
            </w:tcBorders>
            <w:vAlign w:val="center"/>
            <w:hideMark/>
          </w:tcPr>
          <w:p w14:paraId="7C9E7095"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w:t>
            </w:r>
          </w:p>
        </w:tc>
        <w:tc>
          <w:tcPr>
            <w:tcW w:w="1851" w:type="dxa"/>
            <w:tcBorders>
              <w:top w:val="nil"/>
              <w:left w:val="nil"/>
              <w:bottom w:val="single" w:sz="4" w:space="0" w:color="auto"/>
              <w:right w:val="single" w:sz="4" w:space="0" w:color="auto"/>
            </w:tcBorders>
            <w:vAlign w:val="center"/>
            <w:hideMark/>
          </w:tcPr>
          <w:p w14:paraId="65520F32" w14:textId="77777777" w:rsidR="00E46E7A" w:rsidRPr="008C3F37" w:rsidRDefault="00E46E7A" w:rsidP="00816261">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1 (partie</w:t>
            </w:r>
            <w:proofErr w:type="gramStart"/>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w:t>
            </w:r>
            <w:r w:rsidRPr="008C3F37">
              <w:rPr>
                <w:rFonts w:ascii="Calibri" w:eastAsia="Times New Roman" w:hAnsi="Calibri" w:cs="Calibri"/>
                <w:color w:val="000000"/>
                <w:sz w:val="18"/>
                <w:szCs w:val="18"/>
                <w:lang w:eastAsia="fr-FR"/>
              </w:rPr>
              <w:t>RVP ou DVP</w:t>
            </w:r>
          </w:p>
        </w:tc>
        <w:tc>
          <w:tcPr>
            <w:tcW w:w="1020" w:type="dxa"/>
            <w:tcBorders>
              <w:top w:val="nil"/>
              <w:left w:val="nil"/>
              <w:bottom w:val="single" w:sz="4" w:space="0" w:color="auto"/>
              <w:right w:val="single" w:sz="4" w:space="0" w:color="auto"/>
            </w:tcBorders>
            <w:vAlign w:val="center"/>
            <w:hideMark/>
          </w:tcPr>
          <w:p w14:paraId="181DCFCD" w14:textId="77777777" w:rsidR="00E46E7A" w:rsidRPr="008C3F37" w:rsidRDefault="00F95BF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Externe</w:t>
            </w:r>
            <w:r>
              <w:rPr>
                <w:rFonts w:ascii="Calibri" w:eastAsia="Times New Roman" w:hAnsi="Calibri" w:cs="Calibri"/>
                <w:color w:val="000000"/>
                <w:sz w:val="18"/>
                <w:szCs w:val="18"/>
                <w:lang w:eastAsia="fr-FR"/>
              </w:rPr>
              <w:t xml:space="preserve"> (</w:t>
            </w:r>
            <w:proofErr w:type="spellStart"/>
            <w:r>
              <w:rPr>
                <w:rFonts w:ascii="Calibri" w:eastAsia="Times New Roman" w:hAnsi="Calibri" w:cs="Calibri"/>
                <w:color w:val="000000"/>
                <w:sz w:val="18"/>
                <w:szCs w:val="18"/>
                <w:lang w:eastAsia="fr-FR"/>
              </w:rPr>
              <w:t>MaroClear</w:t>
            </w:r>
            <w:proofErr w:type="spellEnd"/>
            <w:r>
              <w:rPr>
                <w:rFonts w:ascii="Calibri" w:eastAsia="Times New Roman" w:hAnsi="Calibri" w:cs="Calibri"/>
                <w:color w:val="000000"/>
                <w:sz w:val="18"/>
                <w:szCs w:val="18"/>
                <w:lang w:eastAsia="fr-FR"/>
              </w:rPr>
              <w:t>)</w:t>
            </w:r>
          </w:p>
        </w:tc>
        <w:tc>
          <w:tcPr>
            <w:tcW w:w="640" w:type="dxa"/>
            <w:tcBorders>
              <w:top w:val="nil"/>
              <w:left w:val="nil"/>
              <w:bottom w:val="single" w:sz="4" w:space="0" w:color="auto"/>
              <w:right w:val="single" w:sz="4" w:space="0" w:color="auto"/>
            </w:tcBorders>
            <w:vAlign w:val="center"/>
            <w:hideMark/>
          </w:tcPr>
          <w:p w14:paraId="4AB9AEC2"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Oui</w:t>
            </w:r>
          </w:p>
        </w:tc>
        <w:tc>
          <w:tcPr>
            <w:tcW w:w="1689" w:type="dxa"/>
            <w:tcBorders>
              <w:top w:val="nil"/>
              <w:left w:val="nil"/>
              <w:bottom w:val="single" w:sz="4" w:space="0" w:color="auto"/>
              <w:right w:val="single" w:sz="4" w:space="0" w:color="auto"/>
            </w:tcBorders>
            <w:vAlign w:val="center"/>
            <w:hideMark/>
          </w:tcPr>
          <w:p w14:paraId="507226A9" w14:textId="77777777" w:rsidR="00E46E7A" w:rsidRPr="008C3F37" w:rsidRDefault="00E46E7A" w:rsidP="00816261">
            <w:pPr>
              <w:spacing w:line="240" w:lineRule="auto"/>
              <w:rPr>
                <w:rFonts w:ascii="Calibri" w:eastAsia="Times New Roman" w:hAnsi="Calibri" w:cs="Calibri"/>
                <w:color w:val="000000"/>
                <w:sz w:val="18"/>
                <w:szCs w:val="18"/>
                <w:lang w:eastAsia="fr-FR"/>
              </w:rPr>
            </w:pPr>
            <w:r w:rsidRPr="008C3F37">
              <w:rPr>
                <w:rFonts w:ascii="Calibri" w:eastAsia="Times New Roman" w:hAnsi="Calibri" w:cs="Calibri"/>
                <w:color w:val="000000"/>
                <w:sz w:val="18"/>
                <w:szCs w:val="18"/>
                <w:lang w:eastAsia="fr-FR"/>
              </w:rPr>
              <w:t>MT541 ou MT543</w:t>
            </w:r>
          </w:p>
        </w:tc>
      </w:tr>
    </w:tbl>
    <w:p w14:paraId="6E2A4921" w14:textId="77777777" w:rsidR="00E46E7A" w:rsidRPr="00E937AC" w:rsidRDefault="00FC307B" w:rsidP="005A303A">
      <w:pPr>
        <w:spacing w:before="240" w:after="240" w:line="240" w:lineRule="auto"/>
        <w:ind w:right="142"/>
      </w:pPr>
      <w:r w:rsidRPr="00E937AC">
        <w:t xml:space="preserve">Pour les </w:t>
      </w:r>
      <w:proofErr w:type="spellStart"/>
      <w:r w:rsidRPr="00E937AC">
        <w:t>IRLs</w:t>
      </w:r>
      <w:proofErr w:type="spellEnd"/>
      <w:r w:rsidRPr="00E937AC">
        <w:t xml:space="preserve"> générant</w:t>
      </w:r>
      <w:r w:rsidR="00642D3A" w:rsidRPr="00E937AC">
        <w:t xml:space="preserve"> un</w:t>
      </w:r>
      <w:r w:rsidRPr="00E937AC">
        <w:t xml:space="preserve"> Swift </w:t>
      </w:r>
      <w:proofErr w:type="spellStart"/>
      <w:r w:rsidRPr="00E937AC">
        <w:t>MaroClear</w:t>
      </w:r>
      <w:proofErr w:type="spellEnd"/>
      <w:r w:rsidRPr="00E937AC">
        <w:t xml:space="preserve">, le système offre la possibilité à l'utilisateur de bloquer l'envoi en cochant un champ "Ne pas envoyer de notification" à la saisie de l'IRL. </w:t>
      </w:r>
      <w:r w:rsidRPr="00E937AC">
        <w:rPr>
          <w:u w:val="single"/>
        </w:rPr>
        <w:t>Pour les saisies tardive</w:t>
      </w:r>
      <w:r w:rsidR="00EC0685" w:rsidRPr="00E937AC">
        <w:rPr>
          <w:u w:val="single"/>
        </w:rPr>
        <w:t>s</w:t>
      </w:r>
      <w:r w:rsidRPr="00E937AC">
        <w:rPr>
          <w:u w:val="single"/>
        </w:rPr>
        <w:t xml:space="preserve">, (c'est à dire IRL avec date de négociation antérieure à la date métier), ce champ doit être coché automatiquement pour ne pas générer de </w:t>
      </w:r>
      <w:proofErr w:type="spellStart"/>
      <w:r w:rsidRPr="00E937AC">
        <w:rPr>
          <w:u w:val="single"/>
        </w:rPr>
        <w:t>swift</w:t>
      </w:r>
      <w:proofErr w:type="spellEnd"/>
      <w:r w:rsidR="00642D3A" w:rsidRPr="00E937AC">
        <w:rPr>
          <w:u w:val="single"/>
        </w:rPr>
        <w:t xml:space="preserve"> (Pour les </w:t>
      </w:r>
      <w:proofErr w:type="spellStart"/>
      <w:r w:rsidR="00642D3A" w:rsidRPr="00E937AC">
        <w:rPr>
          <w:u w:val="single"/>
        </w:rPr>
        <w:t>IRLs</w:t>
      </w:r>
      <w:proofErr w:type="spellEnd"/>
      <w:r w:rsidR="00642D3A" w:rsidRPr="00E937AC">
        <w:rPr>
          <w:u w:val="single"/>
        </w:rPr>
        <w:t xml:space="preserve"> saisie</w:t>
      </w:r>
      <w:r w:rsidR="00991971" w:rsidRPr="00E937AC">
        <w:rPr>
          <w:u w:val="single"/>
        </w:rPr>
        <w:t>s</w:t>
      </w:r>
      <w:r w:rsidR="00642D3A" w:rsidRPr="00E937AC">
        <w:rPr>
          <w:u w:val="single"/>
        </w:rPr>
        <w:t xml:space="preserve"> et les </w:t>
      </w:r>
      <w:proofErr w:type="spellStart"/>
      <w:r w:rsidR="00642D3A" w:rsidRPr="00E937AC">
        <w:rPr>
          <w:u w:val="single"/>
        </w:rPr>
        <w:t>IRLs</w:t>
      </w:r>
      <w:proofErr w:type="spellEnd"/>
      <w:r w:rsidR="00642D3A" w:rsidRPr="00E937AC">
        <w:rPr>
          <w:u w:val="single"/>
        </w:rPr>
        <w:t xml:space="preserve"> interfacées)</w:t>
      </w:r>
      <w:r w:rsidRPr="00E937AC">
        <w:t xml:space="preserve">.  </w:t>
      </w:r>
    </w:p>
    <w:p w14:paraId="67445AF1" w14:textId="77777777" w:rsidR="00FF431C" w:rsidRDefault="00FF431C" w:rsidP="005A303A">
      <w:pPr>
        <w:spacing w:before="240" w:after="240" w:line="240" w:lineRule="auto"/>
        <w:ind w:right="142"/>
        <w:rPr>
          <w:highlight w:val="yellow"/>
        </w:rPr>
      </w:pPr>
      <w:r w:rsidRPr="00E937AC">
        <w:t xml:space="preserve">----&gt; </w:t>
      </w:r>
      <w:proofErr w:type="gramStart"/>
      <w:r w:rsidRPr="00E937AC">
        <w:t>NB:</w:t>
      </w:r>
      <w:proofErr w:type="gramEnd"/>
      <w:r w:rsidRPr="00E937AC">
        <w:t xml:space="preserve"> ne pas confondre avec les IRL OTC triangulaires </w:t>
      </w:r>
      <w:r w:rsidR="00FF5184">
        <w:t xml:space="preserve">et les IRL de transfert de titres pour les investisseurs étrangers </w:t>
      </w:r>
      <w:r w:rsidRPr="00E937AC">
        <w:t xml:space="preserve">sur lesquelles la date de négociation est antérieure à la date métier </w:t>
      </w:r>
      <w:r w:rsidR="00FF5184">
        <w:t xml:space="preserve">et il y a une </w:t>
      </w:r>
      <w:r w:rsidRPr="00E937AC">
        <w:t xml:space="preserve">génération de </w:t>
      </w:r>
      <w:proofErr w:type="spellStart"/>
      <w:r w:rsidRPr="00E937AC">
        <w:t>swift</w:t>
      </w:r>
      <w:proofErr w:type="spellEnd"/>
      <w:r w:rsidR="004F7BB7">
        <w:t>.</w:t>
      </w:r>
      <w:r w:rsidR="004F7BB7" w:rsidRPr="004F7BB7">
        <w:t xml:space="preserve"> [</w:t>
      </w:r>
      <w:r w:rsidR="004F7BB7">
        <w:rPr>
          <w:i/>
        </w:rPr>
        <w:t>§</w:t>
      </w:r>
      <w:r w:rsidR="004F7BB7" w:rsidRPr="004F7BB7">
        <w:rPr>
          <w:i/>
        </w:rPr>
        <w:t>3.5 Processus "Opérations triangulaires" et §3.4.1.1.4Transfert de titres Marocains pour les investisseurs étrangers</w:t>
      </w:r>
      <w:r w:rsidR="004F7BB7" w:rsidRPr="004F7BB7">
        <w:t>]</w:t>
      </w:r>
      <w:ins w:id="311" w:author="souchem" w:date="2015-07-28T19:13:00Z">
        <w:r w:rsidR="0094704C">
          <w:t xml:space="preserve"> </w:t>
        </w:r>
      </w:ins>
      <w:ins w:id="312" w:author="souchem" w:date="2015-07-28T19:14:00Z">
        <w:r w:rsidR="0094704C" w:rsidRPr="0094704C">
          <w:t>[</w:t>
        </w:r>
        <w:r w:rsidR="0094704C">
          <w:t xml:space="preserve">Transfert de titres Marocains pour les investisseurs </w:t>
        </w:r>
        <w:proofErr w:type="gramStart"/>
        <w:r w:rsidR="0094704C">
          <w:t>étrangers:</w:t>
        </w:r>
        <w:proofErr w:type="gramEnd"/>
        <w:r w:rsidR="0094704C">
          <w:t xml:space="preserve"> </w:t>
        </w:r>
        <w:r w:rsidR="0094704C" w:rsidRPr="0094704C">
          <w:t>GAP NON RETENU</w:t>
        </w:r>
      </w:ins>
      <w:ins w:id="313" w:author="souchem" w:date="2015-07-28T19:17:00Z">
        <w:r w:rsidR="00343CCB">
          <w:t xml:space="preserve">, seront traité tel que décrit sur </w:t>
        </w:r>
        <w:r w:rsidR="00343CCB" w:rsidRPr="004F7BB7">
          <w:rPr>
            <w:i/>
          </w:rPr>
          <w:t>§3.4.</w:t>
        </w:r>
      </w:ins>
      <w:ins w:id="314" w:author="souchem" w:date="2015-07-28T19:18:00Z">
        <w:r w:rsidR="00343CCB">
          <w:rPr>
            <w:i/>
          </w:rPr>
          <w:t>2</w:t>
        </w:r>
      </w:ins>
      <w:ins w:id="315" w:author="souchem" w:date="2015-07-28T19:17:00Z">
        <w:r w:rsidR="00343CCB" w:rsidRPr="004F7BB7">
          <w:rPr>
            <w:i/>
          </w:rPr>
          <w:t>.1.4</w:t>
        </w:r>
      </w:ins>
      <w:ins w:id="316" w:author="souchem" w:date="2015-07-28T19:14:00Z">
        <w:r w:rsidR="0094704C" w:rsidRPr="0094704C">
          <w:t>]</w:t>
        </w:r>
      </w:ins>
      <w:r w:rsidR="004F7BB7">
        <w:t>.</w:t>
      </w:r>
    </w:p>
    <w:p w14:paraId="4461B561" w14:textId="77777777" w:rsidR="00D56D6C" w:rsidRPr="00E937AC" w:rsidRDefault="00D56D6C" w:rsidP="005A303A">
      <w:pPr>
        <w:spacing w:before="240" w:after="240" w:line="240" w:lineRule="auto"/>
        <w:ind w:right="142"/>
      </w:pPr>
      <w:r w:rsidRPr="00E937AC">
        <w:t xml:space="preserve">Le schéma suivant décrit les échanges de </w:t>
      </w:r>
      <w:proofErr w:type="spellStart"/>
      <w:r w:rsidRPr="00E937AC">
        <w:t>swift</w:t>
      </w:r>
      <w:proofErr w:type="spellEnd"/>
      <w:r w:rsidRPr="00E937AC">
        <w:t xml:space="preserve"> avec </w:t>
      </w:r>
      <w:proofErr w:type="spellStart"/>
      <w:r w:rsidRPr="00E937AC">
        <w:t>MaroClear</w:t>
      </w:r>
      <w:proofErr w:type="spellEnd"/>
      <w:r w:rsidRPr="00E937AC">
        <w:t xml:space="preserve">, ainsi que l'impact de chaque </w:t>
      </w:r>
      <w:proofErr w:type="spellStart"/>
      <w:r w:rsidRPr="00E937AC">
        <w:t>swift</w:t>
      </w:r>
      <w:proofErr w:type="spellEnd"/>
      <w:r w:rsidRPr="00E937AC">
        <w:t xml:space="preserve"> reçu sur le statut de l'IRL (le MT548Ack est sans impact sur le statut).</w:t>
      </w:r>
    </w:p>
    <w:p w14:paraId="73781E4E" w14:textId="77777777" w:rsidR="00E46E7A" w:rsidRDefault="00D56D6C" w:rsidP="00D56D6C">
      <w:pPr>
        <w:spacing w:before="240" w:after="240" w:line="240" w:lineRule="auto"/>
        <w:ind w:right="142"/>
        <w:jc w:val="center"/>
        <w:rPr>
          <w:highlight w:val="yellow"/>
        </w:rPr>
      </w:pPr>
      <w:r>
        <w:rPr>
          <w:noProof/>
          <w:lang w:eastAsia="fr-FR"/>
        </w:rPr>
        <w:drawing>
          <wp:inline distT="0" distB="0" distL="0" distR="0" wp14:anchorId="5138F6FD" wp14:editId="11681DC8">
            <wp:extent cx="4497705" cy="26155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4497705" cy="2615565"/>
                    </a:xfrm>
                    <a:prstGeom prst="rect">
                      <a:avLst/>
                    </a:prstGeom>
                    <a:noFill/>
                    <a:ln w="9525">
                      <a:noFill/>
                      <a:miter lim="800000"/>
                      <a:headEnd/>
                      <a:tailEnd/>
                    </a:ln>
                  </pic:spPr>
                </pic:pic>
              </a:graphicData>
            </a:graphic>
          </wp:inline>
        </w:drawing>
      </w:r>
    </w:p>
    <w:p w14:paraId="622F8EE5" w14:textId="77777777" w:rsidR="00A1466E" w:rsidRDefault="0075019E" w:rsidP="00A1466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Appariement et dénouement</w:t>
      </w:r>
    </w:p>
    <w:p w14:paraId="5589CB12" w14:textId="77777777" w:rsidR="00573082" w:rsidRDefault="007756D1" w:rsidP="005A303A">
      <w:pPr>
        <w:spacing w:before="240" w:after="240" w:line="240" w:lineRule="auto"/>
        <w:ind w:right="142"/>
      </w:pPr>
      <w:r w:rsidRPr="00E937AC">
        <w:t>Le tableau suivant récapitule les modes d'appariement et de dénouement par type d'IRL.</w:t>
      </w:r>
    </w:p>
    <w:tbl>
      <w:tblPr>
        <w:tblW w:w="10020" w:type="dxa"/>
        <w:tblInd w:w="55" w:type="dxa"/>
        <w:tblCellMar>
          <w:left w:w="70" w:type="dxa"/>
          <w:right w:w="70" w:type="dxa"/>
        </w:tblCellMar>
        <w:tblLook w:val="04A0" w:firstRow="1" w:lastRow="0" w:firstColumn="1" w:lastColumn="0" w:noHBand="0" w:noVBand="1"/>
      </w:tblPr>
      <w:tblGrid>
        <w:gridCol w:w="1000"/>
        <w:gridCol w:w="1900"/>
        <w:gridCol w:w="1860"/>
        <w:gridCol w:w="2480"/>
        <w:gridCol w:w="1540"/>
        <w:gridCol w:w="1240"/>
      </w:tblGrid>
      <w:tr w:rsidR="000C1C9E" w:rsidRPr="0075019E" w14:paraId="7702FEC1" w14:textId="77777777" w:rsidTr="00C61BB9">
        <w:trPr>
          <w:trHeight w:val="840"/>
        </w:trPr>
        <w:tc>
          <w:tcPr>
            <w:tcW w:w="1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2405040"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Type de dénouement</w:t>
            </w:r>
          </w:p>
        </w:tc>
        <w:tc>
          <w:tcPr>
            <w:tcW w:w="1900" w:type="dxa"/>
            <w:tcBorders>
              <w:top w:val="single" w:sz="4" w:space="0" w:color="auto"/>
              <w:left w:val="nil"/>
              <w:bottom w:val="single" w:sz="4" w:space="0" w:color="auto"/>
              <w:right w:val="single" w:sz="4" w:space="0" w:color="auto"/>
            </w:tcBorders>
            <w:shd w:val="clear" w:color="000000" w:fill="BFBFBF"/>
            <w:vAlign w:val="center"/>
            <w:hideMark/>
          </w:tcPr>
          <w:p w14:paraId="18537182"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Nombre d'</w:t>
            </w:r>
            <w:proofErr w:type="spellStart"/>
            <w:r w:rsidRPr="0075019E">
              <w:rPr>
                <w:rFonts w:ascii="Calibri" w:eastAsia="Times New Roman" w:hAnsi="Calibri" w:cs="Calibri"/>
                <w:b/>
                <w:bCs/>
                <w:color w:val="000000"/>
                <w:sz w:val="16"/>
                <w:szCs w:val="16"/>
                <w:lang w:eastAsia="fr-FR"/>
              </w:rPr>
              <w:t>IRLs</w:t>
            </w:r>
            <w:proofErr w:type="spellEnd"/>
            <w:r w:rsidRPr="0075019E">
              <w:rPr>
                <w:rFonts w:ascii="Calibri" w:eastAsia="Times New Roman" w:hAnsi="Calibri" w:cs="Calibri"/>
                <w:b/>
                <w:bCs/>
                <w:color w:val="000000"/>
                <w:sz w:val="16"/>
                <w:szCs w:val="16"/>
                <w:lang w:eastAsia="fr-FR"/>
              </w:rPr>
              <w:t xml:space="preserve"> client à intégrer dans </w:t>
            </w:r>
            <w:proofErr w:type="spellStart"/>
            <w:r w:rsidRPr="0075019E">
              <w:rPr>
                <w:rFonts w:ascii="Calibri" w:eastAsia="Times New Roman" w:hAnsi="Calibri" w:cs="Calibri"/>
                <w:b/>
                <w:bCs/>
                <w:color w:val="000000"/>
                <w:sz w:val="16"/>
                <w:szCs w:val="16"/>
                <w:lang w:eastAsia="fr-FR"/>
              </w:rPr>
              <w:t>Megara</w:t>
            </w:r>
            <w:proofErr w:type="spellEnd"/>
          </w:p>
        </w:tc>
        <w:tc>
          <w:tcPr>
            <w:tcW w:w="1860" w:type="dxa"/>
            <w:tcBorders>
              <w:top w:val="single" w:sz="4" w:space="0" w:color="auto"/>
              <w:left w:val="nil"/>
              <w:bottom w:val="single" w:sz="4" w:space="0" w:color="auto"/>
              <w:right w:val="single" w:sz="4" w:space="0" w:color="auto"/>
            </w:tcBorders>
            <w:shd w:val="clear" w:color="000000" w:fill="BFBFBF"/>
            <w:vAlign w:val="center"/>
            <w:hideMark/>
          </w:tcPr>
          <w:p w14:paraId="54363BED"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Appariement</w:t>
            </w:r>
          </w:p>
        </w:tc>
        <w:tc>
          <w:tcPr>
            <w:tcW w:w="2480" w:type="dxa"/>
            <w:tcBorders>
              <w:top w:val="single" w:sz="4" w:space="0" w:color="auto"/>
              <w:left w:val="nil"/>
              <w:bottom w:val="single" w:sz="4" w:space="0" w:color="auto"/>
              <w:right w:val="single" w:sz="4" w:space="0" w:color="auto"/>
            </w:tcBorders>
            <w:shd w:val="clear" w:color="000000" w:fill="BFBFBF"/>
            <w:vAlign w:val="center"/>
            <w:hideMark/>
          </w:tcPr>
          <w:p w14:paraId="3FA5D9AD"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Dénouement</w:t>
            </w:r>
          </w:p>
        </w:tc>
        <w:tc>
          <w:tcPr>
            <w:tcW w:w="1540" w:type="dxa"/>
            <w:tcBorders>
              <w:top w:val="single" w:sz="4" w:space="0" w:color="auto"/>
              <w:left w:val="nil"/>
              <w:bottom w:val="single" w:sz="4" w:space="0" w:color="auto"/>
              <w:right w:val="single" w:sz="4" w:space="0" w:color="auto"/>
            </w:tcBorders>
            <w:shd w:val="clear" w:color="000000" w:fill="BFBFBF"/>
            <w:vAlign w:val="center"/>
            <w:hideMark/>
          </w:tcPr>
          <w:p w14:paraId="589C8EDF"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Calcul CMP/TPCVM</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0921F6BA" w14:textId="77777777" w:rsidR="000C1C9E" w:rsidRPr="0075019E" w:rsidRDefault="000C1C9E" w:rsidP="00C61BB9">
            <w:pPr>
              <w:spacing w:line="240" w:lineRule="auto"/>
              <w:rPr>
                <w:rFonts w:ascii="Calibri" w:eastAsia="Times New Roman" w:hAnsi="Calibri" w:cs="Calibri"/>
                <w:b/>
                <w:bCs/>
                <w:color w:val="000000"/>
                <w:sz w:val="16"/>
                <w:szCs w:val="16"/>
                <w:lang w:eastAsia="fr-FR"/>
              </w:rPr>
            </w:pPr>
            <w:r w:rsidRPr="0075019E">
              <w:rPr>
                <w:rFonts w:ascii="Calibri" w:eastAsia="Times New Roman" w:hAnsi="Calibri" w:cs="Calibri"/>
                <w:b/>
                <w:bCs/>
                <w:color w:val="000000"/>
                <w:sz w:val="16"/>
                <w:szCs w:val="16"/>
                <w:lang w:eastAsia="fr-FR"/>
              </w:rPr>
              <w:t>Postage comptable espèce</w:t>
            </w:r>
          </w:p>
        </w:tc>
      </w:tr>
      <w:tr w:rsidR="000C1C9E" w:rsidRPr="0075019E" w14:paraId="683146F7" w14:textId="77777777" w:rsidTr="00C61BB9">
        <w:trPr>
          <w:trHeight w:val="600"/>
        </w:trPr>
        <w:tc>
          <w:tcPr>
            <w:tcW w:w="1000" w:type="dxa"/>
            <w:tcBorders>
              <w:top w:val="nil"/>
              <w:left w:val="single" w:sz="4" w:space="0" w:color="auto"/>
              <w:bottom w:val="single" w:sz="4" w:space="0" w:color="auto"/>
              <w:right w:val="single" w:sz="4" w:space="0" w:color="auto"/>
            </w:tcBorders>
            <w:vAlign w:val="center"/>
            <w:hideMark/>
          </w:tcPr>
          <w:p w14:paraId="48F4335D"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Interne</w:t>
            </w:r>
          </w:p>
        </w:tc>
        <w:tc>
          <w:tcPr>
            <w:tcW w:w="1900" w:type="dxa"/>
            <w:tcBorders>
              <w:top w:val="nil"/>
              <w:left w:val="nil"/>
              <w:bottom w:val="single" w:sz="4" w:space="0" w:color="auto"/>
              <w:right w:val="single" w:sz="4" w:space="0" w:color="auto"/>
            </w:tcBorders>
            <w:vAlign w:val="center"/>
            <w:hideMark/>
          </w:tcPr>
          <w:p w14:paraId="5B635D5C"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2 (partie et contrepartie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et DVP</w:t>
            </w:r>
          </w:p>
        </w:tc>
        <w:tc>
          <w:tcPr>
            <w:tcW w:w="1860" w:type="dxa"/>
            <w:tcBorders>
              <w:top w:val="nil"/>
              <w:left w:val="nil"/>
              <w:bottom w:val="single" w:sz="4" w:space="0" w:color="auto"/>
              <w:right w:val="single" w:sz="4" w:space="0" w:color="auto"/>
            </w:tcBorders>
            <w:vAlign w:val="center"/>
            <w:hideMark/>
          </w:tcPr>
          <w:p w14:paraId="0E0185D1"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w:t>
            </w:r>
            <w:r>
              <w:rPr>
                <w:rFonts w:ascii="Calibri" w:eastAsia="Times New Roman" w:hAnsi="Calibri" w:cs="Calibri"/>
                <w:color w:val="000000"/>
                <w:sz w:val="16"/>
                <w:szCs w:val="16"/>
                <w:lang w:eastAsia="fr-FR"/>
              </w:rPr>
              <w:t>t</w:t>
            </w:r>
            <w:r w:rsidR="00052F03">
              <w:rPr>
                <w:rFonts w:ascii="Calibri" w:eastAsia="Times New Roman" w:hAnsi="Calibri" w:cs="Calibri"/>
                <w:color w:val="000000"/>
                <w:sz w:val="16"/>
                <w:szCs w:val="16"/>
                <w:lang w:eastAsia="fr-FR"/>
              </w:rPr>
              <w:t>omatique à la création et la validation des deux</w:t>
            </w:r>
            <w:r w:rsidRPr="0075019E">
              <w:rPr>
                <w:rFonts w:ascii="Calibri" w:eastAsia="Times New Roman" w:hAnsi="Calibri" w:cs="Calibri"/>
                <w:color w:val="000000"/>
                <w:sz w:val="16"/>
                <w:szCs w:val="16"/>
                <w:lang w:eastAsia="fr-FR"/>
              </w:rPr>
              <w:t xml:space="preserve"> </w:t>
            </w:r>
            <w:proofErr w:type="spellStart"/>
            <w:r w:rsidRPr="0075019E">
              <w:rPr>
                <w:rFonts w:ascii="Calibri" w:eastAsia="Times New Roman" w:hAnsi="Calibri" w:cs="Calibri"/>
                <w:color w:val="000000"/>
                <w:sz w:val="16"/>
                <w:szCs w:val="16"/>
                <w:lang w:eastAsia="fr-FR"/>
              </w:rPr>
              <w:t>IRLs</w:t>
            </w:r>
            <w:proofErr w:type="spellEnd"/>
          </w:p>
        </w:tc>
        <w:tc>
          <w:tcPr>
            <w:tcW w:w="2480" w:type="dxa"/>
            <w:tcBorders>
              <w:top w:val="nil"/>
              <w:left w:val="nil"/>
              <w:bottom w:val="single" w:sz="4" w:space="0" w:color="auto"/>
              <w:right w:val="single" w:sz="4" w:space="0" w:color="auto"/>
            </w:tcBorders>
            <w:vAlign w:val="center"/>
            <w:hideMark/>
          </w:tcPr>
          <w:p w14:paraId="6B774BE9" w14:textId="77777777" w:rsidR="000C1C9E" w:rsidRPr="006C22D4" w:rsidRDefault="000C1C9E"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Automatique avec job configurable ou manuellement</w:t>
            </w:r>
          </w:p>
        </w:tc>
        <w:tc>
          <w:tcPr>
            <w:tcW w:w="1540" w:type="dxa"/>
            <w:tcBorders>
              <w:top w:val="nil"/>
              <w:left w:val="nil"/>
              <w:bottom w:val="single" w:sz="4" w:space="0" w:color="auto"/>
              <w:right w:val="single" w:sz="4" w:space="0" w:color="auto"/>
            </w:tcBorders>
            <w:vAlign w:val="center"/>
            <w:hideMark/>
          </w:tcPr>
          <w:p w14:paraId="5AA81132" w14:textId="77777777"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w:t>
            </w:r>
            <w:r w:rsidR="000C1C9E" w:rsidRPr="006C22D4">
              <w:rPr>
                <w:rFonts w:ascii="Calibri" w:eastAsia="Times New Roman" w:hAnsi="Calibri" w:cs="Calibri"/>
                <w:color w:val="000000"/>
                <w:sz w:val="16"/>
                <w:szCs w:val="16"/>
                <w:lang w:eastAsia="fr-FR"/>
              </w:rPr>
              <w:t xml:space="preserve"> dénouement</w:t>
            </w:r>
          </w:p>
        </w:tc>
        <w:tc>
          <w:tcPr>
            <w:tcW w:w="1240" w:type="dxa"/>
            <w:tcBorders>
              <w:top w:val="nil"/>
              <w:left w:val="nil"/>
              <w:bottom w:val="single" w:sz="4" w:space="0" w:color="auto"/>
              <w:right w:val="single" w:sz="4" w:space="0" w:color="auto"/>
            </w:tcBorders>
            <w:vAlign w:val="center"/>
            <w:hideMark/>
          </w:tcPr>
          <w:p w14:paraId="7CA88633"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r w:rsidR="000C1C9E" w:rsidRPr="0075019E" w14:paraId="5C901F20" w14:textId="77777777" w:rsidTr="00C61BB9">
        <w:trPr>
          <w:trHeight w:val="855"/>
        </w:trPr>
        <w:tc>
          <w:tcPr>
            <w:tcW w:w="1000" w:type="dxa"/>
            <w:tcBorders>
              <w:top w:val="nil"/>
              <w:left w:val="single" w:sz="4" w:space="0" w:color="auto"/>
              <w:bottom w:val="single" w:sz="4" w:space="0" w:color="auto"/>
              <w:right w:val="single" w:sz="4" w:space="0" w:color="auto"/>
            </w:tcBorders>
            <w:vAlign w:val="center"/>
            <w:hideMark/>
          </w:tcPr>
          <w:p w14:paraId="457C560F"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Externe</w:t>
            </w:r>
          </w:p>
        </w:tc>
        <w:tc>
          <w:tcPr>
            <w:tcW w:w="1900" w:type="dxa"/>
            <w:tcBorders>
              <w:top w:val="nil"/>
              <w:left w:val="nil"/>
              <w:bottom w:val="single" w:sz="4" w:space="0" w:color="auto"/>
              <w:right w:val="single" w:sz="4" w:space="0" w:color="auto"/>
            </w:tcBorders>
            <w:vAlign w:val="center"/>
            <w:hideMark/>
          </w:tcPr>
          <w:p w14:paraId="4DFE5F9B"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2 (partie et contrepartie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et DVP</w:t>
            </w:r>
          </w:p>
        </w:tc>
        <w:tc>
          <w:tcPr>
            <w:tcW w:w="1860" w:type="dxa"/>
            <w:tcBorders>
              <w:top w:val="nil"/>
              <w:left w:val="nil"/>
              <w:bottom w:val="single" w:sz="4" w:space="0" w:color="auto"/>
              <w:right w:val="single" w:sz="4" w:space="0" w:color="auto"/>
            </w:tcBorders>
            <w:vAlign w:val="center"/>
            <w:hideMark/>
          </w:tcPr>
          <w:p w14:paraId="32A69533"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 la réception du MT548 ou manuellement</w:t>
            </w:r>
          </w:p>
        </w:tc>
        <w:tc>
          <w:tcPr>
            <w:tcW w:w="2480" w:type="dxa"/>
            <w:tcBorders>
              <w:top w:val="nil"/>
              <w:left w:val="nil"/>
              <w:bottom w:val="single" w:sz="4" w:space="0" w:color="auto"/>
              <w:right w:val="single" w:sz="4" w:space="0" w:color="auto"/>
            </w:tcBorders>
            <w:vAlign w:val="center"/>
            <w:hideMark/>
          </w:tcPr>
          <w:p w14:paraId="3BB6A1D7" w14:textId="77777777" w:rsidR="000C1C9E" w:rsidRPr="006C22D4" w:rsidRDefault="000C1C9E"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 xml:space="preserve">A la réception du MT54Y ou </w:t>
            </w:r>
            <w:r w:rsidR="00DA32F4" w:rsidRPr="006C22D4">
              <w:rPr>
                <w:rFonts w:ascii="Calibri" w:eastAsia="Times New Roman" w:hAnsi="Calibri" w:cs="Calibri"/>
                <w:color w:val="000000"/>
                <w:sz w:val="16"/>
                <w:szCs w:val="16"/>
                <w:lang w:eastAsia="fr-FR"/>
              </w:rPr>
              <w:t xml:space="preserve">RMQ ou </w:t>
            </w:r>
            <w:r w:rsidRPr="006C22D4">
              <w:rPr>
                <w:rFonts w:ascii="Calibri" w:eastAsia="Times New Roman" w:hAnsi="Calibri" w:cs="Calibri"/>
                <w:color w:val="000000"/>
                <w:sz w:val="16"/>
                <w:szCs w:val="16"/>
                <w:lang w:eastAsia="fr-FR"/>
              </w:rPr>
              <w:t>manuellement</w:t>
            </w:r>
          </w:p>
        </w:tc>
        <w:tc>
          <w:tcPr>
            <w:tcW w:w="1540" w:type="dxa"/>
            <w:tcBorders>
              <w:top w:val="nil"/>
              <w:left w:val="nil"/>
              <w:bottom w:val="single" w:sz="4" w:space="0" w:color="auto"/>
              <w:right w:val="single" w:sz="4" w:space="0" w:color="auto"/>
            </w:tcBorders>
            <w:vAlign w:val="center"/>
            <w:hideMark/>
          </w:tcPr>
          <w:p w14:paraId="686B868D" w14:textId="77777777"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 dénouement</w:t>
            </w:r>
          </w:p>
        </w:tc>
        <w:tc>
          <w:tcPr>
            <w:tcW w:w="1240" w:type="dxa"/>
            <w:tcBorders>
              <w:top w:val="nil"/>
              <w:left w:val="nil"/>
              <w:bottom w:val="single" w:sz="4" w:space="0" w:color="auto"/>
              <w:right w:val="single" w:sz="4" w:space="0" w:color="auto"/>
            </w:tcBorders>
            <w:vAlign w:val="center"/>
            <w:hideMark/>
          </w:tcPr>
          <w:p w14:paraId="0015BA13"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r w:rsidR="000C1C9E" w:rsidRPr="0075019E" w14:paraId="7A3C3653" w14:textId="77777777" w:rsidTr="00C61BB9">
        <w:trPr>
          <w:trHeight w:val="600"/>
        </w:trPr>
        <w:tc>
          <w:tcPr>
            <w:tcW w:w="1000" w:type="dxa"/>
            <w:tcBorders>
              <w:top w:val="nil"/>
              <w:left w:val="single" w:sz="4" w:space="0" w:color="auto"/>
              <w:bottom w:val="single" w:sz="4" w:space="0" w:color="auto"/>
              <w:right w:val="single" w:sz="4" w:space="0" w:color="auto"/>
            </w:tcBorders>
            <w:vAlign w:val="center"/>
            <w:hideMark/>
          </w:tcPr>
          <w:p w14:paraId="2006FF9F"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Externe</w:t>
            </w:r>
          </w:p>
        </w:tc>
        <w:tc>
          <w:tcPr>
            <w:tcW w:w="1900" w:type="dxa"/>
            <w:tcBorders>
              <w:top w:val="nil"/>
              <w:left w:val="nil"/>
              <w:bottom w:val="single" w:sz="4" w:space="0" w:color="auto"/>
              <w:right w:val="single" w:sz="4" w:space="0" w:color="auto"/>
            </w:tcBorders>
            <w:vAlign w:val="center"/>
            <w:hideMark/>
          </w:tcPr>
          <w:p w14:paraId="47893494"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1 (partie</w:t>
            </w:r>
            <w:proofErr w:type="gramStart"/>
            <w:r w:rsidRPr="0075019E">
              <w:rPr>
                <w:rFonts w:ascii="Calibri" w:eastAsia="Times New Roman" w:hAnsi="Calibri" w:cs="Calibri"/>
                <w:color w:val="000000"/>
                <w:sz w:val="16"/>
                <w:szCs w:val="16"/>
                <w:lang w:eastAsia="fr-FR"/>
              </w:rPr>
              <w:t>):</w:t>
            </w:r>
            <w:proofErr w:type="gramEnd"/>
            <w:r w:rsidRPr="0075019E">
              <w:rPr>
                <w:rFonts w:ascii="Calibri" w:eastAsia="Times New Roman" w:hAnsi="Calibri" w:cs="Calibri"/>
                <w:color w:val="000000"/>
                <w:sz w:val="16"/>
                <w:szCs w:val="16"/>
                <w:lang w:eastAsia="fr-FR"/>
              </w:rPr>
              <w:t xml:space="preserve"> RVP ou DVP</w:t>
            </w:r>
          </w:p>
        </w:tc>
        <w:tc>
          <w:tcPr>
            <w:tcW w:w="1860" w:type="dxa"/>
            <w:tcBorders>
              <w:top w:val="nil"/>
              <w:left w:val="nil"/>
              <w:bottom w:val="single" w:sz="4" w:space="0" w:color="auto"/>
              <w:right w:val="single" w:sz="4" w:space="0" w:color="auto"/>
            </w:tcBorders>
            <w:vAlign w:val="center"/>
            <w:hideMark/>
          </w:tcPr>
          <w:p w14:paraId="75B2E5FB"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 la réception du MT548 ou manuellement</w:t>
            </w:r>
          </w:p>
        </w:tc>
        <w:tc>
          <w:tcPr>
            <w:tcW w:w="2480" w:type="dxa"/>
            <w:tcBorders>
              <w:top w:val="nil"/>
              <w:left w:val="nil"/>
              <w:bottom w:val="single" w:sz="4" w:space="0" w:color="auto"/>
              <w:right w:val="single" w:sz="4" w:space="0" w:color="auto"/>
            </w:tcBorders>
            <w:vAlign w:val="center"/>
            <w:hideMark/>
          </w:tcPr>
          <w:p w14:paraId="6B2DD4AD" w14:textId="77777777" w:rsidR="000C1C9E" w:rsidRPr="006C22D4" w:rsidRDefault="00DA32F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 la réception du MT54Y ou RMQ ou manuellement</w:t>
            </w:r>
          </w:p>
        </w:tc>
        <w:tc>
          <w:tcPr>
            <w:tcW w:w="1540" w:type="dxa"/>
            <w:tcBorders>
              <w:top w:val="nil"/>
              <w:left w:val="nil"/>
              <w:bottom w:val="single" w:sz="4" w:space="0" w:color="auto"/>
              <w:right w:val="single" w:sz="4" w:space="0" w:color="auto"/>
            </w:tcBorders>
            <w:vAlign w:val="center"/>
            <w:hideMark/>
          </w:tcPr>
          <w:p w14:paraId="5844F2D9" w14:textId="77777777" w:rsidR="000C1C9E" w:rsidRPr="006C22D4" w:rsidRDefault="006C22D4" w:rsidP="00C61BB9">
            <w:pPr>
              <w:spacing w:line="240" w:lineRule="auto"/>
              <w:rPr>
                <w:rFonts w:ascii="Calibri" w:eastAsia="Times New Roman" w:hAnsi="Calibri" w:cs="Calibri"/>
                <w:color w:val="000000"/>
                <w:sz w:val="16"/>
                <w:szCs w:val="16"/>
                <w:lang w:eastAsia="fr-FR"/>
              </w:rPr>
            </w:pPr>
            <w:r w:rsidRPr="006C22D4">
              <w:rPr>
                <w:rFonts w:ascii="Calibri" w:eastAsia="Times New Roman" w:hAnsi="Calibri" w:cs="Calibri"/>
                <w:color w:val="000000"/>
                <w:sz w:val="16"/>
                <w:szCs w:val="16"/>
                <w:lang w:eastAsia="fr-FR"/>
              </w:rPr>
              <w:t>Au dénouement</w:t>
            </w:r>
          </w:p>
        </w:tc>
        <w:tc>
          <w:tcPr>
            <w:tcW w:w="1240" w:type="dxa"/>
            <w:tcBorders>
              <w:top w:val="nil"/>
              <w:left w:val="nil"/>
              <w:bottom w:val="single" w:sz="4" w:space="0" w:color="auto"/>
              <w:right w:val="single" w:sz="4" w:space="0" w:color="auto"/>
            </w:tcBorders>
            <w:vAlign w:val="center"/>
            <w:hideMark/>
          </w:tcPr>
          <w:p w14:paraId="68254E5D" w14:textId="77777777" w:rsidR="000C1C9E" w:rsidRPr="0075019E" w:rsidRDefault="000C1C9E" w:rsidP="00C61BB9">
            <w:pPr>
              <w:spacing w:line="240" w:lineRule="auto"/>
              <w:rPr>
                <w:rFonts w:ascii="Calibri" w:eastAsia="Times New Roman" w:hAnsi="Calibri" w:cs="Calibri"/>
                <w:color w:val="000000"/>
                <w:sz w:val="16"/>
                <w:szCs w:val="16"/>
                <w:lang w:eastAsia="fr-FR"/>
              </w:rPr>
            </w:pPr>
            <w:r w:rsidRPr="0075019E">
              <w:rPr>
                <w:rFonts w:ascii="Calibri" w:eastAsia="Times New Roman" w:hAnsi="Calibri" w:cs="Calibri"/>
                <w:color w:val="000000"/>
                <w:sz w:val="16"/>
                <w:szCs w:val="16"/>
                <w:lang w:eastAsia="fr-FR"/>
              </w:rPr>
              <w:t>Au dénouement</w:t>
            </w:r>
          </w:p>
        </w:tc>
      </w:tr>
    </w:tbl>
    <w:p w14:paraId="72FD079C" w14:textId="77777777" w:rsidR="00382475" w:rsidRDefault="00382475" w:rsidP="00770290">
      <w:pPr>
        <w:spacing w:before="240" w:after="240" w:line="240" w:lineRule="auto"/>
        <w:ind w:right="142"/>
      </w:pPr>
      <w:r>
        <w:t xml:space="preserve">Pour les </w:t>
      </w:r>
      <w:proofErr w:type="spellStart"/>
      <w:r>
        <w:t>IRLs</w:t>
      </w:r>
      <w:proofErr w:type="spellEnd"/>
      <w:r>
        <w:t xml:space="preserve"> à dénouement interne, le dénouement peut être opérée par l'utilisateur (dénouer manuellement une IRL (partie), lance le dénouement de la deuxième IRL (contrepartie)) ou automatiquement par un job à une fréquence configurable.</w:t>
      </w:r>
    </w:p>
    <w:p w14:paraId="7019D671" w14:textId="77777777" w:rsidR="00770290" w:rsidRDefault="00770290" w:rsidP="00770290">
      <w:pPr>
        <w:spacing w:before="240" w:after="240" w:line="240" w:lineRule="auto"/>
        <w:ind w:right="142"/>
      </w:pPr>
      <w:r>
        <w:t xml:space="preserve">A la réception du RMQ, le système lance le dénouement pour les </w:t>
      </w:r>
      <w:proofErr w:type="spellStart"/>
      <w:r>
        <w:t>IRLs</w:t>
      </w:r>
      <w:proofErr w:type="spellEnd"/>
      <w:r>
        <w:t xml:space="preserve"> non impactées par les MT54Y.</w:t>
      </w:r>
      <w:ins w:id="317" w:author="souchem" w:date="2015-07-28T17:27:00Z">
        <w:r w:rsidR="00D26502">
          <w:t xml:space="preserve"> </w:t>
        </w:r>
      </w:ins>
      <w:r>
        <w:t xml:space="preserve">Les critères de rapprochement du RMQ </w:t>
      </w:r>
      <w:r w:rsidR="00937B72">
        <w:t xml:space="preserve">pour OTC </w:t>
      </w:r>
      <w:proofErr w:type="gramStart"/>
      <w:r>
        <w:t>sont:</w:t>
      </w:r>
      <w:proofErr w:type="gramEnd"/>
      <w:r>
        <w:t xml:space="preserve"> Quantité, ISIN, Montant, Date négociation, et Date de dénouement.</w:t>
      </w:r>
    </w:p>
    <w:p w14:paraId="2A44A71C" w14:textId="77777777" w:rsidR="00770290" w:rsidRPr="00F95BFA" w:rsidRDefault="00770290" w:rsidP="00770290">
      <w:pPr>
        <w:spacing w:before="240" w:after="240" w:line="240" w:lineRule="auto"/>
        <w:ind w:right="142"/>
      </w:pPr>
      <w:r>
        <w:t xml:space="preserve">L'action de dénouement doit être forcément précédée par l'appariement. L'impact de MT54Y, ou </w:t>
      </w:r>
      <w:r w:rsidRPr="00F95BFA">
        <w:t xml:space="preserve">du RMQ, ou du dénouement </w:t>
      </w:r>
      <w:proofErr w:type="gramStart"/>
      <w:r w:rsidRPr="00F95BFA">
        <w:t>manuel,  se</w:t>
      </w:r>
      <w:proofErr w:type="gramEnd"/>
      <w:r w:rsidRPr="00F95BFA">
        <w:t xml:space="preserve"> fait </w:t>
      </w:r>
      <w:proofErr w:type="gramStart"/>
      <w:r w:rsidRPr="00F95BFA">
        <w:t>sur  des</w:t>
      </w:r>
      <w:proofErr w:type="gramEnd"/>
      <w:r w:rsidRPr="00F95BFA">
        <w:t xml:space="preserve"> </w:t>
      </w:r>
      <w:proofErr w:type="spellStart"/>
      <w:r w:rsidRPr="00F95BFA">
        <w:t>IRLs</w:t>
      </w:r>
      <w:proofErr w:type="spellEnd"/>
      <w:r w:rsidRPr="00F95BFA">
        <w:t xml:space="preserve"> qui sont forcément appariées.  </w:t>
      </w:r>
    </w:p>
    <w:p w14:paraId="26CBB2F7" w14:textId="77777777" w:rsidR="00E04100" w:rsidRPr="00A56C3B" w:rsidRDefault="000C1C9E" w:rsidP="005A303A">
      <w:pPr>
        <w:spacing w:before="240" w:after="240" w:line="240" w:lineRule="auto"/>
        <w:ind w:right="142"/>
        <w:rPr>
          <w:u w:val="single"/>
        </w:rPr>
      </w:pPr>
      <w:r w:rsidRPr="00A56C3B">
        <w:rPr>
          <w:u w:val="single"/>
        </w:rPr>
        <w:t xml:space="preserve">Une IRL tardive est une IRL saisie tardivement c'est à dire avec date de négociation </w:t>
      </w:r>
      <w:r w:rsidR="00AA12B8" w:rsidRPr="00A56C3B">
        <w:rPr>
          <w:u w:val="single"/>
        </w:rPr>
        <w:t xml:space="preserve">(J) </w:t>
      </w:r>
      <w:r w:rsidRPr="00A56C3B">
        <w:rPr>
          <w:u w:val="single"/>
        </w:rPr>
        <w:t>antérieure à la date métie</w:t>
      </w:r>
      <w:r w:rsidR="00AA12B8" w:rsidRPr="00A56C3B">
        <w:rPr>
          <w:u w:val="single"/>
        </w:rPr>
        <w:t>r (</w:t>
      </w:r>
      <w:proofErr w:type="spellStart"/>
      <w:r w:rsidR="00AA12B8" w:rsidRPr="00A56C3B">
        <w:rPr>
          <w:u w:val="single"/>
        </w:rPr>
        <w:t>J+n</w:t>
      </w:r>
      <w:proofErr w:type="spellEnd"/>
      <w:r w:rsidR="00AA12B8" w:rsidRPr="00A56C3B">
        <w:rPr>
          <w:u w:val="single"/>
        </w:rPr>
        <w:t>)</w:t>
      </w:r>
      <w:r w:rsidRPr="00A56C3B">
        <w:rPr>
          <w:u w:val="single"/>
        </w:rPr>
        <w:t xml:space="preserve">. Elle ne doit pas générer de Swift vers </w:t>
      </w:r>
      <w:proofErr w:type="spellStart"/>
      <w:r w:rsidRPr="00A56C3B">
        <w:rPr>
          <w:u w:val="single"/>
        </w:rPr>
        <w:t>MaroClear</w:t>
      </w:r>
      <w:proofErr w:type="spellEnd"/>
      <w:r w:rsidRPr="00A56C3B">
        <w:rPr>
          <w:u w:val="single"/>
        </w:rPr>
        <w:t xml:space="preserve">. </w:t>
      </w:r>
      <w:r w:rsidR="00AA12B8" w:rsidRPr="00A56C3B">
        <w:rPr>
          <w:u w:val="single"/>
        </w:rPr>
        <w:t xml:space="preserve">Le contrôle de position et l'impact de position se font en date réelle (c'est à dire date </w:t>
      </w:r>
      <w:proofErr w:type="gramStart"/>
      <w:r w:rsidR="00AA12B8" w:rsidRPr="00A56C3B">
        <w:rPr>
          <w:u w:val="single"/>
        </w:rPr>
        <w:t>métier  de</w:t>
      </w:r>
      <w:proofErr w:type="gramEnd"/>
      <w:r w:rsidR="00AA12B8" w:rsidRPr="00A56C3B">
        <w:rPr>
          <w:u w:val="single"/>
        </w:rPr>
        <w:t xml:space="preserve"> saisie (</w:t>
      </w:r>
      <w:proofErr w:type="spellStart"/>
      <w:r w:rsidR="00AA12B8" w:rsidRPr="00A56C3B">
        <w:rPr>
          <w:u w:val="single"/>
        </w:rPr>
        <w:t>J+n</w:t>
      </w:r>
      <w:proofErr w:type="spellEnd"/>
      <w:r w:rsidR="00AA12B8" w:rsidRPr="00A56C3B">
        <w:rPr>
          <w:u w:val="single"/>
        </w:rPr>
        <w:t>)). Le système offre la possibilité de renseigner la date de dénouement rétroactif (J) pour pouvoir consulter l'impact sur le portefeuille client en date de dénouement (J).</w:t>
      </w:r>
    </w:p>
    <w:p w14:paraId="6F9D86BE" w14:textId="77777777" w:rsidR="0075019E" w:rsidRDefault="0075019E" w:rsidP="0075019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actions possibles par statut d'IRL</w:t>
      </w:r>
    </w:p>
    <w:p w14:paraId="09471F23" w14:textId="77777777" w:rsidR="009B5A6E" w:rsidRPr="00EB097B" w:rsidRDefault="009B5A6E" w:rsidP="009B5A6E">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10320" w:type="dxa"/>
        <w:tblInd w:w="55" w:type="dxa"/>
        <w:tblCellMar>
          <w:left w:w="70" w:type="dxa"/>
          <w:right w:w="70" w:type="dxa"/>
        </w:tblCellMar>
        <w:tblLook w:val="04A0" w:firstRow="1" w:lastRow="0" w:firstColumn="1" w:lastColumn="0" w:noHBand="0" w:noVBand="1"/>
      </w:tblPr>
      <w:tblGrid>
        <w:gridCol w:w="2060"/>
        <w:gridCol w:w="2060"/>
        <w:gridCol w:w="3100"/>
        <w:gridCol w:w="3100"/>
      </w:tblGrid>
      <w:tr w:rsidR="00B91EE3" w:rsidRPr="00B91EE3" w14:paraId="3218E3BA" w14:textId="77777777" w:rsidTr="00B91EE3">
        <w:trPr>
          <w:trHeight w:val="450"/>
        </w:trPr>
        <w:tc>
          <w:tcPr>
            <w:tcW w:w="4120" w:type="dxa"/>
            <w:gridSpan w:val="2"/>
            <w:tcBorders>
              <w:top w:val="single" w:sz="4" w:space="0" w:color="auto"/>
              <w:left w:val="single" w:sz="4" w:space="0" w:color="auto"/>
              <w:bottom w:val="single" w:sz="4" w:space="0" w:color="auto"/>
              <w:right w:val="single" w:sz="4" w:space="0" w:color="000000"/>
            </w:tcBorders>
            <w:shd w:val="clear" w:color="000000" w:fill="BFBFBF"/>
            <w:hideMark/>
          </w:tcPr>
          <w:p w14:paraId="08823BCA" w14:textId="77777777" w:rsidR="00B91EE3" w:rsidRPr="00B91EE3" w:rsidRDefault="00B91EE3" w:rsidP="00B91EE3">
            <w:pPr>
              <w:spacing w:line="240" w:lineRule="auto"/>
              <w:jc w:val="center"/>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Statut IRL client</w:t>
            </w:r>
          </w:p>
        </w:tc>
        <w:tc>
          <w:tcPr>
            <w:tcW w:w="6200" w:type="dxa"/>
            <w:gridSpan w:val="2"/>
            <w:tcBorders>
              <w:top w:val="single" w:sz="4" w:space="0" w:color="auto"/>
              <w:left w:val="nil"/>
              <w:bottom w:val="single" w:sz="4" w:space="0" w:color="auto"/>
              <w:right w:val="single" w:sz="4" w:space="0" w:color="000000"/>
            </w:tcBorders>
            <w:shd w:val="clear" w:color="000000" w:fill="BFBFBF"/>
            <w:hideMark/>
          </w:tcPr>
          <w:p w14:paraId="073C5F19" w14:textId="77777777" w:rsidR="00B91EE3" w:rsidRPr="00B91EE3" w:rsidRDefault="00B91EE3" w:rsidP="00B91EE3">
            <w:pPr>
              <w:spacing w:line="240" w:lineRule="auto"/>
              <w:jc w:val="center"/>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Actions possibles sur l'IRL</w:t>
            </w:r>
          </w:p>
        </w:tc>
      </w:tr>
      <w:tr w:rsidR="00B91EE3" w:rsidRPr="00B91EE3" w14:paraId="6832848C" w14:textId="77777777" w:rsidTr="00B91EE3">
        <w:trPr>
          <w:trHeight w:val="450"/>
        </w:trPr>
        <w:tc>
          <w:tcPr>
            <w:tcW w:w="2060" w:type="dxa"/>
            <w:tcBorders>
              <w:top w:val="nil"/>
              <w:left w:val="single" w:sz="4" w:space="0" w:color="auto"/>
              <w:bottom w:val="nil"/>
              <w:right w:val="single" w:sz="4" w:space="0" w:color="auto"/>
            </w:tcBorders>
            <w:shd w:val="clear" w:color="000000" w:fill="BFBFBF"/>
            <w:hideMark/>
          </w:tcPr>
          <w:p w14:paraId="7FE51F66" w14:textId="77777777"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Dénouement interne</w:t>
            </w:r>
          </w:p>
        </w:tc>
        <w:tc>
          <w:tcPr>
            <w:tcW w:w="2060" w:type="dxa"/>
            <w:tcBorders>
              <w:top w:val="nil"/>
              <w:left w:val="nil"/>
              <w:bottom w:val="nil"/>
              <w:right w:val="single" w:sz="4" w:space="0" w:color="auto"/>
            </w:tcBorders>
            <w:shd w:val="clear" w:color="000000" w:fill="BFBFBF"/>
            <w:hideMark/>
          </w:tcPr>
          <w:p w14:paraId="13F27B2D" w14:textId="77777777"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 xml:space="preserve">Dénouement </w:t>
            </w:r>
            <w:proofErr w:type="spellStart"/>
            <w:r w:rsidRPr="00B91EE3">
              <w:rPr>
                <w:rFonts w:ascii="Calibri" w:eastAsia="Times New Roman" w:hAnsi="Calibri" w:cs="Calibri"/>
                <w:b/>
                <w:bCs/>
                <w:color w:val="000000"/>
                <w:sz w:val="18"/>
                <w:szCs w:val="18"/>
                <w:lang w:eastAsia="fr-FR"/>
              </w:rPr>
              <w:t>MaroClear</w:t>
            </w:r>
            <w:proofErr w:type="spellEnd"/>
          </w:p>
        </w:tc>
        <w:tc>
          <w:tcPr>
            <w:tcW w:w="3100" w:type="dxa"/>
            <w:tcBorders>
              <w:top w:val="nil"/>
              <w:left w:val="nil"/>
              <w:bottom w:val="nil"/>
              <w:right w:val="single" w:sz="4" w:space="0" w:color="auto"/>
            </w:tcBorders>
            <w:shd w:val="clear" w:color="000000" w:fill="BFBFBF"/>
            <w:hideMark/>
          </w:tcPr>
          <w:p w14:paraId="586C2F35" w14:textId="77777777"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Dénouement interne</w:t>
            </w:r>
          </w:p>
        </w:tc>
        <w:tc>
          <w:tcPr>
            <w:tcW w:w="3100" w:type="dxa"/>
            <w:tcBorders>
              <w:top w:val="nil"/>
              <w:left w:val="nil"/>
              <w:bottom w:val="nil"/>
              <w:right w:val="single" w:sz="4" w:space="0" w:color="auto"/>
            </w:tcBorders>
            <w:shd w:val="clear" w:color="000000" w:fill="BFBFBF"/>
            <w:hideMark/>
          </w:tcPr>
          <w:p w14:paraId="495BF77E" w14:textId="77777777" w:rsidR="00B91EE3" w:rsidRPr="00B91EE3" w:rsidRDefault="00B91EE3" w:rsidP="00B91EE3">
            <w:pPr>
              <w:spacing w:line="240" w:lineRule="auto"/>
              <w:rPr>
                <w:rFonts w:ascii="Calibri" w:eastAsia="Times New Roman" w:hAnsi="Calibri" w:cs="Calibri"/>
                <w:b/>
                <w:bCs/>
                <w:color w:val="000000"/>
                <w:sz w:val="18"/>
                <w:szCs w:val="18"/>
                <w:lang w:eastAsia="fr-FR"/>
              </w:rPr>
            </w:pPr>
            <w:r w:rsidRPr="00B91EE3">
              <w:rPr>
                <w:rFonts w:ascii="Calibri" w:eastAsia="Times New Roman" w:hAnsi="Calibri" w:cs="Calibri"/>
                <w:b/>
                <w:bCs/>
                <w:color w:val="000000"/>
                <w:sz w:val="18"/>
                <w:szCs w:val="18"/>
                <w:lang w:eastAsia="fr-FR"/>
              </w:rPr>
              <w:t xml:space="preserve">Dénouement </w:t>
            </w:r>
            <w:proofErr w:type="spellStart"/>
            <w:r w:rsidRPr="00B91EE3">
              <w:rPr>
                <w:rFonts w:ascii="Calibri" w:eastAsia="Times New Roman" w:hAnsi="Calibri" w:cs="Calibri"/>
                <w:b/>
                <w:bCs/>
                <w:color w:val="000000"/>
                <w:sz w:val="18"/>
                <w:szCs w:val="18"/>
                <w:lang w:eastAsia="fr-FR"/>
              </w:rPr>
              <w:t>MaroClear</w:t>
            </w:r>
            <w:proofErr w:type="spellEnd"/>
          </w:p>
        </w:tc>
      </w:tr>
      <w:tr w:rsidR="00B91EE3" w:rsidRPr="00B91EE3" w14:paraId="677816D7" w14:textId="77777777" w:rsidTr="00B91EE3">
        <w:trPr>
          <w:trHeight w:val="255"/>
        </w:trPr>
        <w:tc>
          <w:tcPr>
            <w:tcW w:w="2060" w:type="dxa"/>
            <w:vMerge w:val="restart"/>
            <w:tcBorders>
              <w:top w:val="single" w:sz="4" w:space="0" w:color="auto"/>
              <w:left w:val="single" w:sz="4" w:space="0" w:color="auto"/>
              <w:bottom w:val="single" w:sz="4" w:space="0" w:color="000000"/>
              <w:right w:val="single" w:sz="4" w:space="0" w:color="auto"/>
            </w:tcBorders>
            <w:hideMark/>
          </w:tcPr>
          <w:p w14:paraId="7513DEA6"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Incomplet</w:t>
            </w:r>
          </w:p>
        </w:tc>
        <w:tc>
          <w:tcPr>
            <w:tcW w:w="2060" w:type="dxa"/>
            <w:vMerge w:val="restart"/>
            <w:tcBorders>
              <w:top w:val="single" w:sz="4" w:space="0" w:color="auto"/>
              <w:left w:val="single" w:sz="4" w:space="0" w:color="auto"/>
              <w:bottom w:val="single" w:sz="4" w:space="0" w:color="000000"/>
              <w:right w:val="single" w:sz="4" w:space="0" w:color="auto"/>
            </w:tcBorders>
            <w:hideMark/>
          </w:tcPr>
          <w:p w14:paraId="165186CF"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Incomplet</w:t>
            </w:r>
          </w:p>
        </w:tc>
        <w:tc>
          <w:tcPr>
            <w:tcW w:w="3100" w:type="dxa"/>
            <w:tcBorders>
              <w:top w:val="single" w:sz="4" w:space="0" w:color="auto"/>
              <w:left w:val="nil"/>
              <w:bottom w:val="single" w:sz="4" w:space="0" w:color="auto"/>
              <w:right w:val="single" w:sz="4" w:space="0" w:color="auto"/>
            </w:tcBorders>
            <w:hideMark/>
          </w:tcPr>
          <w:p w14:paraId="50AD7A75"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single" w:sz="4" w:space="0" w:color="auto"/>
              <w:left w:val="nil"/>
              <w:bottom w:val="single" w:sz="4" w:space="0" w:color="auto"/>
              <w:right w:val="single" w:sz="4" w:space="0" w:color="auto"/>
            </w:tcBorders>
            <w:hideMark/>
          </w:tcPr>
          <w:p w14:paraId="2A3FAA6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14:paraId="6E891009" w14:textId="77777777" w:rsidTr="00B91EE3">
        <w:trPr>
          <w:trHeight w:val="255"/>
        </w:trPr>
        <w:tc>
          <w:tcPr>
            <w:tcW w:w="2060" w:type="dxa"/>
            <w:vMerge/>
            <w:tcBorders>
              <w:top w:val="single" w:sz="4" w:space="0" w:color="auto"/>
              <w:left w:val="single" w:sz="4" w:space="0" w:color="auto"/>
              <w:bottom w:val="single" w:sz="4" w:space="0" w:color="000000"/>
              <w:right w:val="single" w:sz="4" w:space="0" w:color="auto"/>
            </w:tcBorders>
            <w:vAlign w:val="center"/>
            <w:hideMark/>
          </w:tcPr>
          <w:p w14:paraId="05111A83"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single" w:sz="4" w:space="0" w:color="auto"/>
              <w:left w:val="single" w:sz="4" w:space="0" w:color="auto"/>
              <w:bottom w:val="single" w:sz="4" w:space="0" w:color="000000"/>
              <w:right w:val="single" w:sz="4" w:space="0" w:color="auto"/>
            </w:tcBorders>
            <w:vAlign w:val="center"/>
            <w:hideMark/>
          </w:tcPr>
          <w:p w14:paraId="7C32D659"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45560E77"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Réparer et Recycler</w:t>
            </w:r>
          </w:p>
        </w:tc>
        <w:tc>
          <w:tcPr>
            <w:tcW w:w="3100" w:type="dxa"/>
            <w:tcBorders>
              <w:top w:val="nil"/>
              <w:left w:val="nil"/>
              <w:bottom w:val="single" w:sz="4" w:space="0" w:color="auto"/>
              <w:right w:val="single" w:sz="4" w:space="0" w:color="auto"/>
            </w:tcBorders>
            <w:hideMark/>
          </w:tcPr>
          <w:p w14:paraId="1175C812"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Réparer et Recycler</w:t>
            </w:r>
          </w:p>
        </w:tc>
      </w:tr>
      <w:tr w:rsidR="00B91EE3" w:rsidRPr="00B91EE3" w14:paraId="09563D63" w14:textId="77777777" w:rsidTr="00B91EE3">
        <w:trPr>
          <w:trHeight w:val="255"/>
        </w:trPr>
        <w:tc>
          <w:tcPr>
            <w:tcW w:w="2060" w:type="dxa"/>
            <w:vMerge w:val="restart"/>
            <w:tcBorders>
              <w:top w:val="nil"/>
              <w:left w:val="single" w:sz="4" w:space="0" w:color="auto"/>
              <w:bottom w:val="single" w:sz="4" w:space="0" w:color="000000"/>
              <w:right w:val="single" w:sz="4" w:space="0" w:color="auto"/>
            </w:tcBorders>
            <w:hideMark/>
          </w:tcPr>
          <w:p w14:paraId="1B391DA3"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En attente de validation</w:t>
            </w:r>
          </w:p>
        </w:tc>
        <w:tc>
          <w:tcPr>
            <w:tcW w:w="2060" w:type="dxa"/>
            <w:vMerge w:val="restart"/>
            <w:tcBorders>
              <w:top w:val="nil"/>
              <w:left w:val="single" w:sz="4" w:space="0" w:color="auto"/>
              <w:bottom w:val="single" w:sz="4" w:space="0" w:color="000000"/>
              <w:right w:val="single" w:sz="4" w:space="0" w:color="auto"/>
            </w:tcBorders>
            <w:hideMark/>
          </w:tcPr>
          <w:p w14:paraId="7932AD22"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En attente de validation</w:t>
            </w:r>
          </w:p>
        </w:tc>
        <w:tc>
          <w:tcPr>
            <w:tcW w:w="3100" w:type="dxa"/>
            <w:tcBorders>
              <w:top w:val="nil"/>
              <w:left w:val="nil"/>
              <w:bottom w:val="single" w:sz="4" w:space="0" w:color="auto"/>
              <w:right w:val="single" w:sz="4" w:space="0" w:color="auto"/>
            </w:tcBorders>
            <w:hideMark/>
          </w:tcPr>
          <w:p w14:paraId="2828F707"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hideMark/>
          </w:tcPr>
          <w:p w14:paraId="46997CD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14:paraId="344F1F97" w14:textId="77777777" w:rsidTr="00B91EE3">
        <w:trPr>
          <w:trHeight w:val="255"/>
        </w:trPr>
        <w:tc>
          <w:tcPr>
            <w:tcW w:w="2060" w:type="dxa"/>
            <w:vMerge/>
            <w:tcBorders>
              <w:top w:val="nil"/>
              <w:left w:val="single" w:sz="4" w:space="0" w:color="auto"/>
              <w:bottom w:val="single" w:sz="4" w:space="0" w:color="000000"/>
              <w:right w:val="single" w:sz="4" w:space="0" w:color="auto"/>
            </w:tcBorders>
            <w:vAlign w:val="center"/>
            <w:hideMark/>
          </w:tcPr>
          <w:p w14:paraId="4C7DC22D"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0F8F0F91"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7E54F1A2"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Modifier</w:t>
            </w:r>
          </w:p>
        </w:tc>
        <w:tc>
          <w:tcPr>
            <w:tcW w:w="3100" w:type="dxa"/>
            <w:tcBorders>
              <w:top w:val="nil"/>
              <w:left w:val="nil"/>
              <w:bottom w:val="single" w:sz="4" w:space="0" w:color="auto"/>
              <w:right w:val="single" w:sz="4" w:space="0" w:color="auto"/>
            </w:tcBorders>
            <w:hideMark/>
          </w:tcPr>
          <w:p w14:paraId="1BC6CA64"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Modifier</w:t>
            </w:r>
          </w:p>
        </w:tc>
      </w:tr>
      <w:tr w:rsidR="00B91EE3" w:rsidRPr="00B91EE3" w14:paraId="4D26CF80" w14:textId="77777777" w:rsidTr="00B91EE3">
        <w:trPr>
          <w:trHeight w:val="255"/>
        </w:trPr>
        <w:tc>
          <w:tcPr>
            <w:tcW w:w="2060" w:type="dxa"/>
            <w:vMerge/>
            <w:tcBorders>
              <w:top w:val="nil"/>
              <w:left w:val="single" w:sz="4" w:space="0" w:color="auto"/>
              <w:bottom w:val="single" w:sz="4" w:space="0" w:color="000000"/>
              <w:right w:val="single" w:sz="4" w:space="0" w:color="auto"/>
            </w:tcBorders>
            <w:vAlign w:val="center"/>
            <w:hideMark/>
          </w:tcPr>
          <w:p w14:paraId="5A7BC5B6"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595CB97F"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554529EE"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Valider</w:t>
            </w:r>
          </w:p>
        </w:tc>
        <w:tc>
          <w:tcPr>
            <w:tcW w:w="3100" w:type="dxa"/>
            <w:tcBorders>
              <w:top w:val="nil"/>
              <w:left w:val="nil"/>
              <w:bottom w:val="single" w:sz="4" w:space="0" w:color="auto"/>
              <w:right w:val="single" w:sz="4" w:space="0" w:color="auto"/>
            </w:tcBorders>
            <w:hideMark/>
          </w:tcPr>
          <w:p w14:paraId="596685C5"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Valider</w:t>
            </w:r>
          </w:p>
        </w:tc>
      </w:tr>
      <w:tr w:rsidR="00B91EE3" w:rsidRPr="00B91EE3" w14:paraId="60301B75" w14:textId="77777777" w:rsidTr="00B91EE3">
        <w:trPr>
          <w:trHeight w:val="300"/>
        </w:trPr>
        <w:tc>
          <w:tcPr>
            <w:tcW w:w="2060" w:type="dxa"/>
            <w:vMerge w:val="restart"/>
            <w:tcBorders>
              <w:top w:val="nil"/>
              <w:left w:val="single" w:sz="4" w:space="0" w:color="auto"/>
              <w:bottom w:val="single" w:sz="4" w:space="0" w:color="000000"/>
              <w:right w:val="single" w:sz="4" w:space="0" w:color="auto"/>
            </w:tcBorders>
            <w:hideMark/>
          </w:tcPr>
          <w:p w14:paraId="64F341C8"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Défaut de provision titres</w:t>
            </w:r>
          </w:p>
        </w:tc>
        <w:tc>
          <w:tcPr>
            <w:tcW w:w="2060" w:type="dxa"/>
            <w:vMerge w:val="restart"/>
            <w:tcBorders>
              <w:top w:val="nil"/>
              <w:left w:val="single" w:sz="4" w:space="0" w:color="auto"/>
              <w:bottom w:val="single" w:sz="4" w:space="0" w:color="000000"/>
              <w:right w:val="single" w:sz="4" w:space="0" w:color="auto"/>
            </w:tcBorders>
            <w:hideMark/>
          </w:tcPr>
          <w:p w14:paraId="632F7F27"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Défaut de provision titres</w:t>
            </w:r>
          </w:p>
        </w:tc>
        <w:tc>
          <w:tcPr>
            <w:tcW w:w="3100" w:type="dxa"/>
            <w:tcBorders>
              <w:top w:val="nil"/>
              <w:left w:val="nil"/>
              <w:bottom w:val="single" w:sz="4" w:space="0" w:color="auto"/>
              <w:right w:val="single" w:sz="4" w:space="0" w:color="auto"/>
            </w:tcBorders>
            <w:hideMark/>
          </w:tcPr>
          <w:p w14:paraId="302DF1C8"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hideMark/>
          </w:tcPr>
          <w:p w14:paraId="6DA14DBC"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r>
      <w:tr w:rsidR="00B91EE3" w:rsidRPr="00B91EE3" w14:paraId="63927E8F" w14:textId="77777777" w:rsidTr="00B91EE3">
        <w:trPr>
          <w:trHeight w:val="510"/>
        </w:trPr>
        <w:tc>
          <w:tcPr>
            <w:tcW w:w="2060" w:type="dxa"/>
            <w:vMerge/>
            <w:tcBorders>
              <w:top w:val="nil"/>
              <w:left w:val="single" w:sz="4" w:space="0" w:color="auto"/>
              <w:bottom w:val="single" w:sz="4" w:space="0" w:color="000000"/>
              <w:right w:val="single" w:sz="4" w:space="0" w:color="auto"/>
            </w:tcBorders>
            <w:vAlign w:val="center"/>
            <w:hideMark/>
          </w:tcPr>
          <w:p w14:paraId="309A4294"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28F8F0E6"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713E65D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Recycler l'IRL (Après avoir alimenté le compte titres)</w:t>
            </w:r>
          </w:p>
        </w:tc>
        <w:tc>
          <w:tcPr>
            <w:tcW w:w="3100" w:type="dxa"/>
            <w:tcBorders>
              <w:top w:val="nil"/>
              <w:left w:val="nil"/>
              <w:bottom w:val="single" w:sz="4" w:space="0" w:color="auto"/>
              <w:right w:val="single" w:sz="4" w:space="0" w:color="auto"/>
            </w:tcBorders>
            <w:hideMark/>
          </w:tcPr>
          <w:p w14:paraId="01D500F6"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Recycler l'IRL (Après avoir alimenté le compte titres)</w:t>
            </w:r>
          </w:p>
        </w:tc>
      </w:tr>
      <w:tr w:rsidR="00B91EE3" w:rsidRPr="00B91EE3" w14:paraId="6C47160C" w14:textId="77777777" w:rsidTr="00B91EE3">
        <w:trPr>
          <w:trHeight w:val="285"/>
        </w:trPr>
        <w:tc>
          <w:tcPr>
            <w:tcW w:w="2060" w:type="dxa"/>
            <w:vMerge/>
            <w:tcBorders>
              <w:top w:val="nil"/>
              <w:left w:val="single" w:sz="4" w:space="0" w:color="auto"/>
              <w:bottom w:val="single" w:sz="4" w:space="0" w:color="000000"/>
              <w:right w:val="single" w:sz="4" w:space="0" w:color="auto"/>
            </w:tcBorders>
            <w:vAlign w:val="center"/>
            <w:hideMark/>
          </w:tcPr>
          <w:p w14:paraId="060E1FB4"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66E2E826"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29F0D6A4"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Forcer l'IRL</w:t>
            </w:r>
          </w:p>
        </w:tc>
        <w:tc>
          <w:tcPr>
            <w:tcW w:w="3100" w:type="dxa"/>
            <w:tcBorders>
              <w:top w:val="nil"/>
              <w:left w:val="nil"/>
              <w:bottom w:val="single" w:sz="4" w:space="0" w:color="auto"/>
              <w:right w:val="single" w:sz="4" w:space="0" w:color="auto"/>
            </w:tcBorders>
            <w:hideMark/>
          </w:tcPr>
          <w:p w14:paraId="17672D7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Forcer l'IRL</w:t>
            </w:r>
          </w:p>
        </w:tc>
      </w:tr>
      <w:tr w:rsidR="00B91EE3" w:rsidRPr="00B91EE3" w14:paraId="043AE3C2" w14:textId="77777777" w:rsidTr="00B91EE3">
        <w:trPr>
          <w:trHeight w:val="360"/>
        </w:trPr>
        <w:tc>
          <w:tcPr>
            <w:tcW w:w="2060" w:type="dxa"/>
            <w:vMerge w:val="restart"/>
            <w:tcBorders>
              <w:top w:val="nil"/>
              <w:left w:val="single" w:sz="4" w:space="0" w:color="auto"/>
              <w:bottom w:val="single" w:sz="4" w:space="0" w:color="000000"/>
              <w:right w:val="single" w:sz="4" w:space="0" w:color="auto"/>
            </w:tcBorders>
            <w:hideMark/>
          </w:tcPr>
          <w:p w14:paraId="7E25CDEE"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 En attente instruction contrepartie</w:t>
            </w:r>
          </w:p>
        </w:tc>
        <w:tc>
          <w:tcPr>
            <w:tcW w:w="2060" w:type="dxa"/>
            <w:vMerge w:val="restart"/>
            <w:tcBorders>
              <w:top w:val="nil"/>
              <w:left w:val="single" w:sz="4" w:space="0" w:color="auto"/>
              <w:bottom w:val="single" w:sz="4" w:space="0" w:color="000000"/>
              <w:right w:val="single" w:sz="4" w:space="0" w:color="auto"/>
            </w:tcBorders>
            <w:hideMark/>
          </w:tcPr>
          <w:p w14:paraId="0B5A222B"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Instruit</w:t>
            </w:r>
          </w:p>
        </w:tc>
        <w:tc>
          <w:tcPr>
            <w:tcW w:w="3100" w:type="dxa"/>
            <w:tcBorders>
              <w:top w:val="nil"/>
              <w:left w:val="nil"/>
              <w:bottom w:val="single" w:sz="4" w:space="0" w:color="auto"/>
              <w:right w:val="single" w:sz="4" w:space="0" w:color="auto"/>
            </w:tcBorders>
            <w:hideMark/>
          </w:tcPr>
          <w:p w14:paraId="1BDD8518"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w:t>
            </w:r>
          </w:p>
        </w:tc>
        <w:tc>
          <w:tcPr>
            <w:tcW w:w="3100" w:type="dxa"/>
            <w:tcBorders>
              <w:top w:val="nil"/>
              <w:left w:val="nil"/>
              <w:bottom w:val="single" w:sz="4" w:space="0" w:color="auto"/>
              <w:right w:val="single" w:sz="4" w:space="0" w:color="auto"/>
            </w:tcBorders>
            <w:hideMark/>
          </w:tcPr>
          <w:p w14:paraId="1C47A969"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Annuler ou rejeter (A partir de l'IRL marché)</w:t>
            </w:r>
          </w:p>
        </w:tc>
      </w:tr>
      <w:tr w:rsidR="00B91EE3" w:rsidRPr="00B91EE3" w14:paraId="7FBA5B4D" w14:textId="77777777" w:rsidTr="00B91EE3">
        <w:trPr>
          <w:trHeight w:val="330"/>
        </w:trPr>
        <w:tc>
          <w:tcPr>
            <w:tcW w:w="2060" w:type="dxa"/>
            <w:vMerge/>
            <w:tcBorders>
              <w:top w:val="nil"/>
              <w:left w:val="single" w:sz="4" w:space="0" w:color="auto"/>
              <w:bottom w:val="single" w:sz="4" w:space="0" w:color="000000"/>
              <w:right w:val="single" w:sz="4" w:space="0" w:color="auto"/>
            </w:tcBorders>
            <w:vAlign w:val="center"/>
            <w:hideMark/>
          </w:tcPr>
          <w:p w14:paraId="62404F4F"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582F6EA0"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2EB3E3AA"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Apparier (appariement automatique)</w:t>
            </w:r>
          </w:p>
        </w:tc>
        <w:tc>
          <w:tcPr>
            <w:tcW w:w="3100" w:type="dxa"/>
            <w:tcBorders>
              <w:top w:val="nil"/>
              <w:left w:val="nil"/>
              <w:bottom w:val="single" w:sz="4" w:space="0" w:color="auto"/>
              <w:right w:val="single" w:sz="4" w:space="0" w:color="auto"/>
            </w:tcBorders>
            <w:hideMark/>
          </w:tcPr>
          <w:p w14:paraId="4631CE0B"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Apparier</w:t>
            </w:r>
          </w:p>
        </w:tc>
      </w:tr>
      <w:tr w:rsidR="00B91EE3" w:rsidRPr="00B91EE3" w14:paraId="49CFF87F" w14:textId="77777777" w:rsidTr="00B91EE3">
        <w:trPr>
          <w:trHeight w:val="525"/>
        </w:trPr>
        <w:tc>
          <w:tcPr>
            <w:tcW w:w="2060" w:type="dxa"/>
            <w:vMerge w:val="restart"/>
            <w:tcBorders>
              <w:top w:val="nil"/>
              <w:left w:val="single" w:sz="4" w:space="0" w:color="auto"/>
              <w:bottom w:val="single" w:sz="4" w:space="0" w:color="000000"/>
              <w:right w:val="single" w:sz="4" w:space="0" w:color="auto"/>
            </w:tcBorders>
            <w:hideMark/>
          </w:tcPr>
          <w:p w14:paraId="2B4D9AFA"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Apparié</w:t>
            </w:r>
          </w:p>
        </w:tc>
        <w:tc>
          <w:tcPr>
            <w:tcW w:w="2060" w:type="dxa"/>
            <w:vMerge w:val="restart"/>
            <w:tcBorders>
              <w:top w:val="nil"/>
              <w:left w:val="single" w:sz="4" w:space="0" w:color="auto"/>
              <w:bottom w:val="single" w:sz="4" w:space="0" w:color="000000"/>
              <w:right w:val="single" w:sz="4" w:space="0" w:color="auto"/>
            </w:tcBorders>
            <w:hideMark/>
          </w:tcPr>
          <w:p w14:paraId="5B3F21FD"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Apparié</w:t>
            </w:r>
          </w:p>
        </w:tc>
        <w:tc>
          <w:tcPr>
            <w:tcW w:w="3100" w:type="dxa"/>
            <w:tcBorders>
              <w:top w:val="nil"/>
              <w:left w:val="nil"/>
              <w:bottom w:val="single" w:sz="4" w:space="0" w:color="auto"/>
              <w:right w:val="single" w:sz="4" w:space="0" w:color="auto"/>
            </w:tcBorders>
            <w:hideMark/>
          </w:tcPr>
          <w:p w14:paraId="2007D774"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appariement (Revenir à l'état IRL client "Instruit")</w:t>
            </w:r>
          </w:p>
        </w:tc>
        <w:tc>
          <w:tcPr>
            <w:tcW w:w="3100" w:type="dxa"/>
            <w:tcBorders>
              <w:top w:val="nil"/>
              <w:left w:val="nil"/>
              <w:bottom w:val="single" w:sz="4" w:space="0" w:color="auto"/>
              <w:right w:val="single" w:sz="4" w:space="0" w:color="auto"/>
            </w:tcBorders>
            <w:hideMark/>
          </w:tcPr>
          <w:p w14:paraId="67E1503C"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appariement (Revenir à l'état IRL client "Instruit" et IRL marché "Instruit")</w:t>
            </w:r>
          </w:p>
        </w:tc>
      </w:tr>
      <w:tr w:rsidR="00B91EE3" w:rsidRPr="00B91EE3" w14:paraId="569BE8DB" w14:textId="77777777" w:rsidTr="00B91EE3">
        <w:trPr>
          <w:trHeight w:val="765"/>
        </w:trPr>
        <w:tc>
          <w:tcPr>
            <w:tcW w:w="2060" w:type="dxa"/>
            <w:vMerge/>
            <w:tcBorders>
              <w:top w:val="nil"/>
              <w:left w:val="single" w:sz="4" w:space="0" w:color="auto"/>
              <w:bottom w:val="single" w:sz="4" w:space="0" w:color="000000"/>
              <w:right w:val="single" w:sz="4" w:space="0" w:color="auto"/>
            </w:tcBorders>
            <w:vAlign w:val="center"/>
            <w:hideMark/>
          </w:tcPr>
          <w:p w14:paraId="4A7CECCA"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2060" w:type="dxa"/>
            <w:vMerge/>
            <w:tcBorders>
              <w:top w:val="nil"/>
              <w:left w:val="single" w:sz="4" w:space="0" w:color="auto"/>
              <w:bottom w:val="single" w:sz="4" w:space="0" w:color="000000"/>
              <w:right w:val="single" w:sz="4" w:space="0" w:color="auto"/>
            </w:tcBorders>
            <w:vAlign w:val="center"/>
            <w:hideMark/>
          </w:tcPr>
          <w:p w14:paraId="3594D441"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p>
        </w:tc>
        <w:tc>
          <w:tcPr>
            <w:tcW w:w="3100" w:type="dxa"/>
            <w:tcBorders>
              <w:top w:val="nil"/>
              <w:left w:val="nil"/>
              <w:bottom w:val="single" w:sz="4" w:space="0" w:color="auto"/>
              <w:right w:val="single" w:sz="4" w:space="0" w:color="auto"/>
            </w:tcBorders>
            <w:hideMark/>
          </w:tcPr>
          <w:p w14:paraId="299F9768"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 xml:space="preserve">Dénouer (Postage espèce au dénouement) (Dénouer les deux </w:t>
            </w:r>
            <w:proofErr w:type="spellStart"/>
            <w:r w:rsidRPr="00B91EE3">
              <w:rPr>
                <w:rFonts w:ascii="Calibri" w:eastAsia="Times New Roman" w:hAnsi="Calibri" w:cs="Calibri"/>
                <w:color w:val="000000"/>
                <w:sz w:val="20"/>
                <w:szCs w:val="20"/>
                <w:lang w:eastAsia="fr-FR"/>
              </w:rPr>
              <w:t>IRLs</w:t>
            </w:r>
            <w:proofErr w:type="spellEnd"/>
            <w:r w:rsidRPr="00B91EE3">
              <w:rPr>
                <w:rFonts w:ascii="Calibri" w:eastAsia="Times New Roman" w:hAnsi="Calibri" w:cs="Calibri"/>
                <w:color w:val="000000"/>
                <w:sz w:val="20"/>
                <w:szCs w:val="20"/>
                <w:lang w:eastAsia="fr-FR"/>
              </w:rPr>
              <w:t xml:space="preserve"> client </w:t>
            </w:r>
            <w:proofErr w:type="gramStart"/>
            <w:r w:rsidRPr="00B91EE3">
              <w:rPr>
                <w:rFonts w:ascii="Calibri" w:eastAsia="Times New Roman" w:hAnsi="Calibri" w:cs="Calibri"/>
                <w:color w:val="000000"/>
                <w:sz w:val="20"/>
                <w:szCs w:val="20"/>
                <w:lang w:eastAsia="fr-FR"/>
              </w:rPr>
              <w:t>internes:</w:t>
            </w:r>
            <w:proofErr w:type="gramEnd"/>
            <w:r w:rsidRPr="00B91EE3">
              <w:rPr>
                <w:rFonts w:ascii="Calibri" w:eastAsia="Times New Roman" w:hAnsi="Calibri" w:cs="Calibri"/>
                <w:color w:val="000000"/>
                <w:sz w:val="20"/>
                <w:szCs w:val="20"/>
                <w:lang w:eastAsia="fr-FR"/>
              </w:rPr>
              <w:t xml:space="preserve"> achat et vente)</w:t>
            </w:r>
          </w:p>
        </w:tc>
        <w:tc>
          <w:tcPr>
            <w:tcW w:w="3100" w:type="dxa"/>
            <w:tcBorders>
              <w:top w:val="nil"/>
              <w:left w:val="nil"/>
              <w:bottom w:val="single" w:sz="4" w:space="0" w:color="auto"/>
              <w:right w:val="single" w:sz="4" w:space="0" w:color="auto"/>
            </w:tcBorders>
            <w:hideMark/>
          </w:tcPr>
          <w:p w14:paraId="6A8049CB"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Dénouer (Postage espèce au dénouement) (A partir de l'IRL marché)</w:t>
            </w:r>
          </w:p>
        </w:tc>
      </w:tr>
      <w:tr w:rsidR="00B91EE3" w:rsidRPr="00B91EE3" w14:paraId="7DB24025" w14:textId="77777777" w:rsidTr="00B91EE3">
        <w:trPr>
          <w:trHeight w:val="945"/>
        </w:trPr>
        <w:tc>
          <w:tcPr>
            <w:tcW w:w="2060" w:type="dxa"/>
            <w:tcBorders>
              <w:top w:val="nil"/>
              <w:left w:val="single" w:sz="4" w:space="0" w:color="auto"/>
              <w:bottom w:val="single" w:sz="4" w:space="0" w:color="auto"/>
              <w:right w:val="single" w:sz="4" w:space="0" w:color="auto"/>
            </w:tcBorders>
            <w:hideMark/>
          </w:tcPr>
          <w:p w14:paraId="3640F9EB"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Dénoué</w:t>
            </w:r>
          </w:p>
        </w:tc>
        <w:tc>
          <w:tcPr>
            <w:tcW w:w="2060" w:type="dxa"/>
            <w:tcBorders>
              <w:top w:val="nil"/>
              <w:left w:val="nil"/>
              <w:bottom w:val="single" w:sz="4" w:space="0" w:color="auto"/>
              <w:right w:val="single" w:sz="4" w:space="0" w:color="auto"/>
            </w:tcBorders>
            <w:hideMark/>
          </w:tcPr>
          <w:p w14:paraId="75C07679"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Dénoué</w:t>
            </w:r>
          </w:p>
        </w:tc>
        <w:tc>
          <w:tcPr>
            <w:tcW w:w="3100" w:type="dxa"/>
            <w:tcBorders>
              <w:top w:val="nil"/>
              <w:left w:val="nil"/>
              <w:bottom w:val="single" w:sz="4" w:space="0" w:color="auto"/>
              <w:right w:val="single" w:sz="4" w:space="0" w:color="auto"/>
            </w:tcBorders>
            <w:hideMark/>
          </w:tcPr>
          <w:p w14:paraId="738DF272"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dénouement (Revenir à l'état IRL client "Apparié</w:t>
            </w:r>
            <w:proofErr w:type="gramStart"/>
            <w:r w:rsidRPr="00B91EE3">
              <w:rPr>
                <w:rFonts w:ascii="Calibri" w:eastAsia="Times New Roman" w:hAnsi="Calibri" w:cs="Calibri"/>
                <w:color w:val="000000"/>
                <w:sz w:val="20"/>
                <w:szCs w:val="20"/>
                <w:lang w:eastAsia="fr-FR"/>
              </w:rPr>
              <w:t>")(</w:t>
            </w:r>
            <w:proofErr w:type="gramEnd"/>
            <w:r w:rsidRPr="00B91EE3">
              <w:rPr>
                <w:rFonts w:ascii="Calibri" w:eastAsia="Times New Roman" w:hAnsi="Calibri" w:cs="Calibri"/>
                <w:color w:val="000000"/>
                <w:sz w:val="20"/>
                <w:szCs w:val="20"/>
                <w:lang w:eastAsia="fr-FR"/>
              </w:rPr>
              <w:t>avec postage comptable inverse pour annulation)</w:t>
            </w:r>
          </w:p>
        </w:tc>
        <w:tc>
          <w:tcPr>
            <w:tcW w:w="3100" w:type="dxa"/>
            <w:tcBorders>
              <w:top w:val="nil"/>
              <w:left w:val="nil"/>
              <w:bottom w:val="single" w:sz="4" w:space="0" w:color="auto"/>
              <w:right w:val="single" w:sz="4" w:space="0" w:color="auto"/>
            </w:tcBorders>
            <w:hideMark/>
          </w:tcPr>
          <w:p w14:paraId="279AEE3C"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Retour sur dénouement (Revenir à l'état IRL client "Apparié" et IRL marché "Apparié</w:t>
            </w:r>
            <w:proofErr w:type="gramStart"/>
            <w:r w:rsidRPr="00B91EE3">
              <w:rPr>
                <w:rFonts w:ascii="Calibri" w:eastAsia="Times New Roman" w:hAnsi="Calibri" w:cs="Calibri"/>
                <w:color w:val="000000"/>
                <w:sz w:val="20"/>
                <w:szCs w:val="20"/>
                <w:lang w:eastAsia="fr-FR"/>
              </w:rPr>
              <w:t>")(</w:t>
            </w:r>
            <w:proofErr w:type="gramEnd"/>
            <w:r w:rsidRPr="00B91EE3">
              <w:rPr>
                <w:rFonts w:ascii="Calibri" w:eastAsia="Times New Roman" w:hAnsi="Calibri" w:cs="Calibri"/>
                <w:color w:val="000000"/>
                <w:sz w:val="20"/>
                <w:szCs w:val="20"/>
                <w:lang w:eastAsia="fr-FR"/>
              </w:rPr>
              <w:t>avec postage comptable inverse pour annulation)</w:t>
            </w:r>
          </w:p>
        </w:tc>
      </w:tr>
      <w:tr w:rsidR="00B91EE3" w:rsidRPr="00B91EE3" w14:paraId="72ED1E27" w14:textId="77777777" w:rsidTr="00B91EE3">
        <w:trPr>
          <w:trHeight w:val="315"/>
        </w:trPr>
        <w:tc>
          <w:tcPr>
            <w:tcW w:w="2060" w:type="dxa"/>
            <w:tcBorders>
              <w:top w:val="nil"/>
              <w:left w:val="single" w:sz="4" w:space="0" w:color="auto"/>
              <w:bottom w:val="single" w:sz="4" w:space="0" w:color="auto"/>
              <w:right w:val="single" w:sz="4" w:space="0" w:color="auto"/>
            </w:tcBorders>
            <w:hideMark/>
          </w:tcPr>
          <w:p w14:paraId="3A53CF2B"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Rejeté</w:t>
            </w:r>
          </w:p>
        </w:tc>
        <w:tc>
          <w:tcPr>
            <w:tcW w:w="2060" w:type="dxa"/>
            <w:tcBorders>
              <w:top w:val="nil"/>
              <w:left w:val="nil"/>
              <w:bottom w:val="single" w:sz="4" w:space="0" w:color="auto"/>
              <w:right w:val="single" w:sz="4" w:space="0" w:color="auto"/>
            </w:tcBorders>
            <w:hideMark/>
          </w:tcPr>
          <w:p w14:paraId="3C3F64AF"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Rejeté</w:t>
            </w:r>
          </w:p>
        </w:tc>
        <w:tc>
          <w:tcPr>
            <w:tcW w:w="3100" w:type="dxa"/>
            <w:tcBorders>
              <w:top w:val="nil"/>
              <w:left w:val="nil"/>
              <w:bottom w:val="single" w:sz="4" w:space="0" w:color="auto"/>
              <w:right w:val="single" w:sz="4" w:space="0" w:color="auto"/>
            </w:tcBorders>
            <w:hideMark/>
          </w:tcPr>
          <w:p w14:paraId="67067306"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c>
          <w:tcPr>
            <w:tcW w:w="3100" w:type="dxa"/>
            <w:tcBorders>
              <w:top w:val="nil"/>
              <w:left w:val="nil"/>
              <w:bottom w:val="single" w:sz="4" w:space="0" w:color="auto"/>
              <w:right w:val="single" w:sz="4" w:space="0" w:color="auto"/>
            </w:tcBorders>
            <w:hideMark/>
          </w:tcPr>
          <w:p w14:paraId="7D77AB2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r>
      <w:tr w:rsidR="00B91EE3" w:rsidRPr="00B91EE3" w14:paraId="6C2A6275" w14:textId="77777777" w:rsidTr="00B91EE3">
        <w:trPr>
          <w:trHeight w:val="300"/>
        </w:trPr>
        <w:tc>
          <w:tcPr>
            <w:tcW w:w="2060" w:type="dxa"/>
            <w:tcBorders>
              <w:top w:val="nil"/>
              <w:left w:val="single" w:sz="4" w:space="0" w:color="auto"/>
              <w:bottom w:val="single" w:sz="4" w:space="0" w:color="auto"/>
              <w:right w:val="single" w:sz="4" w:space="0" w:color="auto"/>
            </w:tcBorders>
            <w:hideMark/>
          </w:tcPr>
          <w:p w14:paraId="0DAAA01A"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Annulé</w:t>
            </w:r>
          </w:p>
        </w:tc>
        <w:tc>
          <w:tcPr>
            <w:tcW w:w="2060" w:type="dxa"/>
            <w:tcBorders>
              <w:top w:val="nil"/>
              <w:left w:val="nil"/>
              <w:bottom w:val="single" w:sz="4" w:space="0" w:color="auto"/>
              <w:right w:val="single" w:sz="4" w:space="0" w:color="auto"/>
            </w:tcBorders>
            <w:hideMark/>
          </w:tcPr>
          <w:p w14:paraId="65CCC881" w14:textId="77777777" w:rsidR="00B91EE3" w:rsidRPr="00B91EE3" w:rsidRDefault="00B91EE3" w:rsidP="00B91EE3">
            <w:pPr>
              <w:spacing w:line="240" w:lineRule="auto"/>
              <w:rPr>
                <w:rFonts w:ascii="Calibri" w:eastAsia="Times New Roman" w:hAnsi="Calibri" w:cs="Calibri"/>
                <w:b/>
                <w:bCs/>
                <w:color w:val="000000"/>
                <w:sz w:val="20"/>
                <w:szCs w:val="20"/>
                <w:lang w:eastAsia="fr-FR"/>
              </w:rPr>
            </w:pPr>
            <w:r w:rsidRPr="00B91EE3">
              <w:rPr>
                <w:rFonts w:ascii="Calibri" w:eastAsia="Times New Roman" w:hAnsi="Calibri" w:cs="Calibri"/>
                <w:b/>
                <w:bCs/>
                <w:color w:val="000000"/>
                <w:sz w:val="20"/>
                <w:szCs w:val="20"/>
                <w:lang w:eastAsia="fr-FR"/>
              </w:rPr>
              <w:t>Annulé</w:t>
            </w:r>
          </w:p>
        </w:tc>
        <w:tc>
          <w:tcPr>
            <w:tcW w:w="3100" w:type="dxa"/>
            <w:tcBorders>
              <w:top w:val="nil"/>
              <w:left w:val="nil"/>
              <w:bottom w:val="single" w:sz="4" w:space="0" w:color="auto"/>
              <w:right w:val="single" w:sz="4" w:space="0" w:color="auto"/>
            </w:tcBorders>
            <w:hideMark/>
          </w:tcPr>
          <w:p w14:paraId="7C34EC81"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c>
          <w:tcPr>
            <w:tcW w:w="3100" w:type="dxa"/>
            <w:tcBorders>
              <w:top w:val="nil"/>
              <w:left w:val="nil"/>
              <w:bottom w:val="single" w:sz="4" w:space="0" w:color="auto"/>
              <w:right w:val="single" w:sz="4" w:space="0" w:color="auto"/>
            </w:tcBorders>
            <w:hideMark/>
          </w:tcPr>
          <w:p w14:paraId="1562036E" w14:textId="77777777" w:rsidR="00B91EE3" w:rsidRPr="00B91EE3" w:rsidRDefault="00B91EE3" w:rsidP="00B91EE3">
            <w:pPr>
              <w:spacing w:line="240" w:lineRule="auto"/>
              <w:rPr>
                <w:rFonts w:ascii="Calibri" w:eastAsia="Times New Roman" w:hAnsi="Calibri" w:cs="Calibri"/>
                <w:color w:val="000000"/>
                <w:sz w:val="20"/>
                <w:szCs w:val="20"/>
                <w:lang w:eastAsia="fr-FR"/>
              </w:rPr>
            </w:pPr>
            <w:r w:rsidRPr="00B91EE3">
              <w:rPr>
                <w:rFonts w:ascii="Calibri" w:eastAsia="Times New Roman" w:hAnsi="Calibri" w:cs="Calibri"/>
                <w:color w:val="000000"/>
                <w:sz w:val="20"/>
                <w:szCs w:val="20"/>
                <w:lang w:eastAsia="fr-FR"/>
              </w:rPr>
              <w:t>NA</w:t>
            </w:r>
          </w:p>
        </w:tc>
      </w:tr>
    </w:tbl>
    <w:p w14:paraId="311017FE" w14:textId="77777777" w:rsidR="00025353" w:rsidRDefault="00025353" w:rsidP="005A303A">
      <w:pPr>
        <w:spacing w:before="240" w:after="240" w:line="240" w:lineRule="auto"/>
        <w:ind w:right="142"/>
        <w:rPr>
          <w:highlight w:val="red"/>
        </w:rPr>
      </w:pPr>
    </w:p>
    <w:p w14:paraId="51753DEB" w14:textId="77777777" w:rsidR="00025353" w:rsidRPr="006666E4" w:rsidRDefault="00025353" w:rsidP="00025353">
      <w:pPr>
        <w:pStyle w:val="Heading4"/>
      </w:pPr>
      <w:r>
        <w:t>Mises et prises en pension</w:t>
      </w:r>
    </w:p>
    <w:p w14:paraId="19D547A0" w14:textId="77777777" w:rsidR="009A6B43" w:rsidRPr="00F95BFA" w:rsidRDefault="00243FD8" w:rsidP="00243FD8">
      <w:pPr>
        <w:spacing w:before="240" w:after="240" w:line="240" w:lineRule="auto"/>
        <w:ind w:right="142"/>
        <w:rPr>
          <w:u w:val="single"/>
        </w:rPr>
      </w:pPr>
      <w:r w:rsidRPr="006156B0">
        <w:t xml:space="preserve">La pension ou l’opération Repo, désigne une cession temporaire de titres. C’est une transaction dans laquelle deux parties s'entendent simultanément sur deux transactions : cession de titres en </w:t>
      </w:r>
      <w:r w:rsidRPr="00F95BFA">
        <w:t xml:space="preserve">pleine propriété avec un engagement de rétrocession à un prix et à </w:t>
      </w:r>
      <w:proofErr w:type="gramStart"/>
      <w:r w:rsidRPr="00F95BFA">
        <w:t>une date convenus</w:t>
      </w:r>
      <w:proofErr w:type="gramEnd"/>
      <w:r w:rsidRPr="00F95BFA">
        <w:t>. Le repo est toujours initié par le livreur des titres et les opérations de retour sont automatiquement générées</w:t>
      </w:r>
      <w:r w:rsidR="00451214" w:rsidRPr="00F95BFA">
        <w:t>.</w:t>
      </w:r>
      <w:r w:rsidRPr="00F95BFA">
        <w:t xml:space="preserve"> La modification des opérations de retour est possible.</w:t>
      </w:r>
      <w:ins w:id="318" w:author="souchem" w:date="2015-07-28T17:27:00Z">
        <w:r w:rsidR="00D26502">
          <w:t xml:space="preserve"> </w:t>
        </w:r>
      </w:ins>
      <w:r w:rsidR="00F95BFA" w:rsidRPr="00F95BFA">
        <w:rPr>
          <w:u w:val="single"/>
        </w:rPr>
        <w:t>Le repo porte sur une seule ligne de position (un seul</w:t>
      </w:r>
      <w:del w:id="319" w:author="souchem" w:date="2015-07-28T17:27:00Z">
        <w:r w:rsidR="00F95BFA" w:rsidRPr="00F95BFA" w:rsidDel="00D26502">
          <w:rPr>
            <w:u w:val="single"/>
          </w:rPr>
          <w:delText>e</w:delText>
        </w:r>
      </w:del>
      <w:r w:rsidR="00F95BFA" w:rsidRPr="00F95BFA">
        <w:rPr>
          <w:u w:val="single"/>
        </w:rPr>
        <w:t xml:space="preserve"> titre ISIN par contrat)</w:t>
      </w:r>
      <w:r w:rsidR="00F95BFA" w:rsidRPr="00F95BFA">
        <w:t>.</w:t>
      </w:r>
    </w:p>
    <w:p w14:paraId="26298424" w14:textId="77777777" w:rsidR="00025353" w:rsidRDefault="00243FD8" w:rsidP="00243FD8">
      <w:pPr>
        <w:spacing w:before="240" w:after="240" w:line="240" w:lineRule="auto"/>
        <w:ind w:right="142"/>
      </w:pPr>
      <w:r w:rsidRPr="006156B0">
        <w:t>La gestion des repos en STP Swift n’est pas gérée dans un premier temps. Le</w:t>
      </w:r>
      <w:r w:rsidR="00D579F7">
        <w:t>s</w:t>
      </w:r>
      <w:r w:rsidRPr="006156B0">
        <w:t xml:space="preserve"> flux STP entre </w:t>
      </w:r>
      <w:proofErr w:type="spellStart"/>
      <w:r w:rsidRPr="006156B0">
        <w:t>Megara</w:t>
      </w:r>
      <w:proofErr w:type="spellEnd"/>
      <w:r w:rsidRPr="006156B0">
        <w:t xml:space="preserve"> et</w:t>
      </w:r>
      <w:ins w:id="320" w:author="souchem" w:date="2015-07-28T17:27:00Z">
        <w:r w:rsidR="00D26502">
          <w:t xml:space="preserve"> </w:t>
        </w:r>
      </w:ins>
      <w:proofErr w:type="spellStart"/>
      <w:r w:rsidRPr="006156B0">
        <w:t>Maroclear</w:t>
      </w:r>
      <w:proofErr w:type="spellEnd"/>
      <w:r w:rsidRPr="006156B0">
        <w:t xml:space="preserve"> ser</w:t>
      </w:r>
      <w:r w:rsidR="00833E34">
        <w:t>ont gérés dans une phase cible.</w:t>
      </w:r>
    </w:p>
    <w:p w14:paraId="21BF29B4" w14:textId="77777777" w:rsidR="00833E34" w:rsidRPr="006156B0" w:rsidRDefault="00833E34" w:rsidP="00243FD8">
      <w:pPr>
        <w:spacing w:before="240" w:after="240" w:line="240" w:lineRule="auto"/>
        <w:ind w:right="142"/>
      </w:pPr>
      <w:r w:rsidRPr="00833E34">
        <w:rPr>
          <w:u w:val="single"/>
        </w:rPr>
        <w:t xml:space="preserve">A l'installation de </w:t>
      </w:r>
      <w:proofErr w:type="spellStart"/>
      <w:r w:rsidRPr="00833E34">
        <w:rPr>
          <w:u w:val="single"/>
        </w:rPr>
        <w:t>Megara</w:t>
      </w:r>
      <w:proofErr w:type="spellEnd"/>
      <w:r w:rsidRPr="00833E34">
        <w:rPr>
          <w:u w:val="single"/>
        </w:rPr>
        <w:t xml:space="preserve">, les opérations de Repo (mises et prises) à cheval ne seront pas migrées dans </w:t>
      </w:r>
      <w:proofErr w:type="spellStart"/>
      <w:r w:rsidRPr="00833E34">
        <w:rPr>
          <w:u w:val="single"/>
        </w:rPr>
        <w:t>Megara</w:t>
      </w:r>
      <w:proofErr w:type="spellEnd"/>
      <w:r w:rsidRPr="00833E34">
        <w:rPr>
          <w:u w:val="single"/>
        </w:rPr>
        <w:t>. Les retour</w:t>
      </w:r>
      <w:r w:rsidR="000079B8">
        <w:rPr>
          <w:u w:val="single"/>
        </w:rPr>
        <w:t>s</w:t>
      </w:r>
      <w:r w:rsidRPr="00833E34">
        <w:rPr>
          <w:u w:val="single"/>
        </w:rPr>
        <w:t xml:space="preserve"> de ces opérations seront traités par des impacts manuels de </w:t>
      </w:r>
      <w:r w:rsidR="000C3F62">
        <w:rPr>
          <w:u w:val="single"/>
        </w:rPr>
        <w:t xml:space="preserve">positions titres, le postage </w:t>
      </w:r>
      <w:r w:rsidR="00D579F7">
        <w:rPr>
          <w:u w:val="single"/>
        </w:rPr>
        <w:t xml:space="preserve">espèces sera dans </w:t>
      </w:r>
      <w:proofErr w:type="spellStart"/>
      <w:r w:rsidR="00D579F7">
        <w:rPr>
          <w:u w:val="single"/>
        </w:rPr>
        <w:t>MegaAccounting</w:t>
      </w:r>
      <w:proofErr w:type="spellEnd"/>
      <w:r>
        <w:t>.</w:t>
      </w:r>
    </w:p>
    <w:p w14:paraId="3DAFA2F3" w14:textId="77777777" w:rsidR="00F636B3" w:rsidRPr="000E44AB" w:rsidRDefault="00F636B3" w:rsidP="00F636B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14:paraId="160B25D6" w14:textId="77777777" w:rsidR="00F1353D" w:rsidRPr="006156B0" w:rsidRDefault="00F1353D" w:rsidP="00F1353D">
      <w:pPr>
        <w:pStyle w:val="ListParagraph"/>
        <w:spacing w:before="240" w:after="240" w:line="240" w:lineRule="auto"/>
        <w:ind w:left="0" w:right="142"/>
      </w:pPr>
      <w:r w:rsidRPr="006156B0">
        <w:t xml:space="preserve">Les </w:t>
      </w:r>
      <w:proofErr w:type="spellStart"/>
      <w:r w:rsidRPr="006156B0">
        <w:t>IRLs</w:t>
      </w:r>
      <w:proofErr w:type="spellEnd"/>
      <w:r w:rsidRPr="006156B0">
        <w:t xml:space="preserve"> sont créées au niveau de </w:t>
      </w:r>
      <w:proofErr w:type="spellStart"/>
      <w:r w:rsidRPr="006156B0">
        <w:t>MegaCustody</w:t>
      </w:r>
      <w:proofErr w:type="spellEnd"/>
      <w:r w:rsidRPr="006156B0">
        <w:t xml:space="preserve"> à travers les moyens </w:t>
      </w:r>
      <w:proofErr w:type="gramStart"/>
      <w:r w:rsidRPr="006156B0">
        <w:t>suivants:</w:t>
      </w:r>
      <w:proofErr w:type="gramEnd"/>
    </w:p>
    <w:p w14:paraId="44B74940" w14:textId="77777777" w:rsidR="00F1353D" w:rsidRPr="006156B0" w:rsidRDefault="00F1353D" w:rsidP="00676A75">
      <w:pPr>
        <w:pStyle w:val="ListParagraph"/>
        <w:numPr>
          <w:ilvl w:val="0"/>
          <w:numId w:val="15"/>
        </w:numPr>
        <w:spacing w:before="240" w:after="240" w:line="240" w:lineRule="auto"/>
        <w:ind w:right="142"/>
      </w:pPr>
      <w:r w:rsidRPr="006156B0">
        <w:t>Saisie manuelle</w:t>
      </w:r>
    </w:p>
    <w:p w14:paraId="4681F32B" w14:textId="77777777" w:rsidR="00F1353D" w:rsidRPr="006156B0" w:rsidRDefault="00F1353D" w:rsidP="00676A75">
      <w:pPr>
        <w:pStyle w:val="ListParagraph"/>
        <w:numPr>
          <w:ilvl w:val="0"/>
          <w:numId w:val="15"/>
        </w:numPr>
        <w:spacing w:before="240" w:after="240" w:line="240" w:lineRule="auto"/>
        <w:ind w:right="142"/>
      </w:pPr>
      <w:r w:rsidRPr="006156B0">
        <w:t xml:space="preserve">Intégration (manuelle ou automatique à partir d'une interface) massive avec un fichier Excel (au format obéissant à la structure native du module métier </w:t>
      </w:r>
      <w:proofErr w:type="spellStart"/>
      <w:r w:rsidRPr="006156B0">
        <w:t>MegaCustody</w:t>
      </w:r>
      <w:proofErr w:type="spellEnd"/>
      <w:r w:rsidRPr="006156B0">
        <w:t>)</w:t>
      </w:r>
    </w:p>
    <w:p w14:paraId="025A8713" w14:textId="77777777" w:rsidR="00672D45" w:rsidRPr="008918C3" w:rsidRDefault="00672D45" w:rsidP="00672D45">
      <w:pPr>
        <w:pStyle w:val="ListParagraph"/>
        <w:numPr>
          <w:ilvl w:val="0"/>
          <w:numId w:val="15"/>
        </w:numPr>
        <w:spacing w:before="240" w:after="240" w:line="240" w:lineRule="auto"/>
        <w:ind w:right="142"/>
      </w:pPr>
      <w:r>
        <w:t xml:space="preserve">En cible </w:t>
      </w:r>
      <w:r w:rsidRPr="008918C3">
        <w:t>Swift (</w:t>
      </w:r>
      <w:r>
        <w:t>avec f</w:t>
      </w:r>
      <w:r w:rsidRPr="008918C3">
        <w:t>ormat Swift natif</w:t>
      </w:r>
      <w:r>
        <w:t xml:space="preserve"> </w:t>
      </w:r>
      <w:proofErr w:type="spellStart"/>
      <w:r>
        <w:t>Megara</w:t>
      </w:r>
      <w:proofErr w:type="spellEnd"/>
      <w:r w:rsidRPr="008918C3">
        <w:t>).</w:t>
      </w:r>
    </w:p>
    <w:p w14:paraId="65FC9E32" w14:textId="77777777" w:rsidR="00B1043F" w:rsidRPr="006156B0" w:rsidRDefault="00B1043F" w:rsidP="00F1353D">
      <w:pPr>
        <w:rPr>
          <w:noProof/>
          <w:lang w:eastAsia="fr-FR"/>
        </w:rPr>
      </w:pPr>
      <w:r w:rsidRPr="006156B0">
        <w:rPr>
          <w:noProof/>
          <w:lang w:eastAsia="fr-FR"/>
        </w:rPr>
        <w:t>A la création de la jambe Aller (mise ou de prise en pension)</w:t>
      </w:r>
      <w:r w:rsidR="002B18A4" w:rsidRPr="006156B0">
        <w:rPr>
          <w:noProof/>
          <w:lang w:eastAsia="fr-FR"/>
        </w:rPr>
        <w:t>, le système génère au</w:t>
      </w:r>
      <w:r w:rsidRPr="006156B0">
        <w:rPr>
          <w:noProof/>
          <w:lang w:eastAsia="fr-FR"/>
        </w:rPr>
        <w:t>tomatiquement le retour (retour de mise en pension ou retour de prise en pension).</w:t>
      </w:r>
    </w:p>
    <w:p w14:paraId="274DCA25" w14:textId="77777777" w:rsidR="00F1353D" w:rsidRPr="006156B0" w:rsidRDefault="002B18A4" w:rsidP="00F1353D">
      <w:pPr>
        <w:rPr>
          <w:noProof/>
          <w:lang w:eastAsia="fr-FR"/>
        </w:rPr>
      </w:pPr>
      <w:r w:rsidRPr="006156B0">
        <w:rPr>
          <w:noProof/>
          <w:lang w:eastAsia="fr-FR"/>
        </w:rPr>
        <w:t>Le</w:t>
      </w:r>
      <w:r w:rsidR="00F1353D" w:rsidRPr="006156B0">
        <w:rPr>
          <w:noProof/>
          <w:lang w:eastAsia="fr-FR"/>
        </w:rPr>
        <w:t xml:space="preserve"> système génère automatiquement la référence de l'IRL respectant le format suivant:</w:t>
      </w:r>
    </w:p>
    <w:p w14:paraId="6E50C016" w14:textId="77777777" w:rsidR="00F1353D" w:rsidRPr="006156B0" w:rsidRDefault="00735FB3" w:rsidP="00F1353D">
      <w:pPr>
        <w:jc w:val="center"/>
        <w:rPr>
          <w:b/>
          <w:noProof/>
          <w:lang w:eastAsia="fr-FR"/>
        </w:rPr>
      </w:pPr>
      <w:r>
        <w:rPr>
          <w:b/>
          <w:noProof/>
          <w:lang w:eastAsia="fr-FR"/>
        </w:rPr>
        <w:t>CU+113+Séquence 9</w:t>
      </w:r>
    </w:p>
    <w:p w14:paraId="2AE5F33F" w14:textId="77777777" w:rsidR="00510EC6" w:rsidRPr="006156B0" w:rsidRDefault="00510EC6" w:rsidP="00510EC6">
      <w:pPr>
        <w:rPr>
          <w:noProof/>
          <w:lang w:eastAsia="fr-FR"/>
        </w:rPr>
      </w:pPr>
    </w:p>
    <w:p w14:paraId="52B1770D" w14:textId="77777777" w:rsidR="00F1353D" w:rsidRDefault="002B18A4" w:rsidP="005B6420">
      <w:pPr>
        <w:rPr>
          <w:noProof/>
          <w:lang w:eastAsia="fr-FR"/>
        </w:rPr>
      </w:pPr>
      <w:r w:rsidRPr="006156B0">
        <w:rPr>
          <w:noProof/>
          <w:lang w:eastAsia="fr-FR"/>
        </w:rPr>
        <w:t xml:space="preserve">Les IRLs Aller et Retour auront la même </w:t>
      </w:r>
      <w:r w:rsidR="005B6420" w:rsidRPr="006156B0">
        <w:rPr>
          <w:noProof/>
          <w:lang w:eastAsia="fr-FR"/>
        </w:rPr>
        <w:t>réference</w:t>
      </w:r>
      <w:r w:rsidRPr="006156B0">
        <w:rPr>
          <w:noProof/>
          <w:lang w:eastAsia="fr-FR"/>
        </w:rPr>
        <w:t xml:space="preserve"> principale,</w:t>
      </w:r>
      <w:r w:rsidR="005B6420" w:rsidRPr="006156B0">
        <w:rPr>
          <w:noProof/>
          <w:lang w:eastAsia="fr-FR"/>
        </w:rPr>
        <w:t xml:space="preserve"> mais</w:t>
      </w:r>
      <w:r w:rsidRPr="006156B0">
        <w:rPr>
          <w:noProof/>
          <w:lang w:eastAsia="fr-FR"/>
        </w:rPr>
        <w:t xml:space="preserve"> elle auront des </w:t>
      </w:r>
      <w:r w:rsidR="005B6420" w:rsidRPr="006156B0">
        <w:rPr>
          <w:noProof/>
          <w:lang w:eastAsia="fr-FR"/>
        </w:rPr>
        <w:t>référence</w:t>
      </w:r>
      <w:r w:rsidRPr="006156B0">
        <w:rPr>
          <w:noProof/>
          <w:lang w:eastAsia="fr-FR"/>
        </w:rPr>
        <w:t>s</w:t>
      </w:r>
      <w:r w:rsidR="005B6420" w:rsidRPr="006156B0">
        <w:rPr>
          <w:noProof/>
          <w:lang w:eastAsia="fr-FR"/>
        </w:rPr>
        <w:t xml:space="preserve"> d'application différente</w:t>
      </w:r>
      <w:r w:rsidRPr="006156B0">
        <w:rPr>
          <w:noProof/>
          <w:lang w:eastAsia="fr-FR"/>
        </w:rPr>
        <w:t>squi les distinguent</w:t>
      </w:r>
      <w:r w:rsidR="00C86FE4" w:rsidRPr="006156B0">
        <w:rPr>
          <w:noProof/>
          <w:lang w:eastAsia="fr-FR"/>
        </w:rPr>
        <w:t>. Les deux référenece sont du même format : CU+113+Séquence</w:t>
      </w:r>
      <w:r w:rsidR="00735FB3">
        <w:rPr>
          <w:noProof/>
          <w:lang w:eastAsia="fr-FR"/>
        </w:rPr>
        <w:t xml:space="preserve"> 9</w:t>
      </w:r>
      <w:r w:rsidR="00C86FE4" w:rsidRPr="006156B0">
        <w:rPr>
          <w:noProof/>
          <w:lang w:eastAsia="fr-FR"/>
        </w:rPr>
        <w:t>).</w:t>
      </w:r>
    </w:p>
    <w:p w14:paraId="7D310C47" w14:textId="77777777" w:rsidR="000E7066" w:rsidRDefault="000E7066" w:rsidP="000E7066">
      <w:pPr>
        <w:pStyle w:val="ListParagraph"/>
        <w:spacing w:before="240" w:after="240" w:line="240" w:lineRule="auto"/>
        <w:ind w:left="0" w:right="142"/>
      </w:pPr>
      <w:r w:rsidRPr="009B2573">
        <w:t xml:space="preserve">Le tableau suivant décrit les différents champs pour la création d'une IRL </w:t>
      </w:r>
      <w:proofErr w:type="gramStart"/>
      <w:r w:rsidR="00611EEB">
        <w:t>Repo</w:t>
      </w:r>
      <w:r w:rsidRPr="009B2573">
        <w:t>:</w:t>
      </w:r>
      <w:proofErr w:type="gramEnd"/>
    </w:p>
    <w:p w14:paraId="5DB108D6" w14:textId="77777777" w:rsidR="000E7066" w:rsidRDefault="000E7066" w:rsidP="000E7066">
      <w:pPr>
        <w:pStyle w:val="ListParagraph"/>
        <w:spacing w:before="240" w:after="240" w:line="240" w:lineRule="auto"/>
        <w:ind w:left="0" w:right="142"/>
      </w:pPr>
    </w:p>
    <w:tbl>
      <w:tblPr>
        <w:tblW w:w="10040" w:type="dxa"/>
        <w:tblInd w:w="55" w:type="dxa"/>
        <w:tblCellMar>
          <w:left w:w="70" w:type="dxa"/>
          <w:right w:w="70" w:type="dxa"/>
        </w:tblCellMar>
        <w:tblLook w:val="04A0" w:firstRow="1" w:lastRow="0" w:firstColumn="1" w:lastColumn="0" w:noHBand="0" w:noVBand="1"/>
      </w:tblPr>
      <w:tblGrid>
        <w:gridCol w:w="2140"/>
        <w:gridCol w:w="6240"/>
        <w:gridCol w:w="1660"/>
      </w:tblGrid>
      <w:tr w:rsidR="00611EEB" w:rsidRPr="00611EEB" w14:paraId="4DA47CA0" w14:textId="77777777" w:rsidTr="00611EEB">
        <w:trPr>
          <w:trHeight w:val="240"/>
        </w:trPr>
        <w:tc>
          <w:tcPr>
            <w:tcW w:w="2140" w:type="dxa"/>
            <w:tcBorders>
              <w:top w:val="single" w:sz="4" w:space="0" w:color="auto"/>
              <w:left w:val="single" w:sz="4" w:space="0" w:color="auto"/>
              <w:bottom w:val="single" w:sz="4" w:space="0" w:color="auto"/>
              <w:right w:val="single" w:sz="4" w:space="0" w:color="auto"/>
            </w:tcBorders>
            <w:shd w:val="clear" w:color="000000" w:fill="BFBFBF"/>
            <w:hideMark/>
          </w:tcPr>
          <w:p w14:paraId="6BACDC1F" w14:textId="77777777"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t>Champ</w:t>
            </w:r>
          </w:p>
        </w:tc>
        <w:tc>
          <w:tcPr>
            <w:tcW w:w="6240" w:type="dxa"/>
            <w:tcBorders>
              <w:top w:val="single" w:sz="4" w:space="0" w:color="auto"/>
              <w:left w:val="nil"/>
              <w:bottom w:val="single" w:sz="4" w:space="0" w:color="auto"/>
              <w:right w:val="single" w:sz="4" w:space="0" w:color="auto"/>
            </w:tcBorders>
            <w:shd w:val="clear" w:color="000000" w:fill="BFBFBF"/>
            <w:hideMark/>
          </w:tcPr>
          <w:p w14:paraId="61857E0E" w14:textId="77777777"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14:paraId="5941D566" w14:textId="77777777" w:rsidR="00611EEB" w:rsidRPr="00611EEB" w:rsidRDefault="00611EEB" w:rsidP="00611EEB">
            <w:pPr>
              <w:spacing w:line="240" w:lineRule="auto"/>
              <w:rPr>
                <w:rFonts w:ascii="Calibri" w:eastAsia="Times New Roman" w:hAnsi="Calibri" w:cs="Calibri"/>
                <w:b/>
                <w:bCs/>
                <w:color w:val="000000"/>
                <w:sz w:val="18"/>
                <w:szCs w:val="18"/>
                <w:lang w:eastAsia="fr-FR"/>
              </w:rPr>
            </w:pPr>
            <w:r w:rsidRPr="00611EEB">
              <w:rPr>
                <w:rFonts w:ascii="Calibri" w:eastAsia="Times New Roman" w:hAnsi="Calibri" w:cs="Calibri"/>
                <w:b/>
                <w:bCs/>
                <w:color w:val="000000"/>
                <w:sz w:val="18"/>
                <w:szCs w:val="18"/>
                <w:lang w:eastAsia="fr-FR"/>
              </w:rPr>
              <w:t>Caractéristiques</w:t>
            </w:r>
          </w:p>
        </w:tc>
      </w:tr>
      <w:tr w:rsidR="00611EEB" w:rsidRPr="00611EEB" w14:paraId="18E384DD"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3A4DE66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client</w:t>
            </w:r>
          </w:p>
        </w:tc>
        <w:tc>
          <w:tcPr>
            <w:tcW w:w="6240" w:type="dxa"/>
            <w:tcBorders>
              <w:top w:val="nil"/>
              <w:left w:val="nil"/>
              <w:bottom w:val="single" w:sz="4" w:space="0" w:color="auto"/>
              <w:right w:val="single" w:sz="4" w:space="0" w:color="auto"/>
            </w:tcBorders>
            <w:hideMark/>
          </w:tcPr>
          <w:p w14:paraId="598D0D4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externe si disponible. Champ libre à la saisie. Sujet à un contrôle applicatif d’unicité.</w:t>
            </w:r>
          </w:p>
        </w:tc>
        <w:tc>
          <w:tcPr>
            <w:tcW w:w="1660" w:type="dxa"/>
            <w:tcBorders>
              <w:top w:val="nil"/>
              <w:left w:val="nil"/>
              <w:bottom w:val="single" w:sz="4" w:space="0" w:color="auto"/>
              <w:right w:val="single" w:sz="4" w:space="0" w:color="auto"/>
            </w:tcBorders>
            <w:hideMark/>
          </w:tcPr>
          <w:p w14:paraId="1343536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6C34DD0D" w14:textId="77777777" w:rsidTr="00611EEB">
        <w:trPr>
          <w:trHeight w:val="960"/>
        </w:trPr>
        <w:tc>
          <w:tcPr>
            <w:tcW w:w="2140" w:type="dxa"/>
            <w:tcBorders>
              <w:top w:val="nil"/>
              <w:left w:val="single" w:sz="4" w:space="0" w:color="auto"/>
              <w:bottom w:val="single" w:sz="4" w:space="0" w:color="auto"/>
              <w:right w:val="single" w:sz="4" w:space="0" w:color="auto"/>
            </w:tcBorders>
            <w:hideMark/>
          </w:tcPr>
          <w:p w14:paraId="6B6CE21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de transaction</w:t>
            </w:r>
          </w:p>
        </w:tc>
        <w:tc>
          <w:tcPr>
            <w:tcW w:w="6240" w:type="dxa"/>
            <w:tcBorders>
              <w:top w:val="nil"/>
              <w:left w:val="nil"/>
              <w:bottom w:val="single" w:sz="4" w:space="0" w:color="auto"/>
              <w:right w:val="single" w:sz="4" w:space="0" w:color="auto"/>
            </w:tcBorders>
            <w:hideMark/>
          </w:tcPr>
          <w:p w14:paraId="4B2A2AA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REPO (mise en pension)</w:t>
            </w:r>
            <w:r w:rsidRPr="00611EEB">
              <w:rPr>
                <w:rFonts w:ascii="Calibri" w:eastAsia="Times New Roman" w:hAnsi="Calibri" w:cs="Calibri"/>
                <w:color w:val="000000"/>
                <w:sz w:val="18"/>
                <w:szCs w:val="18"/>
                <w:lang w:eastAsia="fr-FR"/>
              </w:rPr>
              <w:br/>
              <w:t>REPO_BACK (retour de mise en pension)</w:t>
            </w:r>
            <w:r w:rsidRPr="00611EEB">
              <w:rPr>
                <w:rFonts w:ascii="Calibri" w:eastAsia="Times New Roman" w:hAnsi="Calibri" w:cs="Calibri"/>
                <w:color w:val="000000"/>
                <w:sz w:val="18"/>
                <w:szCs w:val="18"/>
                <w:lang w:eastAsia="fr-FR"/>
              </w:rPr>
              <w:br/>
              <w:t>RVREPO (prise en pension)</w:t>
            </w:r>
            <w:r w:rsidRPr="00611EEB">
              <w:rPr>
                <w:rFonts w:ascii="Calibri" w:eastAsia="Times New Roman" w:hAnsi="Calibri" w:cs="Calibri"/>
                <w:color w:val="000000"/>
                <w:sz w:val="18"/>
                <w:szCs w:val="18"/>
                <w:lang w:eastAsia="fr-FR"/>
              </w:rPr>
              <w:br/>
              <w:t>RVREPO_BACK (retour de prise en pension</w:t>
            </w:r>
            <w:proofErr w:type="gramStart"/>
            <w:r w:rsidRPr="00611EEB">
              <w:rPr>
                <w:rFonts w:ascii="Calibri" w:eastAsia="Times New Roman" w:hAnsi="Calibri" w:cs="Calibri"/>
                <w:color w:val="000000"/>
                <w:sz w:val="18"/>
                <w:szCs w:val="18"/>
                <w:lang w:eastAsia="fr-FR"/>
              </w:rPr>
              <w:t>) .</w:t>
            </w:r>
            <w:proofErr w:type="gramEnd"/>
            <w:r w:rsidRPr="00611EEB">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hideMark/>
          </w:tcPr>
          <w:p w14:paraId="2BB224A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ACF523A" w14:textId="77777777" w:rsidTr="00611EEB">
        <w:trPr>
          <w:trHeight w:val="795"/>
        </w:trPr>
        <w:tc>
          <w:tcPr>
            <w:tcW w:w="2140" w:type="dxa"/>
            <w:tcBorders>
              <w:top w:val="nil"/>
              <w:left w:val="single" w:sz="4" w:space="0" w:color="auto"/>
              <w:bottom w:val="single" w:sz="4" w:space="0" w:color="auto"/>
              <w:right w:val="single" w:sz="4" w:space="0" w:color="auto"/>
            </w:tcBorders>
            <w:hideMark/>
          </w:tcPr>
          <w:p w14:paraId="4311396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Actif</w:t>
            </w:r>
          </w:p>
        </w:tc>
        <w:tc>
          <w:tcPr>
            <w:tcW w:w="6240" w:type="dxa"/>
            <w:tcBorders>
              <w:top w:val="nil"/>
              <w:left w:val="nil"/>
              <w:bottom w:val="single" w:sz="4" w:space="0" w:color="auto"/>
              <w:right w:val="single" w:sz="4" w:space="0" w:color="auto"/>
            </w:tcBorders>
            <w:hideMark/>
          </w:tcPr>
          <w:p w14:paraId="06D3093F" w14:textId="77777777" w:rsidR="00611EEB" w:rsidRPr="00611EEB" w:rsidRDefault="00611EEB" w:rsidP="00611EEB">
            <w:pPr>
              <w:spacing w:line="240" w:lineRule="auto"/>
              <w:rPr>
                <w:rFonts w:ascii="Calibri" w:eastAsia="Times New Roman" w:hAnsi="Calibri" w:cs="Calibri"/>
                <w:color w:val="000000"/>
                <w:sz w:val="18"/>
                <w:szCs w:val="18"/>
                <w:lang w:eastAsia="fr-FR"/>
              </w:rPr>
            </w:pPr>
            <w:proofErr w:type="gramStart"/>
            <w:r w:rsidRPr="00611EEB">
              <w:rPr>
                <w:rFonts w:ascii="Calibri" w:eastAsia="Times New Roman" w:hAnsi="Calibri" w:cs="Calibri"/>
                <w:color w:val="000000"/>
                <w:sz w:val="18"/>
                <w:szCs w:val="18"/>
                <w:lang w:eastAsia="fr-FR"/>
              </w:rPr>
              <w:t>le</w:t>
            </w:r>
            <w:proofErr w:type="gramEnd"/>
            <w:r w:rsidRPr="00611EEB">
              <w:rPr>
                <w:rFonts w:ascii="Calibri" w:eastAsia="Times New Roman" w:hAnsi="Calibri" w:cs="Calibri"/>
                <w:color w:val="000000"/>
                <w:sz w:val="18"/>
                <w:szCs w:val="18"/>
                <w:lang w:eastAsia="fr-FR"/>
              </w:rPr>
              <w:t xml:space="preserve"> code ISIN du titre retenu comme identifiant unique de la valeur. Les titres éligibles sont tous les titres admis chez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 xml:space="preserve"> (dont la place de dénouement est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6916628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A58039E"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E924BD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dénouement</w:t>
            </w:r>
          </w:p>
        </w:tc>
        <w:tc>
          <w:tcPr>
            <w:tcW w:w="6240" w:type="dxa"/>
            <w:tcBorders>
              <w:top w:val="nil"/>
              <w:left w:val="nil"/>
              <w:bottom w:val="single" w:sz="4" w:space="0" w:color="auto"/>
              <w:right w:val="single" w:sz="4" w:space="0" w:color="auto"/>
            </w:tcBorders>
            <w:hideMark/>
          </w:tcPr>
          <w:p w14:paraId="6D746FF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Déduite depuis la valeur objet de l’instruction.</w:t>
            </w:r>
          </w:p>
        </w:tc>
        <w:tc>
          <w:tcPr>
            <w:tcW w:w="1660" w:type="dxa"/>
            <w:tcBorders>
              <w:top w:val="nil"/>
              <w:left w:val="nil"/>
              <w:bottom w:val="single" w:sz="4" w:space="0" w:color="auto"/>
              <w:right w:val="single" w:sz="4" w:space="0" w:color="auto"/>
            </w:tcBorders>
            <w:hideMark/>
          </w:tcPr>
          <w:p w14:paraId="26F8300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F3C4FD3"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3D8F944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Quantité</w:t>
            </w:r>
          </w:p>
        </w:tc>
        <w:tc>
          <w:tcPr>
            <w:tcW w:w="6240" w:type="dxa"/>
            <w:tcBorders>
              <w:top w:val="nil"/>
              <w:left w:val="nil"/>
              <w:bottom w:val="single" w:sz="4" w:space="0" w:color="auto"/>
              <w:right w:val="single" w:sz="4" w:space="0" w:color="auto"/>
            </w:tcBorders>
            <w:hideMark/>
          </w:tcPr>
          <w:p w14:paraId="48380D0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Quantité de titres.</w:t>
            </w:r>
          </w:p>
        </w:tc>
        <w:tc>
          <w:tcPr>
            <w:tcW w:w="1660" w:type="dxa"/>
            <w:tcBorders>
              <w:top w:val="nil"/>
              <w:left w:val="nil"/>
              <w:bottom w:val="single" w:sz="4" w:space="0" w:color="auto"/>
              <w:right w:val="single" w:sz="4" w:space="0" w:color="auto"/>
            </w:tcBorders>
            <w:hideMark/>
          </w:tcPr>
          <w:p w14:paraId="2958D05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CE824A4"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57CF256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de quantité</w:t>
            </w:r>
          </w:p>
        </w:tc>
        <w:tc>
          <w:tcPr>
            <w:tcW w:w="6240" w:type="dxa"/>
            <w:tcBorders>
              <w:top w:val="nil"/>
              <w:left w:val="nil"/>
              <w:bottom w:val="single" w:sz="4" w:space="0" w:color="auto"/>
              <w:right w:val="single" w:sz="4" w:space="0" w:color="auto"/>
            </w:tcBorders>
            <w:hideMark/>
          </w:tcPr>
          <w:p w14:paraId="40DB7CE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Donnée déterminant le type de la quantité. « UNIT » pour </w:t>
            </w:r>
            <w:proofErr w:type="gramStart"/>
            <w:r w:rsidRPr="00611EEB">
              <w:rPr>
                <w:rFonts w:ascii="Calibri" w:eastAsia="Times New Roman" w:hAnsi="Calibri" w:cs="Calibri"/>
                <w:color w:val="000000"/>
                <w:sz w:val="18"/>
                <w:szCs w:val="18"/>
                <w:lang w:eastAsia="fr-FR"/>
              </w:rPr>
              <w:t>les valeurs locale</w:t>
            </w:r>
            <w:proofErr w:type="gramEnd"/>
            <w:r w:rsidRPr="00611EEB">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3F5437A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964E9F9"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0D25DA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Client</w:t>
            </w:r>
          </w:p>
        </w:tc>
        <w:tc>
          <w:tcPr>
            <w:tcW w:w="6240" w:type="dxa"/>
            <w:tcBorders>
              <w:top w:val="nil"/>
              <w:left w:val="nil"/>
              <w:bottom w:val="single" w:sz="4" w:space="0" w:color="auto"/>
              <w:right w:val="single" w:sz="4" w:space="0" w:color="auto"/>
            </w:tcBorders>
            <w:hideMark/>
          </w:tcPr>
          <w:p w14:paraId="7160953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client détenteur du portefeuille.</w:t>
            </w:r>
          </w:p>
        </w:tc>
        <w:tc>
          <w:tcPr>
            <w:tcW w:w="1660" w:type="dxa"/>
            <w:tcBorders>
              <w:top w:val="nil"/>
              <w:left w:val="nil"/>
              <w:bottom w:val="single" w:sz="4" w:space="0" w:color="auto"/>
              <w:right w:val="single" w:sz="4" w:space="0" w:color="auto"/>
            </w:tcBorders>
            <w:hideMark/>
          </w:tcPr>
          <w:p w14:paraId="2149DB0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D6F9BDD"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F70B90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titres client</w:t>
            </w:r>
          </w:p>
        </w:tc>
        <w:tc>
          <w:tcPr>
            <w:tcW w:w="6240" w:type="dxa"/>
            <w:tcBorders>
              <w:top w:val="nil"/>
              <w:left w:val="nil"/>
              <w:bottom w:val="single" w:sz="4" w:space="0" w:color="auto"/>
              <w:right w:val="single" w:sz="4" w:space="0" w:color="auto"/>
            </w:tcBorders>
            <w:hideMark/>
          </w:tcPr>
          <w:p w14:paraId="4277AEB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compte titres sur lequel sera dénouée l’opération.</w:t>
            </w:r>
          </w:p>
        </w:tc>
        <w:tc>
          <w:tcPr>
            <w:tcW w:w="1660" w:type="dxa"/>
            <w:tcBorders>
              <w:top w:val="nil"/>
              <w:left w:val="nil"/>
              <w:bottom w:val="single" w:sz="4" w:space="0" w:color="auto"/>
              <w:right w:val="single" w:sz="4" w:space="0" w:color="auto"/>
            </w:tcBorders>
            <w:hideMark/>
          </w:tcPr>
          <w:p w14:paraId="0475920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7AFA047A"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2DBB432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espèces client</w:t>
            </w:r>
          </w:p>
        </w:tc>
        <w:tc>
          <w:tcPr>
            <w:tcW w:w="6240" w:type="dxa"/>
            <w:tcBorders>
              <w:top w:val="nil"/>
              <w:left w:val="nil"/>
              <w:bottom w:val="single" w:sz="4" w:space="0" w:color="auto"/>
              <w:right w:val="single" w:sz="4" w:space="0" w:color="auto"/>
            </w:tcBorders>
            <w:hideMark/>
          </w:tcPr>
          <w:p w14:paraId="040C0F2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compte rattaché au compte titre, déduit selon la devise de dénouement de l’instruction.</w:t>
            </w:r>
          </w:p>
        </w:tc>
        <w:tc>
          <w:tcPr>
            <w:tcW w:w="1660" w:type="dxa"/>
            <w:tcBorders>
              <w:top w:val="nil"/>
              <w:left w:val="nil"/>
              <w:bottom w:val="single" w:sz="4" w:space="0" w:color="auto"/>
              <w:right w:val="single" w:sz="4" w:space="0" w:color="auto"/>
            </w:tcBorders>
            <w:hideMark/>
          </w:tcPr>
          <w:p w14:paraId="5DAE18C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78DE9E3"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648AA94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compte espèce</w:t>
            </w:r>
          </w:p>
        </w:tc>
        <w:tc>
          <w:tcPr>
            <w:tcW w:w="6240" w:type="dxa"/>
            <w:tcBorders>
              <w:top w:val="nil"/>
              <w:left w:val="nil"/>
              <w:bottom w:val="single" w:sz="4" w:space="0" w:color="auto"/>
              <w:right w:val="single" w:sz="4" w:space="0" w:color="auto"/>
            </w:tcBorders>
            <w:hideMark/>
          </w:tcPr>
          <w:p w14:paraId="368C73BD"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de compte espèce déduit automatiquement.</w:t>
            </w:r>
          </w:p>
        </w:tc>
        <w:tc>
          <w:tcPr>
            <w:tcW w:w="1660" w:type="dxa"/>
            <w:tcBorders>
              <w:top w:val="nil"/>
              <w:left w:val="nil"/>
              <w:bottom w:val="single" w:sz="4" w:space="0" w:color="auto"/>
              <w:right w:val="single" w:sz="4" w:space="0" w:color="auto"/>
            </w:tcBorders>
            <w:hideMark/>
          </w:tcPr>
          <w:p w14:paraId="4540F1ED"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DEBE578"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4A528CA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Place de dénouement</w:t>
            </w:r>
          </w:p>
        </w:tc>
        <w:tc>
          <w:tcPr>
            <w:tcW w:w="6240" w:type="dxa"/>
            <w:tcBorders>
              <w:top w:val="nil"/>
              <w:left w:val="nil"/>
              <w:bottom w:val="single" w:sz="4" w:space="0" w:color="auto"/>
              <w:right w:val="single" w:sz="4" w:space="0" w:color="auto"/>
            </w:tcBorders>
            <w:hideMark/>
          </w:tcPr>
          <w:p w14:paraId="5BEB68D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Champ déduit à partir du titre. </w:t>
            </w:r>
            <w:proofErr w:type="spellStart"/>
            <w:r w:rsidRPr="00611EEB">
              <w:rPr>
                <w:rFonts w:ascii="Calibri" w:eastAsia="Times New Roman" w:hAnsi="Calibri" w:cs="Calibri"/>
                <w:color w:val="000000"/>
                <w:sz w:val="18"/>
                <w:szCs w:val="18"/>
                <w:lang w:eastAsia="fr-FR"/>
              </w:rPr>
              <w:t>MaroClear</w:t>
            </w:r>
            <w:proofErr w:type="spellEnd"/>
            <w:r w:rsidRPr="00611EEB">
              <w:rPr>
                <w:rFonts w:ascii="Calibri" w:eastAsia="Times New Roman" w:hAnsi="Calibri" w:cs="Calibri"/>
                <w:color w:val="000000"/>
                <w:sz w:val="18"/>
                <w:szCs w:val="18"/>
                <w:lang w:eastAsia="fr-FR"/>
              </w:rPr>
              <w:t xml:space="preserve"> pour les opérations de pensions.</w:t>
            </w:r>
          </w:p>
        </w:tc>
        <w:tc>
          <w:tcPr>
            <w:tcW w:w="1660" w:type="dxa"/>
            <w:tcBorders>
              <w:top w:val="nil"/>
              <w:left w:val="nil"/>
              <w:bottom w:val="single" w:sz="4" w:space="0" w:color="auto"/>
              <w:right w:val="single" w:sz="4" w:space="0" w:color="auto"/>
            </w:tcBorders>
            <w:hideMark/>
          </w:tcPr>
          <w:p w14:paraId="7121EF7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82DC465"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DCF0C9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Dépositaire</w:t>
            </w:r>
          </w:p>
        </w:tc>
        <w:tc>
          <w:tcPr>
            <w:tcW w:w="6240" w:type="dxa"/>
            <w:tcBorders>
              <w:top w:val="nil"/>
              <w:left w:val="nil"/>
              <w:bottom w:val="single" w:sz="4" w:space="0" w:color="auto"/>
              <w:right w:val="single" w:sz="4" w:space="0" w:color="auto"/>
            </w:tcBorders>
            <w:hideMark/>
          </w:tcPr>
          <w:p w14:paraId="2B22576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Dépositaire central pour les valeurs locales.</w:t>
            </w:r>
          </w:p>
        </w:tc>
        <w:tc>
          <w:tcPr>
            <w:tcW w:w="1660" w:type="dxa"/>
            <w:tcBorders>
              <w:top w:val="nil"/>
              <w:left w:val="nil"/>
              <w:bottom w:val="single" w:sz="4" w:space="0" w:color="auto"/>
              <w:right w:val="single" w:sz="4" w:space="0" w:color="auto"/>
            </w:tcBorders>
            <w:hideMark/>
          </w:tcPr>
          <w:p w14:paraId="5F7F780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86D5935"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4ED4349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nostro titres</w:t>
            </w:r>
          </w:p>
        </w:tc>
        <w:tc>
          <w:tcPr>
            <w:tcW w:w="6240" w:type="dxa"/>
            <w:tcBorders>
              <w:top w:val="nil"/>
              <w:left w:val="nil"/>
              <w:bottom w:val="single" w:sz="4" w:space="0" w:color="auto"/>
              <w:right w:val="single" w:sz="4" w:space="0" w:color="auto"/>
            </w:tcBorders>
            <w:hideMark/>
          </w:tcPr>
          <w:p w14:paraId="3DF1DC1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Il s’agit du compte Nostro de l'affilié ouvert auprès du dépositaire central par type d’avoir.</w:t>
            </w:r>
          </w:p>
        </w:tc>
        <w:tc>
          <w:tcPr>
            <w:tcW w:w="1660" w:type="dxa"/>
            <w:tcBorders>
              <w:top w:val="nil"/>
              <w:left w:val="nil"/>
              <w:bottom w:val="single" w:sz="4" w:space="0" w:color="auto"/>
              <w:right w:val="single" w:sz="4" w:space="0" w:color="auto"/>
            </w:tcBorders>
            <w:hideMark/>
          </w:tcPr>
          <w:p w14:paraId="029565C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C1196FE"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560413A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nostro espèces</w:t>
            </w:r>
          </w:p>
        </w:tc>
        <w:tc>
          <w:tcPr>
            <w:tcW w:w="6240" w:type="dxa"/>
            <w:tcBorders>
              <w:top w:val="nil"/>
              <w:left w:val="nil"/>
              <w:bottom w:val="single" w:sz="4" w:space="0" w:color="auto"/>
              <w:right w:val="single" w:sz="4" w:space="0" w:color="auto"/>
            </w:tcBorders>
            <w:hideMark/>
          </w:tcPr>
          <w:p w14:paraId="7572F6D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Il s’agit du compte Nostro de l'affilié auprès de la BAM.</w:t>
            </w:r>
          </w:p>
        </w:tc>
        <w:tc>
          <w:tcPr>
            <w:tcW w:w="1660" w:type="dxa"/>
            <w:tcBorders>
              <w:top w:val="nil"/>
              <w:left w:val="nil"/>
              <w:bottom w:val="single" w:sz="4" w:space="0" w:color="auto"/>
              <w:right w:val="single" w:sz="4" w:space="0" w:color="auto"/>
            </w:tcBorders>
            <w:hideMark/>
          </w:tcPr>
          <w:p w14:paraId="5675462A"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9B7E7F2"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79DA710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Contrepartie</w:t>
            </w:r>
          </w:p>
        </w:tc>
        <w:tc>
          <w:tcPr>
            <w:tcW w:w="6240" w:type="dxa"/>
            <w:tcBorders>
              <w:top w:val="nil"/>
              <w:left w:val="nil"/>
              <w:bottom w:val="single" w:sz="4" w:space="0" w:color="auto"/>
              <w:right w:val="single" w:sz="4" w:space="0" w:color="auto"/>
            </w:tcBorders>
            <w:hideMark/>
          </w:tcPr>
          <w:p w14:paraId="4C2F02F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Correspond au dépositaire du bénéficiaire. </w:t>
            </w:r>
          </w:p>
        </w:tc>
        <w:tc>
          <w:tcPr>
            <w:tcW w:w="1660" w:type="dxa"/>
            <w:tcBorders>
              <w:top w:val="nil"/>
              <w:left w:val="nil"/>
              <w:bottom w:val="single" w:sz="4" w:space="0" w:color="auto"/>
              <w:right w:val="single" w:sz="4" w:space="0" w:color="auto"/>
            </w:tcBorders>
            <w:hideMark/>
          </w:tcPr>
          <w:p w14:paraId="4291AD7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554CFDA" w14:textId="77777777" w:rsidTr="00611EEB">
        <w:trPr>
          <w:trHeight w:val="960"/>
        </w:trPr>
        <w:tc>
          <w:tcPr>
            <w:tcW w:w="2140" w:type="dxa"/>
            <w:tcBorders>
              <w:top w:val="nil"/>
              <w:left w:val="single" w:sz="4" w:space="0" w:color="auto"/>
              <w:bottom w:val="single" w:sz="4" w:space="0" w:color="auto"/>
              <w:right w:val="single" w:sz="4" w:space="0" w:color="auto"/>
            </w:tcBorders>
            <w:hideMark/>
          </w:tcPr>
          <w:p w14:paraId="4F4A209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Bénéficiaire</w:t>
            </w:r>
          </w:p>
        </w:tc>
        <w:tc>
          <w:tcPr>
            <w:tcW w:w="6240" w:type="dxa"/>
            <w:tcBorders>
              <w:top w:val="nil"/>
              <w:left w:val="nil"/>
              <w:bottom w:val="single" w:sz="4" w:space="0" w:color="auto"/>
              <w:right w:val="single" w:sz="4" w:space="0" w:color="auto"/>
            </w:tcBorders>
            <w:hideMark/>
          </w:tcPr>
          <w:p w14:paraId="69D0BCA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client du dépositaire contrepartie. Doit être déclaré dans le référentiel comme étant contrepartie ou client (si la contrepartie est AWB). Sur la base du profil fiscal paramétrable du bénéficiaire que le système calcule la TPPRF à appliquer pour les REPO.</w:t>
            </w:r>
          </w:p>
        </w:tc>
        <w:tc>
          <w:tcPr>
            <w:tcW w:w="1660" w:type="dxa"/>
            <w:tcBorders>
              <w:top w:val="nil"/>
              <w:left w:val="nil"/>
              <w:bottom w:val="single" w:sz="4" w:space="0" w:color="auto"/>
              <w:right w:val="single" w:sz="4" w:space="0" w:color="auto"/>
            </w:tcBorders>
            <w:hideMark/>
          </w:tcPr>
          <w:p w14:paraId="07E272A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AAF41C9" w14:textId="77777777" w:rsidTr="00611EEB">
        <w:trPr>
          <w:trHeight w:val="690"/>
        </w:trPr>
        <w:tc>
          <w:tcPr>
            <w:tcW w:w="2140" w:type="dxa"/>
            <w:tcBorders>
              <w:top w:val="nil"/>
              <w:left w:val="single" w:sz="4" w:space="0" w:color="auto"/>
              <w:bottom w:val="single" w:sz="4" w:space="0" w:color="auto"/>
              <w:right w:val="single" w:sz="4" w:space="0" w:color="auto"/>
            </w:tcBorders>
            <w:hideMark/>
          </w:tcPr>
          <w:p w14:paraId="71B6A29A"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Compte titre du bénéficiaire</w:t>
            </w:r>
          </w:p>
        </w:tc>
        <w:tc>
          <w:tcPr>
            <w:tcW w:w="6240" w:type="dxa"/>
            <w:tcBorders>
              <w:top w:val="nil"/>
              <w:left w:val="nil"/>
              <w:bottom w:val="single" w:sz="4" w:space="0" w:color="auto"/>
              <w:right w:val="single" w:sz="4" w:space="0" w:color="auto"/>
            </w:tcBorders>
            <w:hideMark/>
          </w:tcPr>
          <w:p w14:paraId="0688E7E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Correspond au compte titres du bénéficiaire.</w:t>
            </w:r>
          </w:p>
        </w:tc>
        <w:tc>
          <w:tcPr>
            <w:tcW w:w="1660" w:type="dxa"/>
            <w:tcBorders>
              <w:top w:val="nil"/>
              <w:left w:val="nil"/>
              <w:bottom w:val="single" w:sz="4" w:space="0" w:color="auto"/>
              <w:right w:val="single" w:sz="4" w:space="0" w:color="auto"/>
            </w:tcBorders>
            <w:hideMark/>
          </w:tcPr>
          <w:p w14:paraId="4D36643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2AB4DD23"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707B918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négociation</w:t>
            </w:r>
          </w:p>
        </w:tc>
        <w:tc>
          <w:tcPr>
            <w:tcW w:w="6240" w:type="dxa"/>
            <w:tcBorders>
              <w:top w:val="nil"/>
              <w:left w:val="nil"/>
              <w:bottom w:val="single" w:sz="4" w:space="0" w:color="auto"/>
              <w:right w:val="single" w:sz="4" w:space="0" w:color="auto"/>
            </w:tcBorders>
            <w:hideMark/>
          </w:tcPr>
          <w:p w14:paraId="4F8A321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d’exécution.</w:t>
            </w:r>
          </w:p>
        </w:tc>
        <w:tc>
          <w:tcPr>
            <w:tcW w:w="1660" w:type="dxa"/>
            <w:tcBorders>
              <w:top w:val="nil"/>
              <w:left w:val="nil"/>
              <w:bottom w:val="single" w:sz="4" w:space="0" w:color="auto"/>
              <w:right w:val="single" w:sz="4" w:space="0" w:color="auto"/>
            </w:tcBorders>
            <w:hideMark/>
          </w:tcPr>
          <w:p w14:paraId="03B0A4F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5FC52EE9" w14:textId="77777777" w:rsidTr="00611EEB">
        <w:trPr>
          <w:trHeight w:val="1170"/>
        </w:trPr>
        <w:tc>
          <w:tcPr>
            <w:tcW w:w="2140" w:type="dxa"/>
            <w:tcBorders>
              <w:top w:val="nil"/>
              <w:left w:val="single" w:sz="4" w:space="0" w:color="auto"/>
              <w:bottom w:val="single" w:sz="4" w:space="0" w:color="auto"/>
              <w:right w:val="single" w:sz="4" w:space="0" w:color="auto"/>
            </w:tcBorders>
            <w:hideMark/>
          </w:tcPr>
          <w:p w14:paraId="77945FE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valeur</w:t>
            </w:r>
          </w:p>
        </w:tc>
        <w:tc>
          <w:tcPr>
            <w:tcW w:w="6240" w:type="dxa"/>
            <w:tcBorders>
              <w:top w:val="nil"/>
              <w:left w:val="nil"/>
              <w:bottom w:val="single" w:sz="4" w:space="0" w:color="auto"/>
              <w:right w:val="single" w:sz="4" w:space="0" w:color="auto"/>
            </w:tcBorders>
            <w:hideMark/>
          </w:tcPr>
          <w:p w14:paraId="1230191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611EEB">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60" w:type="dxa"/>
            <w:tcBorders>
              <w:top w:val="nil"/>
              <w:left w:val="nil"/>
              <w:bottom w:val="single" w:sz="4" w:space="0" w:color="auto"/>
              <w:right w:val="single" w:sz="4" w:space="0" w:color="auto"/>
            </w:tcBorders>
            <w:hideMark/>
          </w:tcPr>
          <w:p w14:paraId="5A3FE1C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04DE23C0" w14:textId="77777777" w:rsidTr="00611EEB">
        <w:trPr>
          <w:trHeight w:val="720"/>
        </w:trPr>
        <w:tc>
          <w:tcPr>
            <w:tcW w:w="2140" w:type="dxa"/>
            <w:tcBorders>
              <w:top w:val="nil"/>
              <w:left w:val="single" w:sz="4" w:space="0" w:color="auto"/>
              <w:bottom w:val="single" w:sz="4" w:space="0" w:color="auto"/>
              <w:right w:val="single" w:sz="4" w:space="0" w:color="auto"/>
            </w:tcBorders>
            <w:hideMark/>
          </w:tcPr>
          <w:p w14:paraId="2AA5938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dénouement</w:t>
            </w:r>
          </w:p>
        </w:tc>
        <w:tc>
          <w:tcPr>
            <w:tcW w:w="6240" w:type="dxa"/>
            <w:tcBorders>
              <w:top w:val="nil"/>
              <w:left w:val="nil"/>
              <w:bottom w:val="single" w:sz="4" w:space="0" w:color="auto"/>
              <w:right w:val="single" w:sz="4" w:space="0" w:color="auto"/>
            </w:tcBorders>
            <w:hideMark/>
          </w:tcPr>
          <w:p w14:paraId="2D18CD8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de Dénouement théorique : déduite par le système moyennant la configuration de la SLA fenêtre de dénouement. Par défaut, elle est gale à J.</w:t>
            </w:r>
          </w:p>
        </w:tc>
        <w:tc>
          <w:tcPr>
            <w:tcW w:w="1660" w:type="dxa"/>
            <w:tcBorders>
              <w:top w:val="nil"/>
              <w:left w:val="nil"/>
              <w:bottom w:val="single" w:sz="4" w:space="0" w:color="auto"/>
              <w:right w:val="single" w:sz="4" w:space="0" w:color="auto"/>
            </w:tcBorders>
            <w:hideMark/>
          </w:tcPr>
          <w:p w14:paraId="2B916BB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1C53CE2" w14:textId="77777777" w:rsidTr="00611EEB">
        <w:trPr>
          <w:trHeight w:val="1095"/>
        </w:trPr>
        <w:tc>
          <w:tcPr>
            <w:tcW w:w="2140" w:type="dxa"/>
            <w:tcBorders>
              <w:top w:val="nil"/>
              <w:left w:val="single" w:sz="4" w:space="0" w:color="auto"/>
              <w:bottom w:val="single" w:sz="4" w:space="0" w:color="auto"/>
              <w:right w:val="single" w:sz="4" w:space="0" w:color="auto"/>
            </w:tcBorders>
            <w:hideMark/>
          </w:tcPr>
          <w:p w14:paraId="590E2F2D"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Prix</w:t>
            </w:r>
          </w:p>
        </w:tc>
        <w:tc>
          <w:tcPr>
            <w:tcW w:w="6240" w:type="dxa"/>
            <w:tcBorders>
              <w:top w:val="nil"/>
              <w:left w:val="nil"/>
              <w:bottom w:val="single" w:sz="4" w:space="0" w:color="auto"/>
              <w:right w:val="single" w:sz="4" w:space="0" w:color="auto"/>
            </w:tcBorders>
            <w:hideMark/>
          </w:tcPr>
          <w:p w14:paraId="1034B48E" w14:textId="77777777" w:rsidR="00455F85" w:rsidRDefault="00611EEB" w:rsidP="00611EEB">
            <w:pPr>
              <w:spacing w:line="240" w:lineRule="auto"/>
              <w:rPr>
                <w:ins w:id="321" w:author="souchem" w:date="2015-07-28T18:11:00Z"/>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Prix de négociation à l’opération (cours) fourni ou calculable, si non fourni, à partir de la quantité et du montant brut. </w:t>
            </w:r>
          </w:p>
          <w:p w14:paraId="50FF71F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prix est exprimé en montant pour toute nature de titre (aucun prix de titre exprimé en pourcentage par rapport à la valeur nominale).</w:t>
            </w:r>
            <w:ins w:id="322" w:author="souchem" w:date="2015-07-28T18:11:00Z">
              <w:r w:rsidR="00455F85">
                <w:rPr>
                  <w:rFonts w:ascii="Calibri" w:eastAsia="Times New Roman" w:hAnsi="Calibri" w:cs="Calibri"/>
                  <w:color w:val="000000"/>
                  <w:sz w:val="18"/>
                  <w:szCs w:val="18"/>
                  <w:lang w:eastAsia="fr-FR"/>
                </w:rPr>
                <w:t xml:space="preserve"> [GAP NON RETENU]</w:t>
              </w:r>
            </w:ins>
          </w:p>
        </w:tc>
        <w:tc>
          <w:tcPr>
            <w:tcW w:w="1660" w:type="dxa"/>
            <w:tcBorders>
              <w:top w:val="nil"/>
              <w:left w:val="nil"/>
              <w:bottom w:val="single" w:sz="4" w:space="0" w:color="auto"/>
              <w:right w:val="single" w:sz="4" w:space="0" w:color="auto"/>
            </w:tcBorders>
            <w:hideMark/>
          </w:tcPr>
          <w:p w14:paraId="72C319E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109C802"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46BD8A1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courus</w:t>
            </w:r>
          </w:p>
        </w:tc>
        <w:tc>
          <w:tcPr>
            <w:tcW w:w="6240" w:type="dxa"/>
            <w:tcBorders>
              <w:top w:val="nil"/>
              <w:left w:val="nil"/>
              <w:bottom w:val="single" w:sz="4" w:space="0" w:color="auto"/>
              <w:right w:val="single" w:sz="4" w:space="0" w:color="auto"/>
            </w:tcBorders>
            <w:hideMark/>
          </w:tcPr>
          <w:p w14:paraId="70673B9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Calculés pour les titres de créance (en fonction de la date de négociation).</w:t>
            </w:r>
          </w:p>
        </w:tc>
        <w:tc>
          <w:tcPr>
            <w:tcW w:w="1660" w:type="dxa"/>
            <w:tcBorders>
              <w:top w:val="nil"/>
              <w:left w:val="nil"/>
              <w:bottom w:val="single" w:sz="4" w:space="0" w:color="auto"/>
              <w:right w:val="single" w:sz="4" w:space="0" w:color="auto"/>
            </w:tcBorders>
            <w:hideMark/>
          </w:tcPr>
          <w:p w14:paraId="4366FD2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46599A3D" w14:textId="77777777" w:rsidTr="00611EEB">
        <w:trPr>
          <w:trHeight w:val="480"/>
        </w:trPr>
        <w:tc>
          <w:tcPr>
            <w:tcW w:w="2140" w:type="dxa"/>
            <w:tcBorders>
              <w:top w:val="nil"/>
              <w:left w:val="single" w:sz="4" w:space="0" w:color="auto"/>
              <w:bottom w:val="single" w:sz="4" w:space="0" w:color="auto"/>
              <w:right w:val="single" w:sz="4" w:space="0" w:color="auto"/>
            </w:tcBorders>
            <w:shd w:val="clear" w:color="000000" w:fill="D8D8D8"/>
            <w:hideMark/>
          </w:tcPr>
          <w:p w14:paraId="4F4AD99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Montants et commission</w:t>
            </w:r>
          </w:p>
        </w:tc>
        <w:tc>
          <w:tcPr>
            <w:tcW w:w="6240" w:type="dxa"/>
            <w:tcBorders>
              <w:top w:val="nil"/>
              <w:left w:val="nil"/>
              <w:bottom w:val="single" w:sz="4" w:space="0" w:color="auto"/>
              <w:right w:val="single" w:sz="4" w:space="0" w:color="auto"/>
            </w:tcBorders>
            <w:shd w:val="clear" w:color="000000" w:fill="D8D8D8"/>
            <w:hideMark/>
          </w:tcPr>
          <w:p w14:paraId="0589EF5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17AF97A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14:paraId="0C5509F2"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767EF55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RL</w:t>
            </w:r>
          </w:p>
        </w:tc>
        <w:tc>
          <w:tcPr>
            <w:tcW w:w="6240" w:type="dxa"/>
            <w:tcBorders>
              <w:top w:val="nil"/>
              <w:left w:val="nil"/>
              <w:bottom w:val="single" w:sz="4" w:space="0" w:color="auto"/>
              <w:right w:val="single" w:sz="4" w:space="0" w:color="auto"/>
            </w:tcBorders>
            <w:hideMark/>
          </w:tcPr>
          <w:p w14:paraId="7F96187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de règlement livraison. Calculée selon une SLA avec possibilité de modification à la saisie.</w:t>
            </w:r>
          </w:p>
        </w:tc>
        <w:tc>
          <w:tcPr>
            <w:tcW w:w="1660" w:type="dxa"/>
            <w:tcBorders>
              <w:top w:val="nil"/>
              <w:left w:val="nil"/>
              <w:bottom w:val="single" w:sz="4" w:space="0" w:color="auto"/>
              <w:right w:val="single" w:sz="4" w:space="0" w:color="auto"/>
            </w:tcBorders>
            <w:hideMark/>
          </w:tcPr>
          <w:p w14:paraId="3C365B3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5EC9ED5F"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356B43A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frais RL</w:t>
            </w:r>
          </w:p>
        </w:tc>
        <w:tc>
          <w:tcPr>
            <w:tcW w:w="6240" w:type="dxa"/>
            <w:tcBorders>
              <w:top w:val="nil"/>
              <w:left w:val="nil"/>
              <w:bottom w:val="single" w:sz="4" w:space="0" w:color="auto"/>
              <w:right w:val="single" w:sz="4" w:space="0" w:color="auto"/>
            </w:tcBorders>
            <w:hideMark/>
          </w:tcPr>
          <w:p w14:paraId="6F0F6D7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Frais de règlement livraison.</w:t>
            </w:r>
          </w:p>
        </w:tc>
        <w:tc>
          <w:tcPr>
            <w:tcW w:w="1660" w:type="dxa"/>
            <w:tcBorders>
              <w:top w:val="nil"/>
              <w:left w:val="nil"/>
              <w:bottom w:val="single" w:sz="4" w:space="0" w:color="auto"/>
              <w:right w:val="single" w:sz="4" w:space="0" w:color="auto"/>
            </w:tcBorders>
            <w:hideMark/>
          </w:tcPr>
          <w:p w14:paraId="3DE6EAC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079131E4"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03A432E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lastRenderedPageBreak/>
              <w:t>Frais RL TTC</w:t>
            </w:r>
          </w:p>
        </w:tc>
        <w:tc>
          <w:tcPr>
            <w:tcW w:w="6240" w:type="dxa"/>
            <w:tcBorders>
              <w:top w:val="nil"/>
              <w:left w:val="nil"/>
              <w:bottom w:val="single" w:sz="4" w:space="0" w:color="auto"/>
              <w:right w:val="single" w:sz="4" w:space="0" w:color="auto"/>
            </w:tcBorders>
            <w:hideMark/>
          </w:tcPr>
          <w:p w14:paraId="4D407B4A"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Frais de règlement livraison TTC.</w:t>
            </w:r>
          </w:p>
        </w:tc>
        <w:tc>
          <w:tcPr>
            <w:tcW w:w="1660" w:type="dxa"/>
            <w:tcBorders>
              <w:top w:val="nil"/>
              <w:left w:val="nil"/>
              <w:bottom w:val="single" w:sz="4" w:space="0" w:color="auto"/>
              <w:right w:val="single" w:sz="4" w:space="0" w:color="auto"/>
            </w:tcBorders>
            <w:hideMark/>
          </w:tcPr>
          <w:p w14:paraId="3DC69D6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FE5952D"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6833B78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brut</w:t>
            </w:r>
          </w:p>
        </w:tc>
        <w:tc>
          <w:tcPr>
            <w:tcW w:w="6240" w:type="dxa"/>
            <w:tcBorders>
              <w:top w:val="nil"/>
              <w:left w:val="nil"/>
              <w:bottom w:val="single" w:sz="4" w:space="0" w:color="auto"/>
              <w:right w:val="single" w:sz="4" w:space="0" w:color="auto"/>
            </w:tcBorders>
            <w:hideMark/>
          </w:tcPr>
          <w:p w14:paraId="23142BE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hideMark/>
          </w:tcPr>
          <w:p w14:paraId="57E60F4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8056745"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1598AC8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de dénouement</w:t>
            </w:r>
          </w:p>
        </w:tc>
        <w:tc>
          <w:tcPr>
            <w:tcW w:w="6240" w:type="dxa"/>
            <w:tcBorders>
              <w:top w:val="nil"/>
              <w:left w:val="nil"/>
              <w:bottom w:val="single" w:sz="4" w:space="0" w:color="auto"/>
              <w:right w:val="single" w:sz="4" w:space="0" w:color="auto"/>
            </w:tcBorders>
            <w:hideMark/>
          </w:tcPr>
          <w:p w14:paraId="1D1F6DF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C'est le montant de l'aller. Renseigné par l'utilisateur ou calculé par le système à partir </w:t>
            </w:r>
            <w:proofErr w:type="gramStart"/>
            <w:r w:rsidRPr="00611EEB">
              <w:rPr>
                <w:rFonts w:ascii="Calibri" w:eastAsia="Times New Roman" w:hAnsi="Calibri" w:cs="Calibri"/>
                <w:color w:val="000000"/>
                <w:sz w:val="18"/>
                <w:szCs w:val="18"/>
                <w:lang w:eastAsia="fr-FR"/>
              </w:rPr>
              <w:t>de:</w:t>
            </w:r>
            <w:proofErr w:type="gramEnd"/>
            <w:r w:rsidRPr="00611EEB">
              <w:rPr>
                <w:rFonts w:ascii="Calibri" w:eastAsia="Times New Roman" w:hAnsi="Calibri" w:cs="Calibri"/>
                <w:color w:val="000000"/>
                <w:sz w:val="18"/>
                <w:szCs w:val="18"/>
                <w:lang w:eastAsia="fr-FR"/>
              </w:rPr>
              <w:t xml:space="preserve"> Prix X Quantité (=Prix X Quantité)</w:t>
            </w:r>
            <w:r w:rsidR="001E52E6">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59CA7C0A"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7B440656" w14:textId="77777777" w:rsidTr="00611EEB">
        <w:trPr>
          <w:trHeight w:val="525"/>
        </w:trPr>
        <w:tc>
          <w:tcPr>
            <w:tcW w:w="2140" w:type="dxa"/>
            <w:tcBorders>
              <w:top w:val="nil"/>
              <w:left w:val="single" w:sz="4" w:space="0" w:color="auto"/>
              <w:bottom w:val="single" w:sz="4" w:space="0" w:color="auto"/>
              <w:right w:val="single" w:sz="4" w:space="0" w:color="auto"/>
            </w:tcBorders>
            <w:hideMark/>
          </w:tcPr>
          <w:p w14:paraId="1257A18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net</w:t>
            </w:r>
          </w:p>
        </w:tc>
        <w:tc>
          <w:tcPr>
            <w:tcW w:w="6240" w:type="dxa"/>
            <w:tcBorders>
              <w:top w:val="nil"/>
              <w:left w:val="nil"/>
              <w:bottom w:val="single" w:sz="4" w:space="0" w:color="auto"/>
              <w:right w:val="single" w:sz="4" w:space="0" w:color="auto"/>
            </w:tcBorders>
            <w:hideMark/>
          </w:tcPr>
          <w:p w14:paraId="46DC7B4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Le Montant net client est le montant à impacter, en débit ou en crédit, sur le compte espèces du client. Calculée par le système</w:t>
            </w:r>
          </w:p>
        </w:tc>
        <w:tc>
          <w:tcPr>
            <w:tcW w:w="1660" w:type="dxa"/>
            <w:tcBorders>
              <w:top w:val="nil"/>
              <w:left w:val="nil"/>
              <w:bottom w:val="single" w:sz="4" w:space="0" w:color="auto"/>
              <w:right w:val="single" w:sz="4" w:space="0" w:color="auto"/>
            </w:tcBorders>
            <w:hideMark/>
          </w:tcPr>
          <w:p w14:paraId="137143D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5A63EC52" w14:textId="77777777" w:rsidTr="00611EEB">
        <w:trPr>
          <w:trHeight w:val="240"/>
        </w:trPr>
        <w:tc>
          <w:tcPr>
            <w:tcW w:w="2140" w:type="dxa"/>
            <w:tcBorders>
              <w:top w:val="nil"/>
              <w:left w:val="single" w:sz="4" w:space="0" w:color="auto"/>
              <w:bottom w:val="single" w:sz="4" w:space="0" w:color="auto"/>
              <w:right w:val="single" w:sz="4" w:space="0" w:color="auto"/>
            </w:tcBorders>
            <w:shd w:val="clear" w:color="000000" w:fill="D8D8D8"/>
            <w:hideMark/>
          </w:tcPr>
          <w:p w14:paraId="7BB407C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Autres informations</w:t>
            </w:r>
          </w:p>
        </w:tc>
        <w:tc>
          <w:tcPr>
            <w:tcW w:w="6240" w:type="dxa"/>
            <w:tcBorders>
              <w:top w:val="nil"/>
              <w:left w:val="nil"/>
              <w:bottom w:val="single" w:sz="4" w:space="0" w:color="auto"/>
              <w:right w:val="single" w:sz="4" w:space="0" w:color="auto"/>
            </w:tcBorders>
            <w:shd w:val="clear" w:color="000000" w:fill="D8D8D8"/>
            <w:hideMark/>
          </w:tcPr>
          <w:p w14:paraId="449B44E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13AFCD4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14:paraId="77C169E4"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466DEE7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Ne pas envoyer de notification </w:t>
            </w:r>
            <w:proofErr w:type="spellStart"/>
            <w:r w:rsidRPr="00611EEB">
              <w:rPr>
                <w:rFonts w:ascii="Calibri" w:eastAsia="Times New Roman" w:hAnsi="Calibri" w:cs="Calibri"/>
                <w:color w:val="000000"/>
                <w:sz w:val="18"/>
                <w:szCs w:val="18"/>
                <w:lang w:eastAsia="fr-FR"/>
              </w:rPr>
              <w:t>MaroClear</w:t>
            </w:r>
            <w:proofErr w:type="spellEnd"/>
          </w:p>
        </w:tc>
        <w:tc>
          <w:tcPr>
            <w:tcW w:w="6240" w:type="dxa"/>
            <w:tcBorders>
              <w:top w:val="nil"/>
              <w:left w:val="nil"/>
              <w:bottom w:val="single" w:sz="4" w:space="0" w:color="auto"/>
              <w:right w:val="single" w:sz="4" w:space="0" w:color="auto"/>
            </w:tcBorders>
            <w:hideMark/>
          </w:tcPr>
          <w:p w14:paraId="02621B8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Permet de bloquer l'envoi de la notification REPO (ou </w:t>
            </w:r>
            <w:proofErr w:type="spellStart"/>
            <w:r w:rsidRPr="00611EEB">
              <w:rPr>
                <w:rFonts w:ascii="Calibri" w:eastAsia="Times New Roman" w:hAnsi="Calibri" w:cs="Calibri"/>
                <w:color w:val="000000"/>
                <w:sz w:val="18"/>
                <w:szCs w:val="18"/>
                <w:lang w:eastAsia="fr-FR"/>
              </w:rPr>
              <w:t>swift</w:t>
            </w:r>
            <w:proofErr w:type="spellEnd"/>
            <w:r w:rsidRPr="00611EEB">
              <w:rPr>
                <w:rFonts w:ascii="Calibri" w:eastAsia="Times New Roman" w:hAnsi="Calibri" w:cs="Calibri"/>
                <w:color w:val="000000"/>
                <w:sz w:val="18"/>
                <w:szCs w:val="18"/>
                <w:lang w:eastAsia="fr-FR"/>
              </w:rPr>
              <w:t xml:space="preserve"> en cible) vers le dépositaire central, si l'IRL est sensée générer une notification.</w:t>
            </w:r>
          </w:p>
        </w:tc>
        <w:tc>
          <w:tcPr>
            <w:tcW w:w="1660" w:type="dxa"/>
            <w:tcBorders>
              <w:top w:val="nil"/>
              <w:left w:val="nil"/>
              <w:bottom w:val="single" w:sz="4" w:space="0" w:color="auto"/>
              <w:right w:val="single" w:sz="4" w:space="0" w:color="auto"/>
            </w:tcBorders>
            <w:hideMark/>
          </w:tcPr>
          <w:p w14:paraId="08C7E5A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07E303B0"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5208523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négocié</w:t>
            </w:r>
          </w:p>
        </w:tc>
        <w:tc>
          <w:tcPr>
            <w:tcW w:w="6240" w:type="dxa"/>
            <w:tcBorders>
              <w:top w:val="nil"/>
              <w:left w:val="nil"/>
              <w:bottom w:val="single" w:sz="4" w:space="0" w:color="auto"/>
              <w:right w:val="single" w:sz="4" w:space="0" w:color="auto"/>
            </w:tcBorders>
            <w:hideMark/>
          </w:tcPr>
          <w:p w14:paraId="244614F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Valeur insérée par l'utilisateur si le titre est un bon de trésor. A reporter dans la déclaration BAM.</w:t>
            </w:r>
          </w:p>
        </w:tc>
        <w:tc>
          <w:tcPr>
            <w:tcW w:w="1660" w:type="dxa"/>
            <w:tcBorders>
              <w:top w:val="nil"/>
              <w:left w:val="nil"/>
              <w:bottom w:val="single" w:sz="4" w:space="0" w:color="auto"/>
              <w:right w:val="single" w:sz="4" w:space="0" w:color="auto"/>
            </w:tcBorders>
            <w:hideMark/>
          </w:tcPr>
          <w:p w14:paraId="2F9F288A"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 pour les bons de trésor</w:t>
            </w:r>
          </w:p>
        </w:tc>
      </w:tr>
      <w:tr w:rsidR="00611EEB" w:rsidRPr="00611EEB" w14:paraId="00B78F79"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2B112A5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Département du marché</w:t>
            </w:r>
          </w:p>
        </w:tc>
        <w:tc>
          <w:tcPr>
            <w:tcW w:w="6240" w:type="dxa"/>
            <w:tcBorders>
              <w:top w:val="nil"/>
              <w:left w:val="nil"/>
              <w:bottom w:val="single" w:sz="4" w:space="0" w:color="auto"/>
              <w:right w:val="single" w:sz="4" w:space="0" w:color="auto"/>
            </w:tcBorders>
            <w:hideMark/>
          </w:tcPr>
          <w:p w14:paraId="4C92164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Valeurs </w:t>
            </w:r>
            <w:proofErr w:type="gramStart"/>
            <w:r w:rsidRPr="00611EEB">
              <w:rPr>
                <w:rFonts w:ascii="Calibri" w:eastAsia="Times New Roman" w:hAnsi="Calibri" w:cs="Calibri"/>
                <w:color w:val="000000"/>
                <w:sz w:val="18"/>
                <w:szCs w:val="18"/>
                <w:lang w:eastAsia="fr-FR"/>
              </w:rPr>
              <w:t>possibles:</w:t>
            </w:r>
            <w:proofErr w:type="gramEnd"/>
            <w:r w:rsidRPr="00611EEB">
              <w:rPr>
                <w:rFonts w:ascii="Calibri" w:eastAsia="Times New Roman" w:hAnsi="Calibri" w:cs="Calibri"/>
                <w:color w:val="000000"/>
                <w:sz w:val="18"/>
                <w:szCs w:val="18"/>
                <w:lang w:eastAsia="fr-FR"/>
              </w:rPr>
              <w:t xml:space="preserve"> Primaire, Secondaire. Valeur par défaut « Secondaire »</w:t>
            </w:r>
          </w:p>
        </w:tc>
        <w:tc>
          <w:tcPr>
            <w:tcW w:w="1660" w:type="dxa"/>
            <w:tcBorders>
              <w:top w:val="nil"/>
              <w:left w:val="nil"/>
              <w:bottom w:val="single" w:sz="4" w:space="0" w:color="auto"/>
              <w:right w:val="single" w:sz="4" w:space="0" w:color="auto"/>
            </w:tcBorders>
            <w:hideMark/>
          </w:tcPr>
          <w:p w14:paraId="1B6EB23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418ED4B" w14:textId="77777777" w:rsidTr="00611EEB">
        <w:trPr>
          <w:trHeight w:val="720"/>
        </w:trPr>
        <w:tc>
          <w:tcPr>
            <w:tcW w:w="2140" w:type="dxa"/>
            <w:tcBorders>
              <w:top w:val="nil"/>
              <w:left w:val="single" w:sz="4" w:space="0" w:color="auto"/>
              <w:bottom w:val="single" w:sz="4" w:space="0" w:color="auto"/>
              <w:right w:val="single" w:sz="4" w:space="0" w:color="auto"/>
            </w:tcBorders>
            <w:hideMark/>
          </w:tcPr>
          <w:p w14:paraId="1D07BDDF" w14:textId="77777777" w:rsidR="00611EEB" w:rsidRPr="00611EEB" w:rsidRDefault="004F5F0F" w:rsidP="00611EEB">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Structure du marché</w:t>
            </w:r>
          </w:p>
        </w:tc>
        <w:tc>
          <w:tcPr>
            <w:tcW w:w="6240" w:type="dxa"/>
            <w:tcBorders>
              <w:top w:val="nil"/>
              <w:left w:val="nil"/>
              <w:bottom w:val="single" w:sz="4" w:space="0" w:color="auto"/>
              <w:right w:val="single" w:sz="4" w:space="0" w:color="auto"/>
            </w:tcBorders>
            <w:hideMark/>
          </w:tcPr>
          <w:p w14:paraId="4D0BCE3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Valeur </w:t>
            </w:r>
            <w:proofErr w:type="gramStart"/>
            <w:r w:rsidRPr="00611EEB">
              <w:rPr>
                <w:rFonts w:ascii="Calibri" w:eastAsia="Times New Roman" w:hAnsi="Calibri" w:cs="Calibri"/>
                <w:color w:val="000000"/>
                <w:sz w:val="18"/>
                <w:szCs w:val="18"/>
                <w:lang w:eastAsia="fr-FR"/>
              </w:rPr>
              <w:t>possibles:</w:t>
            </w:r>
            <w:proofErr w:type="gramEnd"/>
            <w:r w:rsidRPr="00611EEB">
              <w:rPr>
                <w:rFonts w:ascii="Calibri" w:eastAsia="Times New Roman" w:hAnsi="Calibri" w:cs="Calibri"/>
                <w:color w:val="000000"/>
                <w:sz w:val="18"/>
                <w:szCs w:val="18"/>
                <w:lang w:eastAsia="fr-FR"/>
              </w:rPr>
              <w:t xml:space="preserve"> Marché Central, Marché de Bloc, Marché Primaire, Offre Publique d’Achat, Offre Publique de Retrait, Offre Publique de Vente.  Valeur par </w:t>
            </w:r>
            <w:proofErr w:type="gramStart"/>
            <w:r w:rsidRPr="00611EEB">
              <w:rPr>
                <w:rFonts w:ascii="Calibri" w:eastAsia="Times New Roman" w:hAnsi="Calibri" w:cs="Calibri"/>
                <w:color w:val="000000"/>
                <w:sz w:val="18"/>
                <w:szCs w:val="18"/>
                <w:lang w:eastAsia="fr-FR"/>
              </w:rPr>
              <w:t>défaut:</w:t>
            </w:r>
            <w:proofErr w:type="gramEnd"/>
            <w:r w:rsidRPr="00611EEB">
              <w:rPr>
                <w:rFonts w:ascii="Calibri" w:eastAsia="Times New Roman" w:hAnsi="Calibri" w:cs="Calibri"/>
                <w:color w:val="000000"/>
                <w:sz w:val="18"/>
                <w:szCs w:val="18"/>
                <w:lang w:eastAsia="fr-FR"/>
              </w:rPr>
              <w:t xml:space="preserve"> « marché central ».</w:t>
            </w:r>
          </w:p>
        </w:tc>
        <w:tc>
          <w:tcPr>
            <w:tcW w:w="1660" w:type="dxa"/>
            <w:tcBorders>
              <w:top w:val="nil"/>
              <w:left w:val="nil"/>
              <w:bottom w:val="single" w:sz="4" w:space="0" w:color="auto"/>
              <w:right w:val="single" w:sz="4" w:space="0" w:color="auto"/>
            </w:tcBorders>
            <w:hideMark/>
          </w:tcPr>
          <w:p w14:paraId="58F397F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F4C53D0"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B54099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Type du marché</w:t>
            </w:r>
          </w:p>
        </w:tc>
        <w:tc>
          <w:tcPr>
            <w:tcW w:w="6240" w:type="dxa"/>
            <w:tcBorders>
              <w:top w:val="nil"/>
              <w:left w:val="nil"/>
              <w:bottom w:val="single" w:sz="4" w:space="0" w:color="auto"/>
              <w:right w:val="single" w:sz="4" w:space="0" w:color="auto"/>
            </w:tcBorders>
            <w:hideMark/>
          </w:tcPr>
          <w:p w14:paraId="02001024" w14:textId="77777777" w:rsidR="00611EEB" w:rsidRPr="00611EEB" w:rsidRDefault="00126873" w:rsidP="00611EEB">
            <w:pPr>
              <w:spacing w:line="240" w:lineRule="auto"/>
              <w:rPr>
                <w:rFonts w:ascii="Calibri" w:eastAsia="Times New Roman" w:hAnsi="Calibri" w:cs="Calibri"/>
                <w:color w:val="000000"/>
                <w:sz w:val="18"/>
                <w:szCs w:val="18"/>
                <w:lang w:eastAsia="fr-FR"/>
              </w:rPr>
            </w:pPr>
            <w:r w:rsidRPr="00897173">
              <w:rPr>
                <w:rFonts w:ascii="Calibri" w:eastAsia="Times New Roman" w:hAnsi="Calibri" w:cs="Calibri"/>
                <w:color w:val="000000"/>
                <w:sz w:val="18"/>
                <w:szCs w:val="18"/>
                <w:lang w:eastAsia="fr-FR"/>
              </w:rPr>
              <w:t>M ou HM (marché ou hors marché)</w:t>
            </w:r>
            <w:r>
              <w:rPr>
                <w:rFonts w:ascii="Calibri" w:eastAsia="Times New Roman" w:hAnsi="Calibri" w:cs="Calibri"/>
                <w:color w:val="000000"/>
                <w:sz w:val="18"/>
                <w:szCs w:val="18"/>
                <w:lang w:eastAsia="fr-FR"/>
              </w:rPr>
              <w:t xml:space="preserve">. </w:t>
            </w:r>
            <w:r w:rsidRPr="00897173">
              <w:rPr>
                <w:rFonts w:ascii="Calibri" w:eastAsia="Times New Roman" w:hAnsi="Calibri" w:cs="Calibri"/>
                <w:color w:val="000000"/>
                <w:sz w:val="18"/>
                <w:szCs w:val="18"/>
                <w:lang w:eastAsia="fr-FR"/>
              </w:rPr>
              <w:t>Val</w:t>
            </w:r>
            <w:r>
              <w:rPr>
                <w:rFonts w:ascii="Calibri" w:eastAsia="Times New Roman" w:hAnsi="Calibri" w:cs="Calibri"/>
                <w:color w:val="000000"/>
                <w:sz w:val="18"/>
                <w:szCs w:val="18"/>
                <w:lang w:eastAsia="fr-FR"/>
              </w:rPr>
              <w:t xml:space="preserve">eur par </w:t>
            </w:r>
            <w:proofErr w:type="gramStart"/>
            <w:r>
              <w:rPr>
                <w:rFonts w:ascii="Calibri" w:eastAsia="Times New Roman" w:hAnsi="Calibri" w:cs="Calibri"/>
                <w:color w:val="000000"/>
                <w:sz w:val="18"/>
                <w:szCs w:val="18"/>
                <w:lang w:eastAsia="fr-FR"/>
              </w:rPr>
              <w:t>défaut:</w:t>
            </w:r>
            <w:proofErr w:type="gramEnd"/>
            <w:r>
              <w:rPr>
                <w:rFonts w:ascii="Calibri" w:eastAsia="Times New Roman" w:hAnsi="Calibri" w:cs="Calibri"/>
                <w:color w:val="000000"/>
                <w:sz w:val="18"/>
                <w:szCs w:val="18"/>
                <w:lang w:eastAsia="fr-FR"/>
              </w:rPr>
              <w:t xml:space="preserve"> « M</w:t>
            </w:r>
            <w:r w:rsidRPr="00897173">
              <w:rPr>
                <w:rFonts w:ascii="Calibri" w:eastAsia="Times New Roman" w:hAnsi="Calibri" w:cs="Calibri"/>
                <w:color w:val="000000"/>
                <w:sz w:val="18"/>
                <w:szCs w:val="18"/>
                <w:lang w:eastAsia="fr-FR"/>
              </w:rPr>
              <w:t xml:space="preserve"> ».</w:t>
            </w:r>
          </w:p>
        </w:tc>
        <w:tc>
          <w:tcPr>
            <w:tcW w:w="1660" w:type="dxa"/>
            <w:tcBorders>
              <w:top w:val="nil"/>
              <w:left w:val="nil"/>
              <w:bottom w:val="single" w:sz="4" w:space="0" w:color="auto"/>
              <w:right w:val="single" w:sz="4" w:space="0" w:color="auto"/>
            </w:tcBorders>
            <w:hideMark/>
          </w:tcPr>
          <w:p w14:paraId="5777F05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2B9E4FC"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1E38160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Commentaire</w:t>
            </w:r>
          </w:p>
        </w:tc>
        <w:tc>
          <w:tcPr>
            <w:tcW w:w="6240" w:type="dxa"/>
            <w:tcBorders>
              <w:top w:val="nil"/>
              <w:left w:val="nil"/>
              <w:bottom w:val="single" w:sz="4" w:space="0" w:color="auto"/>
              <w:right w:val="single" w:sz="4" w:space="0" w:color="auto"/>
            </w:tcBorders>
            <w:hideMark/>
          </w:tcPr>
          <w:p w14:paraId="68B0C3C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de saisie</w:t>
            </w:r>
          </w:p>
        </w:tc>
        <w:tc>
          <w:tcPr>
            <w:tcW w:w="1660" w:type="dxa"/>
            <w:tcBorders>
              <w:top w:val="nil"/>
              <w:left w:val="nil"/>
              <w:bottom w:val="single" w:sz="4" w:space="0" w:color="auto"/>
              <w:right w:val="single" w:sz="4" w:space="0" w:color="auto"/>
            </w:tcBorders>
            <w:hideMark/>
          </w:tcPr>
          <w:p w14:paraId="6052C76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170A2D9" w14:textId="77777777" w:rsidTr="00611EEB">
        <w:trPr>
          <w:trHeight w:val="240"/>
        </w:trPr>
        <w:tc>
          <w:tcPr>
            <w:tcW w:w="2140" w:type="dxa"/>
            <w:tcBorders>
              <w:top w:val="nil"/>
              <w:left w:val="single" w:sz="4" w:space="0" w:color="auto"/>
              <w:bottom w:val="single" w:sz="4" w:space="0" w:color="auto"/>
              <w:right w:val="single" w:sz="4" w:space="0" w:color="auto"/>
            </w:tcBorders>
            <w:shd w:val="clear" w:color="000000" w:fill="D8D8D8"/>
            <w:hideMark/>
          </w:tcPr>
          <w:p w14:paraId="1092747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Détail du contrat</w:t>
            </w:r>
          </w:p>
        </w:tc>
        <w:tc>
          <w:tcPr>
            <w:tcW w:w="6240" w:type="dxa"/>
            <w:tcBorders>
              <w:top w:val="nil"/>
              <w:left w:val="nil"/>
              <w:bottom w:val="single" w:sz="4" w:space="0" w:color="auto"/>
              <w:right w:val="single" w:sz="4" w:space="0" w:color="auto"/>
            </w:tcBorders>
            <w:shd w:val="clear" w:color="000000" w:fill="D8D8D8"/>
            <w:hideMark/>
          </w:tcPr>
          <w:p w14:paraId="5D8A8F5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27A9A02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w:t>
            </w:r>
          </w:p>
        </w:tc>
      </w:tr>
      <w:tr w:rsidR="00611EEB" w:rsidRPr="00611EEB" w14:paraId="78F3B95F"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492433A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Date d'échéance</w:t>
            </w:r>
          </w:p>
        </w:tc>
        <w:tc>
          <w:tcPr>
            <w:tcW w:w="6240" w:type="dxa"/>
            <w:tcBorders>
              <w:top w:val="nil"/>
              <w:left w:val="nil"/>
              <w:bottom w:val="single" w:sz="4" w:space="0" w:color="auto"/>
              <w:right w:val="single" w:sz="4" w:space="0" w:color="auto"/>
            </w:tcBorders>
            <w:hideMark/>
          </w:tcPr>
          <w:p w14:paraId="0CDE58D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la date de la jambe du retour du Repo (c'est la date de dénouement du REPO_BACK ou RVREPO_BACK)</w:t>
            </w:r>
          </w:p>
        </w:tc>
        <w:tc>
          <w:tcPr>
            <w:tcW w:w="1660" w:type="dxa"/>
            <w:tcBorders>
              <w:top w:val="nil"/>
              <w:left w:val="nil"/>
              <w:bottom w:val="single" w:sz="4" w:space="0" w:color="auto"/>
              <w:right w:val="single" w:sz="4" w:space="0" w:color="auto"/>
            </w:tcBorders>
            <w:hideMark/>
          </w:tcPr>
          <w:p w14:paraId="4902513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44BA5D1" w14:textId="77777777" w:rsidTr="00611EEB">
        <w:trPr>
          <w:trHeight w:val="720"/>
        </w:trPr>
        <w:tc>
          <w:tcPr>
            <w:tcW w:w="2140" w:type="dxa"/>
            <w:tcBorders>
              <w:top w:val="nil"/>
              <w:left w:val="single" w:sz="4" w:space="0" w:color="auto"/>
              <w:bottom w:val="single" w:sz="4" w:space="0" w:color="auto"/>
              <w:right w:val="single" w:sz="4" w:space="0" w:color="auto"/>
            </w:tcBorders>
            <w:hideMark/>
          </w:tcPr>
          <w:p w14:paraId="391B696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fixe</w:t>
            </w:r>
          </w:p>
        </w:tc>
        <w:tc>
          <w:tcPr>
            <w:tcW w:w="6240" w:type="dxa"/>
            <w:tcBorders>
              <w:top w:val="nil"/>
              <w:left w:val="nil"/>
              <w:bottom w:val="single" w:sz="4" w:space="0" w:color="auto"/>
              <w:right w:val="single" w:sz="4" w:space="0" w:color="auto"/>
            </w:tcBorders>
            <w:hideMark/>
          </w:tcPr>
          <w:p w14:paraId="6BA7398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C'est le taux du repo. Renseigné par l'utilisateur</w:t>
            </w:r>
            <w:r w:rsidR="00FE0C6A">
              <w:rPr>
                <w:rFonts w:ascii="Calibri" w:eastAsia="Times New Roman" w:hAnsi="Calibri" w:cs="Calibri"/>
                <w:color w:val="000000"/>
                <w:sz w:val="18"/>
                <w:szCs w:val="18"/>
                <w:lang w:eastAsia="fr-FR"/>
              </w:rPr>
              <w:t>, non calculé par le système</w:t>
            </w:r>
            <w:r w:rsidRPr="00611EEB">
              <w:rPr>
                <w:rFonts w:ascii="Calibri" w:eastAsia="Times New Roman" w:hAnsi="Calibri" w:cs="Calibri"/>
                <w:color w:val="000000"/>
                <w:sz w:val="18"/>
                <w:szCs w:val="18"/>
                <w:lang w:eastAsia="fr-FR"/>
              </w:rPr>
              <w:t>. A partir de ce taux le système déduit les montants de ret</w:t>
            </w:r>
            <w:r w:rsidR="001A74C0">
              <w:rPr>
                <w:rFonts w:ascii="Calibri" w:eastAsia="Times New Roman" w:hAnsi="Calibri" w:cs="Calibri"/>
                <w:color w:val="000000"/>
                <w:sz w:val="18"/>
                <w:szCs w:val="18"/>
                <w:lang w:eastAsia="fr-FR"/>
              </w:rPr>
              <w:t>our, ces derniers restent modifia</w:t>
            </w:r>
            <w:r w:rsidRPr="00611EEB">
              <w:rPr>
                <w:rFonts w:ascii="Calibri" w:eastAsia="Times New Roman" w:hAnsi="Calibri" w:cs="Calibri"/>
                <w:color w:val="000000"/>
                <w:sz w:val="18"/>
                <w:szCs w:val="18"/>
                <w:lang w:eastAsia="fr-FR"/>
              </w:rPr>
              <w:t>ble</w:t>
            </w:r>
            <w:r w:rsidR="001A74C0">
              <w:rPr>
                <w:rFonts w:ascii="Calibri" w:eastAsia="Times New Roman" w:hAnsi="Calibri" w:cs="Calibri"/>
                <w:color w:val="000000"/>
                <w:sz w:val="18"/>
                <w:szCs w:val="18"/>
                <w:lang w:eastAsia="fr-FR"/>
              </w:rPr>
              <w:t>s</w:t>
            </w:r>
            <w:r w:rsidRPr="00611EEB">
              <w:rPr>
                <w:rFonts w:ascii="Calibri" w:eastAsia="Times New Roman" w:hAnsi="Calibri" w:cs="Calibri"/>
                <w:color w:val="000000"/>
                <w:sz w:val="18"/>
                <w:szCs w:val="18"/>
                <w:lang w:eastAsia="fr-FR"/>
              </w:rPr>
              <w:t xml:space="preserve"> par l'utilisateur.</w:t>
            </w:r>
          </w:p>
        </w:tc>
        <w:tc>
          <w:tcPr>
            <w:tcW w:w="1660" w:type="dxa"/>
            <w:tcBorders>
              <w:top w:val="nil"/>
              <w:left w:val="nil"/>
              <w:bottom w:val="single" w:sz="4" w:space="0" w:color="auto"/>
              <w:right w:val="single" w:sz="4" w:space="0" w:color="auto"/>
            </w:tcBorders>
            <w:hideMark/>
          </w:tcPr>
          <w:p w14:paraId="095606B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D3DAEB1"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252523E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Point de base</w:t>
            </w:r>
          </w:p>
        </w:tc>
        <w:tc>
          <w:tcPr>
            <w:tcW w:w="6240" w:type="dxa"/>
            <w:tcBorders>
              <w:top w:val="nil"/>
              <w:left w:val="nil"/>
              <w:bottom w:val="single" w:sz="4" w:space="0" w:color="auto"/>
              <w:right w:val="single" w:sz="4" w:space="0" w:color="auto"/>
            </w:tcBorders>
            <w:hideMark/>
          </w:tcPr>
          <w:p w14:paraId="1CDE709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Pourcentage par défaut</w:t>
            </w:r>
          </w:p>
        </w:tc>
        <w:tc>
          <w:tcPr>
            <w:tcW w:w="1660" w:type="dxa"/>
            <w:tcBorders>
              <w:top w:val="nil"/>
              <w:left w:val="nil"/>
              <w:bottom w:val="single" w:sz="4" w:space="0" w:color="auto"/>
              <w:right w:val="single" w:sz="4" w:space="0" w:color="auto"/>
            </w:tcBorders>
            <w:hideMark/>
          </w:tcPr>
          <w:p w14:paraId="1C92226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7AAD312D" w14:textId="77777777" w:rsidTr="00611EEB">
        <w:trPr>
          <w:trHeight w:val="1200"/>
        </w:trPr>
        <w:tc>
          <w:tcPr>
            <w:tcW w:w="2140" w:type="dxa"/>
            <w:tcBorders>
              <w:top w:val="nil"/>
              <w:left w:val="single" w:sz="4" w:space="0" w:color="auto"/>
              <w:bottom w:val="single" w:sz="4" w:space="0" w:color="auto"/>
              <w:right w:val="single" w:sz="4" w:space="0" w:color="auto"/>
            </w:tcBorders>
            <w:hideMark/>
          </w:tcPr>
          <w:p w14:paraId="326392C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de retour HT</w:t>
            </w:r>
          </w:p>
        </w:tc>
        <w:tc>
          <w:tcPr>
            <w:tcW w:w="6240" w:type="dxa"/>
            <w:tcBorders>
              <w:top w:val="nil"/>
              <w:left w:val="nil"/>
              <w:bottom w:val="single" w:sz="4" w:space="0" w:color="auto"/>
              <w:right w:val="single" w:sz="4" w:space="0" w:color="auto"/>
            </w:tcBorders>
            <w:hideMark/>
          </w:tcPr>
          <w:p w14:paraId="31025A9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Montant Aller + Intérêts HT (avant calcul de TVA sur intérêts et avant calcul de TPPRF). Ce montant peut </w:t>
            </w:r>
            <w:proofErr w:type="gramStart"/>
            <w:r w:rsidRPr="00611EEB">
              <w:rPr>
                <w:rFonts w:ascii="Calibri" w:eastAsia="Times New Roman" w:hAnsi="Calibri" w:cs="Calibri"/>
                <w:color w:val="000000"/>
                <w:sz w:val="18"/>
                <w:szCs w:val="18"/>
                <w:lang w:eastAsia="fr-FR"/>
              </w:rPr>
              <w:t>être:</w:t>
            </w:r>
            <w:proofErr w:type="gramEnd"/>
            <w:r w:rsidRPr="00611EEB">
              <w:rPr>
                <w:rFonts w:ascii="Calibri" w:eastAsia="Times New Roman" w:hAnsi="Calibri" w:cs="Calibri"/>
                <w:color w:val="000000"/>
                <w:sz w:val="18"/>
                <w:szCs w:val="18"/>
                <w:lang w:eastAsia="fr-FR"/>
              </w:rPr>
              <w:br/>
              <w:t>-Calculé par le système à partir du taux fixe, ou</w:t>
            </w:r>
            <w:r w:rsidRPr="00611EEB">
              <w:rPr>
                <w:rFonts w:ascii="Calibri" w:eastAsia="Times New Roman" w:hAnsi="Calibri" w:cs="Calibri"/>
                <w:color w:val="000000"/>
                <w:sz w:val="18"/>
                <w:szCs w:val="18"/>
                <w:lang w:eastAsia="fr-FR"/>
              </w:rPr>
              <w:br/>
              <w:t>-Calculé par le système à partir des intérêts Hors taxe (avant TVA), ou</w:t>
            </w:r>
            <w:r w:rsidRPr="00611EEB">
              <w:rPr>
                <w:rFonts w:ascii="Calibri" w:eastAsia="Times New Roman" w:hAnsi="Calibri" w:cs="Calibri"/>
                <w:color w:val="000000"/>
                <w:sz w:val="18"/>
                <w:szCs w:val="18"/>
                <w:lang w:eastAsia="fr-FR"/>
              </w:rPr>
              <w:br/>
              <w:t>-Renseigné par l'utilisateur</w:t>
            </w:r>
          </w:p>
        </w:tc>
        <w:tc>
          <w:tcPr>
            <w:tcW w:w="1660" w:type="dxa"/>
            <w:tcBorders>
              <w:top w:val="nil"/>
              <w:left w:val="nil"/>
              <w:bottom w:val="single" w:sz="4" w:space="0" w:color="auto"/>
              <w:right w:val="single" w:sz="4" w:space="0" w:color="auto"/>
            </w:tcBorders>
            <w:hideMark/>
          </w:tcPr>
          <w:p w14:paraId="4259660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383C089A"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6144827B"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Montant de retour</w:t>
            </w:r>
          </w:p>
        </w:tc>
        <w:tc>
          <w:tcPr>
            <w:tcW w:w="6240" w:type="dxa"/>
            <w:tcBorders>
              <w:top w:val="nil"/>
              <w:left w:val="nil"/>
              <w:bottom w:val="single" w:sz="4" w:space="0" w:color="auto"/>
              <w:right w:val="single" w:sz="4" w:space="0" w:color="auto"/>
            </w:tcBorders>
            <w:hideMark/>
          </w:tcPr>
          <w:p w14:paraId="1C4EA1B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Déduit automatiquement à partir du montant de retour HT. </w:t>
            </w:r>
          </w:p>
        </w:tc>
        <w:tc>
          <w:tcPr>
            <w:tcW w:w="1660" w:type="dxa"/>
            <w:tcBorders>
              <w:top w:val="nil"/>
              <w:left w:val="nil"/>
              <w:bottom w:val="single" w:sz="4" w:space="0" w:color="auto"/>
              <w:right w:val="single" w:sz="4" w:space="0" w:color="auto"/>
            </w:tcBorders>
            <w:hideMark/>
          </w:tcPr>
          <w:p w14:paraId="0F9DEA8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52E3C775"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7222CC9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Days Base</w:t>
            </w:r>
          </w:p>
        </w:tc>
        <w:tc>
          <w:tcPr>
            <w:tcW w:w="6240" w:type="dxa"/>
            <w:tcBorders>
              <w:top w:val="nil"/>
              <w:left w:val="nil"/>
              <w:bottom w:val="single" w:sz="4" w:space="0" w:color="auto"/>
              <w:right w:val="single" w:sz="4" w:space="0" w:color="auto"/>
            </w:tcBorders>
            <w:hideMark/>
          </w:tcPr>
          <w:p w14:paraId="3C0EC19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Par défaut (Réel/360)</w:t>
            </w:r>
          </w:p>
        </w:tc>
        <w:tc>
          <w:tcPr>
            <w:tcW w:w="1660" w:type="dxa"/>
            <w:tcBorders>
              <w:top w:val="nil"/>
              <w:left w:val="nil"/>
              <w:bottom w:val="single" w:sz="4" w:space="0" w:color="auto"/>
              <w:right w:val="single" w:sz="4" w:space="0" w:color="auto"/>
            </w:tcBorders>
            <w:hideMark/>
          </w:tcPr>
          <w:p w14:paraId="1D25EC37"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422EB42" w14:textId="77777777" w:rsidTr="00611EEB">
        <w:trPr>
          <w:trHeight w:val="1200"/>
        </w:trPr>
        <w:tc>
          <w:tcPr>
            <w:tcW w:w="2140" w:type="dxa"/>
            <w:tcBorders>
              <w:top w:val="nil"/>
              <w:left w:val="single" w:sz="4" w:space="0" w:color="auto"/>
              <w:bottom w:val="single" w:sz="4" w:space="0" w:color="auto"/>
              <w:right w:val="single" w:sz="4" w:space="0" w:color="auto"/>
            </w:tcBorders>
            <w:hideMark/>
          </w:tcPr>
          <w:p w14:paraId="0767A64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HT</w:t>
            </w:r>
          </w:p>
        </w:tc>
        <w:tc>
          <w:tcPr>
            <w:tcW w:w="6240" w:type="dxa"/>
            <w:tcBorders>
              <w:top w:val="nil"/>
              <w:left w:val="nil"/>
              <w:bottom w:val="single" w:sz="4" w:space="0" w:color="auto"/>
              <w:right w:val="single" w:sz="4" w:space="0" w:color="auto"/>
            </w:tcBorders>
            <w:hideMark/>
          </w:tcPr>
          <w:p w14:paraId="2E63A6C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 xml:space="preserve">C'est le montant des intérêts avant calcul de la </w:t>
            </w:r>
            <w:proofErr w:type="spellStart"/>
            <w:r w:rsidRPr="00611EEB">
              <w:rPr>
                <w:rFonts w:ascii="Calibri" w:eastAsia="Times New Roman" w:hAnsi="Calibri" w:cs="Calibri"/>
                <w:color w:val="000000"/>
                <w:sz w:val="18"/>
                <w:szCs w:val="18"/>
                <w:lang w:eastAsia="fr-FR"/>
              </w:rPr>
              <w:t>TVA.Ce</w:t>
            </w:r>
            <w:proofErr w:type="spellEnd"/>
            <w:r w:rsidRPr="00611EEB">
              <w:rPr>
                <w:rFonts w:ascii="Calibri" w:eastAsia="Times New Roman" w:hAnsi="Calibri" w:cs="Calibri"/>
                <w:color w:val="000000"/>
                <w:sz w:val="18"/>
                <w:szCs w:val="18"/>
                <w:lang w:eastAsia="fr-FR"/>
              </w:rPr>
              <w:t xml:space="preserve"> montant peut </w:t>
            </w:r>
            <w:proofErr w:type="gramStart"/>
            <w:r w:rsidRPr="00611EEB">
              <w:rPr>
                <w:rFonts w:ascii="Calibri" w:eastAsia="Times New Roman" w:hAnsi="Calibri" w:cs="Calibri"/>
                <w:color w:val="000000"/>
                <w:sz w:val="18"/>
                <w:szCs w:val="18"/>
                <w:lang w:eastAsia="fr-FR"/>
              </w:rPr>
              <w:t>être:</w:t>
            </w:r>
            <w:proofErr w:type="gramEnd"/>
            <w:r w:rsidRPr="00611EEB">
              <w:rPr>
                <w:rFonts w:ascii="Calibri" w:eastAsia="Times New Roman" w:hAnsi="Calibri" w:cs="Calibri"/>
                <w:color w:val="000000"/>
                <w:sz w:val="18"/>
                <w:szCs w:val="18"/>
                <w:lang w:eastAsia="fr-FR"/>
              </w:rPr>
              <w:br/>
              <w:t>-Calculé par le système à partir du taux fixe, ou</w:t>
            </w:r>
            <w:r w:rsidRPr="00611EEB">
              <w:rPr>
                <w:rFonts w:ascii="Calibri" w:eastAsia="Times New Roman" w:hAnsi="Calibri" w:cs="Calibri"/>
                <w:color w:val="000000"/>
                <w:sz w:val="18"/>
                <w:szCs w:val="18"/>
                <w:lang w:eastAsia="fr-FR"/>
              </w:rPr>
              <w:br/>
              <w:t>-Calculé par le système à partir du Montant de retour HT, ou</w:t>
            </w:r>
            <w:r w:rsidRPr="00611EEB">
              <w:rPr>
                <w:rFonts w:ascii="Calibri" w:eastAsia="Times New Roman" w:hAnsi="Calibri" w:cs="Calibri"/>
                <w:color w:val="000000"/>
                <w:sz w:val="18"/>
                <w:szCs w:val="18"/>
                <w:lang w:eastAsia="fr-FR"/>
              </w:rPr>
              <w:br/>
              <w:t>-Renseigné par l'utilisateur</w:t>
            </w:r>
          </w:p>
        </w:tc>
        <w:tc>
          <w:tcPr>
            <w:tcW w:w="1660" w:type="dxa"/>
            <w:tcBorders>
              <w:top w:val="nil"/>
              <w:left w:val="nil"/>
              <w:bottom w:val="single" w:sz="4" w:space="0" w:color="auto"/>
              <w:right w:val="single" w:sz="4" w:space="0" w:color="auto"/>
            </w:tcBorders>
            <w:hideMark/>
          </w:tcPr>
          <w:p w14:paraId="4002BD3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282E0EEE"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0AA826D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TVA sur intérêts</w:t>
            </w:r>
          </w:p>
        </w:tc>
        <w:tc>
          <w:tcPr>
            <w:tcW w:w="6240" w:type="dxa"/>
            <w:tcBorders>
              <w:top w:val="nil"/>
              <w:left w:val="nil"/>
              <w:bottom w:val="single" w:sz="4" w:space="0" w:color="auto"/>
              <w:right w:val="single" w:sz="4" w:space="0" w:color="auto"/>
            </w:tcBorders>
            <w:hideMark/>
          </w:tcPr>
          <w:p w14:paraId="6FE77E4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Calculée par le système (10% sur les Intérêts)</w:t>
            </w:r>
          </w:p>
        </w:tc>
        <w:tc>
          <w:tcPr>
            <w:tcW w:w="1660" w:type="dxa"/>
            <w:tcBorders>
              <w:top w:val="nil"/>
              <w:left w:val="nil"/>
              <w:bottom w:val="single" w:sz="4" w:space="0" w:color="auto"/>
              <w:right w:val="single" w:sz="4" w:space="0" w:color="auto"/>
            </w:tcBorders>
            <w:hideMark/>
          </w:tcPr>
          <w:p w14:paraId="1EE3E753"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4CF4649D"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09FF87A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Intérêts TTC</w:t>
            </w:r>
          </w:p>
        </w:tc>
        <w:tc>
          <w:tcPr>
            <w:tcW w:w="6240" w:type="dxa"/>
            <w:tcBorders>
              <w:top w:val="nil"/>
              <w:left w:val="nil"/>
              <w:bottom w:val="single" w:sz="4" w:space="0" w:color="auto"/>
              <w:right w:val="single" w:sz="4" w:space="0" w:color="auto"/>
            </w:tcBorders>
            <w:hideMark/>
          </w:tcPr>
          <w:p w14:paraId="2B038DD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Calculée par le système : Intérêts TVA incluse</w:t>
            </w:r>
          </w:p>
        </w:tc>
        <w:tc>
          <w:tcPr>
            <w:tcW w:w="1660" w:type="dxa"/>
            <w:tcBorders>
              <w:top w:val="nil"/>
              <w:left w:val="nil"/>
              <w:bottom w:val="single" w:sz="4" w:space="0" w:color="auto"/>
              <w:right w:val="single" w:sz="4" w:space="0" w:color="auto"/>
            </w:tcBorders>
            <w:hideMark/>
          </w:tcPr>
          <w:p w14:paraId="42658D8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05C666E0" w14:textId="77777777" w:rsidTr="00611EEB">
        <w:trPr>
          <w:trHeight w:val="1440"/>
        </w:trPr>
        <w:tc>
          <w:tcPr>
            <w:tcW w:w="2140" w:type="dxa"/>
            <w:tcBorders>
              <w:top w:val="nil"/>
              <w:left w:val="single" w:sz="4" w:space="0" w:color="auto"/>
              <w:bottom w:val="single" w:sz="4" w:space="0" w:color="auto"/>
              <w:right w:val="single" w:sz="4" w:space="0" w:color="auto"/>
            </w:tcBorders>
            <w:hideMark/>
          </w:tcPr>
          <w:p w14:paraId="56C4C7A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TPPRF</w:t>
            </w:r>
          </w:p>
        </w:tc>
        <w:tc>
          <w:tcPr>
            <w:tcW w:w="6240" w:type="dxa"/>
            <w:tcBorders>
              <w:top w:val="nil"/>
              <w:left w:val="nil"/>
              <w:bottom w:val="single" w:sz="4" w:space="0" w:color="auto"/>
              <w:right w:val="single" w:sz="4" w:space="0" w:color="auto"/>
            </w:tcBorders>
            <w:hideMark/>
          </w:tcPr>
          <w:p w14:paraId="562D469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C72311">
              <w:rPr>
                <w:rFonts w:ascii="Calibri" w:eastAsia="Times New Roman" w:hAnsi="Calibri" w:cs="Calibri"/>
                <w:color w:val="000000"/>
                <w:sz w:val="18"/>
                <w:szCs w:val="18"/>
                <w:lang w:eastAsia="fr-FR"/>
              </w:rPr>
              <w:t xml:space="preserve">Calculée par le système par rapport aux "Intérêts HT". Calculée sur la base du profil fiscal de la partie bénéficiant </w:t>
            </w:r>
            <w:proofErr w:type="gramStart"/>
            <w:r w:rsidRPr="00C72311">
              <w:rPr>
                <w:rFonts w:ascii="Calibri" w:eastAsia="Times New Roman" w:hAnsi="Calibri" w:cs="Calibri"/>
                <w:color w:val="000000"/>
                <w:sz w:val="18"/>
                <w:szCs w:val="18"/>
                <w:lang w:eastAsia="fr-FR"/>
              </w:rPr>
              <w:t>du revenue</w:t>
            </w:r>
            <w:proofErr w:type="gramEnd"/>
            <w:r w:rsidRPr="00C72311">
              <w:rPr>
                <w:rFonts w:ascii="Calibri" w:eastAsia="Times New Roman" w:hAnsi="Calibri" w:cs="Calibri"/>
                <w:color w:val="000000"/>
                <w:sz w:val="18"/>
                <w:szCs w:val="18"/>
                <w:lang w:eastAsia="fr-FR"/>
              </w:rPr>
              <w:t xml:space="preserve"> de </w:t>
            </w:r>
            <w:proofErr w:type="gramStart"/>
            <w:r w:rsidRPr="00C72311">
              <w:rPr>
                <w:rFonts w:ascii="Calibri" w:eastAsia="Times New Roman" w:hAnsi="Calibri" w:cs="Calibri"/>
                <w:color w:val="000000"/>
                <w:sz w:val="18"/>
                <w:szCs w:val="18"/>
                <w:lang w:eastAsia="fr-FR"/>
              </w:rPr>
              <w:t>l'opération:</w:t>
            </w:r>
            <w:proofErr w:type="gramEnd"/>
            <w:r w:rsidRPr="00C72311">
              <w:rPr>
                <w:rFonts w:ascii="Calibri" w:eastAsia="Times New Roman" w:hAnsi="Calibri" w:cs="Calibri"/>
                <w:color w:val="000000"/>
                <w:sz w:val="18"/>
                <w:szCs w:val="18"/>
                <w:lang w:eastAsia="fr-FR"/>
              </w:rPr>
              <w:br/>
              <w:t xml:space="preserve">-Si (mise en pension) </w:t>
            </w:r>
            <w:proofErr w:type="gramStart"/>
            <w:r w:rsidRPr="00C72311">
              <w:rPr>
                <w:rFonts w:ascii="Calibri" w:eastAsia="Times New Roman" w:hAnsi="Calibri" w:cs="Calibri"/>
                <w:color w:val="000000"/>
                <w:sz w:val="18"/>
                <w:szCs w:val="18"/>
                <w:lang w:eastAsia="fr-FR"/>
              </w:rPr>
              <w:t>REPO:</w:t>
            </w:r>
            <w:proofErr w:type="gramEnd"/>
            <w:r w:rsidRPr="00C72311">
              <w:rPr>
                <w:rFonts w:ascii="Calibri" w:eastAsia="Times New Roman" w:hAnsi="Calibri" w:cs="Calibri"/>
                <w:color w:val="000000"/>
                <w:sz w:val="18"/>
                <w:szCs w:val="18"/>
                <w:lang w:eastAsia="fr-FR"/>
              </w:rPr>
              <w:t xml:space="preserve"> sur la base du profil fiscal du bénéficiaire de l'IRL</w:t>
            </w:r>
            <w:r w:rsidRPr="00C72311">
              <w:rPr>
                <w:rFonts w:ascii="Calibri" w:eastAsia="Times New Roman" w:hAnsi="Calibri" w:cs="Calibri"/>
                <w:color w:val="000000"/>
                <w:sz w:val="18"/>
                <w:szCs w:val="18"/>
                <w:lang w:eastAsia="fr-FR"/>
              </w:rPr>
              <w:br/>
              <w:t xml:space="preserve">-Si (prise en pension) </w:t>
            </w:r>
            <w:proofErr w:type="gramStart"/>
            <w:r w:rsidRPr="00C72311">
              <w:rPr>
                <w:rFonts w:ascii="Calibri" w:eastAsia="Times New Roman" w:hAnsi="Calibri" w:cs="Calibri"/>
                <w:color w:val="000000"/>
                <w:sz w:val="18"/>
                <w:szCs w:val="18"/>
                <w:lang w:eastAsia="fr-FR"/>
              </w:rPr>
              <w:t>RVREPO:</w:t>
            </w:r>
            <w:proofErr w:type="gramEnd"/>
            <w:r w:rsidRPr="00C72311">
              <w:rPr>
                <w:rFonts w:ascii="Calibri" w:eastAsia="Times New Roman" w:hAnsi="Calibri" w:cs="Calibri"/>
                <w:color w:val="000000"/>
                <w:sz w:val="18"/>
                <w:szCs w:val="18"/>
                <w:lang w:eastAsia="fr-FR"/>
              </w:rPr>
              <w:t xml:space="preserve"> sur la base du profil fiscal du client de l'IRL.</w:t>
            </w:r>
          </w:p>
        </w:tc>
        <w:tc>
          <w:tcPr>
            <w:tcW w:w="1660" w:type="dxa"/>
            <w:tcBorders>
              <w:top w:val="nil"/>
              <w:left w:val="nil"/>
              <w:bottom w:val="single" w:sz="4" w:space="0" w:color="auto"/>
              <w:right w:val="single" w:sz="4" w:space="0" w:color="auto"/>
            </w:tcBorders>
            <w:hideMark/>
          </w:tcPr>
          <w:p w14:paraId="21F9C34F"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1442AF7C"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2765433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Devise Montant de maturité</w:t>
            </w:r>
          </w:p>
        </w:tc>
        <w:tc>
          <w:tcPr>
            <w:tcW w:w="6240" w:type="dxa"/>
            <w:tcBorders>
              <w:top w:val="nil"/>
              <w:left w:val="nil"/>
              <w:bottom w:val="single" w:sz="4" w:space="0" w:color="auto"/>
              <w:right w:val="single" w:sz="4" w:space="0" w:color="auto"/>
            </w:tcBorders>
            <w:hideMark/>
          </w:tcPr>
          <w:p w14:paraId="72CF81E5"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MAD.</w:t>
            </w:r>
          </w:p>
        </w:tc>
        <w:tc>
          <w:tcPr>
            <w:tcW w:w="1660" w:type="dxa"/>
            <w:tcBorders>
              <w:top w:val="nil"/>
              <w:left w:val="nil"/>
              <w:bottom w:val="single" w:sz="4" w:space="0" w:color="auto"/>
              <w:right w:val="single" w:sz="4" w:space="0" w:color="auto"/>
            </w:tcBorders>
            <w:hideMark/>
          </w:tcPr>
          <w:p w14:paraId="1DB718E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r w:rsidR="00611EEB" w:rsidRPr="00611EEB" w14:paraId="6905125C"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5D52D48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de couverture</w:t>
            </w:r>
          </w:p>
        </w:tc>
        <w:tc>
          <w:tcPr>
            <w:tcW w:w="6240" w:type="dxa"/>
            <w:tcBorders>
              <w:top w:val="nil"/>
              <w:left w:val="nil"/>
              <w:bottom w:val="single" w:sz="4" w:space="0" w:color="auto"/>
              <w:right w:val="single" w:sz="4" w:space="0" w:color="auto"/>
            </w:tcBorders>
            <w:hideMark/>
          </w:tcPr>
          <w:p w14:paraId="4DB1216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à la saisie</w:t>
            </w:r>
          </w:p>
        </w:tc>
        <w:tc>
          <w:tcPr>
            <w:tcW w:w="1660" w:type="dxa"/>
            <w:tcBorders>
              <w:top w:val="nil"/>
              <w:left w:val="nil"/>
              <w:bottom w:val="single" w:sz="4" w:space="0" w:color="auto"/>
              <w:right w:val="single" w:sz="4" w:space="0" w:color="auto"/>
            </w:tcBorders>
            <w:hideMark/>
          </w:tcPr>
          <w:p w14:paraId="1F5A5F41"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07C8CE8C"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029E33C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Marge</w:t>
            </w:r>
          </w:p>
        </w:tc>
        <w:tc>
          <w:tcPr>
            <w:tcW w:w="6240" w:type="dxa"/>
            <w:tcBorders>
              <w:top w:val="nil"/>
              <w:left w:val="nil"/>
              <w:bottom w:val="single" w:sz="4" w:space="0" w:color="auto"/>
              <w:right w:val="single" w:sz="4" w:space="0" w:color="auto"/>
            </w:tcBorders>
            <w:hideMark/>
          </w:tcPr>
          <w:p w14:paraId="0A3549C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Champ libre à la saisie</w:t>
            </w:r>
          </w:p>
        </w:tc>
        <w:tc>
          <w:tcPr>
            <w:tcW w:w="1660" w:type="dxa"/>
            <w:tcBorders>
              <w:top w:val="nil"/>
              <w:left w:val="nil"/>
              <w:bottom w:val="single" w:sz="4" w:space="0" w:color="auto"/>
              <w:right w:val="single" w:sz="4" w:space="0" w:color="auto"/>
            </w:tcBorders>
            <w:hideMark/>
          </w:tcPr>
          <w:p w14:paraId="395B89F8"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6086E27F"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3DA884C9"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de référence</w:t>
            </w:r>
          </w:p>
        </w:tc>
        <w:tc>
          <w:tcPr>
            <w:tcW w:w="6240" w:type="dxa"/>
            <w:tcBorders>
              <w:top w:val="nil"/>
              <w:left w:val="nil"/>
              <w:bottom w:val="single" w:sz="4" w:space="0" w:color="auto"/>
              <w:right w:val="single" w:sz="4" w:space="0" w:color="auto"/>
            </w:tcBorders>
            <w:hideMark/>
          </w:tcPr>
          <w:p w14:paraId="04FAE824"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Taux variable</w:t>
            </w:r>
          </w:p>
        </w:tc>
        <w:tc>
          <w:tcPr>
            <w:tcW w:w="1660" w:type="dxa"/>
            <w:tcBorders>
              <w:top w:val="nil"/>
              <w:left w:val="nil"/>
              <w:bottom w:val="single" w:sz="4" w:space="0" w:color="auto"/>
              <w:right w:val="single" w:sz="4" w:space="0" w:color="auto"/>
            </w:tcBorders>
            <w:hideMark/>
          </w:tcPr>
          <w:p w14:paraId="28A86DBE"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1CF7A000" w14:textId="77777777" w:rsidTr="00611EEB">
        <w:trPr>
          <w:trHeight w:val="240"/>
        </w:trPr>
        <w:tc>
          <w:tcPr>
            <w:tcW w:w="2140" w:type="dxa"/>
            <w:tcBorders>
              <w:top w:val="nil"/>
              <w:left w:val="single" w:sz="4" w:space="0" w:color="auto"/>
              <w:bottom w:val="single" w:sz="4" w:space="0" w:color="auto"/>
              <w:right w:val="single" w:sz="4" w:space="0" w:color="auto"/>
            </w:tcBorders>
            <w:hideMark/>
          </w:tcPr>
          <w:p w14:paraId="31ABFF2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du contrat</w:t>
            </w:r>
          </w:p>
        </w:tc>
        <w:tc>
          <w:tcPr>
            <w:tcW w:w="6240" w:type="dxa"/>
            <w:tcBorders>
              <w:top w:val="nil"/>
              <w:left w:val="nil"/>
              <w:bottom w:val="single" w:sz="4" w:space="0" w:color="auto"/>
              <w:right w:val="single" w:sz="4" w:space="0" w:color="auto"/>
            </w:tcBorders>
            <w:hideMark/>
          </w:tcPr>
          <w:p w14:paraId="2E673210"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Référence externe si disponible. Champ libre à la saisie.</w:t>
            </w:r>
          </w:p>
        </w:tc>
        <w:tc>
          <w:tcPr>
            <w:tcW w:w="1660" w:type="dxa"/>
            <w:tcBorders>
              <w:top w:val="nil"/>
              <w:left w:val="nil"/>
              <w:bottom w:val="single" w:sz="4" w:space="0" w:color="auto"/>
              <w:right w:val="single" w:sz="4" w:space="0" w:color="auto"/>
            </w:tcBorders>
            <w:hideMark/>
          </w:tcPr>
          <w:p w14:paraId="47F85592"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Optionnel</w:t>
            </w:r>
          </w:p>
        </w:tc>
      </w:tr>
      <w:tr w:rsidR="00611EEB" w:rsidRPr="00611EEB" w14:paraId="57605DAF" w14:textId="77777777" w:rsidTr="00611EEB">
        <w:trPr>
          <w:trHeight w:val="480"/>
        </w:trPr>
        <w:tc>
          <w:tcPr>
            <w:tcW w:w="2140" w:type="dxa"/>
            <w:tcBorders>
              <w:top w:val="nil"/>
              <w:left w:val="single" w:sz="4" w:space="0" w:color="auto"/>
              <w:bottom w:val="single" w:sz="4" w:space="0" w:color="auto"/>
              <w:right w:val="single" w:sz="4" w:space="0" w:color="auto"/>
            </w:tcBorders>
            <w:hideMark/>
          </w:tcPr>
          <w:p w14:paraId="62C1F14C"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Borne Exclue/Incluse</w:t>
            </w:r>
          </w:p>
        </w:tc>
        <w:tc>
          <w:tcPr>
            <w:tcW w:w="6240" w:type="dxa"/>
            <w:tcBorders>
              <w:top w:val="nil"/>
              <w:left w:val="nil"/>
              <w:bottom w:val="single" w:sz="4" w:space="0" w:color="auto"/>
              <w:right w:val="single" w:sz="4" w:space="0" w:color="auto"/>
            </w:tcBorders>
            <w:hideMark/>
          </w:tcPr>
          <w:p w14:paraId="4552CD85" w14:textId="77777777" w:rsidR="00611EEB" w:rsidRPr="00611EEB" w:rsidRDefault="00611EEB" w:rsidP="00611EEB">
            <w:pPr>
              <w:spacing w:line="240" w:lineRule="auto"/>
              <w:rPr>
                <w:rFonts w:ascii="Calibri" w:eastAsia="Times New Roman" w:hAnsi="Calibri" w:cs="Calibri"/>
                <w:color w:val="000000"/>
                <w:sz w:val="18"/>
                <w:szCs w:val="18"/>
                <w:lang w:eastAsia="fr-FR"/>
              </w:rPr>
            </w:pPr>
            <w:proofErr w:type="gramStart"/>
            <w:r w:rsidRPr="00611EEB">
              <w:rPr>
                <w:rFonts w:ascii="Calibri" w:eastAsia="Times New Roman" w:hAnsi="Calibri" w:cs="Calibri"/>
                <w:color w:val="000000"/>
                <w:sz w:val="18"/>
                <w:szCs w:val="18"/>
                <w:lang w:eastAsia="fr-FR"/>
              </w:rPr>
              <w:t>Exclue:</w:t>
            </w:r>
            <w:proofErr w:type="gramEnd"/>
            <w:r w:rsidRPr="00611EEB">
              <w:rPr>
                <w:rFonts w:ascii="Calibri" w:eastAsia="Times New Roman" w:hAnsi="Calibri" w:cs="Calibri"/>
                <w:color w:val="000000"/>
                <w:sz w:val="18"/>
                <w:szCs w:val="18"/>
                <w:lang w:eastAsia="fr-FR"/>
              </w:rPr>
              <w:t xml:space="preserve"> Exclure la borne de la période du contrat dans le calcul des intérêts</w:t>
            </w:r>
          </w:p>
        </w:tc>
        <w:tc>
          <w:tcPr>
            <w:tcW w:w="1660" w:type="dxa"/>
            <w:tcBorders>
              <w:top w:val="nil"/>
              <w:left w:val="nil"/>
              <w:bottom w:val="single" w:sz="4" w:space="0" w:color="auto"/>
              <w:right w:val="single" w:sz="4" w:space="0" w:color="auto"/>
            </w:tcBorders>
            <w:hideMark/>
          </w:tcPr>
          <w:p w14:paraId="14A34A26" w14:textId="77777777" w:rsidR="00611EEB" w:rsidRPr="00611EEB" w:rsidRDefault="00611EEB" w:rsidP="00611EEB">
            <w:pPr>
              <w:spacing w:line="240" w:lineRule="auto"/>
              <w:rPr>
                <w:rFonts w:ascii="Calibri" w:eastAsia="Times New Roman" w:hAnsi="Calibri" w:cs="Calibri"/>
                <w:color w:val="000000"/>
                <w:sz w:val="18"/>
                <w:szCs w:val="18"/>
                <w:lang w:eastAsia="fr-FR"/>
              </w:rPr>
            </w:pPr>
            <w:r w:rsidRPr="00611EEB">
              <w:rPr>
                <w:rFonts w:ascii="Calibri" w:eastAsia="Times New Roman" w:hAnsi="Calibri" w:cs="Calibri"/>
                <w:color w:val="000000"/>
                <w:sz w:val="18"/>
                <w:szCs w:val="18"/>
                <w:lang w:eastAsia="fr-FR"/>
              </w:rPr>
              <w:t>Obligatoire</w:t>
            </w:r>
          </w:p>
        </w:tc>
      </w:tr>
    </w:tbl>
    <w:p w14:paraId="26F6E029" w14:textId="77777777" w:rsidR="000E7066" w:rsidRDefault="00FB30BA" w:rsidP="000E7066">
      <w:pPr>
        <w:pStyle w:val="ListParagraph"/>
        <w:spacing w:before="240" w:after="240" w:line="240" w:lineRule="auto"/>
        <w:ind w:left="0" w:right="142"/>
      </w:pPr>
      <w:r>
        <w:t xml:space="preserve">Le tableau suivant décrit les montants de dénouement et net pour différentes jambes de </w:t>
      </w:r>
      <w:proofErr w:type="gramStart"/>
      <w:r>
        <w:t>Repo:</w:t>
      </w:r>
      <w:proofErr w:type="gramEnd"/>
    </w:p>
    <w:p w14:paraId="680259B6" w14:textId="77777777" w:rsidR="00381B31" w:rsidRDefault="00381B31" w:rsidP="000E7066">
      <w:pPr>
        <w:pStyle w:val="ListParagraph"/>
        <w:spacing w:before="240" w:after="240" w:line="240" w:lineRule="auto"/>
        <w:ind w:left="0" w:right="142"/>
      </w:pPr>
    </w:p>
    <w:tbl>
      <w:tblPr>
        <w:tblW w:w="10200" w:type="dxa"/>
        <w:tblInd w:w="55" w:type="dxa"/>
        <w:tblCellMar>
          <w:left w:w="70" w:type="dxa"/>
          <w:right w:w="70" w:type="dxa"/>
        </w:tblCellMar>
        <w:tblLook w:val="04A0" w:firstRow="1" w:lastRow="0" w:firstColumn="1" w:lastColumn="0" w:noHBand="0" w:noVBand="1"/>
      </w:tblPr>
      <w:tblGrid>
        <w:gridCol w:w="4460"/>
        <w:gridCol w:w="5740"/>
      </w:tblGrid>
      <w:tr w:rsidR="00381B31" w:rsidRPr="000B1FBA" w14:paraId="4036F7B0" w14:textId="77777777" w:rsidTr="00EB10B2">
        <w:trPr>
          <w:trHeight w:val="300"/>
        </w:trPr>
        <w:tc>
          <w:tcPr>
            <w:tcW w:w="4460" w:type="dxa"/>
            <w:tcBorders>
              <w:top w:val="single" w:sz="4" w:space="0" w:color="auto"/>
              <w:left w:val="single" w:sz="4" w:space="0" w:color="auto"/>
              <w:bottom w:val="single" w:sz="4" w:space="0" w:color="auto"/>
              <w:right w:val="single" w:sz="4" w:space="0" w:color="auto"/>
            </w:tcBorders>
            <w:shd w:val="clear" w:color="000000" w:fill="BFBFBF"/>
            <w:hideMark/>
          </w:tcPr>
          <w:p w14:paraId="3D388CA2" w14:textId="77777777"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lastRenderedPageBreak/>
              <w:t xml:space="preserve">Mise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REPO</w:t>
            </w:r>
          </w:p>
        </w:tc>
        <w:tc>
          <w:tcPr>
            <w:tcW w:w="5740" w:type="dxa"/>
            <w:tcBorders>
              <w:top w:val="single" w:sz="4" w:space="0" w:color="auto"/>
              <w:left w:val="nil"/>
              <w:bottom w:val="single" w:sz="4" w:space="0" w:color="auto"/>
              <w:right w:val="single" w:sz="4" w:space="0" w:color="auto"/>
            </w:tcBorders>
            <w:shd w:val="clear" w:color="000000" w:fill="BFBFBF"/>
            <w:hideMark/>
          </w:tcPr>
          <w:p w14:paraId="3D7803CF" w14:textId="77777777"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Retour de Mise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REPO_BACK</w:t>
            </w:r>
          </w:p>
        </w:tc>
      </w:tr>
      <w:tr w:rsidR="00381B31" w:rsidRPr="000B1FBA" w14:paraId="1244BE42" w14:textId="77777777" w:rsidTr="00EB10B2">
        <w:trPr>
          <w:trHeight w:val="330"/>
        </w:trPr>
        <w:tc>
          <w:tcPr>
            <w:tcW w:w="4460" w:type="dxa"/>
            <w:tcBorders>
              <w:top w:val="nil"/>
              <w:left w:val="single" w:sz="4" w:space="0" w:color="auto"/>
              <w:bottom w:val="single" w:sz="4" w:space="0" w:color="auto"/>
              <w:right w:val="single" w:sz="4" w:space="0" w:color="auto"/>
            </w:tcBorders>
            <w:hideMark/>
          </w:tcPr>
          <w:p w14:paraId="17C8EC76"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de l’aller</w:t>
            </w:r>
          </w:p>
        </w:tc>
        <w:tc>
          <w:tcPr>
            <w:tcW w:w="5740" w:type="dxa"/>
            <w:tcBorders>
              <w:top w:val="nil"/>
              <w:left w:val="nil"/>
              <w:bottom w:val="single" w:sz="4" w:space="0" w:color="auto"/>
              <w:right w:val="single" w:sz="4" w:space="0" w:color="auto"/>
            </w:tcBorders>
            <w:hideMark/>
          </w:tcPr>
          <w:p w14:paraId="12243653"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aller + intérêt (HT) – TPPRF</w:t>
            </w:r>
          </w:p>
        </w:tc>
      </w:tr>
      <w:tr w:rsidR="00381B31" w:rsidRPr="000B1FBA" w14:paraId="7813B29E" w14:textId="77777777" w:rsidTr="00EB10B2">
        <w:trPr>
          <w:trHeight w:val="540"/>
        </w:trPr>
        <w:tc>
          <w:tcPr>
            <w:tcW w:w="4460" w:type="dxa"/>
            <w:tcBorders>
              <w:top w:val="nil"/>
              <w:left w:val="single" w:sz="4" w:space="0" w:color="auto"/>
              <w:bottom w:val="single" w:sz="4" w:space="0" w:color="auto"/>
              <w:right w:val="single" w:sz="4" w:space="0" w:color="auto"/>
            </w:tcBorders>
            <w:hideMark/>
          </w:tcPr>
          <w:p w14:paraId="7243B4FA"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Net client = montant de l’aller (-commissions RL à l'opération)</w:t>
            </w:r>
          </w:p>
        </w:tc>
        <w:tc>
          <w:tcPr>
            <w:tcW w:w="5740" w:type="dxa"/>
            <w:tcBorders>
              <w:top w:val="nil"/>
              <w:left w:val="nil"/>
              <w:bottom w:val="single" w:sz="4" w:space="0" w:color="auto"/>
              <w:right w:val="single" w:sz="4" w:space="0" w:color="auto"/>
            </w:tcBorders>
            <w:hideMark/>
          </w:tcPr>
          <w:p w14:paraId="2A82D435"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 xml:space="preserve">Net client = montant de l’aller + intérêt (HT) + </w:t>
            </w:r>
            <w:proofErr w:type="gramStart"/>
            <w:r w:rsidRPr="000B1FBA">
              <w:rPr>
                <w:rFonts w:ascii="Calibri" w:eastAsia="Times New Roman" w:hAnsi="Calibri" w:cs="Calibri"/>
                <w:color w:val="000000"/>
                <w:sz w:val="20"/>
                <w:szCs w:val="20"/>
                <w:lang w:eastAsia="fr-FR"/>
              </w:rPr>
              <w:t>TVA  (</w:t>
            </w:r>
            <w:proofErr w:type="gramEnd"/>
            <w:r w:rsidRPr="000B1FBA">
              <w:rPr>
                <w:rFonts w:ascii="Calibri" w:eastAsia="Times New Roman" w:hAnsi="Calibri" w:cs="Calibri"/>
                <w:color w:val="000000"/>
                <w:sz w:val="20"/>
                <w:szCs w:val="20"/>
                <w:lang w:eastAsia="fr-FR"/>
              </w:rPr>
              <w:t>-commissions RL à l'opération)</w:t>
            </w:r>
          </w:p>
        </w:tc>
      </w:tr>
      <w:tr w:rsidR="00381B31" w:rsidRPr="000B1FBA" w14:paraId="13E1B9C3" w14:textId="77777777" w:rsidTr="00EB10B2">
        <w:trPr>
          <w:trHeight w:val="300"/>
        </w:trPr>
        <w:tc>
          <w:tcPr>
            <w:tcW w:w="4460" w:type="dxa"/>
            <w:tcBorders>
              <w:top w:val="nil"/>
              <w:left w:val="single" w:sz="4" w:space="0" w:color="auto"/>
              <w:bottom w:val="single" w:sz="4" w:space="0" w:color="auto"/>
              <w:right w:val="single" w:sz="4" w:space="0" w:color="auto"/>
            </w:tcBorders>
            <w:shd w:val="clear" w:color="000000" w:fill="BFBFBF"/>
            <w:hideMark/>
          </w:tcPr>
          <w:p w14:paraId="26B84E89" w14:textId="77777777"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Prise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RVREPO</w:t>
            </w:r>
          </w:p>
        </w:tc>
        <w:tc>
          <w:tcPr>
            <w:tcW w:w="5740" w:type="dxa"/>
            <w:tcBorders>
              <w:top w:val="nil"/>
              <w:left w:val="nil"/>
              <w:bottom w:val="single" w:sz="4" w:space="0" w:color="auto"/>
              <w:right w:val="single" w:sz="4" w:space="0" w:color="auto"/>
            </w:tcBorders>
            <w:shd w:val="clear" w:color="000000" w:fill="BFBFBF"/>
            <w:hideMark/>
          </w:tcPr>
          <w:p w14:paraId="07A9B06B" w14:textId="77777777" w:rsidR="00381B31" w:rsidRPr="000B1FBA" w:rsidRDefault="00381B31" w:rsidP="00EB10B2">
            <w:pPr>
              <w:spacing w:line="240" w:lineRule="auto"/>
              <w:rPr>
                <w:rFonts w:ascii="Calibri" w:eastAsia="Times New Roman" w:hAnsi="Calibri" w:cs="Calibri"/>
                <w:b/>
                <w:bCs/>
                <w:color w:val="000000"/>
                <w:lang w:eastAsia="fr-FR"/>
              </w:rPr>
            </w:pPr>
            <w:r w:rsidRPr="000B1FBA">
              <w:rPr>
                <w:rFonts w:ascii="Calibri" w:eastAsia="Times New Roman" w:hAnsi="Calibri" w:cs="Calibri"/>
                <w:b/>
                <w:bCs/>
                <w:color w:val="000000"/>
                <w:lang w:eastAsia="fr-FR"/>
              </w:rPr>
              <w:t xml:space="preserve">Retour de Prise en </w:t>
            </w:r>
            <w:proofErr w:type="gramStart"/>
            <w:r w:rsidRPr="000B1FBA">
              <w:rPr>
                <w:rFonts w:ascii="Calibri" w:eastAsia="Times New Roman" w:hAnsi="Calibri" w:cs="Calibri"/>
                <w:b/>
                <w:bCs/>
                <w:color w:val="000000"/>
                <w:lang w:eastAsia="fr-FR"/>
              </w:rPr>
              <w:t>pension</w:t>
            </w:r>
            <w:r>
              <w:rPr>
                <w:rFonts w:ascii="Calibri" w:eastAsia="Times New Roman" w:hAnsi="Calibri" w:cs="Calibri"/>
                <w:b/>
                <w:bCs/>
                <w:color w:val="000000"/>
                <w:lang w:eastAsia="fr-FR"/>
              </w:rPr>
              <w:t>:</w:t>
            </w:r>
            <w:proofErr w:type="gramEnd"/>
            <w:r w:rsidRPr="000B1FBA">
              <w:rPr>
                <w:rFonts w:ascii="Calibri" w:eastAsia="Times New Roman" w:hAnsi="Calibri" w:cs="Calibri"/>
                <w:b/>
                <w:bCs/>
                <w:color w:val="000000"/>
                <w:lang w:eastAsia="fr-FR"/>
              </w:rPr>
              <w:t xml:space="preserve"> RVREPO_BACK</w:t>
            </w:r>
          </w:p>
        </w:tc>
      </w:tr>
      <w:tr w:rsidR="00381B31" w:rsidRPr="000B1FBA" w14:paraId="0FF235A3" w14:textId="77777777" w:rsidTr="00EB10B2">
        <w:trPr>
          <w:trHeight w:val="360"/>
        </w:trPr>
        <w:tc>
          <w:tcPr>
            <w:tcW w:w="4460" w:type="dxa"/>
            <w:tcBorders>
              <w:top w:val="nil"/>
              <w:left w:val="single" w:sz="4" w:space="0" w:color="auto"/>
              <w:bottom w:val="single" w:sz="4" w:space="0" w:color="auto"/>
              <w:right w:val="single" w:sz="4" w:space="0" w:color="auto"/>
            </w:tcBorders>
            <w:hideMark/>
          </w:tcPr>
          <w:p w14:paraId="55A02CDB"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de l’aller</w:t>
            </w:r>
          </w:p>
        </w:tc>
        <w:tc>
          <w:tcPr>
            <w:tcW w:w="5740" w:type="dxa"/>
            <w:tcBorders>
              <w:top w:val="nil"/>
              <w:left w:val="nil"/>
              <w:bottom w:val="single" w:sz="4" w:space="0" w:color="auto"/>
              <w:right w:val="single" w:sz="4" w:space="0" w:color="auto"/>
            </w:tcBorders>
            <w:hideMark/>
          </w:tcPr>
          <w:p w14:paraId="7CE59E2E"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Montant dénouement = montant aller + intérêt (HT) – TPPRF</w:t>
            </w:r>
          </w:p>
        </w:tc>
      </w:tr>
      <w:tr w:rsidR="00381B31" w:rsidRPr="000B1FBA" w14:paraId="6CEAF279" w14:textId="77777777" w:rsidTr="00EB10B2">
        <w:trPr>
          <w:trHeight w:val="600"/>
        </w:trPr>
        <w:tc>
          <w:tcPr>
            <w:tcW w:w="4460" w:type="dxa"/>
            <w:tcBorders>
              <w:top w:val="nil"/>
              <w:left w:val="single" w:sz="4" w:space="0" w:color="auto"/>
              <w:bottom w:val="single" w:sz="4" w:space="0" w:color="auto"/>
              <w:right w:val="single" w:sz="4" w:space="0" w:color="auto"/>
            </w:tcBorders>
            <w:hideMark/>
          </w:tcPr>
          <w:p w14:paraId="5A00697B"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Net client = montant de l’aller (-commissions RL à l'opération)</w:t>
            </w:r>
          </w:p>
        </w:tc>
        <w:tc>
          <w:tcPr>
            <w:tcW w:w="5740" w:type="dxa"/>
            <w:tcBorders>
              <w:top w:val="nil"/>
              <w:left w:val="nil"/>
              <w:bottom w:val="single" w:sz="4" w:space="0" w:color="auto"/>
              <w:right w:val="single" w:sz="4" w:space="0" w:color="auto"/>
            </w:tcBorders>
            <w:hideMark/>
          </w:tcPr>
          <w:p w14:paraId="5CDB8785" w14:textId="77777777" w:rsidR="00381B31" w:rsidRPr="000B1FBA" w:rsidRDefault="00381B31" w:rsidP="00EB10B2">
            <w:pPr>
              <w:spacing w:line="240" w:lineRule="auto"/>
              <w:rPr>
                <w:rFonts w:ascii="Calibri" w:eastAsia="Times New Roman" w:hAnsi="Calibri" w:cs="Calibri"/>
                <w:color w:val="000000"/>
                <w:sz w:val="20"/>
                <w:szCs w:val="20"/>
                <w:lang w:eastAsia="fr-FR"/>
              </w:rPr>
            </w:pPr>
            <w:r w:rsidRPr="000B1FBA">
              <w:rPr>
                <w:rFonts w:ascii="Calibri" w:eastAsia="Times New Roman" w:hAnsi="Calibri" w:cs="Calibri"/>
                <w:color w:val="000000"/>
                <w:sz w:val="20"/>
                <w:szCs w:val="20"/>
                <w:lang w:eastAsia="fr-FR"/>
              </w:rPr>
              <w:t xml:space="preserve">Net client = montant de l'aller + intérêt (HT) – </w:t>
            </w:r>
            <w:proofErr w:type="gramStart"/>
            <w:r w:rsidRPr="000B1FBA">
              <w:rPr>
                <w:rFonts w:ascii="Calibri" w:eastAsia="Times New Roman" w:hAnsi="Calibri" w:cs="Calibri"/>
                <w:color w:val="000000"/>
                <w:sz w:val="20"/>
                <w:szCs w:val="20"/>
                <w:lang w:eastAsia="fr-FR"/>
              </w:rPr>
              <w:t>TPPRF  (</w:t>
            </w:r>
            <w:proofErr w:type="gramEnd"/>
            <w:r w:rsidRPr="000B1FBA">
              <w:rPr>
                <w:rFonts w:ascii="Calibri" w:eastAsia="Times New Roman" w:hAnsi="Calibri" w:cs="Calibri"/>
                <w:color w:val="000000"/>
                <w:sz w:val="20"/>
                <w:szCs w:val="20"/>
                <w:lang w:eastAsia="fr-FR"/>
              </w:rPr>
              <w:t>-commissions RL à l'opération)</w:t>
            </w:r>
          </w:p>
        </w:tc>
      </w:tr>
    </w:tbl>
    <w:p w14:paraId="0C650126" w14:textId="77777777" w:rsidR="00381B31" w:rsidRDefault="00CF21FE" w:rsidP="000E7066">
      <w:pPr>
        <w:pStyle w:val="ListParagraph"/>
        <w:spacing w:before="240" w:after="240" w:line="240" w:lineRule="auto"/>
        <w:ind w:left="0" w:right="142"/>
      </w:pPr>
      <w:r>
        <w:t>Point d’attention : le déversement comptable relatif aux groupes ALM et SDM seront conformes aux schémas comptables (CF. Cahier des schémas comptables)</w:t>
      </w:r>
      <w:ins w:id="323" w:author="souchem" w:date="2015-07-28T19:21:00Z">
        <w:r w:rsidR="00333F68">
          <w:t xml:space="preserve"> </w:t>
        </w:r>
      </w:ins>
      <w:ins w:id="324" w:author="souchem" w:date="2015-07-28T19:22:00Z">
        <w:r w:rsidR="00333F68" w:rsidRPr="00333F68">
          <w:t>[</w:t>
        </w:r>
        <w:r w:rsidR="00333F68">
          <w:t>POINT</w:t>
        </w:r>
        <w:r w:rsidR="00333F68" w:rsidRPr="00333F68">
          <w:t xml:space="preserve"> NON </w:t>
        </w:r>
        <w:proofErr w:type="gramStart"/>
        <w:r w:rsidR="00333F68">
          <w:t>MAINTENU:</w:t>
        </w:r>
        <w:proofErr w:type="gramEnd"/>
        <w:r w:rsidR="00333F68">
          <w:t xml:space="preserve"> </w:t>
        </w:r>
        <w:proofErr w:type="gramStart"/>
        <w:r w:rsidR="00333F68">
          <w:t>suite à</w:t>
        </w:r>
        <w:proofErr w:type="gramEnd"/>
        <w:r w:rsidR="00333F68">
          <w:t xml:space="preserve"> la dernière version schémas comptables aucun schéma spécifique ALM</w:t>
        </w:r>
      </w:ins>
      <w:ins w:id="325" w:author="souchem" w:date="2015-07-28T19:23:00Z">
        <w:r w:rsidR="00333F68">
          <w:t xml:space="preserve"> ou </w:t>
        </w:r>
      </w:ins>
      <w:ins w:id="326" w:author="souchem" w:date="2015-07-28T19:22:00Z">
        <w:r w:rsidR="00333F68">
          <w:t>SDM</w:t>
        </w:r>
        <w:r w:rsidR="00333F68" w:rsidRPr="00333F68">
          <w:t>]</w:t>
        </w:r>
      </w:ins>
      <w:ins w:id="327" w:author="souchem" w:date="2015-07-28T19:23:00Z">
        <w:r w:rsidR="00333F68">
          <w:t>.</w:t>
        </w:r>
      </w:ins>
    </w:p>
    <w:p w14:paraId="19E9C594" w14:textId="77777777" w:rsidR="00C86FE4" w:rsidRPr="000E44AB" w:rsidRDefault="00C86FE4" w:rsidP="00C86F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14:paraId="384D9023" w14:textId="77777777" w:rsidR="001B75A7" w:rsidRDefault="001B75A7" w:rsidP="001B75A7">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6780" w:type="dxa"/>
        <w:jc w:val="center"/>
        <w:tblCellMar>
          <w:left w:w="70" w:type="dxa"/>
          <w:right w:w="70" w:type="dxa"/>
        </w:tblCellMar>
        <w:tblLook w:val="04A0" w:firstRow="1" w:lastRow="0" w:firstColumn="1" w:lastColumn="0" w:noHBand="0" w:noVBand="1"/>
      </w:tblPr>
      <w:tblGrid>
        <w:gridCol w:w="6780"/>
      </w:tblGrid>
      <w:tr w:rsidR="00381B31" w:rsidRPr="00381B31" w14:paraId="09FC0FEF" w14:textId="77777777" w:rsidTr="00381B31">
        <w:trPr>
          <w:trHeight w:val="300"/>
          <w:jc w:val="center"/>
        </w:trPr>
        <w:tc>
          <w:tcPr>
            <w:tcW w:w="6780" w:type="dxa"/>
            <w:tcBorders>
              <w:top w:val="single" w:sz="4" w:space="0" w:color="auto"/>
              <w:left w:val="single" w:sz="4" w:space="0" w:color="auto"/>
              <w:bottom w:val="single" w:sz="4" w:space="0" w:color="auto"/>
              <w:right w:val="single" w:sz="4" w:space="0" w:color="auto"/>
            </w:tcBorders>
            <w:shd w:val="clear" w:color="000000" w:fill="BFBFBF"/>
            <w:hideMark/>
          </w:tcPr>
          <w:p w14:paraId="129F7299" w14:textId="77777777" w:rsidR="00381B31" w:rsidRPr="00381B31" w:rsidRDefault="00381B31" w:rsidP="00381B31">
            <w:pPr>
              <w:spacing w:line="240" w:lineRule="auto"/>
              <w:rPr>
                <w:rFonts w:ascii="Calibri" w:eastAsia="Times New Roman" w:hAnsi="Calibri" w:cs="Calibri"/>
                <w:b/>
                <w:bCs/>
                <w:color w:val="000000"/>
                <w:sz w:val="20"/>
                <w:szCs w:val="20"/>
                <w:lang w:eastAsia="fr-FR"/>
              </w:rPr>
            </w:pPr>
            <w:r w:rsidRPr="00381B31">
              <w:rPr>
                <w:rFonts w:ascii="Calibri" w:eastAsia="Times New Roman" w:hAnsi="Calibri" w:cs="Calibri"/>
                <w:b/>
                <w:bCs/>
                <w:color w:val="000000"/>
                <w:sz w:val="20"/>
                <w:szCs w:val="20"/>
                <w:lang w:eastAsia="fr-FR"/>
              </w:rPr>
              <w:t>Message d'erreur</w:t>
            </w:r>
          </w:p>
        </w:tc>
      </w:tr>
      <w:tr w:rsidR="00381B31" w:rsidRPr="00381B31" w14:paraId="4BF5318B"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5FBE7B7"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maturité n'est pas renseignée</w:t>
            </w:r>
          </w:p>
        </w:tc>
      </w:tr>
      <w:tr w:rsidR="00381B31" w:rsidRPr="00381B31" w14:paraId="2FC30DEE"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187A8813"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client n'est pas éligible pour cette transaction</w:t>
            </w:r>
          </w:p>
        </w:tc>
      </w:tr>
      <w:tr w:rsidR="00381B31" w:rsidRPr="00381B31" w14:paraId="617C16C0"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68FA32CF"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valeur négociée est un bon de trésor et le taux négocié n'est pas saisi.</w:t>
            </w:r>
          </w:p>
        </w:tc>
      </w:tr>
      <w:tr w:rsidR="00381B31" w:rsidRPr="00381B31" w14:paraId="37AFB9B8"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70819EA3"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Taux du Repo non saisi</w:t>
            </w:r>
          </w:p>
        </w:tc>
      </w:tr>
      <w:tr w:rsidR="00381B31" w:rsidRPr="00381B31" w14:paraId="7174AA63"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6B748DE6"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titres du client n'est pas actif</w:t>
            </w:r>
          </w:p>
        </w:tc>
      </w:tr>
      <w:tr w:rsidR="00381B31" w:rsidRPr="00381B31" w14:paraId="1E55264E"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3B97F4B"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Compte titre ne correspond pas au client saisi</w:t>
            </w:r>
          </w:p>
        </w:tc>
      </w:tr>
      <w:tr w:rsidR="00381B31" w:rsidRPr="00381B31" w14:paraId="1E6E330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3AB51CE"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Contrepartie n'est pas un dépositaire.</w:t>
            </w:r>
          </w:p>
        </w:tc>
      </w:tr>
      <w:tr w:rsidR="00381B31" w:rsidRPr="00381B31" w14:paraId="36297B3F"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04A7D881"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Cash n'est pas éligible au compte titres</w:t>
            </w:r>
          </w:p>
        </w:tc>
      </w:tr>
      <w:tr w:rsidR="00381B31" w:rsidRPr="00381B31" w14:paraId="295F6B9E"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7069E41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quantité ne doit pas être négative</w:t>
            </w:r>
          </w:p>
        </w:tc>
      </w:tr>
      <w:tr w:rsidR="00381B31" w:rsidRPr="00381B31" w14:paraId="2682C182"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CB06796"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dépositaire n'est pas éligible à la place de dénouement</w:t>
            </w:r>
          </w:p>
        </w:tc>
      </w:tr>
      <w:tr w:rsidR="00381B31" w:rsidRPr="00381B31" w14:paraId="01238672"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01464DCE"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maturité est un jour </w:t>
            </w:r>
            <w:proofErr w:type="gramStart"/>
            <w:r w:rsidRPr="00381B31">
              <w:rPr>
                <w:rFonts w:ascii="Calibri" w:eastAsia="Times New Roman" w:hAnsi="Calibri" w:cs="Calibri"/>
                <w:color w:val="000000"/>
                <w:sz w:val="20"/>
                <w:szCs w:val="20"/>
                <w:lang w:eastAsia="fr-FR"/>
              </w:rPr>
              <w:t>férié</w:t>
            </w:r>
            <w:proofErr w:type="gramEnd"/>
          </w:p>
        </w:tc>
      </w:tr>
      <w:tr w:rsidR="00381B31" w:rsidRPr="00381B31" w14:paraId="7966274A"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AE97624"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devise de dénouement est différente de celle associée à l'instrument financier</w:t>
            </w:r>
          </w:p>
        </w:tc>
      </w:tr>
      <w:tr w:rsidR="00381B31" w:rsidRPr="00381B31" w14:paraId="5A5701E1"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EFE3C2A"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brut ne doit pas être négatif</w:t>
            </w:r>
          </w:p>
        </w:tc>
      </w:tr>
      <w:tr w:rsidR="00381B31" w:rsidRPr="00381B31" w14:paraId="505AF603"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6F000C9"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des frais de RL ne doit pas être négatif</w:t>
            </w:r>
          </w:p>
        </w:tc>
      </w:tr>
      <w:tr w:rsidR="00381B31" w:rsidRPr="00381B31" w14:paraId="30ACA5C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C9CA68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net ne doit pas être négatif</w:t>
            </w:r>
          </w:p>
        </w:tc>
      </w:tr>
      <w:tr w:rsidR="00381B31" w:rsidRPr="00381B31" w14:paraId="025A064A"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6A601031"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montant de retour est non renseigné</w:t>
            </w:r>
          </w:p>
        </w:tc>
      </w:tr>
      <w:tr w:rsidR="00381B31" w:rsidRPr="00381B31" w14:paraId="441F8FDD"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2AFFA3B"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place de dénouement est différente de celle associée au titre</w:t>
            </w:r>
          </w:p>
        </w:tc>
      </w:tr>
      <w:tr w:rsidR="00381B31" w:rsidRPr="00381B31" w14:paraId="475F42C3"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09DEE76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dénouement ne peut pas dépasser la fenêtre de dénouement</w:t>
            </w:r>
          </w:p>
        </w:tc>
      </w:tr>
      <w:tr w:rsidR="00381B31" w:rsidRPr="00381B31" w14:paraId="55B12916"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C911A78"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devise du compte espèces est différente de celle de dénouement</w:t>
            </w:r>
          </w:p>
        </w:tc>
      </w:tr>
      <w:tr w:rsidR="00381B31" w:rsidRPr="00381B31" w14:paraId="012E1050" w14:textId="77777777" w:rsidTr="00381B31">
        <w:trPr>
          <w:trHeight w:val="330"/>
          <w:jc w:val="center"/>
        </w:trPr>
        <w:tc>
          <w:tcPr>
            <w:tcW w:w="6780" w:type="dxa"/>
            <w:tcBorders>
              <w:top w:val="nil"/>
              <w:left w:val="single" w:sz="4" w:space="0" w:color="auto"/>
              <w:bottom w:val="single" w:sz="4" w:space="0" w:color="auto"/>
              <w:right w:val="single" w:sz="4" w:space="0" w:color="auto"/>
            </w:tcBorders>
            <w:noWrap/>
            <w:vAlign w:val="bottom"/>
            <w:hideMark/>
          </w:tcPr>
          <w:p w14:paraId="08821360"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négociation est un jour </w:t>
            </w:r>
            <w:proofErr w:type="gramStart"/>
            <w:r w:rsidRPr="00381B31">
              <w:rPr>
                <w:rFonts w:ascii="Calibri" w:eastAsia="Times New Roman" w:hAnsi="Calibri" w:cs="Calibri"/>
                <w:color w:val="000000"/>
                <w:sz w:val="20"/>
                <w:szCs w:val="20"/>
                <w:lang w:eastAsia="fr-FR"/>
              </w:rPr>
              <w:t>férié</w:t>
            </w:r>
            <w:proofErr w:type="gramEnd"/>
          </w:p>
        </w:tc>
      </w:tr>
      <w:tr w:rsidR="00381B31" w:rsidRPr="00381B31" w14:paraId="7AB890E0"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F3476A5"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négociation doit être inférieure ou égale à la date du jour</w:t>
            </w:r>
          </w:p>
        </w:tc>
      </w:tr>
      <w:tr w:rsidR="00381B31" w:rsidRPr="00381B31" w14:paraId="6EBBFFE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159ACD20"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Montants de retour sont erronés</w:t>
            </w:r>
          </w:p>
        </w:tc>
      </w:tr>
      <w:tr w:rsidR="00381B31" w:rsidRPr="00381B31" w14:paraId="77969010"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3D54C1AB"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de négociation doit être inférieure à celle de dénouement</w:t>
            </w:r>
          </w:p>
        </w:tc>
      </w:tr>
      <w:tr w:rsidR="00381B31" w:rsidRPr="00381B31" w14:paraId="36C0A43B"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6621B8EF"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titres client est non saisi</w:t>
            </w:r>
          </w:p>
        </w:tc>
      </w:tr>
      <w:tr w:rsidR="00381B31" w:rsidRPr="00381B31" w14:paraId="3D81F55E"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17694B7F"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espèces client est non saisi</w:t>
            </w:r>
          </w:p>
        </w:tc>
      </w:tr>
      <w:tr w:rsidR="00381B31" w:rsidRPr="00381B31" w14:paraId="7BCA46CB"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3DAEF3C3"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lastRenderedPageBreak/>
              <w:t>La contrepartie est non saisie</w:t>
            </w:r>
          </w:p>
        </w:tc>
      </w:tr>
      <w:tr w:rsidR="00381B31" w:rsidRPr="00381B31" w14:paraId="2D6C3032"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1A0ADA7A"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quantité est non saisie</w:t>
            </w:r>
          </w:p>
        </w:tc>
      </w:tr>
      <w:tr w:rsidR="00381B31" w:rsidRPr="00381B31" w14:paraId="4D955A8C"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A81B8A5"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place de dénouement est non saisie</w:t>
            </w:r>
          </w:p>
        </w:tc>
      </w:tr>
      <w:tr w:rsidR="00381B31" w:rsidRPr="00381B31" w14:paraId="4FADB20D"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75BF871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compte nostro titres est non saisi</w:t>
            </w:r>
          </w:p>
        </w:tc>
      </w:tr>
      <w:tr w:rsidR="00381B31" w:rsidRPr="00381B31" w14:paraId="3E3025FB"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59487F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L'instrument financier est non saisi</w:t>
            </w:r>
          </w:p>
        </w:tc>
      </w:tr>
      <w:tr w:rsidR="00381B31" w:rsidRPr="00381B31" w14:paraId="748CBB7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82DEA9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chaîne de dénouement est non saisie</w:t>
            </w:r>
          </w:p>
        </w:tc>
      </w:tr>
      <w:tr w:rsidR="00381B31" w:rsidRPr="00381B31" w14:paraId="616C1AAF"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560037DE"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Type de transaction n'est pas saisi</w:t>
            </w:r>
          </w:p>
        </w:tc>
      </w:tr>
      <w:tr w:rsidR="00381B31" w:rsidRPr="00381B31" w14:paraId="7C2F774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0B48A004"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La date du retour doit être supérieure à celle de l'aller.</w:t>
            </w:r>
          </w:p>
        </w:tc>
      </w:tr>
      <w:tr w:rsidR="00381B31" w:rsidRPr="00381B31" w14:paraId="3803DEA7"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3FF6649"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bénéficiaire n'est pas saisi.</w:t>
            </w:r>
          </w:p>
        </w:tc>
      </w:tr>
      <w:tr w:rsidR="00381B31" w:rsidRPr="00381B31" w14:paraId="0F5417ED"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0781883C"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Place de dénouement n'est pas saisie</w:t>
            </w:r>
          </w:p>
        </w:tc>
      </w:tr>
      <w:tr w:rsidR="00381B31" w:rsidRPr="00381B31" w14:paraId="6DCBA0CD"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826A66E"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Agent Livreur n'est pas saisi</w:t>
            </w:r>
          </w:p>
        </w:tc>
      </w:tr>
      <w:tr w:rsidR="00381B31" w:rsidRPr="00381B31" w14:paraId="5E98F65A"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37E4C652"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Chaîne de </w:t>
            </w:r>
            <w:proofErr w:type="gramStart"/>
            <w:r w:rsidRPr="00381B31">
              <w:rPr>
                <w:rFonts w:ascii="Calibri" w:eastAsia="Times New Roman" w:hAnsi="Calibri" w:cs="Calibri"/>
                <w:color w:val="000000"/>
                <w:sz w:val="20"/>
                <w:szCs w:val="20"/>
                <w:lang w:eastAsia="fr-FR"/>
              </w:rPr>
              <w:t>dénouement:</w:t>
            </w:r>
            <w:proofErr w:type="gramEnd"/>
            <w:r w:rsidRPr="00381B31">
              <w:rPr>
                <w:rFonts w:ascii="Calibri" w:eastAsia="Times New Roman" w:hAnsi="Calibri" w:cs="Calibri"/>
                <w:color w:val="000000"/>
                <w:sz w:val="20"/>
                <w:szCs w:val="20"/>
                <w:lang w:eastAsia="fr-FR"/>
              </w:rPr>
              <w:t xml:space="preserve"> Agent Receveur n'est pas saisi</w:t>
            </w:r>
          </w:p>
        </w:tc>
      </w:tr>
      <w:tr w:rsidR="00381B31" w:rsidRPr="00381B31" w14:paraId="1E07B116"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D2FCE3C"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Type de quantité incorrect</w:t>
            </w:r>
          </w:p>
        </w:tc>
      </w:tr>
      <w:tr w:rsidR="00381B31" w:rsidRPr="00381B31" w14:paraId="21513FD4"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282151F1"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Le Client est affecté à la Blacklist</w:t>
            </w:r>
          </w:p>
        </w:tc>
      </w:tr>
      <w:tr w:rsidR="00381B31" w:rsidRPr="00381B31" w14:paraId="3A3C58BF"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450A611C"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Référence Client doit être unique par client, par date et par type de transaction</w:t>
            </w:r>
          </w:p>
        </w:tc>
      </w:tr>
      <w:tr w:rsidR="00381B31" w:rsidRPr="00381B31" w14:paraId="0F10F446" w14:textId="77777777" w:rsidTr="00381B31">
        <w:trPr>
          <w:trHeight w:val="300"/>
          <w:jc w:val="center"/>
        </w:trPr>
        <w:tc>
          <w:tcPr>
            <w:tcW w:w="6780" w:type="dxa"/>
            <w:tcBorders>
              <w:top w:val="nil"/>
              <w:left w:val="single" w:sz="4" w:space="0" w:color="auto"/>
              <w:bottom w:val="single" w:sz="4" w:space="0" w:color="auto"/>
              <w:right w:val="single" w:sz="4" w:space="0" w:color="auto"/>
            </w:tcBorders>
            <w:noWrap/>
            <w:vAlign w:val="bottom"/>
            <w:hideMark/>
          </w:tcPr>
          <w:p w14:paraId="38256E9B" w14:textId="77777777" w:rsidR="00381B31" w:rsidRPr="00381B31" w:rsidRDefault="00381B31" w:rsidP="00381B31">
            <w:pPr>
              <w:spacing w:line="240" w:lineRule="auto"/>
              <w:rPr>
                <w:rFonts w:ascii="Calibri" w:eastAsia="Times New Roman" w:hAnsi="Calibri" w:cs="Calibri"/>
                <w:color w:val="000000"/>
                <w:sz w:val="20"/>
                <w:szCs w:val="20"/>
                <w:lang w:eastAsia="fr-FR"/>
              </w:rPr>
            </w:pPr>
            <w:r w:rsidRPr="00381B31">
              <w:rPr>
                <w:rFonts w:ascii="Calibri" w:eastAsia="Times New Roman" w:hAnsi="Calibri" w:cs="Calibri"/>
                <w:color w:val="000000"/>
                <w:sz w:val="20"/>
                <w:szCs w:val="20"/>
                <w:lang w:eastAsia="fr-FR"/>
              </w:rPr>
              <w:t xml:space="preserve">La date de dénouement est un jour </w:t>
            </w:r>
            <w:proofErr w:type="gramStart"/>
            <w:r w:rsidRPr="00381B31">
              <w:rPr>
                <w:rFonts w:ascii="Calibri" w:eastAsia="Times New Roman" w:hAnsi="Calibri" w:cs="Calibri"/>
                <w:color w:val="000000"/>
                <w:sz w:val="20"/>
                <w:szCs w:val="20"/>
                <w:lang w:eastAsia="fr-FR"/>
              </w:rPr>
              <w:t>férié</w:t>
            </w:r>
            <w:proofErr w:type="gramEnd"/>
          </w:p>
        </w:tc>
      </w:tr>
    </w:tbl>
    <w:p w14:paraId="1877CB3E" w14:textId="77777777" w:rsidR="00EB10B2" w:rsidRPr="009F608A" w:rsidRDefault="00EB10B2" w:rsidP="00C86FE4">
      <w:pPr>
        <w:pStyle w:val="ListParagraph"/>
        <w:spacing w:before="240" w:after="240" w:line="240" w:lineRule="auto"/>
        <w:ind w:left="0" w:right="142"/>
      </w:pPr>
      <w:proofErr w:type="gramStart"/>
      <w:r w:rsidRPr="009F608A">
        <w:rPr>
          <w:b/>
        </w:rPr>
        <w:t>Alerte</w:t>
      </w:r>
      <w:r w:rsidRPr="009F608A">
        <w:t>:</w:t>
      </w:r>
      <w:proofErr w:type="gramEnd"/>
      <w:r w:rsidRPr="009F608A">
        <w:t xml:space="preserve"> </w:t>
      </w:r>
    </w:p>
    <w:p w14:paraId="46BCCAA3" w14:textId="77777777" w:rsidR="00E6423E" w:rsidRPr="009F608A" w:rsidRDefault="001E7172" w:rsidP="00C86FE4">
      <w:pPr>
        <w:pStyle w:val="ListParagraph"/>
        <w:spacing w:before="240" w:after="240" w:line="240" w:lineRule="auto"/>
        <w:ind w:left="0" w:right="142"/>
      </w:pPr>
      <w:r w:rsidRPr="009F608A">
        <w:t>-</w:t>
      </w:r>
      <w:r w:rsidR="00E6423E" w:rsidRPr="009F608A">
        <w:t>A chaque création d'une instruction Repo (mise ou prise en pension)</w:t>
      </w:r>
      <w:r w:rsidR="00AA001A" w:rsidRPr="009F608A">
        <w:t xml:space="preserve"> sur un titre de créance</w:t>
      </w:r>
      <w:r w:rsidR="00E6423E" w:rsidRPr="009F608A">
        <w:t xml:space="preserve">, une alerte </w:t>
      </w:r>
      <w:r w:rsidRPr="009F608A">
        <w:t xml:space="preserve">de tableau de bord </w:t>
      </w:r>
      <w:r w:rsidR="00E6423E" w:rsidRPr="009F608A">
        <w:t xml:space="preserve">doit remonter à l'utilisateur si la période du contrat (période entre date retour - date aller) coïncide avec une date de paiement de coupon </w:t>
      </w:r>
      <w:proofErr w:type="gramStart"/>
      <w:r w:rsidR="00AA001A" w:rsidRPr="009F608A">
        <w:t>futur;</w:t>
      </w:r>
      <w:proofErr w:type="gramEnd"/>
      <w:r w:rsidR="00AA001A" w:rsidRPr="009F608A">
        <w:t xml:space="preserve"> les dates de paiement des </w:t>
      </w:r>
      <w:proofErr w:type="gramStart"/>
      <w:r w:rsidR="00AA001A" w:rsidRPr="009F608A">
        <w:t>coupons  sont</w:t>
      </w:r>
      <w:proofErr w:type="gramEnd"/>
      <w:r w:rsidR="00AA001A" w:rsidRPr="009F608A">
        <w:t xml:space="preserve"> </w:t>
      </w:r>
      <w:proofErr w:type="gramStart"/>
      <w:r w:rsidR="00AA001A" w:rsidRPr="009F608A">
        <w:t>définis</w:t>
      </w:r>
      <w:proofErr w:type="gramEnd"/>
      <w:r w:rsidR="00AA001A" w:rsidRPr="009F608A">
        <w:t xml:space="preserve"> au niveau du tableau d'amortissement du référentiel.</w:t>
      </w:r>
    </w:p>
    <w:p w14:paraId="53B6A322" w14:textId="77777777" w:rsidR="003B47B5" w:rsidRPr="009F608A" w:rsidRDefault="001E7172" w:rsidP="00C86FE4">
      <w:pPr>
        <w:pStyle w:val="ListParagraph"/>
        <w:spacing w:before="240" w:after="240" w:line="240" w:lineRule="auto"/>
        <w:ind w:left="0" w:right="142"/>
      </w:pPr>
      <w:r w:rsidRPr="009F608A">
        <w:t>-</w:t>
      </w:r>
      <w:r w:rsidR="003B47B5" w:rsidRPr="009F608A">
        <w:t xml:space="preserve">A </w:t>
      </w:r>
      <w:r w:rsidR="007D2672">
        <w:t xml:space="preserve">la création </w:t>
      </w:r>
      <w:r w:rsidRPr="009F608A">
        <w:t>une alerte de tableau de bord est remontée</w:t>
      </w:r>
      <w:r w:rsidR="003B47B5" w:rsidRPr="009F608A">
        <w:t xml:space="preserve"> à l'utilisateur si le titre </w:t>
      </w:r>
      <w:r w:rsidRPr="009F608A">
        <w:t xml:space="preserve">de l'IRL Repo (mise ou prise en pension) </w:t>
      </w:r>
      <w:r w:rsidR="003B47B5" w:rsidRPr="009F608A">
        <w:t xml:space="preserve">est sujet à une OST annoncée dans </w:t>
      </w:r>
      <w:proofErr w:type="spellStart"/>
      <w:r w:rsidR="003B47B5" w:rsidRPr="009F608A">
        <w:t>MegaCor</w:t>
      </w:r>
      <w:proofErr w:type="spellEnd"/>
      <w:r w:rsidR="003B47B5" w:rsidRPr="009F608A">
        <w:t>.</w:t>
      </w:r>
    </w:p>
    <w:p w14:paraId="209D39FA" w14:textId="77777777" w:rsidR="001B75A7" w:rsidRDefault="001B75A7" w:rsidP="00C86FE4">
      <w:pPr>
        <w:pStyle w:val="ListParagraph"/>
        <w:spacing w:before="240" w:after="240" w:line="240" w:lineRule="auto"/>
        <w:ind w:left="0" w:right="142"/>
        <w:rPr>
          <w:highlight w:val="yellow"/>
        </w:rPr>
      </w:pPr>
    </w:p>
    <w:p w14:paraId="4AC5F181" w14:textId="77777777" w:rsidR="00B2241D" w:rsidRDefault="00B2241D" w:rsidP="00B2241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26CEB8DB" w14:textId="77777777" w:rsidR="009F608A" w:rsidRDefault="009F608A" w:rsidP="009F608A">
      <w:pPr>
        <w:spacing w:before="240" w:after="240"/>
        <w:contextualSpacing/>
        <w:rPr>
          <w:b/>
        </w:rPr>
      </w:pPr>
      <w:r w:rsidRPr="0055110F">
        <w:t xml:space="preserve">-Contrôle provision </w:t>
      </w:r>
      <w:proofErr w:type="gramStart"/>
      <w:r w:rsidRPr="0055110F">
        <w:t>titre</w:t>
      </w:r>
      <w:r>
        <w:t>s:</w:t>
      </w:r>
      <w:proofErr w:type="gramEnd"/>
      <w:r>
        <w:t xml:space="preserve">  Pour </w:t>
      </w:r>
      <w:proofErr w:type="gramStart"/>
      <w:r>
        <w:t>les opération</w:t>
      </w:r>
      <w:proofErr w:type="gramEnd"/>
      <w:r>
        <w:t xml:space="preserve"> de mise en pension</w:t>
      </w:r>
      <w:r w:rsidRPr="0055110F">
        <w:t>, le système applique un contrôle sur la disponibilité des titres sur la base de la</w:t>
      </w:r>
    </w:p>
    <w:p w14:paraId="63967EFA" w14:textId="77777777" w:rsidR="009F608A" w:rsidRDefault="009F608A" w:rsidP="009F608A">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xml:space="preserve">- </w:t>
      </w:r>
      <w:proofErr w:type="gramStart"/>
      <w:r>
        <w:rPr>
          <w:b/>
        </w:rPr>
        <w:t>Ventes</w:t>
      </w:r>
      <w:r w:rsidRPr="0055110F">
        <w:rPr>
          <w:b/>
        </w:rPr>
        <w:t>»</w:t>
      </w:r>
      <w:proofErr w:type="gramEnd"/>
      <w:r w:rsidRPr="0055110F">
        <w:t>.</w:t>
      </w:r>
    </w:p>
    <w:p w14:paraId="1F92195C" w14:textId="77777777" w:rsidR="009F608A" w:rsidRDefault="009F608A" w:rsidP="009F608A">
      <w:pPr>
        <w:spacing w:before="240" w:after="240"/>
        <w:contextualSpacing/>
      </w:pPr>
      <w:r>
        <w:t xml:space="preserve"> Ventes comprennent :</w:t>
      </w:r>
    </w:p>
    <w:p w14:paraId="42E39E69" w14:textId="77777777" w:rsidR="009F608A" w:rsidRDefault="009F608A" w:rsidP="009F608A">
      <w:pPr>
        <w:spacing w:before="240" w:after="240"/>
        <w:contextualSpacing/>
      </w:pPr>
      <w:r>
        <w:tab/>
        <w:t>- Vente</w:t>
      </w:r>
      <w:r w:rsidR="009824EC">
        <w:t>s</w:t>
      </w:r>
      <w:r>
        <w:t xml:space="preserve"> « Instruits » (</w:t>
      </w:r>
      <w:proofErr w:type="spellStart"/>
      <w:r>
        <w:t>MegaCustody</w:t>
      </w:r>
      <w:proofErr w:type="spellEnd"/>
      <w:r>
        <w:t>)</w:t>
      </w:r>
    </w:p>
    <w:p w14:paraId="314100A1" w14:textId="77777777" w:rsidR="009F608A" w:rsidRPr="0055110F" w:rsidRDefault="009F608A" w:rsidP="009F608A">
      <w:pPr>
        <w:spacing w:before="240" w:after="240"/>
        <w:contextualSpacing/>
      </w:pPr>
      <w:r>
        <w:tab/>
        <w:t xml:space="preserve">- Ventes « Appariés </w:t>
      </w:r>
      <w:proofErr w:type="gramStart"/>
      <w:r>
        <w:t>»  (</w:t>
      </w:r>
      <w:proofErr w:type="spellStart"/>
      <w:proofErr w:type="gramEnd"/>
      <w:r>
        <w:t>MegaCustody</w:t>
      </w:r>
      <w:proofErr w:type="spellEnd"/>
      <w:r>
        <w:t>)</w:t>
      </w:r>
    </w:p>
    <w:p w14:paraId="25C1FC34" w14:textId="77777777" w:rsidR="009F608A" w:rsidRPr="0055110F" w:rsidRDefault="009F608A" w:rsidP="009F608A">
      <w:pPr>
        <w:autoSpaceDE w:val="0"/>
        <w:autoSpaceDN w:val="0"/>
        <w:adjustRightInd w:val="0"/>
        <w:spacing w:line="240" w:lineRule="auto"/>
      </w:pPr>
      <w:r w:rsidRPr="0055110F">
        <w:t xml:space="preserve">Le système lance le contrôle provision titres à différentes étapes du cycle de vie de </w:t>
      </w:r>
      <w:proofErr w:type="gramStart"/>
      <w:r w:rsidRPr="0055110F">
        <w:t>l'instruction:</w:t>
      </w:r>
      <w:proofErr w:type="gramEnd"/>
      <w:r w:rsidRPr="0055110F">
        <w:t xml:space="preserve"> à l'instruction, </w:t>
      </w:r>
      <w:proofErr w:type="gramStart"/>
      <w:r w:rsidRPr="0055110F">
        <w:t>à  l'appariement</w:t>
      </w:r>
      <w:proofErr w:type="gramEnd"/>
      <w:r w:rsidRPr="0055110F">
        <w:t xml:space="preserve"> au dénouement avec le même contexte :</w:t>
      </w:r>
      <w:proofErr w:type="gramStart"/>
      <w:r w:rsidRPr="0055110F">
        <w:rPr>
          <w:b/>
        </w:rPr>
        <w:t xml:space="preserve"> «Position</w:t>
      </w:r>
      <w:proofErr w:type="gramEnd"/>
      <w:r w:rsidRPr="0055110F">
        <w:rPr>
          <w:b/>
        </w:rPr>
        <w:t xml:space="preserve"> d</w:t>
      </w:r>
      <w:r>
        <w:rPr>
          <w:b/>
        </w:rPr>
        <w:t>isponible</w:t>
      </w:r>
      <w:r w:rsidRPr="0055110F">
        <w:rPr>
          <w:b/>
        </w:rPr>
        <w:t xml:space="preserve"> »</w:t>
      </w:r>
      <w:r w:rsidRPr="0055110F">
        <w:t>.</w:t>
      </w:r>
    </w:p>
    <w:p w14:paraId="1DF516F5" w14:textId="77777777" w:rsidR="00E72C17" w:rsidRPr="009458D7" w:rsidRDefault="00E72C17" w:rsidP="00B2241D">
      <w:pPr>
        <w:autoSpaceDE w:val="0"/>
        <w:autoSpaceDN w:val="0"/>
        <w:adjustRightInd w:val="0"/>
        <w:spacing w:line="240" w:lineRule="auto"/>
      </w:pPr>
    </w:p>
    <w:p w14:paraId="5E7E7418" w14:textId="77777777" w:rsidR="00B65CDB" w:rsidRPr="009458D7" w:rsidRDefault="009458D7" w:rsidP="00E72C17">
      <w:pPr>
        <w:spacing w:before="240" w:after="240"/>
        <w:contextualSpacing/>
      </w:pPr>
      <w:r w:rsidRPr="0019154B">
        <w:t>A l'ins</w:t>
      </w:r>
      <w:r w:rsidR="002B19E8" w:rsidRPr="0019154B">
        <w:t>truction et à</w:t>
      </w:r>
      <w:r w:rsidRPr="0019154B">
        <w:t xml:space="preserve"> </w:t>
      </w:r>
      <w:proofErr w:type="gramStart"/>
      <w:r w:rsidRPr="0019154B">
        <w:t>l'appariement  d</w:t>
      </w:r>
      <w:r w:rsidR="00E72C17" w:rsidRPr="0019154B">
        <w:t>es</w:t>
      </w:r>
      <w:proofErr w:type="gramEnd"/>
      <w:r w:rsidR="00E72C17" w:rsidRPr="0019154B">
        <w:t xml:space="preserve"> opération</w:t>
      </w:r>
      <w:r w:rsidR="009B1557" w:rsidRPr="0019154B">
        <w:t>s</w:t>
      </w:r>
      <w:r w:rsidR="00E72C17" w:rsidRPr="0019154B">
        <w:t xml:space="preserve"> de retour de prise en pension</w:t>
      </w:r>
      <w:r w:rsidRPr="0019154B">
        <w:t xml:space="preserve"> (RVREPO_BACK)</w:t>
      </w:r>
      <w:r w:rsidR="00E72C17" w:rsidRPr="0019154B">
        <w:t>, le système ne doit pas appliquer un contrôle sur la disponibilité des titres vu que</w:t>
      </w:r>
      <w:ins w:id="328" w:author="souchem" w:date="2015-07-28T17:44:00Z">
        <w:r w:rsidR="00673883">
          <w:t xml:space="preserve"> </w:t>
        </w:r>
      </w:ins>
      <w:r w:rsidR="00800F2F" w:rsidRPr="0019154B">
        <w:t xml:space="preserve">ces derniers </w:t>
      </w:r>
      <w:r w:rsidR="009B1557" w:rsidRPr="0019154B">
        <w:t>ne sont pas encore r</w:t>
      </w:r>
      <w:r w:rsidR="00800F2F" w:rsidRPr="0019154B">
        <w:t>eçu</w:t>
      </w:r>
      <w:r w:rsidR="009B1557" w:rsidRPr="0019154B">
        <w:t>s au moment de la création de l'IRL de retour</w:t>
      </w:r>
      <w:r w:rsidRPr="0019154B">
        <w:t xml:space="preserve"> et de son appariement</w:t>
      </w:r>
      <w:r w:rsidR="009B1557" w:rsidRPr="0019154B">
        <w:t>.</w:t>
      </w:r>
    </w:p>
    <w:p w14:paraId="34389450" w14:textId="77777777" w:rsidR="00347157" w:rsidRPr="009458D7" w:rsidRDefault="00347157" w:rsidP="00E72C17">
      <w:pPr>
        <w:spacing w:before="240" w:after="240"/>
        <w:contextualSpacing/>
      </w:pPr>
    </w:p>
    <w:p w14:paraId="799E817F" w14:textId="77777777" w:rsidR="009B1557" w:rsidRPr="009458D7" w:rsidRDefault="00B65CDB" w:rsidP="00E72C17">
      <w:pPr>
        <w:spacing w:before="240" w:after="240"/>
        <w:contextualSpacing/>
      </w:pPr>
      <w:r w:rsidRPr="009458D7">
        <w:t>Le tableau suivant récapitule le contr</w:t>
      </w:r>
      <w:r w:rsidR="00BC3E19" w:rsidRPr="009458D7">
        <w:t>ôle provision ti</w:t>
      </w:r>
      <w:r w:rsidRPr="009458D7">
        <w:t>tre</w:t>
      </w:r>
      <w:r w:rsidR="00BC3E19" w:rsidRPr="009458D7">
        <w:t>s</w:t>
      </w:r>
      <w:r w:rsidRPr="009458D7">
        <w:t xml:space="preserve"> par statuts d'IRL de </w:t>
      </w:r>
      <w:proofErr w:type="gramStart"/>
      <w:r w:rsidRPr="009458D7">
        <w:t>pension:</w:t>
      </w:r>
      <w:proofErr w:type="gramEnd"/>
    </w:p>
    <w:tbl>
      <w:tblPr>
        <w:tblW w:w="10020" w:type="dxa"/>
        <w:tblInd w:w="55" w:type="dxa"/>
        <w:tblCellMar>
          <w:left w:w="70" w:type="dxa"/>
          <w:right w:w="70" w:type="dxa"/>
        </w:tblCellMar>
        <w:tblLook w:val="04A0" w:firstRow="1" w:lastRow="0" w:firstColumn="1" w:lastColumn="0" w:noHBand="0" w:noVBand="1"/>
      </w:tblPr>
      <w:tblGrid>
        <w:gridCol w:w="1420"/>
        <w:gridCol w:w="1720"/>
        <w:gridCol w:w="1720"/>
        <w:gridCol w:w="1720"/>
        <w:gridCol w:w="1720"/>
        <w:gridCol w:w="1720"/>
      </w:tblGrid>
      <w:tr w:rsidR="00B65CDB" w:rsidRPr="00B65CDB" w14:paraId="217D11BD" w14:textId="77777777" w:rsidTr="00B65CDB">
        <w:trPr>
          <w:trHeight w:val="720"/>
        </w:trPr>
        <w:tc>
          <w:tcPr>
            <w:tcW w:w="14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0DAED6E"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Opération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79D37E62"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Type de transaction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41A4653F"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Sens</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5ACCEE3D"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à la création</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02DC7786"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à l'appariement</w:t>
            </w:r>
          </w:p>
        </w:tc>
        <w:tc>
          <w:tcPr>
            <w:tcW w:w="1720" w:type="dxa"/>
            <w:tcBorders>
              <w:top w:val="single" w:sz="4" w:space="0" w:color="auto"/>
              <w:left w:val="nil"/>
              <w:bottom w:val="single" w:sz="4" w:space="0" w:color="auto"/>
              <w:right w:val="single" w:sz="4" w:space="0" w:color="auto"/>
            </w:tcBorders>
            <w:shd w:val="clear" w:color="000000" w:fill="BFBFBF"/>
            <w:vAlign w:val="center"/>
            <w:hideMark/>
          </w:tcPr>
          <w:p w14:paraId="5EE20F98" w14:textId="77777777" w:rsidR="00B65CDB" w:rsidRPr="00833E8C" w:rsidRDefault="00B65CDB" w:rsidP="00B65CDB">
            <w:pPr>
              <w:spacing w:line="240" w:lineRule="auto"/>
              <w:rPr>
                <w:rFonts w:ascii="Calibri" w:eastAsia="Times New Roman" w:hAnsi="Calibri" w:cs="Calibri"/>
                <w:b/>
                <w:bCs/>
                <w:color w:val="000000"/>
                <w:sz w:val="18"/>
                <w:szCs w:val="18"/>
                <w:lang w:eastAsia="fr-FR"/>
              </w:rPr>
            </w:pPr>
            <w:r w:rsidRPr="00833E8C">
              <w:rPr>
                <w:rFonts w:ascii="Calibri" w:eastAsia="Times New Roman" w:hAnsi="Calibri" w:cs="Calibri"/>
                <w:b/>
                <w:bCs/>
                <w:color w:val="000000"/>
                <w:sz w:val="18"/>
                <w:szCs w:val="18"/>
                <w:lang w:eastAsia="fr-FR"/>
              </w:rPr>
              <w:t>Contrôle provision titres au dénouement</w:t>
            </w:r>
          </w:p>
        </w:tc>
      </w:tr>
      <w:tr w:rsidR="00B65CDB" w:rsidRPr="00B65CDB" w14:paraId="23DFF271" w14:textId="77777777" w:rsidTr="00B65CDB">
        <w:trPr>
          <w:trHeight w:val="540"/>
        </w:trPr>
        <w:tc>
          <w:tcPr>
            <w:tcW w:w="1420" w:type="dxa"/>
            <w:tcBorders>
              <w:top w:val="nil"/>
              <w:left w:val="single" w:sz="4" w:space="0" w:color="auto"/>
              <w:bottom w:val="single" w:sz="4" w:space="0" w:color="auto"/>
              <w:right w:val="single" w:sz="4" w:space="0" w:color="auto"/>
            </w:tcBorders>
            <w:vAlign w:val="center"/>
            <w:hideMark/>
          </w:tcPr>
          <w:p w14:paraId="561E5022"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Mise en pension</w:t>
            </w:r>
          </w:p>
        </w:tc>
        <w:tc>
          <w:tcPr>
            <w:tcW w:w="1720" w:type="dxa"/>
            <w:tcBorders>
              <w:top w:val="nil"/>
              <w:left w:val="nil"/>
              <w:bottom w:val="single" w:sz="4" w:space="0" w:color="auto"/>
              <w:right w:val="single" w:sz="4" w:space="0" w:color="auto"/>
            </w:tcBorders>
            <w:vAlign w:val="center"/>
            <w:hideMark/>
          </w:tcPr>
          <w:p w14:paraId="63F50556"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REPO</w:t>
            </w:r>
          </w:p>
        </w:tc>
        <w:tc>
          <w:tcPr>
            <w:tcW w:w="1720" w:type="dxa"/>
            <w:tcBorders>
              <w:top w:val="nil"/>
              <w:left w:val="nil"/>
              <w:bottom w:val="single" w:sz="4" w:space="0" w:color="auto"/>
              <w:right w:val="single" w:sz="4" w:space="0" w:color="auto"/>
            </w:tcBorders>
            <w:vAlign w:val="center"/>
            <w:hideMark/>
          </w:tcPr>
          <w:p w14:paraId="49DA9E0A"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Livraison</w:t>
            </w:r>
          </w:p>
        </w:tc>
        <w:tc>
          <w:tcPr>
            <w:tcW w:w="1720" w:type="dxa"/>
            <w:tcBorders>
              <w:top w:val="nil"/>
              <w:left w:val="nil"/>
              <w:bottom w:val="single" w:sz="4" w:space="0" w:color="auto"/>
              <w:right w:val="single" w:sz="4" w:space="0" w:color="auto"/>
            </w:tcBorders>
            <w:vAlign w:val="center"/>
            <w:hideMark/>
          </w:tcPr>
          <w:p w14:paraId="62EDD1C1"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c>
          <w:tcPr>
            <w:tcW w:w="1720" w:type="dxa"/>
            <w:tcBorders>
              <w:top w:val="nil"/>
              <w:left w:val="nil"/>
              <w:bottom w:val="single" w:sz="4" w:space="0" w:color="auto"/>
              <w:right w:val="single" w:sz="4" w:space="0" w:color="auto"/>
            </w:tcBorders>
            <w:vAlign w:val="center"/>
            <w:hideMark/>
          </w:tcPr>
          <w:p w14:paraId="5894B712"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c>
          <w:tcPr>
            <w:tcW w:w="1720" w:type="dxa"/>
            <w:tcBorders>
              <w:top w:val="nil"/>
              <w:left w:val="nil"/>
              <w:bottom w:val="single" w:sz="4" w:space="0" w:color="auto"/>
              <w:right w:val="single" w:sz="4" w:space="0" w:color="auto"/>
            </w:tcBorders>
            <w:vAlign w:val="center"/>
            <w:hideMark/>
          </w:tcPr>
          <w:p w14:paraId="5C402533"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r>
      <w:tr w:rsidR="00B65CDB" w:rsidRPr="00B65CDB" w14:paraId="2BFBD42B" w14:textId="77777777" w:rsidTr="00B65CDB">
        <w:trPr>
          <w:trHeight w:val="540"/>
        </w:trPr>
        <w:tc>
          <w:tcPr>
            <w:tcW w:w="1420" w:type="dxa"/>
            <w:tcBorders>
              <w:top w:val="nil"/>
              <w:left w:val="single" w:sz="4" w:space="0" w:color="auto"/>
              <w:bottom w:val="single" w:sz="4" w:space="0" w:color="auto"/>
              <w:right w:val="single" w:sz="4" w:space="0" w:color="auto"/>
            </w:tcBorders>
            <w:vAlign w:val="center"/>
            <w:hideMark/>
          </w:tcPr>
          <w:p w14:paraId="61649584"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lastRenderedPageBreak/>
              <w:t>Retour de mise en pension</w:t>
            </w:r>
          </w:p>
        </w:tc>
        <w:tc>
          <w:tcPr>
            <w:tcW w:w="1720" w:type="dxa"/>
            <w:tcBorders>
              <w:top w:val="nil"/>
              <w:left w:val="nil"/>
              <w:bottom w:val="single" w:sz="4" w:space="0" w:color="auto"/>
              <w:right w:val="single" w:sz="4" w:space="0" w:color="auto"/>
            </w:tcBorders>
            <w:vAlign w:val="center"/>
            <w:hideMark/>
          </w:tcPr>
          <w:p w14:paraId="6AC8D932"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REPO_BACK</w:t>
            </w:r>
          </w:p>
        </w:tc>
        <w:tc>
          <w:tcPr>
            <w:tcW w:w="1720" w:type="dxa"/>
            <w:tcBorders>
              <w:top w:val="nil"/>
              <w:left w:val="nil"/>
              <w:bottom w:val="single" w:sz="4" w:space="0" w:color="auto"/>
              <w:right w:val="single" w:sz="4" w:space="0" w:color="auto"/>
            </w:tcBorders>
            <w:vAlign w:val="center"/>
            <w:hideMark/>
          </w:tcPr>
          <w:p w14:paraId="364130C0"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Réception</w:t>
            </w:r>
          </w:p>
        </w:tc>
        <w:tc>
          <w:tcPr>
            <w:tcW w:w="1720" w:type="dxa"/>
            <w:tcBorders>
              <w:top w:val="nil"/>
              <w:left w:val="nil"/>
              <w:bottom w:val="single" w:sz="4" w:space="0" w:color="auto"/>
              <w:right w:val="single" w:sz="4" w:space="0" w:color="auto"/>
            </w:tcBorders>
            <w:vAlign w:val="center"/>
            <w:hideMark/>
          </w:tcPr>
          <w:p w14:paraId="7DF80AA4"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vAlign w:val="center"/>
            <w:hideMark/>
          </w:tcPr>
          <w:p w14:paraId="2FBD2E10"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vAlign w:val="center"/>
            <w:hideMark/>
          </w:tcPr>
          <w:p w14:paraId="079CF8A7"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r>
      <w:tr w:rsidR="00B65CDB" w:rsidRPr="00B65CDB" w14:paraId="18E56292" w14:textId="77777777" w:rsidTr="00B65CDB">
        <w:trPr>
          <w:trHeight w:val="540"/>
        </w:trPr>
        <w:tc>
          <w:tcPr>
            <w:tcW w:w="1420" w:type="dxa"/>
            <w:tcBorders>
              <w:top w:val="nil"/>
              <w:left w:val="single" w:sz="4" w:space="0" w:color="auto"/>
              <w:bottom w:val="single" w:sz="4" w:space="0" w:color="auto"/>
              <w:right w:val="single" w:sz="4" w:space="0" w:color="auto"/>
            </w:tcBorders>
            <w:vAlign w:val="center"/>
            <w:hideMark/>
          </w:tcPr>
          <w:p w14:paraId="7707439E"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Prise en pension</w:t>
            </w:r>
          </w:p>
        </w:tc>
        <w:tc>
          <w:tcPr>
            <w:tcW w:w="1720" w:type="dxa"/>
            <w:tcBorders>
              <w:top w:val="nil"/>
              <w:left w:val="nil"/>
              <w:bottom w:val="single" w:sz="4" w:space="0" w:color="auto"/>
              <w:right w:val="single" w:sz="4" w:space="0" w:color="auto"/>
            </w:tcBorders>
            <w:vAlign w:val="center"/>
            <w:hideMark/>
          </w:tcPr>
          <w:p w14:paraId="6CBA07F8"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RVREPO</w:t>
            </w:r>
          </w:p>
        </w:tc>
        <w:tc>
          <w:tcPr>
            <w:tcW w:w="1720" w:type="dxa"/>
            <w:tcBorders>
              <w:top w:val="nil"/>
              <w:left w:val="nil"/>
              <w:bottom w:val="single" w:sz="4" w:space="0" w:color="auto"/>
              <w:right w:val="single" w:sz="4" w:space="0" w:color="auto"/>
            </w:tcBorders>
            <w:vAlign w:val="center"/>
            <w:hideMark/>
          </w:tcPr>
          <w:p w14:paraId="37D0B3CC"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Réception</w:t>
            </w:r>
          </w:p>
        </w:tc>
        <w:tc>
          <w:tcPr>
            <w:tcW w:w="1720" w:type="dxa"/>
            <w:tcBorders>
              <w:top w:val="nil"/>
              <w:left w:val="nil"/>
              <w:bottom w:val="single" w:sz="4" w:space="0" w:color="auto"/>
              <w:right w:val="single" w:sz="4" w:space="0" w:color="auto"/>
            </w:tcBorders>
            <w:vAlign w:val="center"/>
            <w:hideMark/>
          </w:tcPr>
          <w:p w14:paraId="5C8E78F1"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vAlign w:val="center"/>
            <w:hideMark/>
          </w:tcPr>
          <w:p w14:paraId="60C29B9A"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c>
          <w:tcPr>
            <w:tcW w:w="1720" w:type="dxa"/>
            <w:tcBorders>
              <w:top w:val="nil"/>
              <w:left w:val="nil"/>
              <w:bottom w:val="single" w:sz="4" w:space="0" w:color="auto"/>
              <w:right w:val="single" w:sz="4" w:space="0" w:color="auto"/>
            </w:tcBorders>
            <w:vAlign w:val="center"/>
            <w:hideMark/>
          </w:tcPr>
          <w:p w14:paraId="24D84BEC"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w:t>
            </w:r>
          </w:p>
        </w:tc>
      </w:tr>
      <w:tr w:rsidR="00B65CDB" w:rsidRPr="00B65CDB" w14:paraId="3F80E9FF" w14:textId="77777777" w:rsidTr="00B65CDB">
        <w:trPr>
          <w:trHeight w:val="540"/>
        </w:trPr>
        <w:tc>
          <w:tcPr>
            <w:tcW w:w="1420" w:type="dxa"/>
            <w:tcBorders>
              <w:top w:val="nil"/>
              <w:left w:val="single" w:sz="4" w:space="0" w:color="auto"/>
              <w:bottom w:val="single" w:sz="4" w:space="0" w:color="auto"/>
              <w:right w:val="single" w:sz="4" w:space="0" w:color="auto"/>
            </w:tcBorders>
            <w:vAlign w:val="center"/>
            <w:hideMark/>
          </w:tcPr>
          <w:p w14:paraId="3303399B"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Retour de prise en pension</w:t>
            </w:r>
          </w:p>
        </w:tc>
        <w:tc>
          <w:tcPr>
            <w:tcW w:w="1720" w:type="dxa"/>
            <w:tcBorders>
              <w:top w:val="nil"/>
              <w:left w:val="nil"/>
              <w:bottom w:val="single" w:sz="4" w:space="0" w:color="auto"/>
              <w:right w:val="single" w:sz="4" w:space="0" w:color="auto"/>
            </w:tcBorders>
            <w:vAlign w:val="center"/>
            <w:hideMark/>
          </w:tcPr>
          <w:p w14:paraId="1DC5BC7D"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RVREPO_BACK</w:t>
            </w:r>
          </w:p>
        </w:tc>
        <w:tc>
          <w:tcPr>
            <w:tcW w:w="1720" w:type="dxa"/>
            <w:tcBorders>
              <w:top w:val="nil"/>
              <w:left w:val="nil"/>
              <w:bottom w:val="single" w:sz="4" w:space="0" w:color="auto"/>
              <w:right w:val="single" w:sz="4" w:space="0" w:color="auto"/>
            </w:tcBorders>
            <w:vAlign w:val="center"/>
            <w:hideMark/>
          </w:tcPr>
          <w:p w14:paraId="45DCBE55"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Livraison</w:t>
            </w:r>
          </w:p>
        </w:tc>
        <w:tc>
          <w:tcPr>
            <w:tcW w:w="1720" w:type="dxa"/>
            <w:tcBorders>
              <w:top w:val="nil"/>
              <w:left w:val="nil"/>
              <w:bottom w:val="single" w:sz="4" w:space="0" w:color="auto"/>
              <w:right w:val="single" w:sz="4" w:space="0" w:color="auto"/>
            </w:tcBorders>
            <w:vAlign w:val="center"/>
            <w:hideMark/>
          </w:tcPr>
          <w:p w14:paraId="407EA230"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Non</w:t>
            </w:r>
          </w:p>
        </w:tc>
        <w:tc>
          <w:tcPr>
            <w:tcW w:w="1720" w:type="dxa"/>
            <w:tcBorders>
              <w:top w:val="nil"/>
              <w:left w:val="nil"/>
              <w:bottom w:val="single" w:sz="4" w:space="0" w:color="auto"/>
              <w:right w:val="single" w:sz="4" w:space="0" w:color="auto"/>
            </w:tcBorders>
            <w:vAlign w:val="center"/>
            <w:hideMark/>
          </w:tcPr>
          <w:p w14:paraId="5520E713"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Non</w:t>
            </w:r>
          </w:p>
        </w:tc>
        <w:tc>
          <w:tcPr>
            <w:tcW w:w="1720" w:type="dxa"/>
            <w:tcBorders>
              <w:top w:val="nil"/>
              <w:left w:val="nil"/>
              <w:bottom w:val="single" w:sz="4" w:space="0" w:color="auto"/>
              <w:right w:val="single" w:sz="4" w:space="0" w:color="auto"/>
            </w:tcBorders>
            <w:vAlign w:val="center"/>
            <w:hideMark/>
          </w:tcPr>
          <w:p w14:paraId="6A4DA35C" w14:textId="77777777" w:rsidR="00B65CDB" w:rsidRPr="00833E8C" w:rsidRDefault="00B65CDB" w:rsidP="00B65CDB">
            <w:pPr>
              <w:spacing w:line="240" w:lineRule="auto"/>
              <w:rPr>
                <w:rFonts w:ascii="Calibri" w:eastAsia="Times New Roman" w:hAnsi="Calibri" w:cs="Calibri"/>
                <w:color w:val="000000"/>
                <w:sz w:val="18"/>
                <w:szCs w:val="18"/>
                <w:lang w:eastAsia="fr-FR"/>
              </w:rPr>
            </w:pPr>
            <w:r w:rsidRPr="00833E8C">
              <w:rPr>
                <w:rFonts w:ascii="Calibri" w:eastAsia="Times New Roman" w:hAnsi="Calibri" w:cs="Calibri"/>
                <w:color w:val="000000"/>
                <w:sz w:val="18"/>
                <w:szCs w:val="18"/>
                <w:lang w:eastAsia="fr-FR"/>
              </w:rPr>
              <w:t>Oui</w:t>
            </w:r>
          </w:p>
        </w:tc>
      </w:tr>
    </w:tbl>
    <w:p w14:paraId="4F9DB2DA" w14:textId="77777777" w:rsidR="00B65CDB" w:rsidRPr="009458D7" w:rsidRDefault="00B65CDB" w:rsidP="00E72C17">
      <w:pPr>
        <w:spacing w:before="240" w:after="240"/>
        <w:contextualSpacing/>
      </w:pPr>
    </w:p>
    <w:p w14:paraId="6FE33F84" w14:textId="77777777" w:rsidR="006B77A7" w:rsidRDefault="006B77A7" w:rsidP="006B77A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client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w:t>
      </w:r>
      <w:r w:rsidRPr="00DA3142">
        <w:rPr>
          <w:rFonts w:asciiTheme="minorHAnsi" w:hAnsiTheme="minorHAnsi" w:cstheme="minorHAnsi"/>
          <w:b/>
          <w:i/>
          <w:sz w:val="20"/>
          <w:szCs w:val="20"/>
          <w:u w:val="single"/>
        </w:rPr>
        <w:t>mouvement titres, espèces, CGC</w:t>
      </w:r>
    </w:p>
    <w:p w14:paraId="7C08A17D" w14:textId="77777777" w:rsidR="006B77A7" w:rsidRPr="007B2968" w:rsidRDefault="006B77A7" w:rsidP="006B77A7">
      <w:pPr>
        <w:spacing w:before="240" w:after="240" w:line="240" w:lineRule="auto"/>
        <w:ind w:right="142"/>
      </w:pPr>
      <w:r w:rsidRPr="007B2968">
        <w:t>Une fois tous les contrôles sont vérifiés, le système génère un mouvement titres client dans un statut "Instruit". Le mouvement évolue selon l'évolution du cycle de vie de l'IRL</w:t>
      </w:r>
      <w:r w:rsidR="00272B52" w:rsidRPr="007B2968">
        <w:t xml:space="preserve"> à l'instar des IRLS achat/vente fermes avec dénouement externe.</w:t>
      </w:r>
    </w:p>
    <w:p w14:paraId="72282009" w14:textId="77777777" w:rsidR="006B77A7" w:rsidRPr="007B2968" w:rsidRDefault="006B77A7" w:rsidP="006B77A7">
      <w:pPr>
        <w:spacing w:before="240" w:after="240" w:line="240" w:lineRule="auto"/>
        <w:ind w:right="142"/>
        <w:rPr>
          <w:u w:val="single"/>
        </w:rPr>
      </w:pPr>
      <w:r w:rsidRPr="007B2968">
        <w:rPr>
          <w:u w:val="single"/>
        </w:rPr>
        <w:t xml:space="preserve">Le postage comptable espèces de </w:t>
      </w:r>
      <w:proofErr w:type="gramStart"/>
      <w:r w:rsidRPr="007B2968">
        <w:rPr>
          <w:u w:val="single"/>
        </w:rPr>
        <w:t>t</w:t>
      </w:r>
      <w:r w:rsidR="002B19E8">
        <w:rPr>
          <w:u w:val="single"/>
        </w:rPr>
        <w:t>oute les opérations</w:t>
      </w:r>
      <w:proofErr w:type="gramEnd"/>
      <w:r w:rsidR="002B19E8">
        <w:rPr>
          <w:u w:val="single"/>
        </w:rPr>
        <w:t xml:space="preserve"> de Repo</w:t>
      </w:r>
      <w:r w:rsidRPr="007B2968">
        <w:rPr>
          <w:u w:val="single"/>
        </w:rPr>
        <w:t xml:space="preserve"> se font au dénouement. </w:t>
      </w:r>
      <w:r w:rsidR="00427601" w:rsidRPr="007B2968">
        <w:rPr>
          <w:u w:val="single"/>
        </w:rPr>
        <w:t xml:space="preserve">Pour les opérations de Repos, aucune mise à jour de CMP ni </w:t>
      </w:r>
      <w:r w:rsidR="00EE349C" w:rsidRPr="007B2968">
        <w:rPr>
          <w:u w:val="single"/>
        </w:rPr>
        <w:t xml:space="preserve">de </w:t>
      </w:r>
      <w:r w:rsidR="00427601" w:rsidRPr="007B2968">
        <w:rPr>
          <w:u w:val="single"/>
        </w:rPr>
        <w:t>calcul TPCVM ne sont appliqués.</w:t>
      </w:r>
    </w:p>
    <w:p w14:paraId="0861DB34" w14:textId="77777777" w:rsidR="009D1C3C" w:rsidRDefault="009D1C3C" w:rsidP="009D1C3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Génération de l'IRL marché et postage des </w:t>
      </w:r>
      <w:proofErr w:type="gramStart"/>
      <w:r>
        <w:rPr>
          <w:rFonts w:asciiTheme="minorHAnsi" w:hAnsiTheme="minorHAnsi" w:cstheme="minorHAnsi"/>
          <w:b/>
          <w:i/>
          <w:sz w:val="20"/>
          <w:szCs w:val="20"/>
          <w:u w:val="single"/>
        </w:rPr>
        <w:t>flux:</w:t>
      </w:r>
      <w:proofErr w:type="gramEnd"/>
      <w:r>
        <w:rPr>
          <w:rFonts w:asciiTheme="minorHAnsi" w:hAnsiTheme="minorHAnsi" w:cstheme="minorHAnsi"/>
          <w:b/>
          <w:i/>
          <w:sz w:val="20"/>
          <w:szCs w:val="20"/>
          <w:u w:val="single"/>
        </w:rPr>
        <w:t xml:space="preserve"> mouvement titre marché et notification </w:t>
      </w:r>
      <w:proofErr w:type="spellStart"/>
      <w:r>
        <w:rPr>
          <w:rFonts w:asciiTheme="minorHAnsi" w:hAnsiTheme="minorHAnsi" w:cstheme="minorHAnsi"/>
          <w:b/>
          <w:i/>
          <w:sz w:val="20"/>
          <w:szCs w:val="20"/>
          <w:u w:val="single"/>
        </w:rPr>
        <w:t>MaroClea</w:t>
      </w:r>
      <w:r w:rsidR="00252C2C">
        <w:rPr>
          <w:rFonts w:asciiTheme="minorHAnsi" w:hAnsiTheme="minorHAnsi" w:cstheme="minorHAnsi"/>
          <w:b/>
          <w:i/>
          <w:sz w:val="20"/>
          <w:szCs w:val="20"/>
          <w:u w:val="single"/>
        </w:rPr>
        <w:t>r</w:t>
      </w:r>
      <w:proofErr w:type="spellEnd"/>
      <w:r w:rsidR="00252C2C">
        <w:rPr>
          <w:rFonts w:asciiTheme="minorHAnsi" w:hAnsiTheme="minorHAnsi" w:cstheme="minorHAnsi"/>
          <w:b/>
          <w:i/>
          <w:sz w:val="20"/>
          <w:szCs w:val="20"/>
          <w:u w:val="single"/>
        </w:rPr>
        <w:t xml:space="preserve"> </w:t>
      </w:r>
      <w:r w:rsidR="00FD0D08">
        <w:rPr>
          <w:rFonts w:asciiTheme="minorHAnsi" w:hAnsiTheme="minorHAnsi" w:cstheme="minorHAnsi"/>
          <w:b/>
          <w:i/>
          <w:sz w:val="20"/>
          <w:szCs w:val="20"/>
          <w:u w:val="single"/>
        </w:rPr>
        <w:t>(F</w:t>
      </w:r>
      <w:r w:rsidR="00F549CC">
        <w:rPr>
          <w:rFonts w:asciiTheme="minorHAnsi" w:hAnsiTheme="minorHAnsi" w:cstheme="minorHAnsi"/>
          <w:b/>
          <w:i/>
          <w:sz w:val="20"/>
          <w:szCs w:val="20"/>
          <w:u w:val="single"/>
        </w:rPr>
        <w:t xml:space="preserve">ichier </w:t>
      </w:r>
      <w:r w:rsidR="00FD0D08">
        <w:rPr>
          <w:rFonts w:asciiTheme="minorHAnsi" w:hAnsiTheme="minorHAnsi" w:cstheme="minorHAnsi"/>
          <w:b/>
          <w:i/>
          <w:sz w:val="20"/>
          <w:szCs w:val="20"/>
          <w:u w:val="single"/>
        </w:rPr>
        <w:t>Repo)</w:t>
      </w:r>
    </w:p>
    <w:p w14:paraId="2D231CF4" w14:textId="77777777" w:rsidR="001A1D03" w:rsidRPr="005D2DE9" w:rsidRDefault="0002070B" w:rsidP="00243FD8">
      <w:pPr>
        <w:spacing w:before="240" w:after="240" w:line="240" w:lineRule="auto"/>
        <w:ind w:right="142"/>
      </w:pPr>
      <w:r w:rsidRPr="005D2DE9">
        <w:t xml:space="preserve">Pour toutes les </w:t>
      </w:r>
      <w:proofErr w:type="spellStart"/>
      <w:r w:rsidRPr="005D2DE9">
        <w:t>IRLs</w:t>
      </w:r>
      <w:proofErr w:type="spellEnd"/>
      <w:r w:rsidRPr="005D2DE9">
        <w:t xml:space="preserve"> de Repo, une IRL marché sera générée. </w:t>
      </w:r>
      <w:r w:rsidR="00516250" w:rsidRPr="005D2DE9">
        <w:t>Le système offre un écran de génération du "</w:t>
      </w:r>
      <w:r w:rsidR="001B04E2" w:rsidRPr="005D2DE9">
        <w:t>F</w:t>
      </w:r>
      <w:r w:rsidR="00516250" w:rsidRPr="005D2DE9">
        <w:t xml:space="preserve">ichier Repo" pour instruire </w:t>
      </w:r>
      <w:proofErr w:type="spellStart"/>
      <w:r w:rsidR="00516250" w:rsidRPr="005D2DE9">
        <w:t>Maroclear</w:t>
      </w:r>
      <w:proofErr w:type="spellEnd"/>
      <w:r w:rsidR="00516250" w:rsidRPr="005D2DE9">
        <w:t xml:space="preserve"> sur </w:t>
      </w:r>
      <w:r w:rsidR="00516250" w:rsidRPr="005D2DE9">
        <w:rPr>
          <w:u w:val="single"/>
        </w:rPr>
        <w:t xml:space="preserve">les mises en pension à dénouer </w:t>
      </w:r>
      <w:r w:rsidR="007D67CF" w:rsidRPr="005D2DE9">
        <w:rPr>
          <w:u w:val="single"/>
        </w:rPr>
        <w:t>en externe</w:t>
      </w:r>
      <w:r w:rsidR="00516250" w:rsidRPr="005D2DE9">
        <w:t>.</w:t>
      </w:r>
      <w:ins w:id="329" w:author="souchem" w:date="2015-07-28T17:44:00Z">
        <w:r w:rsidR="005C2629">
          <w:t xml:space="preserve"> </w:t>
        </w:r>
      </w:ins>
      <w:r w:rsidR="00780DEC" w:rsidRPr="005D2DE9">
        <w:t>A partir de cet écran, l'utilisateur peut générer une ou plusieurs instructions par "Fichier Repo".</w:t>
      </w:r>
    </w:p>
    <w:p w14:paraId="371A85EC" w14:textId="77777777" w:rsidR="00780DEC" w:rsidRPr="005D2DE9" w:rsidRDefault="00780DEC" w:rsidP="00243FD8">
      <w:pPr>
        <w:spacing w:before="240" w:after="240" w:line="240" w:lineRule="auto"/>
        <w:ind w:right="142"/>
      </w:pPr>
      <w:r w:rsidRPr="005D2DE9">
        <w:t xml:space="preserve">L'écran de génération du "Fichier repo" </w:t>
      </w:r>
      <w:r w:rsidR="005D2DE9">
        <w:t>n'</w:t>
      </w:r>
      <w:r w:rsidRPr="005D2DE9">
        <w:t xml:space="preserve">affiche </w:t>
      </w:r>
      <w:r w:rsidR="005D2DE9">
        <w:t xml:space="preserve">que </w:t>
      </w:r>
      <w:r w:rsidRPr="005D2DE9">
        <w:t xml:space="preserve">la liste </w:t>
      </w:r>
      <w:r w:rsidR="00090819" w:rsidRPr="005D2DE9">
        <w:t xml:space="preserve">des </w:t>
      </w:r>
      <w:r w:rsidRPr="005D2DE9">
        <w:t xml:space="preserve">instructions éligibles à l'envoi vers </w:t>
      </w:r>
      <w:proofErr w:type="spellStart"/>
      <w:r w:rsidRPr="005D2DE9">
        <w:t>MaroClear</w:t>
      </w:r>
      <w:proofErr w:type="spellEnd"/>
      <w:r w:rsidRPr="005D2DE9">
        <w:t xml:space="preserve">, le contexte d'envoi est le </w:t>
      </w:r>
      <w:proofErr w:type="gramStart"/>
      <w:r w:rsidRPr="005D2DE9">
        <w:t>suivant:</w:t>
      </w:r>
      <w:proofErr w:type="gramEnd"/>
    </w:p>
    <w:tbl>
      <w:tblPr>
        <w:tblW w:w="9460" w:type="dxa"/>
        <w:tblInd w:w="55" w:type="dxa"/>
        <w:tblCellMar>
          <w:left w:w="70" w:type="dxa"/>
          <w:right w:w="70" w:type="dxa"/>
        </w:tblCellMar>
        <w:tblLook w:val="04A0" w:firstRow="1" w:lastRow="0" w:firstColumn="1" w:lastColumn="0" w:noHBand="0" w:noVBand="1"/>
      </w:tblPr>
      <w:tblGrid>
        <w:gridCol w:w="920"/>
        <w:gridCol w:w="1340"/>
        <w:gridCol w:w="1100"/>
        <w:gridCol w:w="1400"/>
        <w:gridCol w:w="1420"/>
        <w:gridCol w:w="1000"/>
        <w:gridCol w:w="740"/>
        <w:gridCol w:w="1540"/>
      </w:tblGrid>
      <w:tr w:rsidR="00D77A85" w:rsidRPr="00D77A85" w14:paraId="213C51AC" w14:textId="77777777" w:rsidTr="00D77A85">
        <w:trPr>
          <w:trHeight w:val="1050"/>
        </w:trPr>
        <w:tc>
          <w:tcPr>
            <w:tcW w:w="9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F907AF1"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Type de transaction</w:t>
            </w:r>
          </w:p>
        </w:tc>
        <w:tc>
          <w:tcPr>
            <w:tcW w:w="1340" w:type="dxa"/>
            <w:tcBorders>
              <w:top w:val="single" w:sz="4" w:space="0" w:color="auto"/>
              <w:left w:val="nil"/>
              <w:bottom w:val="single" w:sz="4" w:space="0" w:color="auto"/>
              <w:right w:val="single" w:sz="4" w:space="0" w:color="auto"/>
            </w:tcBorders>
            <w:shd w:val="clear" w:color="000000" w:fill="BFBFBF"/>
            <w:vAlign w:val="center"/>
            <w:hideMark/>
          </w:tcPr>
          <w:p w14:paraId="34C9189D"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Client</w:t>
            </w:r>
          </w:p>
        </w:tc>
        <w:tc>
          <w:tcPr>
            <w:tcW w:w="1100" w:type="dxa"/>
            <w:tcBorders>
              <w:top w:val="single" w:sz="4" w:space="0" w:color="auto"/>
              <w:left w:val="nil"/>
              <w:bottom w:val="single" w:sz="4" w:space="0" w:color="auto"/>
              <w:right w:val="single" w:sz="4" w:space="0" w:color="auto"/>
            </w:tcBorders>
            <w:shd w:val="clear" w:color="000000" w:fill="BFBFBF"/>
            <w:vAlign w:val="center"/>
            <w:hideMark/>
          </w:tcPr>
          <w:p w14:paraId="21C20731"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Contrepartie</w:t>
            </w:r>
          </w:p>
        </w:tc>
        <w:tc>
          <w:tcPr>
            <w:tcW w:w="1400" w:type="dxa"/>
            <w:tcBorders>
              <w:top w:val="single" w:sz="4" w:space="0" w:color="auto"/>
              <w:left w:val="nil"/>
              <w:bottom w:val="single" w:sz="4" w:space="0" w:color="auto"/>
              <w:right w:val="single" w:sz="4" w:space="0" w:color="auto"/>
            </w:tcBorders>
            <w:shd w:val="clear" w:color="000000" w:fill="BFBFBF"/>
            <w:vAlign w:val="center"/>
            <w:hideMark/>
          </w:tcPr>
          <w:p w14:paraId="2B9AB992"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Bénéficiaire</w:t>
            </w:r>
          </w:p>
        </w:tc>
        <w:tc>
          <w:tcPr>
            <w:tcW w:w="1420" w:type="dxa"/>
            <w:tcBorders>
              <w:top w:val="single" w:sz="4" w:space="0" w:color="auto"/>
              <w:left w:val="nil"/>
              <w:bottom w:val="single" w:sz="4" w:space="0" w:color="auto"/>
              <w:right w:val="single" w:sz="4" w:space="0" w:color="auto"/>
            </w:tcBorders>
            <w:shd w:val="clear" w:color="000000" w:fill="BFBFBF"/>
            <w:vAlign w:val="center"/>
            <w:hideMark/>
          </w:tcPr>
          <w:p w14:paraId="69CDD68D"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Masse de ségrégation (Catégorie d'avoir)</w:t>
            </w:r>
          </w:p>
        </w:tc>
        <w:tc>
          <w:tcPr>
            <w:tcW w:w="1000" w:type="dxa"/>
            <w:tcBorders>
              <w:top w:val="single" w:sz="4" w:space="0" w:color="auto"/>
              <w:left w:val="nil"/>
              <w:bottom w:val="single" w:sz="4" w:space="0" w:color="auto"/>
              <w:right w:val="single" w:sz="4" w:space="0" w:color="auto"/>
            </w:tcBorders>
            <w:shd w:val="clear" w:color="000000" w:fill="BFBFBF"/>
            <w:vAlign w:val="center"/>
            <w:hideMark/>
          </w:tcPr>
          <w:p w14:paraId="18ACC820"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Type de dénouement</w:t>
            </w:r>
          </w:p>
        </w:tc>
        <w:tc>
          <w:tcPr>
            <w:tcW w:w="740" w:type="dxa"/>
            <w:tcBorders>
              <w:top w:val="single" w:sz="4" w:space="0" w:color="auto"/>
              <w:left w:val="nil"/>
              <w:bottom w:val="single" w:sz="4" w:space="0" w:color="auto"/>
              <w:right w:val="single" w:sz="4" w:space="0" w:color="auto"/>
            </w:tcBorders>
            <w:shd w:val="clear" w:color="000000" w:fill="BFBFBF"/>
            <w:vAlign w:val="center"/>
            <w:hideMark/>
          </w:tcPr>
          <w:p w14:paraId="3786327E"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IRL marché</w:t>
            </w:r>
          </w:p>
        </w:tc>
        <w:tc>
          <w:tcPr>
            <w:tcW w:w="1540" w:type="dxa"/>
            <w:tcBorders>
              <w:top w:val="single" w:sz="4" w:space="0" w:color="auto"/>
              <w:left w:val="nil"/>
              <w:bottom w:val="single" w:sz="4" w:space="0" w:color="auto"/>
              <w:right w:val="single" w:sz="4" w:space="0" w:color="auto"/>
            </w:tcBorders>
            <w:shd w:val="clear" w:color="000000" w:fill="BFBFBF"/>
            <w:vAlign w:val="center"/>
            <w:hideMark/>
          </w:tcPr>
          <w:p w14:paraId="324BCE76" w14:textId="77777777" w:rsidR="00D77A85" w:rsidRPr="00D77A85" w:rsidRDefault="00D77A85" w:rsidP="00D77A85">
            <w:pPr>
              <w:spacing w:line="240" w:lineRule="auto"/>
              <w:rPr>
                <w:rFonts w:ascii="Calibri" w:eastAsia="Times New Roman" w:hAnsi="Calibri" w:cs="Calibri"/>
                <w:b/>
                <w:bCs/>
                <w:color w:val="000000"/>
                <w:sz w:val="16"/>
                <w:szCs w:val="16"/>
                <w:lang w:eastAsia="fr-FR"/>
              </w:rPr>
            </w:pPr>
            <w:r w:rsidRPr="00D77A85">
              <w:rPr>
                <w:rFonts w:ascii="Calibri" w:eastAsia="Times New Roman" w:hAnsi="Calibri" w:cs="Calibri"/>
                <w:b/>
                <w:bCs/>
                <w:color w:val="000000"/>
                <w:sz w:val="16"/>
                <w:szCs w:val="16"/>
                <w:lang w:eastAsia="fr-FR"/>
              </w:rPr>
              <w:t xml:space="preserve">Instruire </w:t>
            </w:r>
            <w:proofErr w:type="spellStart"/>
            <w:proofErr w:type="gramStart"/>
            <w:r w:rsidRPr="00D77A85">
              <w:rPr>
                <w:rFonts w:ascii="Calibri" w:eastAsia="Times New Roman" w:hAnsi="Calibri" w:cs="Calibri"/>
                <w:b/>
                <w:bCs/>
                <w:color w:val="000000"/>
                <w:sz w:val="16"/>
                <w:szCs w:val="16"/>
                <w:lang w:eastAsia="fr-FR"/>
              </w:rPr>
              <w:t>Maroclear</w:t>
            </w:r>
            <w:proofErr w:type="spellEnd"/>
            <w:r w:rsidRPr="00D77A85">
              <w:rPr>
                <w:rFonts w:ascii="Calibri" w:eastAsia="Times New Roman" w:hAnsi="Calibri" w:cs="Calibri"/>
                <w:b/>
                <w:bCs/>
                <w:color w:val="000000"/>
                <w:sz w:val="16"/>
                <w:szCs w:val="16"/>
                <w:lang w:eastAsia="fr-FR"/>
              </w:rPr>
              <w:t>:</w:t>
            </w:r>
            <w:proofErr w:type="gramEnd"/>
            <w:r w:rsidRPr="00D77A85">
              <w:rPr>
                <w:rFonts w:ascii="Calibri" w:eastAsia="Times New Roman" w:hAnsi="Calibri" w:cs="Calibri"/>
                <w:b/>
                <w:bCs/>
                <w:color w:val="000000"/>
                <w:sz w:val="16"/>
                <w:szCs w:val="16"/>
                <w:lang w:eastAsia="fr-FR"/>
              </w:rPr>
              <w:t xml:space="preserve"> Envoi Fichier Repo</w:t>
            </w:r>
          </w:p>
        </w:tc>
      </w:tr>
      <w:tr w:rsidR="00D77A85" w:rsidRPr="00D77A85" w14:paraId="4E96E7DA" w14:textId="77777777" w:rsidTr="00D77A85">
        <w:trPr>
          <w:trHeight w:val="540"/>
        </w:trPr>
        <w:tc>
          <w:tcPr>
            <w:tcW w:w="920" w:type="dxa"/>
            <w:vMerge w:val="restart"/>
            <w:tcBorders>
              <w:top w:val="nil"/>
              <w:left w:val="single" w:sz="4" w:space="0" w:color="auto"/>
              <w:bottom w:val="single" w:sz="4" w:space="0" w:color="000000"/>
              <w:right w:val="single" w:sz="4" w:space="0" w:color="auto"/>
            </w:tcBorders>
            <w:vAlign w:val="center"/>
            <w:hideMark/>
          </w:tcPr>
          <w:p w14:paraId="2215EDEE"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Mise en pension</w:t>
            </w:r>
          </w:p>
        </w:tc>
        <w:tc>
          <w:tcPr>
            <w:tcW w:w="1340" w:type="dxa"/>
            <w:tcBorders>
              <w:top w:val="nil"/>
              <w:left w:val="nil"/>
              <w:bottom w:val="single" w:sz="4" w:space="0" w:color="auto"/>
              <w:right w:val="single" w:sz="4" w:space="0" w:color="auto"/>
            </w:tcBorders>
            <w:vAlign w:val="center"/>
            <w:hideMark/>
          </w:tcPr>
          <w:p w14:paraId="3E559103"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vAlign w:val="center"/>
            <w:hideMark/>
          </w:tcPr>
          <w:p w14:paraId="73A8F9DA"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AWB</w:t>
            </w:r>
          </w:p>
        </w:tc>
        <w:tc>
          <w:tcPr>
            <w:tcW w:w="1400" w:type="dxa"/>
            <w:tcBorders>
              <w:top w:val="nil"/>
              <w:left w:val="nil"/>
              <w:bottom w:val="single" w:sz="4" w:space="0" w:color="auto"/>
              <w:right w:val="single" w:sz="4" w:space="0" w:color="auto"/>
            </w:tcBorders>
            <w:vAlign w:val="center"/>
            <w:hideMark/>
          </w:tcPr>
          <w:p w14:paraId="34861143"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420" w:type="dxa"/>
            <w:tcBorders>
              <w:top w:val="nil"/>
              <w:left w:val="nil"/>
              <w:bottom w:val="single" w:sz="4" w:space="0" w:color="auto"/>
              <w:right w:val="single" w:sz="4" w:space="0" w:color="auto"/>
            </w:tcBorders>
            <w:vAlign w:val="center"/>
            <w:hideMark/>
          </w:tcPr>
          <w:p w14:paraId="165114EE"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Même</w:t>
            </w:r>
          </w:p>
        </w:tc>
        <w:tc>
          <w:tcPr>
            <w:tcW w:w="1000" w:type="dxa"/>
            <w:tcBorders>
              <w:top w:val="nil"/>
              <w:left w:val="nil"/>
              <w:bottom w:val="single" w:sz="4" w:space="0" w:color="auto"/>
              <w:right w:val="single" w:sz="4" w:space="0" w:color="auto"/>
            </w:tcBorders>
            <w:vAlign w:val="center"/>
            <w:hideMark/>
          </w:tcPr>
          <w:p w14:paraId="3F9C9CEB"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Interne</w:t>
            </w:r>
          </w:p>
        </w:tc>
        <w:tc>
          <w:tcPr>
            <w:tcW w:w="740" w:type="dxa"/>
            <w:tcBorders>
              <w:top w:val="nil"/>
              <w:left w:val="nil"/>
              <w:bottom w:val="single" w:sz="4" w:space="0" w:color="auto"/>
              <w:right w:val="single" w:sz="4" w:space="0" w:color="auto"/>
            </w:tcBorders>
            <w:vAlign w:val="center"/>
            <w:hideMark/>
          </w:tcPr>
          <w:p w14:paraId="763CAE85"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vAlign w:val="center"/>
            <w:hideMark/>
          </w:tcPr>
          <w:p w14:paraId="11002BA4"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Non</w:t>
            </w:r>
          </w:p>
        </w:tc>
      </w:tr>
      <w:tr w:rsidR="00D77A85" w:rsidRPr="00D77A85" w14:paraId="0E1A24ED" w14:textId="77777777" w:rsidTr="00D77A85">
        <w:trPr>
          <w:trHeight w:val="540"/>
        </w:trPr>
        <w:tc>
          <w:tcPr>
            <w:tcW w:w="920" w:type="dxa"/>
            <w:vMerge/>
            <w:tcBorders>
              <w:top w:val="nil"/>
              <w:left w:val="single" w:sz="4" w:space="0" w:color="auto"/>
              <w:bottom w:val="single" w:sz="4" w:space="0" w:color="000000"/>
              <w:right w:val="single" w:sz="4" w:space="0" w:color="auto"/>
            </w:tcBorders>
            <w:vAlign w:val="center"/>
            <w:hideMark/>
          </w:tcPr>
          <w:p w14:paraId="0E4975A8" w14:textId="77777777" w:rsidR="00D77A85" w:rsidRPr="00D77A85" w:rsidRDefault="00D77A85" w:rsidP="00D77A85">
            <w:pPr>
              <w:spacing w:line="240" w:lineRule="auto"/>
              <w:rPr>
                <w:rFonts w:ascii="Calibri" w:eastAsia="Times New Roman" w:hAnsi="Calibri" w:cs="Calibri"/>
                <w:color w:val="000000"/>
                <w:sz w:val="16"/>
                <w:szCs w:val="16"/>
                <w:lang w:eastAsia="fr-FR"/>
              </w:rPr>
            </w:pPr>
          </w:p>
        </w:tc>
        <w:tc>
          <w:tcPr>
            <w:tcW w:w="1340" w:type="dxa"/>
            <w:tcBorders>
              <w:top w:val="nil"/>
              <w:left w:val="nil"/>
              <w:bottom w:val="single" w:sz="4" w:space="0" w:color="auto"/>
              <w:right w:val="single" w:sz="4" w:space="0" w:color="auto"/>
            </w:tcBorders>
            <w:vAlign w:val="center"/>
            <w:hideMark/>
          </w:tcPr>
          <w:p w14:paraId="3333713E"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vAlign w:val="center"/>
            <w:hideMark/>
          </w:tcPr>
          <w:p w14:paraId="578C2EBD"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AWB</w:t>
            </w:r>
          </w:p>
        </w:tc>
        <w:tc>
          <w:tcPr>
            <w:tcW w:w="1400" w:type="dxa"/>
            <w:tcBorders>
              <w:top w:val="nil"/>
              <w:left w:val="nil"/>
              <w:bottom w:val="single" w:sz="4" w:space="0" w:color="auto"/>
              <w:right w:val="single" w:sz="4" w:space="0" w:color="auto"/>
            </w:tcBorders>
            <w:vAlign w:val="center"/>
            <w:hideMark/>
          </w:tcPr>
          <w:p w14:paraId="37E9F2FC"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420" w:type="dxa"/>
            <w:tcBorders>
              <w:top w:val="nil"/>
              <w:left w:val="nil"/>
              <w:bottom w:val="single" w:sz="4" w:space="0" w:color="auto"/>
              <w:right w:val="single" w:sz="4" w:space="0" w:color="auto"/>
            </w:tcBorders>
            <w:vAlign w:val="center"/>
            <w:hideMark/>
          </w:tcPr>
          <w:p w14:paraId="251B7DB9"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Différente</w:t>
            </w:r>
          </w:p>
        </w:tc>
        <w:tc>
          <w:tcPr>
            <w:tcW w:w="1000" w:type="dxa"/>
            <w:tcBorders>
              <w:top w:val="nil"/>
              <w:left w:val="nil"/>
              <w:bottom w:val="single" w:sz="4" w:space="0" w:color="auto"/>
              <w:right w:val="single" w:sz="4" w:space="0" w:color="auto"/>
            </w:tcBorders>
            <w:vAlign w:val="center"/>
            <w:hideMark/>
          </w:tcPr>
          <w:p w14:paraId="2AB2E352"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740" w:type="dxa"/>
            <w:tcBorders>
              <w:top w:val="nil"/>
              <w:left w:val="nil"/>
              <w:bottom w:val="single" w:sz="4" w:space="0" w:color="auto"/>
              <w:right w:val="single" w:sz="4" w:space="0" w:color="auto"/>
            </w:tcBorders>
            <w:vAlign w:val="center"/>
            <w:hideMark/>
          </w:tcPr>
          <w:p w14:paraId="2BC794B6"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vAlign w:val="center"/>
            <w:hideMark/>
          </w:tcPr>
          <w:p w14:paraId="22A0CE61"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r>
      <w:tr w:rsidR="00D77A85" w:rsidRPr="00D77A85" w14:paraId="2BB637B5" w14:textId="77777777" w:rsidTr="00D77A85">
        <w:trPr>
          <w:trHeight w:val="540"/>
        </w:trPr>
        <w:tc>
          <w:tcPr>
            <w:tcW w:w="920" w:type="dxa"/>
            <w:vMerge/>
            <w:tcBorders>
              <w:top w:val="nil"/>
              <w:left w:val="single" w:sz="4" w:space="0" w:color="auto"/>
              <w:bottom w:val="single" w:sz="4" w:space="0" w:color="000000"/>
              <w:right w:val="single" w:sz="4" w:space="0" w:color="auto"/>
            </w:tcBorders>
            <w:vAlign w:val="center"/>
            <w:hideMark/>
          </w:tcPr>
          <w:p w14:paraId="1C0748BB" w14:textId="77777777" w:rsidR="00D77A85" w:rsidRPr="00D77A85" w:rsidRDefault="00D77A85" w:rsidP="00D77A85">
            <w:pPr>
              <w:spacing w:line="240" w:lineRule="auto"/>
              <w:rPr>
                <w:rFonts w:ascii="Calibri" w:eastAsia="Times New Roman" w:hAnsi="Calibri" w:cs="Calibri"/>
                <w:color w:val="000000"/>
                <w:sz w:val="16"/>
                <w:szCs w:val="16"/>
                <w:lang w:eastAsia="fr-FR"/>
              </w:rPr>
            </w:pPr>
          </w:p>
        </w:tc>
        <w:tc>
          <w:tcPr>
            <w:tcW w:w="1340" w:type="dxa"/>
            <w:tcBorders>
              <w:top w:val="nil"/>
              <w:left w:val="nil"/>
              <w:bottom w:val="single" w:sz="4" w:space="0" w:color="auto"/>
              <w:right w:val="single" w:sz="4" w:space="0" w:color="auto"/>
            </w:tcBorders>
            <w:vAlign w:val="center"/>
            <w:hideMark/>
          </w:tcPr>
          <w:p w14:paraId="5E7DDCFD"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Client ou compte propres</w:t>
            </w:r>
          </w:p>
        </w:tc>
        <w:tc>
          <w:tcPr>
            <w:tcW w:w="1100" w:type="dxa"/>
            <w:tcBorders>
              <w:top w:val="nil"/>
              <w:left w:val="nil"/>
              <w:bottom w:val="single" w:sz="4" w:space="0" w:color="auto"/>
              <w:right w:val="single" w:sz="4" w:space="0" w:color="auto"/>
            </w:tcBorders>
            <w:vAlign w:val="center"/>
            <w:hideMark/>
          </w:tcPr>
          <w:p w14:paraId="1D93B273"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1400" w:type="dxa"/>
            <w:tcBorders>
              <w:top w:val="nil"/>
              <w:left w:val="nil"/>
              <w:bottom w:val="single" w:sz="4" w:space="0" w:color="auto"/>
              <w:right w:val="single" w:sz="4" w:space="0" w:color="auto"/>
            </w:tcBorders>
            <w:vAlign w:val="center"/>
            <w:hideMark/>
          </w:tcPr>
          <w:p w14:paraId="4631A5C4"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1420" w:type="dxa"/>
            <w:tcBorders>
              <w:top w:val="nil"/>
              <w:left w:val="nil"/>
              <w:bottom w:val="single" w:sz="4" w:space="0" w:color="auto"/>
              <w:right w:val="single" w:sz="4" w:space="0" w:color="auto"/>
            </w:tcBorders>
            <w:vAlign w:val="center"/>
            <w:hideMark/>
          </w:tcPr>
          <w:p w14:paraId="79B12EAF"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000" w:type="dxa"/>
            <w:tcBorders>
              <w:top w:val="nil"/>
              <w:left w:val="nil"/>
              <w:bottom w:val="single" w:sz="4" w:space="0" w:color="auto"/>
              <w:right w:val="single" w:sz="4" w:space="0" w:color="auto"/>
            </w:tcBorders>
            <w:vAlign w:val="center"/>
            <w:hideMark/>
          </w:tcPr>
          <w:p w14:paraId="1D58F1A7"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Externe</w:t>
            </w:r>
          </w:p>
        </w:tc>
        <w:tc>
          <w:tcPr>
            <w:tcW w:w="740" w:type="dxa"/>
            <w:tcBorders>
              <w:top w:val="nil"/>
              <w:left w:val="nil"/>
              <w:bottom w:val="single" w:sz="4" w:space="0" w:color="auto"/>
              <w:right w:val="single" w:sz="4" w:space="0" w:color="auto"/>
            </w:tcBorders>
            <w:vAlign w:val="center"/>
            <w:hideMark/>
          </w:tcPr>
          <w:p w14:paraId="783B53BB"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vAlign w:val="center"/>
            <w:hideMark/>
          </w:tcPr>
          <w:p w14:paraId="17081264"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r>
      <w:tr w:rsidR="00D77A85" w:rsidRPr="00D77A85" w14:paraId="075B5853" w14:textId="77777777" w:rsidTr="00D77A85">
        <w:trPr>
          <w:trHeight w:val="540"/>
        </w:trPr>
        <w:tc>
          <w:tcPr>
            <w:tcW w:w="920" w:type="dxa"/>
            <w:tcBorders>
              <w:top w:val="nil"/>
              <w:left w:val="single" w:sz="4" w:space="0" w:color="auto"/>
              <w:bottom w:val="single" w:sz="4" w:space="0" w:color="auto"/>
              <w:right w:val="single" w:sz="4" w:space="0" w:color="auto"/>
            </w:tcBorders>
            <w:vAlign w:val="center"/>
            <w:hideMark/>
          </w:tcPr>
          <w:p w14:paraId="0883E922"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Prise en pension</w:t>
            </w:r>
          </w:p>
        </w:tc>
        <w:tc>
          <w:tcPr>
            <w:tcW w:w="1340" w:type="dxa"/>
            <w:tcBorders>
              <w:top w:val="nil"/>
              <w:left w:val="nil"/>
              <w:bottom w:val="single" w:sz="4" w:space="0" w:color="auto"/>
              <w:right w:val="single" w:sz="4" w:space="0" w:color="auto"/>
            </w:tcBorders>
            <w:vAlign w:val="center"/>
            <w:hideMark/>
          </w:tcPr>
          <w:p w14:paraId="479370AD"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100" w:type="dxa"/>
            <w:tcBorders>
              <w:top w:val="nil"/>
              <w:left w:val="nil"/>
              <w:bottom w:val="single" w:sz="4" w:space="0" w:color="auto"/>
              <w:right w:val="single" w:sz="4" w:space="0" w:color="auto"/>
            </w:tcBorders>
            <w:vAlign w:val="center"/>
            <w:hideMark/>
          </w:tcPr>
          <w:p w14:paraId="7E5686F1"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400" w:type="dxa"/>
            <w:tcBorders>
              <w:top w:val="nil"/>
              <w:left w:val="nil"/>
              <w:bottom w:val="single" w:sz="4" w:space="0" w:color="auto"/>
              <w:right w:val="single" w:sz="4" w:space="0" w:color="auto"/>
            </w:tcBorders>
            <w:vAlign w:val="center"/>
            <w:hideMark/>
          </w:tcPr>
          <w:p w14:paraId="5883D38B"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420" w:type="dxa"/>
            <w:tcBorders>
              <w:top w:val="nil"/>
              <w:left w:val="nil"/>
              <w:bottom w:val="single" w:sz="4" w:space="0" w:color="auto"/>
              <w:right w:val="single" w:sz="4" w:space="0" w:color="auto"/>
            </w:tcBorders>
            <w:vAlign w:val="center"/>
            <w:hideMark/>
          </w:tcPr>
          <w:p w14:paraId="54576F69"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1000" w:type="dxa"/>
            <w:tcBorders>
              <w:top w:val="nil"/>
              <w:left w:val="nil"/>
              <w:bottom w:val="single" w:sz="4" w:space="0" w:color="auto"/>
              <w:right w:val="single" w:sz="4" w:space="0" w:color="auto"/>
            </w:tcBorders>
            <w:vAlign w:val="center"/>
            <w:hideMark/>
          </w:tcPr>
          <w:p w14:paraId="3959E8E9"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w:t>
            </w:r>
          </w:p>
        </w:tc>
        <w:tc>
          <w:tcPr>
            <w:tcW w:w="740" w:type="dxa"/>
            <w:tcBorders>
              <w:top w:val="nil"/>
              <w:left w:val="nil"/>
              <w:bottom w:val="single" w:sz="4" w:space="0" w:color="auto"/>
              <w:right w:val="single" w:sz="4" w:space="0" w:color="auto"/>
            </w:tcBorders>
            <w:vAlign w:val="center"/>
            <w:hideMark/>
          </w:tcPr>
          <w:p w14:paraId="4948FD59"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Oui</w:t>
            </w:r>
          </w:p>
        </w:tc>
        <w:tc>
          <w:tcPr>
            <w:tcW w:w="1540" w:type="dxa"/>
            <w:tcBorders>
              <w:top w:val="nil"/>
              <w:left w:val="nil"/>
              <w:bottom w:val="single" w:sz="4" w:space="0" w:color="auto"/>
              <w:right w:val="single" w:sz="4" w:space="0" w:color="auto"/>
            </w:tcBorders>
            <w:vAlign w:val="center"/>
            <w:hideMark/>
          </w:tcPr>
          <w:p w14:paraId="102C1CD9" w14:textId="77777777" w:rsidR="00D77A85" w:rsidRPr="00D77A85" w:rsidRDefault="00D77A85" w:rsidP="00D77A85">
            <w:pPr>
              <w:spacing w:line="240" w:lineRule="auto"/>
              <w:rPr>
                <w:rFonts w:ascii="Calibri" w:eastAsia="Times New Roman" w:hAnsi="Calibri" w:cs="Calibri"/>
                <w:color w:val="000000"/>
                <w:sz w:val="16"/>
                <w:szCs w:val="16"/>
                <w:lang w:eastAsia="fr-FR"/>
              </w:rPr>
            </w:pPr>
            <w:r w:rsidRPr="00D77A85">
              <w:rPr>
                <w:rFonts w:ascii="Calibri" w:eastAsia="Times New Roman" w:hAnsi="Calibri" w:cs="Calibri"/>
                <w:color w:val="000000"/>
                <w:sz w:val="16"/>
                <w:szCs w:val="16"/>
                <w:lang w:eastAsia="fr-FR"/>
              </w:rPr>
              <w:t>Non</w:t>
            </w:r>
          </w:p>
        </w:tc>
      </w:tr>
    </w:tbl>
    <w:p w14:paraId="56581110" w14:textId="77777777" w:rsidR="007E5A53" w:rsidRPr="00CA7DAB" w:rsidRDefault="007E5A53" w:rsidP="00243FD8">
      <w:pPr>
        <w:spacing w:before="240" w:after="240" w:line="240" w:lineRule="auto"/>
        <w:ind w:right="142"/>
      </w:pPr>
      <w:r w:rsidRPr="00CA7DAB">
        <w:t xml:space="preserve">Une fois l'affilié livreur instruit </w:t>
      </w:r>
      <w:proofErr w:type="spellStart"/>
      <w:r w:rsidRPr="00CA7DAB">
        <w:t>MaroClear</w:t>
      </w:r>
      <w:proofErr w:type="spellEnd"/>
      <w:r w:rsidRPr="00CA7DAB">
        <w:t xml:space="preserve">, la contrepartie peut confirmer ou rejeter le Repo à travers le terminal </w:t>
      </w:r>
      <w:proofErr w:type="spellStart"/>
      <w:r w:rsidRPr="00CA7DAB">
        <w:t>MaroClear</w:t>
      </w:r>
      <w:proofErr w:type="spellEnd"/>
      <w:r w:rsidRPr="00CA7DAB">
        <w:t xml:space="preserve">. Les actions réalisées depuis le terminal doivent être reportées manuellement par l'utilisateur sur </w:t>
      </w:r>
      <w:proofErr w:type="spellStart"/>
      <w:r w:rsidRPr="00CA7DAB">
        <w:t>MegaCustody</w:t>
      </w:r>
      <w:proofErr w:type="spellEnd"/>
      <w:r w:rsidRPr="00CA7DAB">
        <w:t>.</w:t>
      </w:r>
      <w:r w:rsidR="005B787C" w:rsidRPr="00CA7DAB">
        <w:t xml:space="preserve"> La confirmation d'un </w:t>
      </w:r>
      <w:r w:rsidR="00524D63" w:rsidRPr="00CA7DAB">
        <w:t>Repo est simulée</w:t>
      </w:r>
      <w:r w:rsidR="005B787C" w:rsidRPr="00CA7DAB">
        <w:t xml:space="preserve"> par un appariement de l'IRL dans </w:t>
      </w:r>
      <w:proofErr w:type="spellStart"/>
      <w:r w:rsidR="005B787C" w:rsidRPr="00CA7DAB">
        <w:t>Megara</w:t>
      </w:r>
      <w:proofErr w:type="spellEnd"/>
      <w:r w:rsidR="005B787C" w:rsidRPr="00CA7DAB">
        <w:t>.</w:t>
      </w:r>
    </w:p>
    <w:p w14:paraId="0B937366" w14:textId="77777777" w:rsidR="009B78F3" w:rsidRDefault="009B78F3" w:rsidP="009B78F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Appariement et dénouement</w:t>
      </w:r>
    </w:p>
    <w:p w14:paraId="32BEC8B4" w14:textId="77777777" w:rsidR="009B78F3" w:rsidRPr="00D5390A" w:rsidRDefault="00807D25" w:rsidP="009B78F3">
      <w:pPr>
        <w:spacing w:before="240" w:after="240" w:line="240" w:lineRule="auto"/>
        <w:ind w:right="142"/>
      </w:pPr>
      <w:r w:rsidRPr="00D5390A">
        <w:t xml:space="preserve">Le tableau suivant </w:t>
      </w:r>
      <w:r w:rsidR="00A817AB" w:rsidRPr="00D5390A">
        <w:t>récapitule l'évolutio</w:t>
      </w:r>
      <w:r w:rsidR="007A301C" w:rsidRPr="00D5390A">
        <w:t xml:space="preserve">n de l'IRL d'Aller et de </w:t>
      </w:r>
      <w:proofErr w:type="gramStart"/>
      <w:r w:rsidR="007A301C" w:rsidRPr="00D5390A">
        <w:t>Retour:</w:t>
      </w:r>
      <w:proofErr w:type="gramEnd"/>
    </w:p>
    <w:tbl>
      <w:tblPr>
        <w:tblW w:w="8740" w:type="dxa"/>
        <w:jc w:val="center"/>
        <w:tblCellMar>
          <w:left w:w="70" w:type="dxa"/>
          <w:right w:w="70" w:type="dxa"/>
        </w:tblCellMar>
        <w:tblLook w:val="04A0" w:firstRow="1" w:lastRow="0" w:firstColumn="1" w:lastColumn="0" w:noHBand="0" w:noVBand="1"/>
      </w:tblPr>
      <w:tblGrid>
        <w:gridCol w:w="1680"/>
        <w:gridCol w:w="1820"/>
        <w:gridCol w:w="5240"/>
      </w:tblGrid>
      <w:tr w:rsidR="007A301C" w:rsidRPr="007A301C" w14:paraId="0D17B531" w14:textId="77777777" w:rsidTr="007A301C">
        <w:trPr>
          <w:trHeight w:val="300"/>
          <w:jc w:val="center"/>
        </w:trPr>
        <w:tc>
          <w:tcPr>
            <w:tcW w:w="16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C266127" w14:textId="77777777"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Statut IRL</w:t>
            </w:r>
          </w:p>
        </w:tc>
        <w:tc>
          <w:tcPr>
            <w:tcW w:w="1820" w:type="dxa"/>
            <w:tcBorders>
              <w:top w:val="single" w:sz="4" w:space="0" w:color="auto"/>
              <w:left w:val="nil"/>
              <w:bottom w:val="single" w:sz="4" w:space="0" w:color="auto"/>
              <w:right w:val="single" w:sz="4" w:space="0" w:color="auto"/>
            </w:tcBorders>
            <w:shd w:val="clear" w:color="000000" w:fill="BFBFBF"/>
            <w:vAlign w:val="center"/>
            <w:hideMark/>
          </w:tcPr>
          <w:p w14:paraId="476A051C" w14:textId="77777777"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Statut IRL</w:t>
            </w:r>
          </w:p>
        </w:tc>
        <w:tc>
          <w:tcPr>
            <w:tcW w:w="5240" w:type="dxa"/>
            <w:vMerge w:val="restart"/>
            <w:tcBorders>
              <w:top w:val="single" w:sz="4" w:space="0" w:color="auto"/>
              <w:left w:val="single" w:sz="4" w:space="0" w:color="auto"/>
              <w:bottom w:val="single" w:sz="4" w:space="0" w:color="000000"/>
              <w:right w:val="single" w:sz="4" w:space="0" w:color="auto"/>
            </w:tcBorders>
            <w:shd w:val="clear" w:color="000000" w:fill="BFBFBF"/>
            <w:vAlign w:val="center"/>
            <w:hideMark/>
          </w:tcPr>
          <w:p w14:paraId="4952EB3F" w14:textId="77777777"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Remarque</w:t>
            </w:r>
          </w:p>
        </w:tc>
      </w:tr>
      <w:tr w:rsidR="007A301C" w:rsidRPr="007A301C" w14:paraId="50506D01" w14:textId="77777777" w:rsidTr="007A301C">
        <w:trPr>
          <w:trHeight w:val="495"/>
          <w:jc w:val="center"/>
        </w:trPr>
        <w:tc>
          <w:tcPr>
            <w:tcW w:w="1680" w:type="dxa"/>
            <w:tcBorders>
              <w:top w:val="nil"/>
              <w:left w:val="single" w:sz="4" w:space="0" w:color="auto"/>
              <w:bottom w:val="single" w:sz="4" w:space="0" w:color="auto"/>
              <w:right w:val="single" w:sz="4" w:space="0" w:color="auto"/>
            </w:tcBorders>
            <w:shd w:val="clear" w:color="000000" w:fill="BFBFBF"/>
            <w:vAlign w:val="center"/>
            <w:hideMark/>
          </w:tcPr>
          <w:p w14:paraId="618EE274" w14:textId="77777777"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lastRenderedPageBreak/>
              <w:t>Aller</w:t>
            </w:r>
          </w:p>
        </w:tc>
        <w:tc>
          <w:tcPr>
            <w:tcW w:w="1820" w:type="dxa"/>
            <w:tcBorders>
              <w:top w:val="nil"/>
              <w:left w:val="nil"/>
              <w:bottom w:val="single" w:sz="4" w:space="0" w:color="auto"/>
              <w:right w:val="single" w:sz="4" w:space="0" w:color="auto"/>
            </w:tcBorders>
            <w:shd w:val="clear" w:color="000000" w:fill="BFBFBF"/>
            <w:vAlign w:val="center"/>
            <w:hideMark/>
          </w:tcPr>
          <w:p w14:paraId="41926B2F" w14:textId="77777777" w:rsidR="007A301C" w:rsidRPr="007A301C" w:rsidRDefault="007A301C" w:rsidP="007A301C">
            <w:pPr>
              <w:spacing w:line="240" w:lineRule="auto"/>
              <w:jc w:val="center"/>
              <w:rPr>
                <w:rFonts w:ascii="Calibri" w:eastAsia="Times New Roman" w:hAnsi="Calibri" w:cs="Calibri"/>
                <w:b/>
                <w:bCs/>
                <w:color w:val="000000"/>
                <w:sz w:val="20"/>
                <w:szCs w:val="20"/>
                <w:lang w:eastAsia="fr-FR"/>
              </w:rPr>
            </w:pPr>
            <w:r w:rsidRPr="007A301C">
              <w:rPr>
                <w:rFonts w:ascii="Calibri" w:eastAsia="Times New Roman" w:hAnsi="Calibri" w:cs="Calibri"/>
                <w:b/>
                <w:bCs/>
                <w:color w:val="000000"/>
                <w:sz w:val="20"/>
                <w:szCs w:val="20"/>
                <w:lang w:eastAsia="fr-FR"/>
              </w:rPr>
              <w:t>Retour</w:t>
            </w:r>
          </w:p>
        </w:tc>
        <w:tc>
          <w:tcPr>
            <w:tcW w:w="5240" w:type="dxa"/>
            <w:vMerge/>
            <w:tcBorders>
              <w:top w:val="single" w:sz="4" w:space="0" w:color="auto"/>
              <w:left w:val="single" w:sz="4" w:space="0" w:color="auto"/>
              <w:bottom w:val="single" w:sz="4" w:space="0" w:color="000000"/>
              <w:right w:val="single" w:sz="4" w:space="0" w:color="auto"/>
            </w:tcBorders>
            <w:vAlign w:val="center"/>
            <w:hideMark/>
          </w:tcPr>
          <w:p w14:paraId="2926CB42" w14:textId="77777777" w:rsidR="007A301C" w:rsidRPr="007A301C" w:rsidRDefault="007A301C" w:rsidP="007A301C">
            <w:pPr>
              <w:spacing w:line="240" w:lineRule="auto"/>
              <w:rPr>
                <w:rFonts w:ascii="Calibri" w:eastAsia="Times New Roman" w:hAnsi="Calibri" w:cs="Calibri"/>
                <w:b/>
                <w:bCs/>
                <w:color w:val="000000"/>
                <w:sz w:val="20"/>
                <w:szCs w:val="20"/>
                <w:lang w:eastAsia="fr-FR"/>
              </w:rPr>
            </w:pPr>
          </w:p>
        </w:tc>
      </w:tr>
      <w:tr w:rsidR="007A301C" w:rsidRPr="007A301C" w14:paraId="3850C978" w14:textId="77777777" w:rsidTr="007A301C">
        <w:trPr>
          <w:trHeight w:val="300"/>
          <w:jc w:val="center"/>
        </w:trPr>
        <w:tc>
          <w:tcPr>
            <w:tcW w:w="1680" w:type="dxa"/>
            <w:tcBorders>
              <w:top w:val="nil"/>
              <w:left w:val="single" w:sz="4" w:space="0" w:color="auto"/>
              <w:bottom w:val="single" w:sz="4" w:space="0" w:color="auto"/>
              <w:right w:val="single" w:sz="4" w:space="0" w:color="auto"/>
            </w:tcBorders>
            <w:hideMark/>
          </w:tcPr>
          <w:p w14:paraId="3872AAE3"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Incomplet</w:t>
            </w:r>
          </w:p>
        </w:tc>
        <w:tc>
          <w:tcPr>
            <w:tcW w:w="1820" w:type="dxa"/>
            <w:tcBorders>
              <w:top w:val="nil"/>
              <w:left w:val="nil"/>
              <w:bottom w:val="single" w:sz="4" w:space="0" w:color="auto"/>
              <w:right w:val="single" w:sz="4" w:space="0" w:color="auto"/>
            </w:tcBorders>
            <w:hideMark/>
          </w:tcPr>
          <w:p w14:paraId="2212930B"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hideMark/>
          </w:tcPr>
          <w:p w14:paraId="3D9FD8E6"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14:paraId="79113485" w14:textId="77777777" w:rsidTr="007A301C">
        <w:trPr>
          <w:trHeight w:val="540"/>
          <w:jc w:val="center"/>
        </w:trPr>
        <w:tc>
          <w:tcPr>
            <w:tcW w:w="1680" w:type="dxa"/>
            <w:tcBorders>
              <w:top w:val="nil"/>
              <w:left w:val="single" w:sz="4" w:space="0" w:color="auto"/>
              <w:bottom w:val="single" w:sz="4" w:space="0" w:color="auto"/>
              <w:right w:val="single" w:sz="4" w:space="0" w:color="auto"/>
            </w:tcBorders>
            <w:hideMark/>
          </w:tcPr>
          <w:p w14:paraId="0E4DD93D"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 En attente de validation</w:t>
            </w:r>
          </w:p>
        </w:tc>
        <w:tc>
          <w:tcPr>
            <w:tcW w:w="1820" w:type="dxa"/>
            <w:tcBorders>
              <w:top w:val="nil"/>
              <w:left w:val="nil"/>
              <w:bottom w:val="single" w:sz="4" w:space="0" w:color="auto"/>
              <w:right w:val="single" w:sz="4" w:space="0" w:color="auto"/>
            </w:tcBorders>
            <w:hideMark/>
          </w:tcPr>
          <w:p w14:paraId="5B93A810"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hideMark/>
          </w:tcPr>
          <w:p w14:paraId="4AA362C6"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14:paraId="4886F4A2" w14:textId="77777777" w:rsidTr="007A301C">
        <w:trPr>
          <w:trHeight w:val="510"/>
          <w:jc w:val="center"/>
        </w:trPr>
        <w:tc>
          <w:tcPr>
            <w:tcW w:w="1680" w:type="dxa"/>
            <w:tcBorders>
              <w:top w:val="nil"/>
              <w:left w:val="single" w:sz="4" w:space="0" w:color="auto"/>
              <w:bottom w:val="single" w:sz="4" w:space="0" w:color="auto"/>
              <w:right w:val="single" w:sz="4" w:space="0" w:color="auto"/>
            </w:tcBorders>
            <w:hideMark/>
          </w:tcPr>
          <w:p w14:paraId="2418D66B"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 Défaut de provision titres</w:t>
            </w:r>
          </w:p>
        </w:tc>
        <w:tc>
          <w:tcPr>
            <w:tcW w:w="1820" w:type="dxa"/>
            <w:tcBorders>
              <w:top w:val="nil"/>
              <w:left w:val="nil"/>
              <w:bottom w:val="single" w:sz="4" w:space="0" w:color="auto"/>
              <w:right w:val="single" w:sz="4" w:space="0" w:color="auto"/>
            </w:tcBorders>
            <w:hideMark/>
          </w:tcPr>
          <w:p w14:paraId="67E68356"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Non générée</w:t>
            </w:r>
          </w:p>
        </w:tc>
        <w:tc>
          <w:tcPr>
            <w:tcW w:w="5240" w:type="dxa"/>
            <w:tcBorders>
              <w:top w:val="nil"/>
              <w:left w:val="nil"/>
              <w:bottom w:val="single" w:sz="4" w:space="0" w:color="auto"/>
              <w:right w:val="single" w:sz="4" w:space="0" w:color="auto"/>
            </w:tcBorders>
            <w:hideMark/>
          </w:tcPr>
          <w:p w14:paraId="11496A7D"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w:t>
            </w:r>
          </w:p>
        </w:tc>
      </w:tr>
      <w:tr w:rsidR="007A301C" w:rsidRPr="007A301C" w14:paraId="42B73D58" w14:textId="77777777" w:rsidTr="007A301C">
        <w:trPr>
          <w:trHeight w:val="300"/>
          <w:jc w:val="center"/>
        </w:trPr>
        <w:tc>
          <w:tcPr>
            <w:tcW w:w="1680" w:type="dxa"/>
            <w:tcBorders>
              <w:top w:val="nil"/>
              <w:left w:val="single" w:sz="4" w:space="0" w:color="auto"/>
              <w:bottom w:val="single" w:sz="4" w:space="0" w:color="auto"/>
              <w:right w:val="single" w:sz="4" w:space="0" w:color="auto"/>
            </w:tcBorders>
            <w:hideMark/>
          </w:tcPr>
          <w:p w14:paraId="7C63BFAB"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1820" w:type="dxa"/>
            <w:tcBorders>
              <w:top w:val="nil"/>
              <w:left w:val="nil"/>
              <w:bottom w:val="single" w:sz="4" w:space="0" w:color="auto"/>
              <w:right w:val="single" w:sz="4" w:space="0" w:color="auto"/>
            </w:tcBorders>
            <w:hideMark/>
          </w:tcPr>
          <w:p w14:paraId="19BCF4A4"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5240" w:type="dxa"/>
            <w:tcBorders>
              <w:top w:val="nil"/>
              <w:left w:val="nil"/>
              <w:bottom w:val="single" w:sz="4" w:space="0" w:color="auto"/>
              <w:right w:val="single" w:sz="4" w:space="0" w:color="auto"/>
            </w:tcBorders>
            <w:hideMark/>
          </w:tcPr>
          <w:p w14:paraId="0101F240"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Génération automatique du retour.</w:t>
            </w:r>
          </w:p>
        </w:tc>
      </w:tr>
      <w:tr w:rsidR="007A301C" w:rsidRPr="007A301C" w14:paraId="14B33942" w14:textId="77777777" w:rsidTr="007A301C">
        <w:trPr>
          <w:trHeight w:val="300"/>
          <w:jc w:val="center"/>
        </w:trPr>
        <w:tc>
          <w:tcPr>
            <w:tcW w:w="1680" w:type="dxa"/>
            <w:tcBorders>
              <w:top w:val="nil"/>
              <w:left w:val="single" w:sz="4" w:space="0" w:color="auto"/>
              <w:bottom w:val="single" w:sz="4" w:space="0" w:color="auto"/>
              <w:right w:val="single" w:sz="4" w:space="0" w:color="auto"/>
            </w:tcBorders>
            <w:hideMark/>
          </w:tcPr>
          <w:p w14:paraId="0AB92660"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Apparié</w:t>
            </w:r>
          </w:p>
        </w:tc>
        <w:tc>
          <w:tcPr>
            <w:tcW w:w="1820" w:type="dxa"/>
            <w:tcBorders>
              <w:top w:val="nil"/>
              <w:left w:val="nil"/>
              <w:bottom w:val="single" w:sz="4" w:space="0" w:color="auto"/>
              <w:right w:val="single" w:sz="4" w:space="0" w:color="auto"/>
            </w:tcBorders>
            <w:hideMark/>
          </w:tcPr>
          <w:p w14:paraId="7C01E1CD"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Instruit</w:t>
            </w:r>
          </w:p>
        </w:tc>
        <w:tc>
          <w:tcPr>
            <w:tcW w:w="5240" w:type="dxa"/>
            <w:tcBorders>
              <w:top w:val="nil"/>
              <w:left w:val="nil"/>
              <w:bottom w:val="single" w:sz="4" w:space="0" w:color="auto"/>
              <w:right w:val="single" w:sz="4" w:space="0" w:color="auto"/>
            </w:tcBorders>
            <w:hideMark/>
          </w:tcPr>
          <w:p w14:paraId="6F4066C3"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183B9E">
              <w:rPr>
                <w:rFonts w:ascii="Calibri" w:eastAsia="Times New Roman" w:hAnsi="Calibri" w:cs="Calibri"/>
                <w:color w:val="000000"/>
                <w:sz w:val="20"/>
                <w:szCs w:val="20"/>
                <w:u w:val="single"/>
                <w:lang w:eastAsia="fr-FR"/>
              </w:rPr>
              <w:t>Appariement manuel.</w:t>
            </w:r>
            <w:r w:rsidR="007377C8" w:rsidRPr="00183B9E">
              <w:rPr>
                <w:rFonts w:ascii="Calibri" w:eastAsia="Times New Roman" w:hAnsi="Calibri" w:cs="Calibri"/>
                <w:color w:val="000000"/>
                <w:sz w:val="20"/>
                <w:szCs w:val="20"/>
                <w:lang w:eastAsia="fr-FR"/>
              </w:rPr>
              <w:t xml:space="preserve"> (</w:t>
            </w:r>
            <w:proofErr w:type="gramStart"/>
            <w:r w:rsidR="007377C8" w:rsidRPr="00183B9E">
              <w:rPr>
                <w:rFonts w:ascii="Calibri" w:eastAsia="Times New Roman" w:hAnsi="Calibri" w:cs="Calibri"/>
                <w:color w:val="000000"/>
                <w:sz w:val="20"/>
                <w:szCs w:val="20"/>
                <w:lang w:eastAsia="fr-FR"/>
              </w:rPr>
              <w:t>indépendamment</w:t>
            </w:r>
            <w:proofErr w:type="gramEnd"/>
            <w:r w:rsidR="007377C8" w:rsidRPr="00183B9E">
              <w:rPr>
                <w:rFonts w:ascii="Calibri" w:eastAsia="Times New Roman" w:hAnsi="Calibri" w:cs="Calibri"/>
                <w:color w:val="000000"/>
                <w:sz w:val="20"/>
                <w:szCs w:val="20"/>
                <w:lang w:eastAsia="fr-FR"/>
              </w:rPr>
              <w:t xml:space="preserve"> si le dénouement est interne ou chez </w:t>
            </w:r>
            <w:proofErr w:type="spellStart"/>
            <w:r w:rsidR="007377C8" w:rsidRPr="00183B9E">
              <w:rPr>
                <w:rFonts w:ascii="Calibri" w:eastAsia="Times New Roman" w:hAnsi="Calibri" w:cs="Calibri"/>
                <w:color w:val="000000"/>
                <w:sz w:val="20"/>
                <w:szCs w:val="20"/>
                <w:lang w:eastAsia="fr-FR"/>
              </w:rPr>
              <w:t>MaroClear</w:t>
            </w:r>
            <w:proofErr w:type="spellEnd"/>
            <w:r w:rsidR="007377C8" w:rsidRPr="00183B9E">
              <w:rPr>
                <w:rFonts w:ascii="Calibri" w:eastAsia="Times New Roman" w:hAnsi="Calibri" w:cs="Calibri"/>
                <w:color w:val="000000"/>
                <w:sz w:val="20"/>
                <w:szCs w:val="20"/>
                <w:lang w:eastAsia="fr-FR"/>
              </w:rPr>
              <w:t>).</w:t>
            </w:r>
          </w:p>
        </w:tc>
      </w:tr>
      <w:tr w:rsidR="007A301C" w:rsidRPr="007A301C" w14:paraId="56D83FFC" w14:textId="77777777" w:rsidTr="007A301C">
        <w:trPr>
          <w:trHeight w:val="570"/>
          <w:jc w:val="center"/>
        </w:trPr>
        <w:tc>
          <w:tcPr>
            <w:tcW w:w="1680" w:type="dxa"/>
            <w:tcBorders>
              <w:top w:val="nil"/>
              <w:left w:val="single" w:sz="4" w:space="0" w:color="auto"/>
              <w:bottom w:val="single" w:sz="4" w:space="0" w:color="auto"/>
              <w:right w:val="single" w:sz="4" w:space="0" w:color="auto"/>
            </w:tcBorders>
            <w:hideMark/>
          </w:tcPr>
          <w:p w14:paraId="3AA85A8A"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1820" w:type="dxa"/>
            <w:tcBorders>
              <w:top w:val="nil"/>
              <w:left w:val="nil"/>
              <w:bottom w:val="single" w:sz="4" w:space="0" w:color="auto"/>
              <w:right w:val="single" w:sz="4" w:space="0" w:color="auto"/>
            </w:tcBorders>
            <w:hideMark/>
          </w:tcPr>
          <w:p w14:paraId="67A6377F"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 xml:space="preserve">Apparié </w:t>
            </w:r>
          </w:p>
        </w:tc>
        <w:tc>
          <w:tcPr>
            <w:tcW w:w="5240" w:type="dxa"/>
            <w:tcBorders>
              <w:top w:val="nil"/>
              <w:left w:val="nil"/>
              <w:bottom w:val="single" w:sz="4" w:space="0" w:color="auto"/>
              <w:right w:val="single" w:sz="4" w:space="0" w:color="auto"/>
            </w:tcBorders>
            <w:hideMark/>
          </w:tcPr>
          <w:p w14:paraId="6EABFB65"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Dénouement par fichier RMQ ou manuel. Le dénouement de la jambe Aller, apparie la jambe retour automatiquement.</w:t>
            </w:r>
          </w:p>
        </w:tc>
      </w:tr>
      <w:tr w:rsidR="007A301C" w:rsidRPr="007A301C" w14:paraId="06D93C78" w14:textId="77777777" w:rsidTr="007A301C">
        <w:trPr>
          <w:trHeight w:val="375"/>
          <w:jc w:val="center"/>
        </w:trPr>
        <w:tc>
          <w:tcPr>
            <w:tcW w:w="1680" w:type="dxa"/>
            <w:tcBorders>
              <w:top w:val="nil"/>
              <w:left w:val="single" w:sz="4" w:space="0" w:color="auto"/>
              <w:bottom w:val="single" w:sz="4" w:space="0" w:color="auto"/>
              <w:right w:val="single" w:sz="4" w:space="0" w:color="auto"/>
            </w:tcBorders>
            <w:hideMark/>
          </w:tcPr>
          <w:p w14:paraId="411B8EC6"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1820" w:type="dxa"/>
            <w:tcBorders>
              <w:top w:val="nil"/>
              <w:left w:val="nil"/>
              <w:bottom w:val="single" w:sz="4" w:space="0" w:color="auto"/>
              <w:right w:val="single" w:sz="4" w:space="0" w:color="auto"/>
            </w:tcBorders>
            <w:hideMark/>
          </w:tcPr>
          <w:p w14:paraId="59410ECE"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Dénoué</w:t>
            </w:r>
          </w:p>
        </w:tc>
        <w:tc>
          <w:tcPr>
            <w:tcW w:w="5240" w:type="dxa"/>
            <w:tcBorders>
              <w:top w:val="nil"/>
              <w:left w:val="nil"/>
              <w:bottom w:val="single" w:sz="4" w:space="0" w:color="auto"/>
              <w:right w:val="single" w:sz="4" w:space="0" w:color="auto"/>
            </w:tcBorders>
            <w:hideMark/>
          </w:tcPr>
          <w:p w14:paraId="2FE1DC9D"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Dénouement du retour par RMQ ou manuel.</w:t>
            </w:r>
          </w:p>
        </w:tc>
      </w:tr>
      <w:tr w:rsidR="007A301C" w:rsidRPr="007A301C" w14:paraId="0611F3C4" w14:textId="77777777" w:rsidTr="007A301C">
        <w:trPr>
          <w:trHeight w:val="330"/>
          <w:jc w:val="center"/>
        </w:trPr>
        <w:tc>
          <w:tcPr>
            <w:tcW w:w="1680" w:type="dxa"/>
            <w:tcBorders>
              <w:top w:val="nil"/>
              <w:left w:val="single" w:sz="4" w:space="0" w:color="auto"/>
              <w:bottom w:val="single" w:sz="4" w:space="0" w:color="auto"/>
              <w:right w:val="single" w:sz="4" w:space="0" w:color="auto"/>
            </w:tcBorders>
            <w:hideMark/>
          </w:tcPr>
          <w:p w14:paraId="56F17B5E"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Rejeté</w:t>
            </w:r>
          </w:p>
        </w:tc>
        <w:tc>
          <w:tcPr>
            <w:tcW w:w="1820" w:type="dxa"/>
            <w:tcBorders>
              <w:top w:val="nil"/>
              <w:left w:val="nil"/>
              <w:bottom w:val="single" w:sz="4" w:space="0" w:color="auto"/>
              <w:right w:val="single" w:sz="4" w:space="0" w:color="auto"/>
            </w:tcBorders>
            <w:hideMark/>
          </w:tcPr>
          <w:p w14:paraId="0916B2B3"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Rejeté</w:t>
            </w:r>
          </w:p>
        </w:tc>
        <w:tc>
          <w:tcPr>
            <w:tcW w:w="5240" w:type="dxa"/>
            <w:tcBorders>
              <w:top w:val="nil"/>
              <w:left w:val="nil"/>
              <w:bottom w:val="single" w:sz="4" w:space="0" w:color="auto"/>
              <w:right w:val="single" w:sz="4" w:space="0" w:color="auto"/>
            </w:tcBorders>
            <w:hideMark/>
          </w:tcPr>
          <w:p w14:paraId="46D21F92"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 rejeter chaque jambe séparément.</w:t>
            </w:r>
          </w:p>
        </w:tc>
      </w:tr>
      <w:tr w:rsidR="007A301C" w:rsidRPr="007A301C" w14:paraId="17FE4752" w14:textId="77777777" w:rsidTr="007A301C">
        <w:trPr>
          <w:trHeight w:val="375"/>
          <w:jc w:val="center"/>
        </w:trPr>
        <w:tc>
          <w:tcPr>
            <w:tcW w:w="1680" w:type="dxa"/>
            <w:tcBorders>
              <w:top w:val="nil"/>
              <w:left w:val="single" w:sz="4" w:space="0" w:color="auto"/>
              <w:bottom w:val="single" w:sz="4" w:space="0" w:color="auto"/>
              <w:right w:val="single" w:sz="4" w:space="0" w:color="auto"/>
            </w:tcBorders>
            <w:hideMark/>
          </w:tcPr>
          <w:p w14:paraId="79C163DE"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Annulé</w:t>
            </w:r>
          </w:p>
        </w:tc>
        <w:tc>
          <w:tcPr>
            <w:tcW w:w="1820" w:type="dxa"/>
            <w:tcBorders>
              <w:top w:val="nil"/>
              <w:left w:val="nil"/>
              <w:bottom w:val="single" w:sz="4" w:space="0" w:color="auto"/>
              <w:right w:val="single" w:sz="4" w:space="0" w:color="auto"/>
            </w:tcBorders>
            <w:hideMark/>
          </w:tcPr>
          <w:p w14:paraId="0B21284C"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Annulé</w:t>
            </w:r>
          </w:p>
        </w:tc>
        <w:tc>
          <w:tcPr>
            <w:tcW w:w="5240" w:type="dxa"/>
            <w:tcBorders>
              <w:top w:val="nil"/>
              <w:left w:val="nil"/>
              <w:bottom w:val="single" w:sz="4" w:space="0" w:color="auto"/>
              <w:right w:val="single" w:sz="4" w:space="0" w:color="auto"/>
            </w:tcBorders>
            <w:hideMark/>
          </w:tcPr>
          <w:p w14:paraId="1213ADC6" w14:textId="77777777" w:rsidR="007A301C" w:rsidRPr="007A301C" w:rsidRDefault="007A301C" w:rsidP="007A301C">
            <w:pPr>
              <w:spacing w:line="240" w:lineRule="auto"/>
              <w:rPr>
                <w:rFonts w:ascii="Calibri" w:eastAsia="Times New Roman" w:hAnsi="Calibri" w:cs="Calibri"/>
                <w:color w:val="000000"/>
                <w:sz w:val="20"/>
                <w:szCs w:val="20"/>
                <w:lang w:eastAsia="fr-FR"/>
              </w:rPr>
            </w:pPr>
            <w:r w:rsidRPr="007A301C">
              <w:rPr>
                <w:rFonts w:ascii="Calibri" w:eastAsia="Times New Roman" w:hAnsi="Calibri" w:cs="Calibri"/>
                <w:color w:val="000000"/>
                <w:sz w:val="20"/>
                <w:szCs w:val="20"/>
                <w:lang w:eastAsia="fr-FR"/>
              </w:rPr>
              <w:t>A annuler chaque jambe séparément.</w:t>
            </w:r>
          </w:p>
        </w:tc>
      </w:tr>
    </w:tbl>
    <w:p w14:paraId="1102C5B8" w14:textId="77777777" w:rsidR="00E9734F" w:rsidRDefault="00E9734F" w:rsidP="00E9734F">
      <w:pPr>
        <w:pStyle w:val="Heading5"/>
        <w:numPr>
          <w:ilvl w:val="0"/>
          <w:numId w:val="0"/>
        </w:numPr>
        <w:ind w:left="1008"/>
        <w:rPr>
          <w:rFonts w:asciiTheme="minorHAnsi" w:hAnsiTheme="minorHAnsi" w:cstheme="minorHAnsi"/>
          <w:b/>
          <w:i/>
          <w:sz w:val="20"/>
          <w:szCs w:val="20"/>
          <w:u w:val="single"/>
        </w:rPr>
      </w:pPr>
    </w:p>
    <w:p w14:paraId="3267EEC6" w14:textId="77777777" w:rsidR="00E9734F" w:rsidRDefault="00EA2D8F" w:rsidP="00637ED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Modification du Repo</w:t>
      </w:r>
    </w:p>
    <w:p w14:paraId="583FEDFB" w14:textId="77777777" w:rsidR="00F73BC6" w:rsidRPr="00D5390A" w:rsidRDefault="00F73BC6" w:rsidP="00E9734F">
      <w:r w:rsidRPr="00D5390A">
        <w:t xml:space="preserve">La modification de l'aller du Repo (ou </w:t>
      </w:r>
      <w:proofErr w:type="spellStart"/>
      <w:r w:rsidRPr="00D5390A">
        <w:t>Rvrepo</w:t>
      </w:r>
      <w:proofErr w:type="spellEnd"/>
      <w:r w:rsidRPr="00D5390A">
        <w:t>) est</w:t>
      </w:r>
      <w:r w:rsidR="000C1A6F" w:rsidRPr="00D5390A">
        <w:t xml:space="preserve"> une annulation du contrat de pension et création d'un nouveau contrat, elle est</w:t>
      </w:r>
      <w:r w:rsidRPr="00D5390A">
        <w:t xml:space="preserve"> </w:t>
      </w:r>
      <w:proofErr w:type="gramStart"/>
      <w:r w:rsidRPr="00D5390A">
        <w:t>traité</w:t>
      </w:r>
      <w:proofErr w:type="gramEnd"/>
      <w:r w:rsidRPr="00D5390A">
        <w:t xml:space="preserve"> </w:t>
      </w:r>
      <w:r w:rsidR="000C1A6F" w:rsidRPr="00D5390A">
        <w:t xml:space="preserve">sur le système </w:t>
      </w:r>
      <w:r w:rsidRPr="00D5390A">
        <w:t>par un "annule et remplace" de l'IRL.</w:t>
      </w:r>
    </w:p>
    <w:p w14:paraId="27999E09" w14:textId="77777777" w:rsidR="00C930F9" w:rsidRPr="00D5390A" w:rsidRDefault="00C930F9" w:rsidP="00E9734F"/>
    <w:p w14:paraId="4B508FAB" w14:textId="77777777" w:rsidR="00C930F9" w:rsidRDefault="003C275D" w:rsidP="00C930F9">
      <w:r w:rsidRPr="00D5390A">
        <w:t>L</w:t>
      </w:r>
      <w:r w:rsidR="00F73BC6" w:rsidRPr="00D5390A">
        <w:t>a modification</w:t>
      </w:r>
      <w:r w:rsidR="00F73BC6">
        <w:t xml:space="preserve"> du contrat de pension</w:t>
      </w:r>
      <w:r w:rsidR="00C930F9">
        <w:t xml:space="preserve"> se manifeste par</w:t>
      </w:r>
      <w:r w:rsidR="000C1A6F">
        <w:t xml:space="preserve"> la</w:t>
      </w:r>
      <w:r w:rsidR="00F73BC6">
        <w:t xml:space="preserve"> modification d</w:t>
      </w:r>
      <w:r w:rsidR="00AB5C4C">
        <w:t>u retour du R</w:t>
      </w:r>
      <w:r w:rsidR="000C1A6F">
        <w:t xml:space="preserve">epo (ou </w:t>
      </w:r>
      <w:proofErr w:type="spellStart"/>
      <w:r w:rsidR="00AB5C4C">
        <w:t>Rvr</w:t>
      </w:r>
      <w:r w:rsidR="000C1A6F">
        <w:t>epo</w:t>
      </w:r>
      <w:proofErr w:type="spellEnd"/>
      <w:r w:rsidR="000C1A6F">
        <w:t xml:space="preserve">). </w:t>
      </w:r>
      <w:r w:rsidR="00C930F9">
        <w:t>La jambe de retour du Repo est sujette à modification, tant qu’elle n’est toujours pas dénouée moyennant une confirmation de la contrepartie. Elle est donc m</w:t>
      </w:r>
      <w:r w:rsidR="00AF6F38">
        <w:t xml:space="preserve">odifiable au statut </w:t>
      </w:r>
      <w:r w:rsidR="00C930F9">
        <w:t>"Apparié".</w:t>
      </w:r>
    </w:p>
    <w:p w14:paraId="6CA46923" w14:textId="77777777" w:rsidR="007936AB" w:rsidRDefault="00C930F9" w:rsidP="00C930F9">
      <w:r w:rsidRPr="00544BE7">
        <w:t xml:space="preserve">Pour toutes les modifications, aucun message n’est envoyé à </w:t>
      </w:r>
      <w:proofErr w:type="spellStart"/>
      <w:r w:rsidRPr="00544BE7">
        <w:t>Maroclear</w:t>
      </w:r>
      <w:proofErr w:type="spellEnd"/>
      <w:r w:rsidRPr="00544BE7">
        <w:t>. La modification est portée directement par l’utilisat</w:t>
      </w:r>
      <w:r w:rsidR="00055EC6" w:rsidRPr="00544BE7">
        <w:t xml:space="preserve">eur sur le terminal </w:t>
      </w:r>
      <w:proofErr w:type="spellStart"/>
      <w:r w:rsidR="00055EC6" w:rsidRPr="00544BE7">
        <w:t>Maroclear</w:t>
      </w:r>
      <w:proofErr w:type="spellEnd"/>
      <w:r w:rsidR="00055EC6" w:rsidRPr="00544BE7">
        <w:t xml:space="preserve"> et</w:t>
      </w:r>
      <w:r w:rsidRPr="00544BE7">
        <w:t xml:space="preserve"> doit être reportée </w:t>
      </w:r>
      <w:r w:rsidR="00F25DA2" w:rsidRPr="00544BE7">
        <w:t xml:space="preserve">sur </w:t>
      </w:r>
      <w:proofErr w:type="spellStart"/>
      <w:r w:rsidR="00F25DA2" w:rsidRPr="00544BE7">
        <w:rPr>
          <w:u w:val="single"/>
        </w:rPr>
        <w:t>Megara</w:t>
      </w:r>
      <w:proofErr w:type="spellEnd"/>
      <w:r w:rsidR="00F25DA2" w:rsidRPr="00544BE7">
        <w:rPr>
          <w:u w:val="single"/>
        </w:rPr>
        <w:t xml:space="preserve"> </w:t>
      </w:r>
      <w:r w:rsidRPr="00544BE7">
        <w:rPr>
          <w:u w:val="single"/>
        </w:rPr>
        <w:t>manuellement</w:t>
      </w:r>
      <w:r w:rsidR="00F25DA2" w:rsidRPr="00544BE7">
        <w:rPr>
          <w:u w:val="single"/>
        </w:rPr>
        <w:t xml:space="preserve"> ou par</w:t>
      </w:r>
      <w:ins w:id="330" w:author="souchem" w:date="2015-07-28T17:45:00Z">
        <w:r w:rsidR="005C2629">
          <w:rPr>
            <w:u w:val="single"/>
          </w:rPr>
          <w:t xml:space="preserve"> </w:t>
        </w:r>
      </w:ins>
      <w:r w:rsidR="00F25DA2" w:rsidRPr="00544BE7">
        <w:rPr>
          <w:u w:val="single"/>
        </w:rPr>
        <w:t xml:space="preserve">fichier Excel </w:t>
      </w:r>
      <w:r w:rsidR="00ED0978" w:rsidRPr="00544BE7">
        <w:rPr>
          <w:u w:val="single"/>
        </w:rPr>
        <w:t>intégré</w:t>
      </w:r>
      <w:r w:rsidR="00F25DA2" w:rsidRPr="00544BE7">
        <w:rPr>
          <w:u w:val="single"/>
        </w:rPr>
        <w:t xml:space="preserve"> par interface</w:t>
      </w:r>
      <w:r w:rsidRPr="00544BE7">
        <w:rPr>
          <w:u w:val="single"/>
        </w:rPr>
        <w:t>.</w:t>
      </w:r>
      <w:ins w:id="331" w:author="souchem" w:date="2015-07-28T18:15:00Z">
        <w:r w:rsidR="00DB5771" w:rsidRPr="00DB5771">
          <w:rPr>
            <w:rFonts w:ascii="Calibri" w:eastAsia="Times New Roman" w:hAnsi="Calibri" w:cs="Calibri"/>
            <w:color w:val="000000"/>
            <w:sz w:val="18"/>
            <w:szCs w:val="18"/>
            <w:lang w:eastAsia="fr-FR"/>
          </w:rPr>
          <w:t xml:space="preserve"> </w:t>
        </w:r>
        <w:r w:rsidR="00DB5771">
          <w:rPr>
            <w:rFonts w:ascii="Calibri" w:eastAsia="Times New Roman" w:hAnsi="Calibri" w:cs="Calibri"/>
            <w:color w:val="000000"/>
            <w:sz w:val="18"/>
            <w:szCs w:val="18"/>
            <w:lang w:eastAsia="fr-FR"/>
          </w:rPr>
          <w:t xml:space="preserve">[Modification par fichier </w:t>
        </w:r>
        <w:proofErr w:type="gramStart"/>
        <w:r w:rsidR="00DB5771">
          <w:rPr>
            <w:rFonts w:ascii="Calibri" w:eastAsia="Times New Roman" w:hAnsi="Calibri" w:cs="Calibri"/>
            <w:color w:val="000000"/>
            <w:sz w:val="18"/>
            <w:szCs w:val="18"/>
            <w:lang w:eastAsia="fr-FR"/>
          </w:rPr>
          <w:t>Excel:</w:t>
        </w:r>
        <w:proofErr w:type="gramEnd"/>
        <w:r w:rsidR="00DB5771">
          <w:rPr>
            <w:rFonts w:ascii="Calibri" w:eastAsia="Times New Roman" w:hAnsi="Calibri" w:cs="Calibri"/>
            <w:color w:val="000000"/>
            <w:sz w:val="18"/>
            <w:szCs w:val="18"/>
            <w:lang w:eastAsia="fr-FR"/>
          </w:rPr>
          <w:t xml:space="preserve"> GAP NON RETENU]</w:t>
        </w:r>
      </w:ins>
    </w:p>
    <w:p w14:paraId="7A6251A2" w14:textId="77777777" w:rsidR="00E9734F" w:rsidRDefault="007936AB" w:rsidP="00C930F9">
      <w:r>
        <w:t xml:space="preserve">Les modifications </w:t>
      </w:r>
      <w:proofErr w:type="gramStart"/>
      <w:r>
        <w:t>sont:</w:t>
      </w:r>
      <w:proofErr w:type="gramEnd"/>
    </w:p>
    <w:p w14:paraId="28E29FAD" w14:textId="77777777" w:rsidR="007936AB" w:rsidRDefault="00CB15AA" w:rsidP="00676A75">
      <w:pPr>
        <w:pStyle w:val="ListParagraph"/>
        <w:numPr>
          <w:ilvl w:val="0"/>
          <w:numId w:val="29"/>
        </w:numPr>
      </w:pPr>
      <w:r>
        <w:t>Résiliation du contrat (REPO cassé</w:t>
      </w:r>
      <w:proofErr w:type="gramStart"/>
      <w:r>
        <w:t>):</w:t>
      </w:r>
      <w:proofErr w:type="gramEnd"/>
      <w:r>
        <w:t xml:space="preserve"> </w:t>
      </w:r>
      <w:proofErr w:type="gramStart"/>
      <w:r w:rsidRPr="00CB15AA">
        <w:t>Ceci étant</w:t>
      </w:r>
      <w:proofErr w:type="gramEnd"/>
      <w:r w:rsidRPr="00CB15AA">
        <w:t xml:space="preserve"> assimilable à un dénouement par anticipation avant le terme.</w:t>
      </w:r>
      <w:r w:rsidR="003147B6">
        <w:t xml:space="preserve"> (</w:t>
      </w:r>
      <w:proofErr w:type="gramStart"/>
      <w:r w:rsidR="003147B6">
        <w:t>nouvelle</w:t>
      </w:r>
      <w:proofErr w:type="gramEnd"/>
      <w:r w:rsidR="003147B6">
        <w:t xml:space="preserve"> date de maturé &lt; date de maturité initiale)</w:t>
      </w:r>
      <w:r w:rsidR="00045028">
        <w:t>.</w:t>
      </w:r>
    </w:p>
    <w:p w14:paraId="19147203" w14:textId="77777777" w:rsidR="00CB15AA" w:rsidRPr="00544BE7" w:rsidRDefault="003147B6" w:rsidP="00676A75">
      <w:pPr>
        <w:pStyle w:val="ListParagraph"/>
        <w:numPr>
          <w:ilvl w:val="0"/>
          <w:numId w:val="29"/>
        </w:numPr>
      </w:pPr>
      <w:r>
        <w:t xml:space="preserve">Reconduction du </w:t>
      </w:r>
      <w:proofErr w:type="gramStart"/>
      <w:r>
        <w:t>REPO:</w:t>
      </w:r>
      <w:proofErr w:type="gramEnd"/>
      <w:r>
        <w:t xml:space="preserve"> </w:t>
      </w:r>
      <w:proofErr w:type="gramStart"/>
      <w:r w:rsidRPr="003147B6">
        <w:t>Ceci étant</w:t>
      </w:r>
      <w:proofErr w:type="gramEnd"/>
      <w:r w:rsidRPr="003147B6">
        <w:t xml:space="preserve"> assimilable à un dénouement différé </w:t>
      </w:r>
      <w:proofErr w:type="gramStart"/>
      <w:r w:rsidRPr="003147B6">
        <w:t>suite à une</w:t>
      </w:r>
      <w:proofErr w:type="gramEnd"/>
      <w:r w:rsidRPr="003147B6">
        <w:t xml:space="preserve"> </w:t>
      </w:r>
      <w:r w:rsidRPr="00544BE7">
        <w:t>prolongation du REPO. (</w:t>
      </w:r>
      <w:proofErr w:type="gramStart"/>
      <w:r w:rsidRPr="00544BE7">
        <w:t>nouvelle</w:t>
      </w:r>
      <w:proofErr w:type="gramEnd"/>
      <w:r w:rsidRPr="00544BE7">
        <w:t xml:space="preserve"> date de maturé &gt; date de maturité initiale)</w:t>
      </w:r>
      <w:r w:rsidR="00045028" w:rsidRPr="00544BE7">
        <w:t>.</w:t>
      </w:r>
    </w:p>
    <w:p w14:paraId="40669F7A" w14:textId="77777777" w:rsidR="00C930F9" w:rsidRPr="00544BE7" w:rsidRDefault="00045028" w:rsidP="00676A75">
      <w:pPr>
        <w:pStyle w:val="ListParagraph"/>
        <w:numPr>
          <w:ilvl w:val="0"/>
          <w:numId w:val="29"/>
        </w:numPr>
      </w:pPr>
      <w:r w:rsidRPr="00544BE7">
        <w:t xml:space="preserve">Modification d'un </w:t>
      </w:r>
      <w:r w:rsidR="00B779BD" w:rsidRPr="00544BE7">
        <w:t xml:space="preserve">des termes de </w:t>
      </w:r>
      <w:proofErr w:type="gramStart"/>
      <w:r w:rsidR="00B779BD" w:rsidRPr="00544BE7">
        <w:t>retour</w:t>
      </w:r>
      <w:r w:rsidRPr="00544BE7">
        <w:t>:</w:t>
      </w:r>
      <w:proofErr w:type="gramEnd"/>
      <w:r w:rsidRPr="00544BE7">
        <w:t xml:space="preserve"> La modification porte </w:t>
      </w:r>
      <w:proofErr w:type="gramStart"/>
      <w:r w:rsidRPr="00544BE7">
        <w:t>sur</w:t>
      </w:r>
      <w:r w:rsidR="00B779BD" w:rsidRPr="00544BE7">
        <w:t>:</w:t>
      </w:r>
      <w:proofErr w:type="gramEnd"/>
      <w:ins w:id="332" w:author="souchem" w:date="2015-07-28T19:25:00Z">
        <w:r w:rsidR="00A97746">
          <w:t xml:space="preserve"> </w:t>
        </w:r>
      </w:ins>
      <w:r w:rsidR="00B779BD" w:rsidRPr="00544BE7">
        <w:t>Le taux et/ou</w:t>
      </w:r>
      <w:r w:rsidRPr="00544BE7">
        <w:t xml:space="preserve"> Le m</w:t>
      </w:r>
      <w:r w:rsidR="00B779BD" w:rsidRPr="00544BE7">
        <w:t>ontant de retour.</w:t>
      </w:r>
    </w:p>
    <w:p w14:paraId="3C00E29D" w14:textId="77777777" w:rsidR="00C930F9" w:rsidRPr="00544BE7" w:rsidRDefault="00055EC6" w:rsidP="00C930F9">
      <w:pPr>
        <w:pStyle w:val="ListParagraph"/>
        <w:numPr>
          <w:ilvl w:val="0"/>
          <w:numId w:val="29"/>
        </w:numPr>
      </w:pPr>
      <w:r w:rsidRPr="00544BE7">
        <w:t xml:space="preserve">La </w:t>
      </w:r>
      <w:proofErr w:type="gramStart"/>
      <w:r w:rsidRPr="00544BE7">
        <w:t>substitution</w:t>
      </w:r>
      <w:r w:rsidR="00544BE7" w:rsidRPr="00544BE7">
        <w:t>:</w:t>
      </w:r>
      <w:proofErr w:type="gramEnd"/>
      <w:r w:rsidR="00544BE7" w:rsidRPr="00544BE7">
        <w:t xml:space="preserve"> Non gérée.</w:t>
      </w:r>
    </w:p>
    <w:p w14:paraId="09026BF8" w14:textId="77777777" w:rsidR="00637EDF" w:rsidRDefault="00C30217" w:rsidP="00637ED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Annulation et actions possibles par statut d'IRL</w:t>
      </w:r>
    </w:p>
    <w:p w14:paraId="3CF4AEC8" w14:textId="77777777" w:rsidR="005C7333" w:rsidRPr="00EB097B" w:rsidRDefault="005C7333" w:rsidP="005C7333">
      <w:pPr>
        <w:spacing w:before="240" w:after="240" w:line="240" w:lineRule="auto"/>
        <w:ind w:right="142"/>
      </w:pPr>
      <w:r w:rsidRPr="00EB097B">
        <w:t xml:space="preserve">Le tableau suivant décrit les actions possibles (actions utilisateur et/ou système) par statut de l'IRL </w:t>
      </w:r>
      <w:proofErr w:type="gramStart"/>
      <w:r w:rsidRPr="00EB097B">
        <w:t>client:</w:t>
      </w:r>
      <w:proofErr w:type="gramEnd"/>
    </w:p>
    <w:tbl>
      <w:tblPr>
        <w:tblW w:w="9100" w:type="dxa"/>
        <w:tblInd w:w="55" w:type="dxa"/>
        <w:tblCellMar>
          <w:left w:w="70" w:type="dxa"/>
          <w:right w:w="70" w:type="dxa"/>
        </w:tblCellMar>
        <w:tblLook w:val="04A0" w:firstRow="1" w:lastRow="0" w:firstColumn="1" w:lastColumn="0" w:noHBand="0" w:noVBand="1"/>
      </w:tblPr>
      <w:tblGrid>
        <w:gridCol w:w="1740"/>
        <w:gridCol w:w="3760"/>
        <w:gridCol w:w="3600"/>
      </w:tblGrid>
      <w:tr w:rsidR="003C20F5" w:rsidRPr="003C20F5" w14:paraId="23A63400" w14:textId="77777777" w:rsidTr="003C20F5">
        <w:trPr>
          <w:trHeight w:val="435"/>
        </w:trPr>
        <w:tc>
          <w:tcPr>
            <w:tcW w:w="1740" w:type="dxa"/>
            <w:tcBorders>
              <w:top w:val="single" w:sz="4" w:space="0" w:color="auto"/>
              <w:left w:val="single" w:sz="4" w:space="0" w:color="auto"/>
              <w:bottom w:val="single" w:sz="4" w:space="0" w:color="auto"/>
              <w:right w:val="nil"/>
            </w:tcBorders>
            <w:shd w:val="clear" w:color="000000" w:fill="BFBFBF"/>
            <w:hideMark/>
          </w:tcPr>
          <w:p w14:paraId="11E21683" w14:textId="77777777" w:rsidR="003C20F5" w:rsidRPr="003C20F5" w:rsidRDefault="003C20F5" w:rsidP="003C20F5">
            <w:pPr>
              <w:spacing w:line="240" w:lineRule="auto"/>
              <w:jc w:val="center"/>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Statut IRL client</w:t>
            </w:r>
          </w:p>
        </w:tc>
        <w:tc>
          <w:tcPr>
            <w:tcW w:w="3760" w:type="dxa"/>
            <w:tcBorders>
              <w:top w:val="single" w:sz="4" w:space="0" w:color="auto"/>
              <w:left w:val="single" w:sz="4" w:space="0" w:color="auto"/>
              <w:bottom w:val="single" w:sz="4" w:space="0" w:color="auto"/>
              <w:right w:val="nil"/>
            </w:tcBorders>
            <w:shd w:val="clear" w:color="000000" w:fill="BFBFBF"/>
            <w:hideMark/>
          </w:tcPr>
          <w:p w14:paraId="298649A0" w14:textId="77777777" w:rsidR="003C20F5" w:rsidRPr="003C20F5" w:rsidRDefault="003C20F5" w:rsidP="003C20F5">
            <w:pPr>
              <w:spacing w:line="240" w:lineRule="auto"/>
              <w:jc w:val="center"/>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Actions possibles sur l'IRL</w:t>
            </w:r>
          </w:p>
        </w:tc>
        <w:tc>
          <w:tcPr>
            <w:tcW w:w="3600" w:type="dxa"/>
            <w:tcBorders>
              <w:top w:val="single" w:sz="4" w:space="0" w:color="auto"/>
              <w:left w:val="single" w:sz="4" w:space="0" w:color="auto"/>
              <w:bottom w:val="single" w:sz="4" w:space="0" w:color="auto"/>
              <w:right w:val="single" w:sz="4" w:space="0" w:color="auto"/>
            </w:tcBorders>
            <w:shd w:val="clear" w:color="000000" w:fill="BFBFBF"/>
            <w:hideMark/>
          </w:tcPr>
          <w:p w14:paraId="1FC35525"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Commentaire</w:t>
            </w:r>
          </w:p>
        </w:tc>
      </w:tr>
      <w:tr w:rsidR="003C20F5" w:rsidRPr="003C20F5" w14:paraId="7D0D6171" w14:textId="77777777" w:rsidTr="003C20F5">
        <w:trPr>
          <w:trHeight w:val="255"/>
        </w:trPr>
        <w:tc>
          <w:tcPr>
            <w:tcW w:w="1740" w:type="dxa"/>
            <w:vMerge w:val="restart"/>
            <w:tcBorders>
              <w:top w:val="nil"/>
              <w:left w:val="single" w:sz="4" w:space="0" w:color="auto"/>
              <w:bottom w:val="single" w:sz="4" w:space="0" w:color="000000"/>
              <w:right w:val="single" w:sz="4" w:space="0" w:color="auto"/>
            </w:tcBorders>
            <w:hideMark/>
          </w:tcPr>
          <w:p w14:paraId="3A25A962"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Incomplet</w:t>
            </w:r>
          </w:p>
        </w:tc>
        <w:tc>
          <w:tcPr>
            <w:tcW w:w="3760" w:type="dxa"/>
            <w:tcBorders>
              <w:top w:val="nil"/>
              <w:left w:val="nil"/>
              <w:bottom w:val="single" w:sz="4" w:space="0" w:color="auto"/>
              <w:right w:val="single" w:sz="4" w:space="0" w:color="auto"/>
            </w:tcBorders>
            <w:hideMark/>
          </w:tcPr>
          <w:p w14:paraId="51DFF615"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17F06989"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6FF384D0" w14:textId="77777777"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0560207E"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53CB3FBD"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Réparer et Recycler</w:t>
            </w:r>
          </w:p>
        </w:tc>
        <w:tc>
          <w:tcPr>
            <w:tcW w:w="3600" w:type="dxa"/>
            <w:tcBorders>
              <w:top w:val="nil"/>
              <w:left w:val="nil"/>
              <w:bottom w:val="single" w:sz="4" w:space="0" w:color="auto"/>
              <w:right w:val="single" w:sz="4" w:space="0" w:color="auto"/>
            </w:tcBorders>
            <w:hideMark/>
          </w:tcPr>
          <w:p w14:paraId="375917D1"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6F8B30FD" w14:textId="77777777" w:rsidTr="003C20F5">
        <w:trPr>
          <w:trHeight w:val="255"/>
        </w:trPr>
        <w:tc>
          <w:tcPr>
            <w:tcW w:w="1740" w:type="dxa"/>
            <w:vMerge w:val="restart"/>
            <w:tcBorders>
              <w:top w:val="nil"/>
              <w:left w:val="single" w:sz="4" w:space="0" w:color="auto"/>
              <w:bottom w:val="single" w:sz="4" w:space="0" w:color="000000"/>
              <w:right w:val="single" w:sz="4" w:space="0" w:color="auto"/>
            </w:tcBorders>
            <w:hideMark/>
          </w:tcPr>
          <w:p w14:paraId="6C3B223C"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Instruit En attente de validation</w:t>
            </w:r>
          </w:p>
        </w:tc>
        <w:tc>
          <w:tcPr>
            <w:tcW w:w="3760" w:type="dxa"/>
            <w:tcBorders>
              <w:top w:val="nil"/>
              <w:left w:val="nil"/>
              <w:bottom w:val="single" w:sz="4" w:space="0" w:color="auto"/>
              <w:right w:val="single" w:sz="4" w:space="0" w:color="auto"/>
            </w:tcBorders>
            <w:hideMark/>
          </w:tcPr>
          <w:p w14:paraId="339D4F9C"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3503D83B"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23493BBF" w14:textId="77777777"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49E346C8"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2F1F3DA6"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Modifier</w:t>
            </w:r>
          </w:p>
        </w:tc>
        <w:tc>
          <w:tcPr>
            <w:tcW w:w="3600" w:type="dxa"/>
            <w:tcBorders>
              <w:top w:val="nil"/>
              <w:left w:val="nil"/>
              <w:bottom w:val="single" w:sz="4" w:space="0" w:color="auto"/>
              <w:right w:val="single" w:sz="4" w:space="0" w:color="auto"/>
            </w:tcBorders>
            <w:hideMark/>
          </w:tcPr>
          <w:p w14:paraId="5C8CDEB9"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1B2DFEC8" w14:textId="77777777"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4B85CE60"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674B175C"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Valider</w:t>
            </w:r>
          </w:p>
        </w:tc>
        <w:tc>
          <w:tcPr>
            <w:tcW w:w="3600" w:type="dxa"/>
            <w:tcBorders>
              <w:top w:val="nil"/>
              <w:left w:val="nil"/>
              <w:bottom w:val="single" w:sz="4" w:space="0" w:color="auto"/>
              <w:right w:val="single" w:sz="4" w:space="0" w:color="auto"/>
            </w:tcBorders>
            <w:hideMark/>
          </w:tcPr>
          <w:p w14:paraId="46CC0022"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1D7615B2" w14:textId="77777777" w:rsidTr="003C20F5">
        <w:trPr>
          <w:trHeight w:val="300"/>
        </w:trPr>
        <w:tc>
          <w:tcPr>
            <w:tcW w:w="1740" w:type="dxa"/>
            <w:vMerge w:val="restart"/>
            <w:tcBorders>
              <w:top w:val="nil"/>
              <w:left w:val="single" w:sz="4" w:space="0" w:color="auto"/>
              <w:bottom w:val="single" w:sz="4" w:space="0" w:color="000000"/>
              <w:right w:val="single" w:sz="4" w:space="0" w:color="auto"/>
            </w:tcBorders>
            <w:hideMark/>
          </w:tcPr>
          <w:p w14:paraId="4E93FDBF"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Instruit Défaut de provision titres</w:t>
            </w:r>
          </w:p>
        </w:tc>
        <w:tc>
          <w:tcPr>
            <w:tcW w:w="3760" w:type="dxa"/>
            <w:tcBorders>
              <w:top w:val="nil"/>
              <w:left w:val="nil"/>
              <w:bottom w:val="single" w:sz="4" w:space="0" w:color="auto"/>
              <w:right w:val="single" w:sz="4" w:space="0" w:color="auto"/>
            </w:tcBorders>
            <w:hideMark/>
          </w:tcPr>
          <w:p w14:paraId="1E7A5FFB"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57C0E09F"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69493B46" w14:textId="77777777" w:rsidTr="003C20F5">
        <w:trPr>
          <w:trHeight w:val="345"/>
        </w:trPr>
        <w:tc>
          <w:tcPr>
            <w:tcW w:w="1740" w:type="dxa"/>
            <w:vMerge/>
            <w:tcBorders>
              <w:top w:val="nil"/>
              <w:left w:val="single" w:sz="4" w:space="0" w:color="auto"/>
              <w:bottom w:val="single" w:sz="4" w:space="0" w:color="000000"/>
              <w:right w:val="single" w:sz="4" w:space="0" w:color="auto"/>
            </w:tcBorders>
            <w:vAlign w:val="center"/>
            <w:hideMark/>
          </w:tcPr>
          <w:p w14:paraId="562B10A6"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4D2A98FB"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Recycler l'IRL</w:t>
            </w:r>
          </w:p>
        </w:tc>
        <w:tc>
          <w:tcPr>
            <w:tcW w:w="3600" w:type="dxa"/>
            <w:tcBorders>
              <w:top w:val="nil"/>
              <w:left w:val="nil"/>
              <w:bottom w:val="single" w:sz="4" w:space="0" w:color="auto"/>
              <w:right w:val="single" w:sz="4" w:space="0" w:color="auto"/>
            </w:tcBorders>
            <w:hideMark/>
          </w:tcPr>
          <w:p w14:paraId="763BA581"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Après avoir alimenté le compte titres</w:t>
            </w:r>
          </w:p>
        </w:tc>
      </w:tr>
      <w:tr w:rsidR="003C20F5" w:rsidRPr="003C20F5" w14:paraId="3BCA84A5" w14:textId="77777777" w:rsidTr="003C20F5">
        <w:trPr>
          <w:trHeight w:val="285"/>
        </w:trPr>
        <w:tc>
          <w:tcPr>
            <w:tcW w:w="1740" w:type="dxa"/>
            <w:vMerge/>
            <w:tcBorders>
              <w:top w:val="nil"/>
              <w:left w:val="single" w:sz="4" w:space="0" w:color="auto"/>
              <w:bottom w:val="single" w:sz="4" w:space="0" w:color="000000"/>
              <w:right w:val="single" w:sz="4" w:space="0" w:color="auto"/>
            </w:tcBorders>
            <w:vAlign w:val="center"/>
            <w:hideMark/>
          </w:tcPr>
          <w:p w14:paraId="3973DE8C"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2D2D6CD7"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Forcer l'IRL</w:t>
            </w:r>
          </w:p>
        </w:tc>
        <w:tc>
          <w:tcPr>
            <w:tcW w:w="3600" w:type="dxa"/>
            <w:tcBorders>
              <w:top w:val="nil"/>
              <w:left w:val="nil"/>
              <w:bottom w:val="single" w:sz="4" w:space="0" w:color="auto"/>
              <w:right w:val="single" w:sz="4" w:space="0" w:color="auto"/>
            </w:tcBorders>
            <w:hideMark/>
          </w:tcPr>
          <w:p w14:paraId="42B52EA0"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79F59739" w14:textId="77777777" w:rsidTr="003C20F5">
        <w:trPr>
          <w:trHeight w:val="360"/>
        </w:trPr>
        <w:tc>
          <w:tcPr>
            <w:tcW w:w="1740" w:type="dxa"/>
            <w:vMerge w:val="restart"/>
            <w:tcBorders>
              <w:top w:val="nil"/>
              <w:left w:val="single" w:sz="4" w:space="0" w:color="auto"/>
              <w:bottom w:val="single" w:sz="4" w:space="0" w:color="000000"/>
              <w:right w:val="single" w:sz="4" w:space="0" w:color="auto"/>
            </w:tcBorders>
            <w:hideMark/>
          </w:tcPr>
          <w:p w14:paraId="634F8395"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Instruit</w:t>
            </w:r>
          </w:p>
        </w:tc>
        <w:tc>
          <w:tcPr>
            <w:tcW w:w="3760" w:type="dxa"/>
            <w:tcBorders>
              <w:top w:val="nil"/>
              <w:left w:val="nil"/>
              <w:bottom w:val="single" w:sz="4" w:space="0" w:color="auto"/>
              <w:right w:val="single" w:sz="4" w:space="0" w:color="auto"/>
            </w:tcBorders>
            <w:hideMark/>
          </w:tcPr>
          <w:p w14:paraId="7C77DC91"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Annuler ou rejeter</w:t>
            </w:r>
          </w:p>
        </w:tc>
        <w:tc>
          <w:tcPr>
            <w:tcW w:w="3600" w:type="dxa"/>
            <w:tcBorders>
              <w:top w:val="nil"/>
              <w:left w:val="nil"/>
              <w:bottom w:val="single" w:sz="4" w:space="0" w:color="auto"/>
              <w:right w:val="single" w:sz="4" w:space="0" w:color="auto"/>
            </w:tcBorders>
            <w:hideMark/>
          </w:tcPr>
          <w:p w14:paraId="1D55A708"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 partir de l'IRL marché</w:t>
            </w:r>
          </w:p>
        </w:tc>
      </w:tr>
      <w:tr w:rsidR="003C20F5" w:rsidRPr="003C20F5" w14:paraId="11900C7E" w14:textId="77777777" w:rsidTr="003C20F5">
        <w:trPr>
          <w:trHeight w:val="915"/>
        </w:trPr>
        <w:tc>
          <w:tcPr>
            <w:tcW w:w="1740" w:type="dxa"/>
            <w:vMerge/>
            <w:tcBorders>
              <w:top w:val="nil"/>
              <w:left w:val="single" w:sz="4" w:space="0" w:color="auto"/>
              <w:bottom w:val="single" w:sz="4" w:space="0" w:color="000000"/>
              <w:right w:val="single" w:sz="4" w:space="0" w:color="auto"/>
            </w:tcBorders>
            <w:vAlign w:val="center"/>
            <w:hideMark/>
          </w:tcPr>
          <w:p w14:paraId="5DB7642F"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5F8B504A"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Apparier</w:t>
            </w:r>
          </w:p>
        </w:tc>
        <w:tc>
          <w:tcPr>
            <w:tcW w:w="3600" w:type="dxa"/>
            <w:tcBorders>
              <w:top w:val="nil"/>
              <w:left w:val="nil"/>
              <w:bottom w:val="single" w:sz="4" w:space="0" w:color="auto"/>
              <w:right w:val="single" w:sz="4" w:space="0" w:color="auto"/>
            </w:tcBorders>
            <w:hideMark/>
          </w:tcPr>
          <w:p w14:paraId="7E941254" w14:textId="77777777" w:rsidR="003C20F5" w:rsidRPr="003C20F5" w:rsidRDefault="003C20F5" w:rsidP="007377C8">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 xml:space="preserve">A partir de l'IRL marché. Pour la jambe "retour", l'appariement est automatique </w:t>
            </w:r>
            <w:proofErr w:type="gramStart"/>
            <w:r w:rsidRPr="003C20F5">
              <w:rPr>
                <w:rFonts w:ascii="Calibri" w:eastAsia="Times New Roman" w:hAnsi="Calibri" w:cs="Calibri"/>
                <w:color w:val="000000"/>
                <w:sz w:val="20"/>
                <w:szCs w:val="20"/>
                <w:lang w:eastAsia="fr-FR"/>
              </w:rPr>
              <w:t>suite au</w:t>
            </w:r>
            <w:proofErr w:type="gramEnd"/>
            <w:r w:rsidRPr="003C20F5">
              <w:rPr>
                <w:rFonts w:ascii="Calibri" w:eastAsia="Times New Roman" w:hAnsi="Calibri" w:cs="Calibri"/>
                <w:color w:val="000000"/>
                <w:sz w:val="20"/>
                <w:szCs w:val="20"/>
                <w:lang w:eastAsia="fr-FR"/>
              </w:rPr>
              <w:t xml:space="preserve"> dénouement de l'aller.</w:t>
            </w:r>
          </w:p>
        </w:tc>
      </w:tr>
      <w:tr w:rsidR="003C20F5" w:rsidRPr="003C20F5" w14:paraId="2CD2377E" w14:textId="77777777" w:rsidTr="003C20F5">
        <w:trPr>
          <w:trHeight w:val="525"/>
        </w:trPr>
        <w:tc>
          <w:tcPr>
            <w:tcW w:w="1740" w:type="dxa"/>
            <w:vMerge w:val="restart"/>
            <w:tcBorders>
              <w:top w:val="nil"/>
              <w:left w:val="single" w:sz="4" w:space="0" w:color="auto"/>
              <w:bottom w:val="single" w:sz="4" w:space="0" w:color="000000"/>
              <w:right w:val="single" w:sz="4" w:space="0" w:color="auto"/>
            </w:tcBorders>
            <w:hideMark/>
          </w:tcPr>
          <w:p w14:paraId="5E3BE782"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Apparié</w:t>
            </w:r>
          </w:p>
        </w:tc>
        <w:tc>
          <w:tcPr>
            <w:tcW w:w="3760" w:type="dxa"/>
            <w:tcBorders>
              <w:top w:val="nil"/>
              <w:left w:val="nil"/>
              <w:bottom w:val="single" w:sz="4" w:space="0" w:color="auto"/>
              <w:right w:val="single" w:sz="4" w:space="0" w:color="auto"/>
            </w:tcBorders>
            <w:hideMark/>
          </w:tcPr>
          <w:p w14:paraId="3B2D46BC"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Retour sur appariement (Revenir à l'état IRL client "Instruit" et IRL marché "Instruit")</w:t>
            </w:r>
          </w:p>
        </w:tc>
        <w:tc>
          <w:tcPr>
            <w:tcW w:w="3600" w:type="dxa"/>
            <w:tcBorders>
              <w:top w:val="nil"/>
              <w:left w:val="nil"/>
              <w:bottom w:val="single" w:sz="4" w:space="0" w:color="auto"/>
              <w:right w:val="single" w:sz="4" w:space="0" w:color="auto"/>
            </w:tcBorders>
            <w:hideMark/>
          </w:tcPr>
          <w:p w14:paraId="52FF7256"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5657E7A7" w14:textId="77777777" w:rsidTr="003C20F5">
        <w:trPr>
          <w:trHeight w:val="255"/>
        </w:trPr>
        <w:tc>
          <w:tcPr>
            <w:tcW w:w="1740" w:type="dxa"/>
            <w:vMerge/>
            <w:tcBorders>
              <w:top w:val="nil"/>
              <w:left w:val="single" w:sz="4" w:space="0" w:color="auto"/>
              <w:bottom w:val="single" w:sz="4" w:space="0" w:color="000000"/>
              <w:right w:val="single" w:sz="4" w:space="0" w:color="auto"/>
            </w:tcBorders>
            <w:vAlign w:val="center"/>
            <w:hideMark/>
          </w:tcPr>
          <w:p w14:paraId="17A7A5FB"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p>
        </w:tc>
        <w:tc>
          <w:tcPr>
            <w:tcW w:w="3760" w:type="dxa"/>
            <w:tcBorders>
              <w:top w:val="nil"/>
              <w:left w:val="nil"/>
              <w:bottom w:val="single" w:sz="4" w:space="0" w:color="auto"/>
              <w:right w:val="single" w:sz="4" w:space="0" w:color="auto"/>
            </w:tcBorders>
            <w:hideMark/>
          </w:tcPr>
          <w:p w14:paraId="1597536C"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Dénouer (Postage espèce au dénouement)</w:t>
            </w:r>
          </w:p>
        </w:tc>
        <w:tc>
          <w:tcPr>
            <w:tcW w:w="3600" w:type="dxa"/>
            <w:tcBorders>
              <w:top w:val="nil"/>
              <w:left w:val="nil"/>
              <w:bottom w:val="single" w:sz="4" w:space="0" w:color="auto"/>
              <w:right w:val="single" w:sz="4" w:space="0" w:color="auto"/>
            </w:tcBorders>
            <w:hideMark/>
          </w:tcPr>
          <w:p w14:paraId="6968036A"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 partir de l'IRL marché</w:t>
            </w:r>
          </w:p>
        </w:tc>
      </w:tr>
      <w:tr w:rsidR="003C20F5" w:rsidRPr="003C20F5" w14:paraId="67F4A65B" w14:textId="77777777" w:rsidTr="003C20F5">
        <w:trPr>
          <w:trHeight w:val="630"/>
        </w:trPr>
        <w:tc>
          <w:tcPr>
            <w:tcW w:w="1740" w:type="dxa"/>
            <w:tcBorders>
              <w:top w:val="nil"/>
              <w:left w:val="single" w:sz="4" w:space="0" w:color="auto"/>
              <w:bottom w:val="single" w:sz="4" w:space="0" w:color="auto"/>
              <w:right w:val="single" w:sz="4" w:space="0" w:color="auto"/>
            </w:tcBorders>
            <w:hideMark/>
          </w:tcPr>
          <w:p w14:paraId="055ECBF6"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Dénoué</w:t>
            </w:r>
          </w:p>
        </w:tc>
        <w:tc>
          <w:tcPr>
            <w:tcW w:w="3760" w:type="dxa"/>
            <w:tcBorders>
              <w:top w:val="nil"/>
              <w:left w:val="nil"/>
              <w:bottom w:val="single" w:sz="4" w:space="0" w:color="auto"/>
              <w:right w:val="single" w:sz="4" w:space="0" w:color="auto"/>
            </w:tcBorders>
            <w:hideMark/>
          </w:tcPr>
          <w:p w14:paraId="20C34B20"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Retour sur dénouement (Revenir à l'état IRL client "Apparié" et IRL marché "Apparié")</w:t>
            </w:r>
          </w:p>
        </w:tc>
        <w:tc>
          <w:tcPr>
            <w:tcW w:w="3600" w:type="dxa"/>
            <w:tcBorders>
              <w:top w:val="nil"/>
              <w:left w:val="nil"/>
              <w:bottom w:val="single" w:sz="4" w:space="0" w:color="auto"/>
              <w:right w:val="single" w:sz="4" w:space="0" w:color="auto"/>
            </w:tcBorders>
            <w:hideMark/>
          </w:tcPr>
          <w:p w14:paraId="7F25CB49"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Avec postage comptable inverse pour annulation</w:t>
            </w:r>
          </w:p>
        </w:tc>
      </w:tr>
      <w:tr w:rsidR="003C20F5" w:rsidRPr="003C20F5" w14:paraId="677AAB16" w14:textId="77777777" w:rsidTr="003C20F5">
        <w:trPr>
          <w:trHeight w:val="315"/>
        </w:trPr>
        <w:tc>
          <w:tcPr>
            <w:tcW w:w="1740" w:type="dxa"/>
            <w:tcBorders>
              <w:top w:val="nil"/>
              <w:left w:val="single" w:sz="4" w:space="0" w:color="auto"/>
              <w:bottom w:val="single" w:sz="4" w:space="0" w:color="auto"/>
              <w:right w:val="single" w:sz="4" w:space="0" w:color="auto"/>
            </w:tcBorders>
            <w:hideMark/>
          </w:tcPr>
          <w:p w14:paraId="2F9ECE32"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Rejeté</w:t>
            </w:r>
          </w:p>
        </w:tc>
        <w:tc>
          <w:tcPr>
            <w:tcW w:w="3760" w:type="dxa"/>
            <w:tcBorders>
              <w:top w:val="nil"/>
              <w:left w:val="nil"/>
              <w:bottom w:val="single" w:sz="4" w:space="0" w:color="auto"/>
              <w:right w:val="single" w:sz="4" w:space="0" w:color="auto"/>
            </w:tcBorders>
            <w:hideMark/>
          </w:tcPr>
          <w:p w14:paraId="7A592588"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hideMark/>
          </w:tcPr>
          <w:p w14:paraId="4901DCA6"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r w:rsidR="003C20F5" w:rsidRPr="003C20F5" w14:paraId="78E65C41" w14:textId="77777777" w:rsidTr="003C20F5">
        <w:trPr>
          <w:trHeight w:val="300"/>
        </w:trPr>
        <w:tc>
          <w:tcPr>
            <w:tcW w:w="1740" w:type="dxa"/>
            <w:tcBorders>
              <w:top w:val="nil"/>
              <w:left w:val="single" w:sz="4" w:space="0" w:color="auto"/>
              <w:bottom w:val="single" w:sz="4" w:space="0" w:color="auto"/>
              <w:right w:val="single" w:sz="4" w:space="0" w:color="auto"/>
            </w:tcBorders>
            <w:hideMark/>
          </w:tcPr>
          <w:p w14:paraId="68026293" w14:textId="77777777" w:rsidR="003C20F5" w:rsidRPr="003C20F5" w:rsidRDefault="003C20F5" w:rsidP="003C20F5">
            <w:pPr>
              <w:spacing w:line="240" w:lineRule="auto"/>
              <w:rPr>
                <w:rFonts w:ascii="Calibri" w:eastAsia="Times New Roman" w:hAnsi="Calibri" w:cs="Calibri"/>
                <w:b/>
                <w:bCs/>
                <w:color w:val="000000"/>
                <w:sz w:val="20"/>
                <w:szCs w:val="20"/>
                <w:lang w:eastAsia="fr-FR"/>
              </w:rPr>
            </w:pPr>
            <w:r w:rsidRPr="003C20F5">
              <w:rPr>
                <w:rFonts w:ascii="Calibri" w:eastAsia="Times New Roman" w:hAnsi="Calibri" w:cs="Calibri"/>
                <w:b/>
                <w:bCs/>
                <w:color w:val="000000"/>
                <w:sz w:val="20"/>
                <w:szCs w:val="20"/>
                <w:lang w:eastAsia="fr-FR"/>
              </w:rPr>
              <w:t>Annulé</w:t>
            </w:r>
          </w:p>
        </w:tc>
        <w:tc>
          <w:tcPr>
            <w:tcW w:w="3760" w:type="dxa"/>
            <w:tcBorders>
              <w:top w:val="nil"/>
              <w:left w:val="nil"/>
              <w:bottom w:val="single" w:sz="4" w:space="0" w:color="auto"/>
              <w:right w:val="single" w:sz="4" w:space="0" w:color="auto"/>
            </w:tcBorders>
            <w:hideMark/>
          </w:tcPr>
          <w:p w14:paraId="3E8C9DB5"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NA</w:t>
            </w:r>
          </w:p>
        </w:tc>
        <w:tc>
          <w:tcPr>
            <w:tcW w:w="3600" w:type="dxa"/>
            <w:tcBorders>
              <w:top w:val="nil"/>
              <w:left w:val="nil"/>
              <w:bottom w:val="single" w:sz="4" w:space="0" w:color="auto"/>
              <w:right w:val="single" w:sz="4" w:space="0" w:color="auto"/>
            </w:tcBorders>
            <w:hideMark/>
          </w:tcPr>
          <w:p w14:paraId="338B0FB5" w14:textId="77777777" w:rsidR="003C20F5" w:rsidRPr="003C20F5" w:rsidRDefault="003C20F5" w:rsidP="003C20F5">
            <w:pPr>
              <w:spacing w:line="240" w:lineRule="auto"/>
              <w:rPr>
                <w:rFonts w:ascii="Calibri" w:eastAsia="Times New Roman" w:hAnsi="Calibri" w:cs="Calibri"/>
                <w:color w:val="000000"/>
                <w:sz w:val="20"/>
                <w:szCs w:val="20"/>
                <w:lang w:eastAsia="fr-FR"/>
              </w:rPr>
            </w:pPr>
            <w:r w:rsidRPr="003C20F5">
              <w:rPr>
                <w:rFonts w:ascii="Calibri" w:eastAsia="Times New Roman" w:hAnsi="Calibri" w:cs="Calibri"/>
                <w:color w:val="000000"/>
                <w:sz w:val="20"/>
                <w:szCs w:val="20"/>
                <w:lang w:eastAsia="fr-FR"/>
              </w:rPr>
              <w:t>--</w:t>
            </w:r>
          </w:p>
        </w:tc>
      </w:tr>
    </w:tbl>
    <w:p w14:paraId="386E3116" w14:textId="77777777" w:rsidR="003C20F5" w:rsidRDefault="003C20F5" w:rsidP="009B78F3">
      <w:pPr>
        <w:spacing w:before="240" w:after="240" w:line="240" w:lineRule="auto"/>
        <w:ind w:right="142"/>
        <w:rPr>
          <w:highlight w:val="red"/>
        </w:rPr>
      </w:pPr>
    </w:p>
    <w:p w14:paraId="765DDC0D" w14:textId="77777777" w:rsidR="00453027" w:rsidRPr="006666E4" w:rsidRDefault="00453027" w:rsidP="00453027">
      <w:pPr>
        <w:pStyle w:val="Heading4"/>
      </w:pPr>
      <w:r>
        <w:t>Pr</w:t>
      </w:r>
      <w:r w:rsidR="00AB1897">
        <w:t>êt/Emprunt</w:t>
      </w:r>
    </w:p>
    <w:p w14:paraId="09CFCE5F" w14:textId="77777777" w:rsidR="00C04CE4" w:rsidRPr="000E44AB" w:rsidRDefault="00C04CE4" w:rsidP="00C04C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14:paraId="042CB881" w14:textId="77777777" w:rsidR="00C04CE4" w:rsidRDefault="00C04CE4" w:rsidP="007E5D01">
      <w:pPr>
        <w:autoSpaceDE w:val="0"/>
        <w:autoSpaceDN w:val="0"/>
        <w:adjustRightInd w:val="0"/>
        <w:spacing w:line="240" w:lineRule="auto"/>
        <w:rPr>
          <w:rFonts w:cstheme="minorHAnsi"/>
          <w:highlight w:val="green"/>
        </w:rPr>
      </w:pPr>
    </w:p>
    <w:p w14:paraId="42AEE3DC" w14:textId="77777777" w:rsidR="007E5D01" w:rsidRPr="002A0547" w:rsidRDefault="00750DA9" w:rsidP="007E5D01">
      <w:pPr>
        <w:autoSpaceDE w:val="0"/>
        <w:autoSpaceDN w:val="0"/>
        <w:adjustRightInd w:val="0"/>
        <w:spacing w:line="240" w:lineRule="auto"/>
        <w:rPr>
          <w:rFonts w:cstheme="minorHAnsi"/>
        </w:rPr>
      </w:pPr>
      <w:r w:rsidRPr="002A0547">
        <w:rPr>
          <w:rFonts w:cstheme="minorHAnsi"/>
        </w:rPr>
        <w:t>En cible, l</w:t>
      </w:r>
      <w:r w:rsidR="007E5D01" w:rsidRPr="002A0547">
        <w:rPr>
          <w:rFonts w:cstheme="minorHAnsi"/>
        </w:rPr>
        <w:t xml:space="preserve">e contrat Prêt/Emprunt sera </w:t>
      </w:r>
      <w:proofErr w:type="spellStart"/>
      <w:r w:rsidR="007E5D01" w:rsidRPr="002A0547">
        <w:rPr>
          <w:rFonts w:cstheme="minorHAnsi"/>
        </w:rPr>
        <w:t>crée</w:t>
      </w:r>
      <w:proofErr w:type="spellEnd"/>
      <w:r w:rsidR="007E5D01" w:rsidRPr="002A0547">
        <w:rPr>
          <w:rFonts w:cstheme="minorHAnsi"/>
        </w:rPr>
        <w:t xml:space="preserve"> et maintenu dans le module </w:t>
      </w:r>
      <w:proofErr w:type="spellStart"/>
      <w:r w:rsidR="007E5D01" w:rsidRPr="002A0547">
        <w:rPr>
          <w:rFonts w:cstheme="minorHAnsi"/>
        </w:rPr>
        <w:t>MegaLend</w:t>
      </w:r>
      <w:proofErr w:type="spellEnd"/>
      <w:r w:rsidR="007E5D01" w:rsidRPr="002A0547">
        <w:rPr>
          <w:rFonts w:cstheme="minorHAnsi"/>
        </w:rPr>
        <w:t xml:space="preserve"> (Se référer à la spécification fonctionnelle du module de prêt/emprunt)</w:t>
      </w:r>
      <w:r w:rsidRPr="002A0547">
        <w:rPr>
          <w:rFonts w:cstheme="minorHAnsi"/>
        </w:rPr>
        <w:t xml:space="preserve">. </w:t>
      </w:r>
      <w:r w:rsidR="007E5D01" w:rsidRPr="002A0547">
        <w:rPr>
          <w:rFonts w:cstheme="minorHAnsi"/>
        </w:rPr>
        <w:t xml:space="preserve">Les jambes de règlement </w:t>
      </w:r>
      <w:proofErr w:type="gramStart"/>
      <w:r w:rsidR="007E5D01" w:rsidRPr="002A0547">
        <w:rPr>
          <w:rFonts w:cstheme="minorHAnsi"/>
        </w:rPr>
        <w:t xml:space="preserve">livraison </w:t>
      </w:r>
      <w:r w:rsidRPr="002A0547">
        <w:rPr>
          <w:rFonts w:cstheme="minorHAnsi"/>
        </w:rPr>
        <w:t xml:space="preserve"> i</w:t>
      </w:r>
      <w:r w:rsidR="007E5D01" w:rsidRPr="002A0547">
        <w:rPr>
          <w:rFonts w:cstheme="minorHAnsi"/>
        </w:rPr>
        <w:t>nhérentes</w:t>
      </w:r>
      <w:proofErr w:type="gramEnd"/>
      <w:r w:rsidR="007E5D01" w:rsidRPr="002A0547">
        <w:rPr>
          <w:rFonts w:cstheme="minorHAnsi"/>
        </w:rPr>
        <w:t xml:space="preserve"> au contrat Prêt/Emprunt seront déversées dans </w:t>
      </w:r>
      <w:proofErr w:type="spellStart"/>
      <w:r w:rsidR="007E5D01" w:rsidRPr="002A0547">
        <w:rPr>
          <w:rFonts w:cstheme="minorHAnsi"/>
        </w:rPr>
        <w:t>MegaCustody</w:t>
      </w:r>
      <w:proofErr w:type="spellEnd"/>
      <w:r w:rsidR="007E5D01" w:rsidRPr="002A0547">
        <w:rPr>
          <w:rFonts w:cstheme="minorHAnsi"/>
        </w:rPr>
        <w:t xml:space="preserve"> depuis </w:t>
      </w:r>
      <w:proofErr w:type="spellStart"/>
      <w:r w:rsidR="007E5D01" w:rsidRPr="002A0547">
        <w:rPr>
          <w:rFonts w:cstheme="minorHAnsi"/>
        </w:rPr>
        <w:t>MegaLend</w:t>
      </w:r>
      <w:proofErr w:type="spellEnd"/>
      <w:r w:rsidR="007E5D01" w:rsidRPr="002A0547">
        <w:rPr>
          <w:rFonts w:cstheme="minorHAnsi"/>
        </w:rPr>
        <w:t xml:space="preserve"> en tant qu’IRL de gré à gré</w:t>
      </w:r>
      <w:r w:rsidR="00005E98" w:rsidRPr="002A0547">
        <w:rPr>
          <w:rFonts w:cstheme="minorHAnsi"/>
        </w:rPr>
        <w:t xml:space="preserve"> (</w:t>
      </w:r>
      <w:r w:rsidR="00005E98" w:rsidRPr="002A0547">
        <w:rPr>
          <w:rFonts w:cstheme="minorHAnsi"/>
          <w:u w:val="single"/>
        </w:rPr>
        <w:t>avec les montants calculé</w:t>
      </w:r>
      <w:r w:rsidR="0028042C">
        <w:rPr>
          <w:rFonts w:cstheme="minorHAnsi"/>
          <w:u w:val="single"/>
        </w:rPr>
        <w:t>s</w:t>
      </w:r>
      <w:r w:rsidR="00005E98" w:rsidRPr="002A0547">
        <w:rPr>
          <w:rFonts w:cstheme="minorHAnsi"/>
          <w:u w:val="single"/>
        </w:rPr>
        <w:t xml:space="preserve"> dans </w:t>
      </w:r>
      <w:proofErr w:type="spellStart"/>
      <w:r w:rsidR="00005E98" w:rsidRPr="002A0547">
        <w:rPr>
          <w:rFonts w:cstheme="minorHAnsi"/>
          <w:u w:val="single"/>
        </w:rPr>
        <w:t>MegaLend</w:t>
      </w:r>
      <w:proofErr w:type="spellEnd"/>
      <w:r w:rsidR="00005E98" w:rsidRPr="002A0547">
        <w:rPr>
          <w:rFonts w:cstheme="minorHAnsi"/>
        </w:rPr>
        <w:t>)</w:t>
      </w:r>
      <w:r w:rsidR="007E5D01" w:rsidRPr="002A0547">
        <w:rPr>
          <w:rFonts w:cstheme="minorHAnsi"/>
        </w:rPr>
        <w:t>.</w:t>
      </w:r>
    </w:p>
    <w:p w14:paraId="4A685533" w14:textId="77777777" w:rsidR="007E5D01" w:rsidRPr="002A0547" w:rsidRDefault="007E5D01" w:rsidP="007E5D01">
      <w:pPr>
        <w:spacing w:before="240" w:after="240" w:line="240" w:lineRule="auto"/>
        <w:ind w:right="142"/>
        <w:rPr>
          <w:rFonts w:cstheme="minorHAnsi"/>
        </w:rPr>
      </w:pPr>
      <w:r w:rsidRPr="002A0547">
        <w:rPr>
          <w:rFonts w:cstheme="minorHAnsi"/>
        </w:rPr>
        <w:t>Le cycle de dénouement sera similaire à celui décrit plus haut pour la filière gré à gré et Repo</w:t>
      </w:r>
    </w:p>
    <w:p w14:paraId="1F995D0C" w14:textId="77777777" w:rsidR="00E25264" w:rsidRPr="002A0547" w:rsidRDefault="00E25264" w:rsidP="007E5D01">
      <w:pPr>
        <w:spacing w:before="240" w:after="240" w:line="240" w:lineRule="auto"/>
        <w:ind w:right="142"/>
        <w:rPr>
          <w:rFonts w:cstheme="minorHAnsi"/>
        </w:rPr>
      </w:pPr>
      <w:r w:rsidRPr="002A0547">
        <w:rPr>
          <w:rFonts w:cstheme="minorHAnsi"/>
        </w:rPr>
        <w:t>Les instructions de Prêt/Emprunt reprennent les champs d'une opérations Gré à Gré avec les spécificités décrit</w:t>
      </w:r>
      <w:r w:rsidR="004745C7" w:rsidRPr="002A0547">
        <w:rPr>
          <w:rFonts w:cstheme="minorHAnsi"/>
        </w:rPr>
        <w:t>s</w:t>
      </w:r>
      <w:r w:rsidRPr="002A0547">
        <w:rPr>
          <w:rFonts w:cstheme="minorHAnsi"/>
        </w:rPr>
        <w:t xml:space="preserve"> dans le tableau plus-bas. </w:t>
      </w:r>
      <w:r w:rsidR="00CA27D3">
        <w:rPr>
          <w:rFonts w:cstheme="minorHAnsi"/>
        </w:rPr>
        <w:t xml:space="preserve"> (Ajout de trois </w:t>
      </w:r>
      <w:proofErr w:type="gramStart"/>
      <w:r w:rsidR="00CA27D3">
        <w:rPr>
          <w:rFonts w:cstheme="minorHAnsi"/>
        </w:rPr>
        <w:t>champs:</w:t>
      </w:r>
      <w:proofErr w:type="gramEnd"/>
      <w:r w:rsidR="00CA27D3">
        <w:rPr>
          <w:rFonts w:cstheme="minorHAnsi"/>
        </w:rPr>
        <w:t xml:space="preserve"> </w:t>
      </w:r>
      <w:r w:rsidR="00050CED" w:rsidRPr="00050CED">
        <w:rPr>
          <w:rFonts w:cstheme="minorHAnsi"/>
        </w:rPr>
        <w:t>Montant Intérêts HT</w:t>
      </w:r>
      <w:r w:rsidR="00CA27D3">
        <w:rPr>
          <w:rFonts w:cstheme="minorHAnsi"/>
        </w:rPr>
        <w:t xml:space="preserve">/ </w:t>
      </w:r>
      <w:r w:rsidR="00050CED" w:rsidRPr="00050CED">
        <w:rPr>
          <w:rFonts w:cstheme="minorHAnsi"/>
        </w:rPr>
        <w:t>TVA sur Intérêts/ TPPRF sur Intérêts)</w:t>
      </w:r>
      <w:r w:rsidR="00CA27D3">
        <w:rPr>
          <w:rFonts w:cstheme="minorHAnsi"/>
        </w:rPr>
        <w:t>.</w:t>
      </w:r>
    </w:p>
    <w:tbl>
      <w:tblPr>
        <w:tblW w:w="10300" w:type="dxa"/>
        <w:tblInd w:w="55" w:type="dxa"/>
        <w:tblCellMar>
          <w:left w:w="70" w:type="dxa"/>
          <w:right w:w="70" w:type="dxa"/>
        </w:tblCellMar>
        <w:tblLook w:val="04A0" w:firstRow="1" w:lastRow="0" w:firstColumn="1" w:lastColumn="0" w:noHBand="0" w:noVBand="1"/>
      </w:tblPr>
      <w:tblGrid>
        <w:gridCol w:w="2140"/>
        <w:gridCol w:w="6500"/>
        <w:gridCol w:w="1660"/>
      </w:tblGrid>
      <w:tr w:rsidR="00E25264" w:rsidRPr="00E25264" w14:paraId="3F2FE801" w14:textId="77777777" w:rsidTr="00E25264">
        <w:trPr>
          <w:trHeight w:val="300"/>
        </w:trPr>
        <w:tc>
          <w:tcPr>
            <w:tcW w:w="2140" w:type="dxa"/>
            <w:tcBorders>
              <w:top w:val="single" w:sz="4" w:space="0" w:color="auto"/>
              <w:left w:val="single" w:sz="4" w:space="0" w:color="auto"/>
              <w:bottom w:val="single" w:sz="4" w:space="0" w:color="auto"/>
              <w:right w:val="single" w:sz="4" w:space="0" w:color="auto"/>
            </w:tcBorders>
            <w:shd w:val="clear" w:color="000000" w:fill="BFBFBF"/>
            <w:hideMark/>
          </w:tcPr>
          <w:p w14:paraId="59934ED4" w14:textId="77777777"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Champ</w:t>
            </w:r>
          </w:p>
        </w:tc>
        <w:tc>
          <w:tcPr>
            <w:tcW w:w="6500" w:type="dxa"/>
            <w:tcBorders>
              <w:top w:val="single" w:sz="4" w:space="0" w:color="auto"/>
              <w:left w:val="nil"/>
              <w:bottom w:val="single" w:sz="4" w:space="0" w:color="auto"/>
              <w:right w:val="single" w:sz="4" w:space="0" w:color="auto"/>
            </w:tcBorders>
            <w:shd w:val="clear" w:color="000000" w:fill="BFBFBF"/>
            <w:hideMark/>
          </w:tcPr>
          <w:p w14:paraId="03440112" w14:textId="77777777"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 xml:space="preserve">Définition </w:t>
            </w:r>
          </w:p>
        </w:tc>
        <w:tc>
          <w:tcPr>
            <w:tcW w:w="1660" w:type="dxa"/>
            <w:tcBorders>
              <w:top w:val="single" w:sz="4" w:space="0" w:color="auto"/>
              <w:left w:val="nil"/>
              <w:bottom w:val="single" w:sz="4" w:space="0" w:color="auto"/>
              <w:right w:val="single" w:sz="4" w:space="0" w:color="auto"/>
            </w:tcBorders>
            <w:shd w:val="clear" w:color="000000" w:fill="BFBFBF"/>
            <w:hideMark/>
          </w:tcPr>
          <w:p w14:paraId="62E9D226" w14:textId="77777777" w:rsidR="00E25264" w:rsidRPr="00E25264" w:rsidRDefault="00E25264" w:rsidP="00E25264">
            <w:pPr>
              <w:spacing w:line="240" w:lineRule="auto"/>
              <w:rPr>
                <w:rFonts w:ascii="Calibri" w:eastAsia="Times New Roman" w:hAnsi="Calibri" w:cs="Calibri"/>
                <w:b/>
                <w:bCs/>
                <w:color w:val="000000"/>
                <w:sz w:val="18"/>
                <w:szCs w:val="18"/>
                <w:lang w:eastAsia="fr-FR"/>
              </w:rPr>
            </w:pPr>
            <w:r w:rsidRPr="00E25264">
              <w:rPr>
                <w:rFonts w:ascii="Calibri" w:eastAsia="Times New Roman" w:hAnsi="Calibri" w:cs="Calibri"/>
                <w:b/>
                <w:bCs/>
                <w:color w:val="000000"/>
                <w:sz w:val="18"/>
                <w:szCs w:val="18"/>
                <w:lang w:eastAsia="fr-FR"/>
              </w:rPr>
              <w:t>Caractéristiques</w:t>
            </w:r>
          </w:p>
        </w:tc>
      </w:tr>
      <w:tr w:rsidR="00E25264" w:rsidRPr="00E25264" w14:paraId="40E9690F" w14:textId="77777777" w:rsidTr="00E25264">
        <w:trPr>
          <w:trHeight w:val="2880"/>
        </w:trPr>
        <w:tc>
          <w:tcPr>
            <w:tcW w:w="2140" w:type="dxa"/>
            <w:tcBorders>
              <w:top w:val="nil"/>
              <w:left w:val="single" w:sz="4" w:space="0" w:color="auto"/>
              <w:bottom w:val="single" w:sz="4" w:space="0" w:color="auto"/>
              <w:right w:val="single" w:sz="4" w:space="0" w:color="auto"/>
            </w:tcBorders>
            <w:hideMark/>
          </w:tcPr>
          <w:p w14:paraId="2BE443EF"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Type de transaction</w:t>
            </w:r>
          </w:p>
        </w:tc>
        <w:tc>
          <w:tcPr>
            <w:tcW w:w="6500" w:type="dxa"/>
            <w:tcBorders>
              <w:top w:val="nil"/>
              <w:left w:val="nil"/>
              <w:bottom w:val="single" w:sz="4" w:space="0" w:color="auto"/>
              <w:right w:val="single" w:sz="4" w:space="0" w:color="auto"/>
            </w:tcBorders>
            <w:hideMark/>
          </w:tcPr>
          <w:p w14:paraId="6F0EEBEE"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DF_LENDING_DVP Main livraison contre paiement</w:t>
            </w:r>
            <w:r w:rsidRPr="00E25264">
              <w:rPr>
                <w:rFonts w:ascii="Calibri" w:eastAsia="Times New Roman" w:hAnsi="Calibri" w:cs="Calibri"/>
                <w:color w:val="000000"/>
                <w:sz w:val="18"/>
                <w:szCs w:val="18"/>
                <w:lang w:eastAsia="fr-FR"/>
              </w:rPr>
              <w:br/>
              <w:t>RF_BORROW_RVP Main réception contre paiement</w:t>
            </w:r>
            <w:r w:rsidRPr="00E25264">
              <w:rPr>
                <w:rFonts w:ascii="Calibri" w:eastAsia="Times New Roman" w:hAnsi="Calibri" w:cs="Calibri"/>
                <w:color w:val="000000"/>
                <w:sz w:val="18"/>
                <w:szCs w:val="18"/>
                <w:lang w:eastAsia="fr-FR"/>
              </w:rPr>
              <w:br/>
              <w:t>RF_LENDING Retour Main réception franco</w:t>
            </w:r>
            <w:r w:rsidRPr="00E25264">
              <w:rPr>
                <w:rFonts w:ascii="Calibri" w:eastAsia="Times New Roman" w:hAnsi="Calibri" w:cs="Calibri"/>
                <w:color w:val="000000"/>
                <w:sz w:val="18"/>
                <w:szCs w:val="18"/>
                <w:lang w:eastAsia="fr-FR"/>
              </w:rPr>
              <w:br/>
              <w:t>DF_BORROW Retour Main livraison franco</w:t>
            </w:r>
            <w:r w:rsidRPr="00E25264">
              <w:rPr>
                <w:rFonts w:ascii="Calibri" w:eastAsia="Times New Roman" w:hAnsi="Calibri" w:cs="Calibri"/>
                <w:color w:val="000000"/>
                <w:sz w:val="18"/>
                <w:szCs w:val="18"/>
                <w:lang w:eastAsia="fr-FR"/>
              </w:rPr>
              <w:br/>
              <w:t xml:space="preserve">DF_BORROW_COLO </w:t>
            </w:r>
            <w:proofErr w:type="spellStart"/>
            <w:r w:rsidRPr="00E25264">
              <w:rPr>
                <w:rFonts w:ascii="Calibri" w:eastAsia="Times New Roman" w:hAnsi="Calibri" w:cs="Calibri"/>
                <w:color w:val="000000"/>
                <w:sz w:val="18"/>
                <w:szCs w:val="18"/>
                <w:lang w:eastAsia="fr-FR"/>
              </w:rPr>
              <w:t>Collateral</w:t>
            </w:r>
            <w:proofErr w:type="spellEnd"/>
            <w:r w:rsidRPr="00E25264">
              <w:rPr>
                <w:rFonts w:ascii="Calibri" w:eastAsia="Times New Roman" w:hAnsi="Calibri" w:cs="Calibri"/>
                <w:color w:val="000000"/>
                <w:sz w:val="18"/>
                <w:szCs w:val="18"/>
                <w:lang w:eastAsia="fr-FR"/>
              </w:rPr>
              <w:t xml:space="preserve"> livraison</w:t>
            </w:r>
            <w:r w:rsidRPr="00E25264">
              <w:rPr>
                <w:rFonts w:ascii="Calibri" w:eastAsia="Times New Roman" w:hAnsi="Calibri" w:cs="Calibri"/>
                <w:color w:val="000000"/>
                <w:sz w:val="18"/>
                <w:szCs w:val="18"/>
                <w:lang w:eastAsia="fr-FR"/>
              </w:rPr>
              <w:br/>
              <w:t>RF_BORROW_COLO retour Col réception</w:t>
            </w:r>
            <w:r w:rsidRPr="00E25264">
              <w:rPr>
                <w:rFonts w:ascii="Calibri" w:eastAsia="Times New Roman" w:hAnsi="Calibri" w:cs="Calibri"/>
                <w:color w:val="000000"/>
                <w:sz w:val="18"/>
                <w:szCs w:val="18"/>
                <w:lang w:eastAsia="fr-FR"/>
              </w:rPr>
              <w:br/>
              <w:t>DF_LENDING_</w:t>
            </w:r>
            <w:proofErr w:type="gramStart"/>
            <w:r w:rsidRPr="00E25264">
              <w:rPr>
                <w:rFonts w:ascii="Calibri" w:eastAsia="Times New Roman" w:hAnsi="Calibri" w:cs="Calibri"/>
                <w:color w:val="000000"/>
                <w:sz w:val="18"/>
                <w:szCs w:val="18"/>
                <w:lang w:eastAsia="fr-FR"/>
              </w:rPr>
              <w:t>COLI</w:t>
            </w:r>
            <w:proofErr w:type="gramEnd"/>
            <w:r w:rsidRPr="00E25264">
              <w:rPr>
                <w:rFonts w:ascii="Calibri" w:eastAsia="Times New Roman" w:hAnsi="Calibri" w:cs="Calibri"/>
                <w:color w:val="000000"/>
                <w:sz w:val="18"/>
                <w:szCs w:val="18"/>
                <w:lang w:eastAsia="fr-FR"/>
              </w:rPr>
              <w:t xml:space="preserve"> retour Col livraison</w:t>
            </w:r>
            <w:r w:rsidRPr="00E25264">
              <w:rPr>
                <w:rFonts w:ascii="Calibri" w:eastAsia="Times New Roman" w:hAnsi="Calibri" w:cs="Calibri"/>
                <w:color w:val="000000"/>
                <w:sz w:val="18"/>
                <w:szCs w:val="18"/>
                <w:lang w:eastAsia="fr-FR"/>
              </w:rPr>
              <w:br/>
              <w:t>RF_LENDING_</w:t>
            </w:r>
            <w:proofErr w:type="gramStart"/>
            <w:r w:rsidRPr="00E25264">
              <w:rPr>
                <w:rFonts w:ascii="Calibri" w:eastAsia="Times New Roman" w:hAnsi="Calibri" w:cs="Calibri"/>
                <w:color w:val="000000"/>
                <w:sz w:val="18"/>
                <w:szCs w:val="18"/>
                <w:lang w:eastAsia="fr-FR"/>
              </w:rPr>
              <w:t xml:space="preserve">COLI </w:t>
            </w:r>
            <w:proofErr w:type="spellStart"/>
            <w:r w:rsidRPr="00E25264">
              <w:rPr>
                <w:rFonts w:ascii="Calibri" w:eastAsia="Times New Roman" w:hAnsi="Calibri" w:cs="Calibri"/>
                <w:color w:val="000000"/>
                <w:sz w:val="18"/>
                <w:szCs w:val="18"/>
                <w:lang w:eastAsia="fr-FR"/>
              </w:rPr>
              <w:t>Collateral</w:t>
            </w:r>
            <w:proofErr w:type="spellEnd"/>
            <w:proofErr w:type="gramEnd"/>
            <w:r w:rsidRPr="00E25264">
              <w:rPr>
                <w:rFonts w:ascii="Calibri" w:eastAsia="Times New Roman" w:hAnsi="Calibri" w:cs="Calibri"/>
                <w:color w:val="000000"/>
                <w:sz w:val="18"/>
                <w:szCs w:val="18"/>
                <w:lang w:eastAsia="fr-FR"/>
              </w:rPr>
              <w:t xml:space="preserve"> réception</w:t>
            </w:r>
            <w:r w:rsidRPr="00E25264">
              <w:rPr>
                <w:rFonts w:ascii="Calibri" w:eastAsia="Times New Roman" w:hAnsi="Calibri" w:cs="Calibri"/>
                <w:color w:val="000000"/>
                <w:sz w:val="18"/>
                <w:szCs w:val="18"/>
                <w:lang w:eastAsia="fr-FR"/>
              </w:rPr>
              <w:br/>
              <w:t>DF_LENDING Main livraison franco</w:t>
            </w:r>
            <w:r w:rsidRPr="00E25264">
              <w:rPr>
                <w:rFonts w:ascii="Calibri" w:eastAsia="Times New Roman" w:hAnsi="Calibri" w:cs="Calibri"/>
                <w:color w:val="000000"/>
                <w:sz w:val="18"/>
                <w:szCs w:val="18"/>
                <w:lang w:eastAsia="fr-FR"/>
              </w:rPr>
              <w:br/>
              <w:t>RF_LENDING_RVP Retour Main réception contre paiement</w:t>
            </w:r>
            <w:r w:rsidRPr="00E25264">
              <w:rPr>
                <w:rFonts w:ascii="Calibri" w:eastAsia="Times New Roman" w:hAnsi="Calibri" w:cs="Calibri"/>
                <w:color w:val="000000"/>
                <w:sz w:val="18"/>
                <w:szCs w:val="18"/>
                <w:lang w:eastAsia="fr-FR"/>
              </w:rPr>
              <w:br/>
              <w:t>RF_BORROW Main réception franco</w:t>
            </w:r>
            <w:r w:rsidRPr="00E25264">
              <w:rPr>
                <w:rFonts w:ascii="Calibri" w:eastAsia="Times New Roman" w:hAnsi="Calibri" w:cs="Calibri"/>
                <w:color w:val="000000"/>
                <w:sz w:val="18"/>
                <w:szCs w:val="18"/>
                <w:lang w:eastAsia="fr-FR"/>
              </w:rPr>
              <w:br/>
              <w:t>DF_BORROW_DVP Retour Main livraison contre paiement</w:t>
            </w:r>
          </w:p>
        </w:tc>
        <w:tc>
          <w:tcPr>
            <w:tcW w:w="1660" w:type="dxa"/>
            <w:tcBorders>
              <w:top w:val="nil"/>
              <w:left w:val="nil"/>
              <w:bottom w:val="single" w:sz="4" w:space="0" w:color="auto"/>
              <w:right w:val="single" w:sz="4" w:space="0" w:color="auto"/>
            </w:tcBorders>
            <w:hideMark/>
          </w:tcPr>
          <w:p w14:paraId="2A7E0DF0"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1D74A50F" w14:textId="77777777" w:rsidTr="00E25264">
        <w:trPr>
          <w:trHeight w:val="720"/>
        </w:trPr>
        <w:tc>
          <w:tcPr>
            <w:tcW w:w="2140" w:type="dxa"/>
            <w:tcBorders>
              <w:top w:val="nil"/>
              <w:left w:val="single" w:sz="4" w:space="0" w:color="auto"/>
              <w:bottom w:val="single" w:sz="4" w:space="0" w:color="auto"/>
              <w:right w:val="single" w:sz="4" w:space="0" w:color="auto"/>
            </w:tcBorders>
            <w:hideMark/>
          </w:tcPr>
          <w:p w14:paraId="5570391E"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Actif</w:t>
            </w:r>
          </w:p>
        </w:tc>
        <w:tc>
          <w:tcPr>
            <w:tcW w:w="6500" w:type="dxa"/>
            <w:tcBorders>
              <w:top w:val="nil"/>
              <w:left w:val="nil"/>
              <w:bottom w:val="single" w:sz="4" w:space="0" w:color="auto"/>
              <w:right w:val="single" w:sz="4" w:space="0" w:color="auto"/>
            </w:tcBorders>
            <w:hideMark/>
          </w:tcPr>
          <w:p w14:paraId="4D4C177A" w14:textId="77777777" w:rsidR="00E25264" w:rsidRPr="00E25264" w:rsidRDefault="00E25264" w:rsidP="00E25264">
            <w:pPr>
              <w:spacing w:line="240" w:lineRule="auto"/>
              <w:rPr>
                <w:rFonts w:ascii="Calibri" w:eastAsia="Times New Roman" w:hAnsi="Calibri" w:cs="Calibri"/>
                <w:color w:val="000000"/>
                <w:sz w:val="18"/>
                <w:szCs w:val="18"/>
                <w:lang w:eastAsia="fr-FR"/>
              </w:rPr>
            </w:pPr>
            <w:proofErr w:type="gramStart"/>
            <w:r w:rsidRPr="00E25264">
              <w:rPr>
                <w:rFonts w:ascii="Calibri" w:eastAsia="Times New Roman" w:hAnsi="Calibri" w:cs="Calibri"/>
                <w:color w:val="000000"/>
                <w:sz w:val="18"/>
                <w:szCs w:val="18"/>
                <w:lang w:eastAsia="fr-FR"/>
              </w:rPr>
              <w:t>le</w:t>
            </w:r>
            <w:proofErr w:type="gramEnd"/>
            <w:r w:rsidRPr="00E25264">
              <w:rPr>
                <w:rFonts w:ascii="Calibri" w:eastAsia="Times New Roman" w:hAnsi="Calibri" w:cs="Calibri"/>
                <w:color w:val="000000"/>
                <w:sz w:val="18"/>
                <w:szCs w:val="18"/>
                <w:lang w:eastAsia="fr-FR"/>
              </w:rPr>
              <w:t xml:space="preserve"> code ISIN du titre retenu comme identifiant unique de la valeur. Les titres éligibles sont tous les titres admis chez </w:t>
            </w:r>
            <w:proofErr w:type="spellStart"/>
            <w:r w:rsidRPr="00E25264">
              <w:rPr>
                <w:rFonts w:ascii="Calibri" w:eastAsia="Times New Roman" w:hAnsi="Calibri" w:cs="Calibri"/>
                <w:color w:val="000000"/>
                <w:sz w:val="18"/>
                <w:szCs w:val="18"/>
                <w:lang w:eastAsia="fr-FR"/>
              </w:rPr>
              <w:t>MaroClear</w:t>
            </w:r>
            <w:proofErr w:type="spellEnd"/>
            <w:r w:rsidRPr="00E25264">
              <w:rPr>
                <w:rFonts w:ascii="Calibri" w:eastAsia="Times New Roman" w:hAnsi="Calibri" w:cs="Calibri"/>
                <w:color w:val="000000"/>
                <w:sz w:val="18"/>
                <w:szCs w:val="18"/>
                <w:lang w:eastAsia="fr-FR"/>
              </w:rPr>
              <w:t xml:space="preserve"> (dont la place de dénouement est </w:t>
            </w:r>
            <w:proofErr w:type="spellStart"/>
            <w:r w:rsidRPr="00E25264">
              <w:rPr>
                <w:rFonts w:ascii="Calibri" w:eastAsia="Times New Roman" w:hAnsi="Calibri" w:cs="Calibri"/>
                <w:color w:val="000000"/>
                <w:sz w:val="18"/>
                <w:szCs w:val="18"/>
                <w:lang w:eastAsia="fr-FR"/>
              </w:rPr>
              <w:t>MaroClear</w:t>
            </w:r>
            <w:proofErr w:type="spellEnd"/>
            <w:r w:rsidRPr="00E25264">
              <w:rPr>
                <w:rFonts w:ascii="Calibri" w:eastAsia="Times New Roman" w:hAnsi="Calibri" w:cs="Calibri"/>
                <w:color w:val="000000"/>
                <w:sz w:val="18"/>
                <w:szCs w:val="18"/>
                <w:lang w:eastAsia="fr-FR"/>
              </w:rPr>
              <w:t>).</w:t>
            </w:r>
          </w:p>
        </w:tc>
        <w:tc>
          <w:tcPr>
            <w:tcW w:w="1660" w:type="dxa"/>
            <w:tcBorders>
              <w:top w:val="nil"/>
              <w:left w:val="nil"/>
              <w:bottom w:val="single" w:sz="4" w:space="0" w:color="auto"/>
              <w:right w:val="single" w:sz="4" w:space="0" w:color="auto"/>
            </w:tcBorders>
            <w:hideMark/>
          </w:tcPr>
          <w:p w14:paraId="7B2D8C84"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4670D3FC" w14:textId="77777777" w:rsidTr="00E25264">
        <w:trPr>
          <w:trHeight w:val="480"/>
        </w:trPr>
        <w:tc>
          <w:tcPr>
            <w:tcW w:w="2140" w:type="dxa"/>
            <w:tcBorders>
              <w:top w:val="nil"/>
              <w:left w:val="single" w:sz="4" w:space="0" w:color="auto"/>
              <w:bottom w:val="single" w:sz="4" w:space="0" w:color="auto"/>
              <w:right w:val="single" w:sz="4" w:space="0" w:color="auto"/>
            </w:tcBorders>
            <w:shd w:val="clear" w:color="000000" w:fill="D8D8D8"/>
            <w:hideMark/>
          </w:tcPr>
          <w:p w14:paraId="1EECE2BA"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Montants et commission</w:t>
            </w:r>
          </w:p>
        </w:tc>
        <w:tc>
          <w:tcPr>
            <w:tcW w:w="6500" w:type="dxa"/>
            <w:tcBorders>
              <w:top w:val="nil"/>
              <w:left w:val="nil"/>
              <w:bottom w:val="single" w:sz="4" w:space="0" w:color="auto"/>
              <w:right w:val="single" w:sz="4" w:space="0" w:color="auto"/>
            </w:tcBorders>
            <w:shd w:val="clear" w:color="000000" w:fill="D8D8D8"/>
            <w:hideMark/>
          </w:tcPr>
          <w:p w14:paraId="00C2CED8"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4C85DCB4"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r>
      <w:tr w:rsidR="00E25264" w:rsidRPr="00E25264" w14:paraId="30D902F9" w14:textId="77777777" w:rsidTr="00E25264">
        <w:trPr>
          <w:trHeight w:val="300"/>
        </w:trPr>
        <w:tc>
          <w:tcPr>
            <w:tcW w:w="2140" w:type="dxa"/>
            <w:tcBorders>
              <w:top w:val="nil"/>
              <w:left w:val="single" w:sz="4" w:space="0" w:color="auto"/>
              <w:bottom w:val="single" w:sz="4" w:space="0" w:color="auto"/>
              <w:right w:val="single" w:sz="4" w:space="0" w:color="auto"/>
            </w:tcBorders>
            <w:hideMark/>
          </w:tcPr>
          <w:p w14:paraId="718153BE"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brut</w:t>
            </w:r>
          </w:p>
        </w:tc>
        <w:tc>
          <w:tcPr>
            <w:tcW w:w="6500" w:type="dxa"/>
            <w:tcBorders>
              <w:top w:val="nil"/>
              <w:left w:val="nil"/>
              <w:bottom w:val="single" w:sz="4" w:space="0" w:color="auto"/>
              <w:right w:val="single" w:sz="4" w:space="0" w:color="auto"/>
            </w:tcBorders>
            <w:hideMark/>
          </w:tcPr>
          <w:p w14:paraId="0976A121"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Prix X Quantité</w:t>
            </w:r>
          </w:p>
        </w:tc>
        <w:tc>
          <w:tcPr>
            <w:tcW w:w="1660" w:type="dxa"/>
            <w:tcBorders>
              <w:top w:val="nil"/>
              <w:left w:val="nil"/>
              <w:bottom w:val="single" w:sz="4" w:space="0" w:color="auto"/>
              <w:right w:val="single" w:sz="4" w:space="0" w:color="auto"/>
            </w:tcBorders>
            <w:hideMark/>
          </w:tcPr>
          <w:p w14:paraId="27102144"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7E1912BE" w14:textId="77777777" w:rsidTr="00E25264">
        <w:trPr>
          <w:trHeight w:val="480"/>
        </w:trPr>
        <w:tc>
          <w:tcPr>
            <w:tcW w:w="2140" w:type="dxa"/>
            <w:tcBorders>
              <w:top w:val="nil"/>
              <w:left w:val="single" w:sz="4" w:space="0" w:color="auto"/>
              <w:bottom w:val="single" w:sz="4" w:space="0" w:color="auto"/>
              <w:right w:val="single" w:sz="4" w:space="0" w:color="auto"/>
            </w:tcBorders>
            <w:hideMark/>
          </w:tcPr>
          <w:p w14:paraId="1053D90F"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lastRenderedPageBreak/>
              <w:t>Montant de dénouement</w:t>
            </w:r>
          </w:p>
        </w:tc>
        <w:tc>
          <w:tcPr>
            <w:tcW w:w="6500" w:type="dxa"/>
            <w:tcBorders>
              <w:top w:val="nil"/>
              <w:left w:val="nil"/>
              <w:bottom w:val="single" w:sz="4" w:space="0" w:color="auto"/>
              <w:right w:val="single" w:sz="4" w:space="0" w:color="auto"/>
            </w:tcBorders>
            <w:hideMark/>
          </w:tcPr>
          <w:p w14:paraId="7BBADCAD"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xml:space="preserve">C'est le montant de la transaction. </w:t>
            </w:r>
          </w:p>
        </w:tc>
        <w:tc>
          <w:tcPr>
            <w:tcW w:w="1660" w:type="dxa"/>
            <w:tcBorders>
              <w:top w:val="nil"/>
              <w:left w:val="nil"/>
              <w:bottom w:val="single" w:sz="4" w:space="0" w:color="auto"/>
              <w:right w:val="single" w:sz="4" w:space="0" w:color="auto"/>
            </w:tcBorders>
            <w:hideMark/>
          </w:tcPr>
          <w:p w14:paraId="4AB0DCF2"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4E43B453" w14:textId="77777777" w:rsidTr="00E25264">
        <w:trPr>
          <w:trHeight w:val="480"/>
        </w:trPr>
        <w:tc>
          <w:tcPr>
            <w:tcW w:w="2140" w:type="dxa"/>
            <w:tcBorders>
              <w:top w:val="nil"/>
              <w:left w:val="single" w:sz="4" w:space="0" w:color="auto"/>
              <w:bottom w:val="single" w:sz="4" w:space="0" w:color="auto"/>
              <w:right w:val="single" w:sz="4" w:space="0" w:color="auto"/>
            </w:tcBorders>
            <w:hideMark/>
          </w:tcPr>
          <w:p w14:paraId="22F0F345"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net</w:t>
            </w:r>
          </w:p>
        </w:tc>
        <w:tc>
          <w:tcPr>
            <w:tcW w:w="6500" w:type="dxa"/>
            <w:tcBorders>
              <w:top w:val="nil"/>
              <w:left w:val="nil"/>
              <w:bottom w:val="single" w:sz="4" w:space="0" w:color="auto"/>
              <w:right w:val="single" w:sz="4" w:space="0" w:color="auto"/>
            </w:tcBorders>
            <w:hideMark/>
          </w:tcPr>
          <w:p w14:paraId="10B15571"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Le Montant net client est le montant à impacter, en débit ou en crédit, sur le compte espèces du client. Calculée par le système</w:t>
            </w:r>
          </w:p>
        </w:tc>
        <w:tc>
          <w:tcPr>
            <w:tcW w:w="1660" w:type="dxa"/>
            <w:tcBorders>
              <w:top w:val="nil"/>
              <w:left w:val="nil"/>
              <w:bottom w:val="single" w:sz="4" w:space="0" w:color="auto"/>
              <w:right w:val="single" w:sz="4" w:space="0" w:color="auto"/>
            </w:tcBorders>
            <w:hideMark/>
          </w:tcPr>
          <w:p w14:paraId="7E278C71"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041F4722" w14:textId="77777777" w:rsidTr="00E25264">
        <w:trPr>
          <w:trHeight w:val="300"/>
        </w:trPr>
        <w:tc>
          <w:tcPr>
            <w:tcW w:w="2140" w:type="dxa"/>
            <w:tcBorders>
              <w:top w:val="nil"/>
              <w:left w:val="single" w:sz="4" w:space="0" w:color="auto"/>
              <w:bottom w:val="single" w:sz="4" w:space="0" w:color="auto"/>
              <w:right w:val="single" w:sz="4" w:space="0" w:color="auto"/>
            </w:tcBorders>
            <w:shd w:val="clear" w:color="000000" w:fill="D8D8D8"/>
            <w:hideMark/>
          </w:tcPr>
          <w:p w14:paraId="1669B5F0"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Termes de prêt</w:t>
            </w:r>
          </w:p>
        </w:tc>
        <w:tc>
          <w:tcPr>
            <w:tcW w:w="6500" w:type="dxa"/>
            <w:tcBorders>
              <w:top w:val="nil"/>
              <w:left w:val="nil"/>
              <w:bottom w:val="single" w:sz="4" w:space="0" w:color="auto"/>
              <w:right w:val="single" w:sz="4" w:space="0" w:color="auto"/>
            </w:tcBorders>
            <w:shd w:val="clear" w:color="000000" w:fill="D8D8D8"/>
            <w:hideMark/>
          </w:tcPr>
          <w:p w14:paraId="70756D3C"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c>
          <w:tcPr>
            <w:tcW w:w="1660" w:type="dxa"/>
            <w:tcBorders>
              <w:top w:val="nil"/>
              <w:left w:val="nil"/>
              <w:bottom w:val="single" w:sz="4" w:space="0" w:color="auto"/>
              <w:right w:val="single" w:sz="4" w:space="0" w:color="auto"/>
            </w:tcBorders>
            <w:shd w:val="clear" w:color="000000" w:fill="D8D8D8"/>
            <w:hideMark/>
          </w:tcPr>
          <w:p w14:paraId="63EC87B6"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 </w:t>
            </w:r>
          </w:p>
        </w:tc>
      </w:tr>
      <w:tr w:rsidR="00E25264" w:rsidRPr="00E25264" w14:paraId="156B4676" w14:textId="77777777" w:rsidTr="00E25264">
        <w:trPr>
          <w:trHeight w:val="480"/>
        </w:trPr>
        <w:tc>
          <w:tcPr>
            <w:tcW w:w="2140" w:type="dxa"/>
            <w:tcBorders>
              <w:top w:val="nil"/>
              <w:left w:val="single" w:sz="4" w:space="0" w:color="auto"/>
              <w:bottom w:val="single" w:sz="4" w:space="0" w:color="auto"/>
              <w:right w:val="single" w:sz="4" w:space="0" w:color="auto"/>
            </w:tcBorders>
            <w:hideMark/>
          </w:tcPr>
          <w:p w14:paraId="3EF89A0D"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Montant Intérêts HT</w:t>
            </w:r>
          </w:p>
        </w:tc>
        <w:tc>
          <w:tcPr>
            <w:tcW w:w="6500" w:type="dxa"/>
            <w:tcBorders>
              <w:top w:val="nil"/>
              <w:left w:val="nil"/>
              <w:bottom w:val="single" w:sz="4" w:space="0" w:color="auto"/>
              <w:right w:val="single" w:sz="4" w:space="0" w:color="auto"/>
            </w:tcBorders>
            <w:hideMark/>
          </w:tcPr>
          <w:p w14:paraId="623AAF20" w14:textId="77777777" w:rsidR="00E25264" w:rsidRPr="00E25264" w:rsidRDefault="006F6009"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Inséré</w:t>
            </w:r>
            <w:r w:rsidR="006E0348" w:rsidRPr="00E25264">
              <w:rPr>
                <w:rFonts w:ascii="Calibri" w:eastAsia="Times New Roman" w:hAnsi="Calibri" w:cs="Calibri"/>
                <w:color w:val="000000"/>
                <w:sz w:val="18"/>
                <w:szCs w:val="18"/>
                <w:lang w:eastAsia="fr-FR"/>
              </w:rPr>
              <w:t xml:space="preserve"> manuellement.</w:t>
            </w:r>
          </w:p>
        </w:tc>
        <w:tc>
          <w:tcPr>
            <w:tcW w:w="1660" w:type="dxa"/>
            <w:tcBorders>
              <w:top w:val="nil"/>
              <w:left w:val="nil"/>
              <w:bottom w:val="single" w:sz="4" w:space="0" w:color="auto"/>
              <w:right w:val="single" w:sz="4" w:space="0" w:color="auto"/>
            </w:tcBorders>
            <w:hideMark/>
          </w:tcPr>
          <w:p w14:paraId="005D46A1"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E25264" w:rsidRPr="00E25264" w14:paraId="4DC08CFE" w14:textId="77777777" w:rsidTr="00E25264">
        <w:trPr>
          <w:trHeight w:val="300"/>
        </w:trPr>
        <w:tc>
          <w:tcPr>
            <w:tcW w:w="2140" w:type="dxa"/>
            <w:tcBorders>
              <w:top w:val="nil"/>
              <w:left w:val="single" w:sz="4" w:space="0" w:color="auto"/>
              <w:bottom w:val="single" w:sz="4" w:space="0" w:color="auto"/>
              <w:right w:val="single" w:sz="4" w:space="0" w:color="auto"/>
            </w:tcBorders>
            <w:hideMark/>
          </w:tcPr>
          <w:p w14:paraId="4F7AEAA5"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TVA sur Intérêts</w:t>
            </w:r>
          </w:p>
        </w:tc>
        <w:tc>
          <w:tcPr>
            <w:tcW w:w="6500" w:type="dxa"/>
            <w:tcBorders>
              <w:top w:val="nil"/>
              <w:left w:val="nil"/>
              <w:bottom w:val="single" w:sz="4" w:space="0" w:color="auto"/>
              <w:right w:val="single" w:sz="4" w:space="0" w:color="auto"/>
            </w:tcBorders>
            <w:hideMark/>
          </w:tcPr>
          <w:p w14:paraId="3988929E" w14:textId="77777777" w:rsidR="00E25264" w:rsidRPr="00E25264" w:rsidRDefault="00E25264" w:rsidP="006F6009">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TVA sur Intérêts. Déduit par le système.</w:t>
            </w:r>
          </w:p>
        </w:tc>
        <w:tc>
          <w:tcPr>
            <w:tcW w:w="1660" w:type="dxa"/>
            <w:tcBorders>
              <w:top w:val="nil"/>
              <w:left w:val="nil"/>
              <w:bottom w:val="single" w:sz="4" w:space="0" w:color="auto"/>
              <w:right w:val="single" w:sz="4" w:space="0" w:color="auto"/>
            </w:tcBorders>
            <w:hideMark/>
          </w:tcPr>
          <w:p w14:paraId="476D78D0" w14:textId="77777777" w:rsidR="00E25264" w:rsidRPr="00E25264" w:rsidRDefault="00E25264" w:rsidP="00E25264">
            <w:pPr>
              <w:spacing w:line="240" w:lineRule="auto"/>
              <w:rPr>
                <w:rFonts w:ascii="Calibri" w:eastAsia="Times New Roman" w:hAnsi="Calibri" w:cs="Calibri"/>
                <w:color w:val="000000"/>
                <w:sz w:val="18"/>
                <w:szCs w:val="18"/>
                <w:lang w:eastAsia="fr-FR"/>
              </w:rPr>
            </w:pPr>
            <w:r w:rsidRPr="00E25264">
              <w:rPr>
                <w:rFonts w:ascii="Calibri" w:eastAsia="Times New Roman" w:hAnsi="Calibri" w:cs="Calibri"/>
                <w:color w:val="000000"/>
                <w:sz w:val="18"/>
                <w:szCs w:val="18"/>
                <w:lang w:eastAsia="fr-FR"/>
              </w:rPr>
              <w:t>Obligatoire</w:t>
            </w:r>
          </w:p>
        </w:tc>
      </w:tr>
      <w:tr w:rsidR="006E0348" w:rsidRPr="00E25264" w14:paraId="76B6C2B7" w14:textId="77777777" w:rsidTr="00E25264">
        <w:trPr>
          <w:trHeight w:val="300"/>
        </w:trPr>
        <w:tc>
          <w:tcPr>
            <w:tcW w:w="2140" w:type="dxa"/>
            <w:tcBorders>
              <w:top w:val="nil"/>
              <w:left w:val="single" w:sz="4" w:space="0" w:color="auto"/>
              <w:bottom w:val="single" w:sz="4" w:space="0" w:color="auto"/>
              <w:right w:val="single" w:sz="4" w:space="0" w:color="auto"/>
            </w:tcBorders>
            <w:hideMark/>
          </w:tcPr>
          <w:p w14:paraId="6EEDC669" w14:textId="77777777" w:rsidR="006E0348" w:rsidRPr="00E25264" w:rsidRDefault="006E0348"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TPPRF sur Intérêts </w:t>
            </w:r>
          </w:p>
        </w:tc>
        <w:tc>
          <w:tcPr>
            <w:tcW w:w="6500" w:type="dxa"/>
            <w:tcBorders>
              <w:top w:val="nil"/>
              <w:left w:val="nil"/>
              <w:bottom w:val="single" w:sz="4" w:space="0" w:color="auto"/>
              <w:right w:val="single" w:sz="4" w:space="0" w:color="auto"/>
            </w:tcBorders>
            <w:hideMark/>
          </w:tcPr>
          <w:p w14:paraId="32E197B1" w14:textId="77777777" w:rsidR="006E0348" w:rsidRPr="00E25264" w:rsidRDefault="00FA0C33" w:rsidP="00FA0C33">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TPPRF sur Intérêts. </w:t>
            </w:r>
            <w:r w:rsidR="006F6009" w:rsidRPr="00E25264">
              <w:rPr>
                <w:rFonts w:ascii="Calibri" w:eastAsia="Times New Roman" w:hAnsi="Calibri" w:cs="Calibri"/>
                <w:color w:val="000000"/>
                <w:sz w:val="18"/>
                <w:szCs w:val="18"/>
                <w:lang w:eastAsia="fr-FR"/>
              </w:rPr>
              <w:t>Déduit par le système.</w:t>
            </w:r>
          </w:p>
        </w:tc>
        <w:tc>
          <w:tcPr>
            <w:tcW w:w="1660" w:type="dxa"/>
            <w:tcBorders>
              <w:top w:val="nil"/>
              <w:left w:val="nil"/>
              <w:bottom w:val="single" w:sz="4" w:space="0" w:color="auto"/>
              <w:right w:val="single" w:sz="4" w:space="0" w:color="auto"/>
            </w:tcBorders>
            <w:hideMark/>
          </w:tcPr>
          <w:p w14:paraId="13852A5C" w14:textId="77777777" w:rsidR="006E0348" w:rsidRPr="00E25264" w:rsidRDefault="006E0348" w:rsidP="00E25264">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Obligatoire</w:t>
            </w:r>
          </w:p>
        </w:tc>
      </w:tr>
    </w:tbl>
    <w:p w14:paraId="5C58E8A1" w14:textId="77777777" w:rsidR="002250FD" w:rsidRDefault="002250FD" w:rsidP="007E5D01">
      <w:pPr>
        <w:spacing w:before="240" w:after="240" w:line="240" w:lineRule="auto"/>
        <w:ind w:right="142"/>
        <w:rPr>
          <w:ins w:id="333" w:author="souchem" w:date="2015-07-28T19:37:00Z"/>
          <w:rFonts w:cstheme="minorHAnsi"/>
          <w:u w:val="single"/>
        </w:rPr>
      </w:pPr>
      <w:ins w:id="334" w:author="souchem" w:date="2015-07-28T19:37:00Z">
        <w:r>
          <w:rPr>
            <w:rFonts w:cstheme="minorHAnsi"/>
            <w:u w:val="single"/>
          </w:rPr>
          <w:t xml:space="preserve">En première phase, la </w:t>
        </w:r>
      </w:ins>
      <w:ins w:id="335" w:author="souchem" w:date="2015-07-28T19:38:00Z">
        <w:r>
          <w:rPr>
            <w:rFonts w:cstheme="minorHAnsi"/>
            <w:u w:val="single"/>
          </w:rPr>
          <w:t>constitution de la ligne prêtable est effectuée manuelle par l'utilisateur par un impact manuel.</w:t>
        </w:r>
      </w:ins>
    </w:p>
    <w:p w14:paraId="59E155F5" w14:textId="77777777" w:rsidR="00E25264" w:rsidRPr="0028042C" w:rsidRDefault="004745C7" w:rsidP="007E5D01">
      <w:pPr>
        <w:spacing w:before="240" w:after="240" w:line="240" w:lineRule="auto"/>
        <w:ind w:right="142"/>
        <w:rPr>
          <w:rFonts w:cstheme="minorHAnsi"/>
        </w:rPr>
      </w:pPr>
      <w:r w:rsidRPr="0028042C">
        <w:rPr>
          <w:rFonts w:cstheme="minorHAnsi"/>
          <w:u w:val="single"/>
        </w:rPr>
        <w:t xml:space="preserve">En </w:t>
      </w:r>
      <w:r w:rsidR="0076588B" w:rsidRPr="0028042C">
        <w:rPr>
          <w:rFonts w:cstheme="minorHAnsi"/>
          <w:u w:val="single"/>
        </w:rPr>
        <w:t>première phase, les instruction</w:t>
      </w:r>
      <w:ins w:id="336" w:author="souchem" w:date="2015-07-28T19:31:00Z">
        <w:r w:rsidR="00E53363">
          <w:rPr>
            <w:rFonts w:cstheme="minorHAnsi"/>
            <w:u w:val="single"/>
          </w:rPr>
          <w:t>s</w:t>
        </w:r>
      </w:ins>
      <w:r w:rsidR="0076588B" w:rsidRPr="0028042C">
        <w:rPr>
          <w:rFonts w:cstheme="minorHAnsi"/>
          <w:u w:val="single"/>
        </w:rPr>
        <w:t xml:space="preserve"> seront </w:t>
      </w:r>
      <w:proofErr w:type="gramStart"/>
      <w:r w:rsidR="0076588B" w:rsidRPr="0028042C">
        <w:rPr>
          <w:rFonts w:cstheme="minorHAnsi"/>
          <w:u w:val="single"/>
        </w:rPr>
        <w:t>créés</w:t>
      </w:r>
      <w:proofErr w:type="gramEnd"/>
      <w:r w:rsidR="0076588B" w:rsidRPr="0028042C">
        <w:rPr>
          <w:rFonts w:cstheme="minorHAnsi"/>
          <w:u w:val="single"/>
        </w:rPr>
        <w:t xml:space="preserve"> manuellement sur </w:t>
      </w:r>
      <w:proofErr w:type="spellStart"/>
      <w:r w:rsidR="0076588B" w:rsidRPr="0028042C">
        <w:rPr>
          <w:rFonts w:cstheme="minorHAnsi"/>
          <w:u w:val="single"/>
        </w:rPr>
        <w:t>MegaCustody</w:t>
      </w:r>
      <w:proofErr w:type="spellEnd"/>
      <w:r w:rsidR="0076588B" w:rsidRPr="0028042C">
        <w:rPr>
          <w:rFonts w:cstheme="minorHAnsi"/>
          <w:u w:val="single"/>
        </w:rPr>
        <w:t xml:space="preserve">. </w:t>
      </w:r>
      <w:r w:rsidR="00033D7B" w:rsidRPr="0028042C">
        <w:rPr>
          <w:rFonts w:cstheme="minorHAnsi"/>
          <w:u w:val="single"/>
        </w:rPr>
        <w:t xml:space="preserve">Quatre </w:t>
      </w:r>
      <w:r w:rsidR="0076588B" w:rsidRPr="0028042C">
        <w:rPr>
          <w:rFonts w:cstheme="minorHAnsi"/>
          <w:u w:val="single"/>
        </w:rPr>
        <w:t xml:space="preserve">instructions </w:t>
      </w:r>
      <w:proofErr w:type="gramStart"/>
      <w:r w:rsidR="00A8140F" w:rsidRPr="0028042C">
        <w:rPr>
          <w:rFonts w:cstheme="minorHAnsi"/>
          <w:u w:val="single"/>
        </w:rPr>
        <w:t>possibles</w:t>
      </w:r>
      <w:r w:rsidR="00A8140F" w:rsidRPr="0028042C">
        <w:rPr>
          <w:rFonts w:cstheme="minorHAnsi"/>
        </w:rPr>
        <w:t>:</w:t>
      </w:r>
      <w:proofErr w:type="gramEnd"/>
      <w:ins w:id="337" w:author="souchem" w:date="2015-07-28T19:36:00Z">
        <w:r w:rsidR="002250FD">
          <w:rPr>
            <w:rFonts w:cstheme="minorHAnsi"/>
          </w:rPr>
          <w:t xml:space="preserve"> </w:t>
        </w:r>
      </w:ins>
    </w:p>
    <w:tbl>
      <w:tblPr>
        <w:tblW w:w="9320" w:type="dxa"/>
        <w:tblInd w:w="55" w:type="dxa"/>
        <w:tblCellMar>
          <w:left w:w="70" w:type="dxa"/>
          <w:right w:w="70" w:type="dxa"/>
        </w:tblCellMar>
        <w:tblLook w:val="04A0" w:firstRow="1" w:lastRow="0" w:firstColumn="1" w:lastColumn="0" w:noHBand="0" w:noVBand="1"/>
      </w:tblPr>
      <w:tblGrid>
        <w:gridCol w:w="758"/>
        <w:gridCol w:w="1124"/>
        <w:gridCol w:w="1008"/>
        <w:gridCol w:w="1496"/>
        <w:gridCol w:w="993"/>
        <w:gridCol w:w="1837"/>
        <w:gridCol w:w="2104"/>
      </w:tblGrid>
      <w:tr w:rsidR="00D74B91" w:rsidRPr="00D74B91" w14:paraId="2EF395C0" w14:textId="77777777" w:rsidTr="00D74B91">
        <w:trPr>
          <w:trHeight w:val="570"/>
        </w:trPr>
        <w:tc>
          <w:tcPr>
            <w:tcW w:w="758" w:type="dxa"/>
            <w:tcBorders>
              <w:top w:val="single" w:sz="4" w:space="0" w:color="auto"/>
              <w:left w:val="single" w:sz="4" w:space="0" w:color="auto"/>
              <w:bottom w:val="single" w:sz="4" w:space="0" w:color="auto"/>
              <w:right w:val="single" w:sz="4" w:space="0" w:color="auto"/>
            </w:tcBorders>
            <w:shd w:val="clear" w:color="000000" w:fill="D8D8D8"/>
            <w:hideMark/>
          </w:tcPr>
          <w:p w14:paraId="34AB804E"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w:t>
            </w:r>
          </w:p>
        </w:tc>
        <w:tc>
          <w:tcPr>
            <w:tcW w:w="1124" w:type="dxa"/>
            <w:tcBorders>
              <w:top w:val="single" w:sz="4" w:space="0" w:color="auto"/>
              <w:left w:val="nil"/>
              <w:bottom w:val="single" w:sz="4" w:space="0" w:color="auto"/>
              <w:right w:val="single" w:sz="4" w:space="0" w:color="auto"/>
            </w:tcBorders>
            <w:shd w:val="clear" w:color="000000" w:fill="D8D8D8"/>
            <w:hideMark/>
          </w:tcPr>
          <w:p w14:paraId="3266042F"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Rôle Client</w:t>
            </w:r>
          </w:p>
        </w:tc>
        <w:tc>
          <w:tcPr>
            <w:tcW w:w="1008" w:type="dxa"/>
            <w:tcBorders>
              <w:top w:val="single" w:sz="4" w:space="0" w:color="auto"/>
              <w:left w:val="nil"/>
              <w:bottom w:val="single" w:sz="4" w:space="0" w:color="auto"/>
              <w:right w:val="single" w:sz="4" w:space="0" w:color="auto"/>
            </w:tcBorders>
            <w:shd w:val="clear" w:color="000000" w:fill="D8D8D8"/>
            <w:hideMark/>
          </w:tcPr>
          <w:p w14:paraId="0EBB3C5E"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 titres</w:t>
            </w:r>
          </w:p>
        </w:tc>
        <w:tc>
          <w:tcPr>
            <w:tcW w:w="1496" w:type="dxa"/>
            <w:tcBorders>
              <w:top w:val="single" w:sz="4" w:space="0" w:color="auto"/>
              <w:left w:val="nil"/>
              <w:bottom w:val="single" w:sz="4" w:space="0" w:color="auto"/>
              <w:right w:val="single" w:sz="4" w:space="0" w:color="auto"/>
            </w:tcBorders>
            <w:shd w:val="clear" w:color="000000" w:fill="D8D8D8"/>
            <w:hideMark/>
          </w:tcPr>
          <w:p w14:paraId="4007ABF4"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Paiement/sans paiement</w:t>
            </w:r>
          </w:p>
        </w:tc>
        <w:tc>
          <w:tcPr>
            <w:tcW w:w="993" w:type="dxa"/>
            <w:tcBorders>
              <w:top w:val="single" w:sz="4" w:space="0" w:color="auto"/>
              <w:left w:val="nil"/>
              <w:bottom w:val="single" w:sz="4" w:space="0" w:color="auto"/>
              <w:right w:val="single" w:sz="4" w:space="0" w:color="auto"/>
            </w:tcBorders>
            <w:shd w:val="clear" w:color="000000" w:fill="D8D8D8"/>
            <w:hideMark/>
          </w:tcPr>
          <w:p w14:paraId="015C8643"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Sens espèces</w:t>
            </w:r>
          </w:p>
        </w:tc>
        <w:tc>
          <w:tcPr>
            <w:tcW w:w="1837" w:type="dxa"/>
            <w:tcBorders>
              <w:top w:val="single" w:sz="4" w:space="0" w:color="auto"/>
              <w:left w:val="nil"/>
              <w:bottom w:val="single" w:sz="4" w:space="0" w:color="auto"/>
              <w:right w:val="single" w:sz="4" w:space="0" w:color="auto"/>
            </w:tcBorders>
            <w:shd w:val="clear" w:color="000000" w:fill="D8D8D8"/>
            <w:hideMark/>
          </w:tcPr>
          <w:p w14:paraId="55976AEA"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Montant de dénouement</w:t>
            </w:r>
          </w:p>
        </w:tc>
        <w:tc>
          <w:tcPr>
            <w:tcW w:w="2104" w:type="dxa"/>
            <w:tcBorders>
              <w:top w:val="single" w:sz="4" w:space="0" w:color="auto"/>
              <w:left w:val="nil"/>
              <w:bottom w:val="single" w:sz="4" w:space="0" w:color="auto"/>
              <w:right w:val="single" w:sz="4" w:space="0" w:color="auto"/>
            </w:tcBorders>
            <w:shd w:val="clear" w:color="000000" w:fill="D8D8D8"/>
            <w:hideMark/>
          </w:tcPr>
          <w:p w14:paraId="2CED8427" w14:textId="77777777" w:rsidR="00D74B91" w:rsidRPr="00D74B91" w:rsidRDefault="00D74B91" w:rsidP="00D74B91">
            <w:pPr>
              <w:spacing w:line="240" w:lineRule="auto"/>
              <w:rPr>
                <w:rFonts w:ascii="Calibri" w:eastAsia="Times New Roman" w:hAnsi="Calibri" w:cs="Calibri"/>
                <w:b/>
                <w:bCs/>
                <w:color w:val="000000"/>
                <w:sz w:val="20"/>
                <w:szCs w:val="20"/>
                <w:lang w:eastAsia="fr-FR"/>
              </w:rPr>
            </w:pPr>
            <w:r w:rsidRPr="00D74B91">
              <w:rPr>
                <w:rFonts w:ascii="Calibri" w:eastAsia="Times New Roman" w:hAnsi="Calibri" w:cs="Calibri"/>
                <w:b/>
                <w:bCs/>
                <w:color w:val="000000"/>
                <w:sz w:val="20"/>
                <w:szCs w:val="20"/>
                <w:lang w:eastAsia="fr-FR"/>
              </w:rPr>
              <w:t>Montant net client</w:t>
            </w:r>
          </w:p>
        </w:tc>
      </w:tr>
      <w:tr w:rsidR="00D74B91" w:rsidRPr="00D74B91" w14:paraId="4FE70093" w14:textId="77777777" w:rsidTr="00D74B91">
        <w:trPr>
          <w:trHeight w:val="300"/>
        </w:trPr>
        <w:tc>
          <w:tcPr>
            <w:tcW w:w="758" w:type="dxa"/>
            <w:tcBorders>
              <w:top w:val="nil"/>
              <w:left w:val="single" w:sz="4" w:space="0" w:color="auto"/>
              <w:bottom w:val="single" w:sz="4" w:space="0" w:color="auto"/>
              <w:right w:val="single" w:sz="4" w:space="0" w:color="auto"/>
            </w:tcBorders>
            <w:vAlign w:val="bottom"/>
            <w:hideMark/>
          </w:tcPr>
          <w:p w14:paraId="51C4A876"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Aller</w:t>
            </w:r>
          </w:p>
        </w:tc>
        <w:tc>
          <w:tcPr>
            <w:tcW w:w="1124" w:type="dxa"/>
            <w:tcBorders>
              <w:top w:val="nil"/>
              <w:left w:val="nil"/>
              <w:bottom w:val="single" w:sz="4" w:space="0" w:color="auto"/>
              <w:right w:val="single" w:sz="4" w:space="0" w:color="auto"/>
            </w:tcBorders>
            <w:vAlign w:val="bottom"/>
            <w:hideMark/>
          </w:tcPr>
          <w:p w14:paraId="007F9C2D"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Prêteur</w:t>
            </w:r>
          </w:p>
        </w:tc>
        <w:tc>
          <w:tcPr>
            <w:tcW w:w="1008" w:type="dxa"/>
            <w:tcBorders>
              <w:top w:val="nil"/>
              <w:left w:val="nil"/>
              <w:bottom w:val="single" w:sz="4" w:space="0" w:color="auto"/>
              <w:right w:val="single" w:sz="4" w:space="0" w:color="auto"/>
            </w:tcBorders>
            <w:vAlign w:val="bottom"/>
            <w:hideMark/>
          </w:tcPr>
          <w:p w14:paraId="3A970DA4"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496" w:type="dxa"/>
            <w:tcBorders>
              <w:top w:val="nil"/>
              <w:left w:val="nil"/>
              <w:bottom w:val="single" w:sz="4" w:space="0" w:color="auto"/>
              <w:right w:val="single" w:sz="4" w:space="0" w:color="auto"/>
            </w:tcBorders>
            <w:vAlign w:val="bottom"/>
            <w:hideMark/>
          </w:tcPr>
          <w:p w14:paraId="4FF31542"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Sans paiement</w:t>
            </w:r>
          </w:p>
        </w:tc>
        <w:tc>
          <w:tcPr>
            <w:tcW w:w="993" w:type="dxa"/>
            <w:tcBorders>
              <w:top w:val="nil"/>
              <w:left w:val="nil"/>
              <w:bottom w:val="single" w:sz="4" w:space="0" w:color="auto"/>
              <w:right w:val="single" w:sz="4" w:space="0" w:color="auto"/>
            </w:tcBorders>
            <w:vAlign w:val="bottom"/>
            <w:hideMark/>
          </w:tcPr>
          <w:p w14:paraId="3B8371A0"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NA</w:t>
            </w:r>
          </w:p>
        </w:tc>
        <w:tc>
          <w:tcPr>
            <w:tcW w:w="1837" w:type="dxa"/>
            <w:tcBorders>
              <w:top w:val="nil"/>
              <w:left w:val="nil"/>
              <w:bottom w:val="single" w:sz="4" w:space="0" w:color="auto"/>
              <w:right w:val="single" w:sz="4" w:space="0" w:color="auto"/>
            </w:tcBorders>
            <w:vAlign w:val="bottom"/>
            <w:hideMark/>
          </w:tcPr>
          <w:p w14:paraId="3CAAC923" w14:textId="77777777" w:rsidR="00D74B91" w:rsidRPr="00D74B91" w:rsidRDefault="00D74B91" w:rsidP="00D74B91">
            <w:pPr>
              <w:spacing w:line="240" w:lineRule="auto"/>
              <w:jc w:val="right"/>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0</w:t>
            </w:r>
          </w:p>
        </w:tc>
        <w:tc>
          <w:tcPr>
            <w:tcW w:w="2104" w:type="dxa"/>
            <w:tcBorders>
              <w:top w:val="nil"/>
              <w:left w:val="nil"/>
              <w:bottom w:val="single" w:sz="4" w:space="0" w:color="auto"/>
              <w:right w:val="single" w:sz="4" w:space="0" w:color="auto"/>
            </w:tcBorders>
            <w:vAlign w:val="bottom"/>
            <w:hideMark/>
          </w:tcPr>
          <w:p w14:paraId="7EF31E86"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Commission RL</w:t>
            </w:r>
          </w:p>
        </w:tc>
      </w:tr>
      <w:tr w:rsidR="00D74B91" w:rsidRPr="00D74B91" w14:paraId="46A07F4C" w14:textId="77777777" w:rsidTr="00D74B91">
        <w:trPr>
          <w:trHeight w:val="525"/>
        </w:trPr>
        <w:tc>
          <w:tcPr>
            <w:tcW w:w="758" w:type="dxa"/>
            <w:tcBorders>
              <w:top w:val="nil"/>
              <w:left w:val="single" w:sz="4" w:space="0" w:color="auto"/>
              <w:bottom w:val="single" w:sz="4" w:space="0" w:color="auto"/>
              <w:right w:val="single" w:sz="4" w:space="0" w:color="auto"/>
            </w:tcBorders>
            <w:vAlign w:val="bottom"/>
            <w:hideMark/>
          </w:tcPr>
          <w:p w14:paraId="6C0DF804"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Aller</w:t>
            </w:r>
          </w:p>
        </w:tc>
        <w:tc>
          <w:tcPr>
            <w:tcW w:w="1124" w:type="dxa"/>
            <w:tcBorders>
              <w:top w:val="nil"/>
              <w:left w:val="nil"/>
              <w:bottom w:val="single" w:sz="4" w:space="0" w:color="auto"/>
              <w:right w:val="single" w:sz="4" w:space="0" w:color="auto"/>
            </w:tcBorders>
            <w:vAlign w:val="bottom"/>
            <w:hideMark/>
          </w:tcPr>
          <w:p w14:paraId="6EF0B1E1"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Emprunteur</w:t>
            </w:r>
          </w:p>
        </w:tc>
        <w:tc>
          <w:tcPr>
            <w:tcW w:w="1008" w:type="dxa"/>
            <w:tcBorders>
              <w:top w:val="nil"/>
              <w:left w:val="nil"/>
              <w:bottom w:val="single" w:sz="4" w:space="0" w:color="auto"/>
              <w:right w:val="single" w:sz="4" w:space="0" w:color="auto"/>
            </w:tcBorders>
            <w:vAlign w:val="bottom"/>
            <w:hideMark/>
          </w:tcPr>
          <w:p w14:paraId="22E4EB78"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Entrée</w:t>
            </w:r>
          </w:p>
        </w:tc>
        <w:tc>
          <w:tcPr>
            <w:tcW w:w="1496" w:type="dxa"/>
            <w:tcBorders>
              <w:top w:val="nil"/>
              <w:left w:val="nil"/>
              <w:bottom w:val="single" w:sz="4" w:space="0" w:color="auto"/>
              <w:right w:val="single" w:sz="4" w:space="0" w:color="auto"/>
            </w:tcBorders>
            <w:vAlign w:val="bottom"/>
            <w:hideMark/>
          </w:tcPr>
          <w:p w14:paraId="432A0F45"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Sans paiement</w:t>
            </w:r>
          </w:p>
        </w:tc>
        <w:tc>
          <w:tcPr>
            <w:tcW w:w="993" w:type="dxa"/>
            <w:tcBorders>
              <w:top w:val="nil"/>
              <w:left w:val="nil"/>
              <w:bottom w:val="single" w:sz="4" w:space="0" w:color="auto"/>
              <w:right w:val="single" w:sz="4" w:space="0" w:color="auto"/>
            </w:tcBorders>
            <w:vAlign w:val="bottom"/>
            <w:hideMark/>
          </w:tcPr>
          <w:p w14:paraId="3F989824"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NA</w:t>
            </w:r>
          </w:p>
        </w:tc>
        <w:tc>
          <w:tcPr>
            <w:tcW w:w="1837" w:type="dxa"/>
            <w:tcBorders>
              <w:top w:val="nil"/>
              <w:left w:val="nil"/>
              <w:bottom w:val="single" w:sz="4" w:space="0" w:color="auto"/>
              <w:right w:val="single" w:sz="4" w:space="0" w:color="auto"/>
            </w:tcBorders>
            <w:vAlign w:val="bottom"/>
            <w:hideMark/>
          </w:tcPr>
          <w:p w14:paraId="5C118142" w14:textId="77777777" w:rsidR="00D74B91" w:rsidRPr="00D74B91" w:rsidRDefault="00D74B91" w:rsidP="00D74B91">
            <w:pPr>
              <w:spacing w:line="240" w:lineRule="auto"/>
              <w:jc w:val="right"/>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0</w:t>
            </w:r>
          </w:p>
        </w:tc>
        <w:tc>
          <w:tcPr>
            <w:tcW w:w="2104" w:type="dxa"/>
            <w:tcBorders>
              <w:top w:val="nil"/>
              <w:left w:val="nil"/>
              <w:bottom w:val="single" w:sz="4" w:space="0" w:color="auto"/>
              <w:right w:val="single" w:sz="4" w:space="0" w:color="auto"/>
            </w:tcBorders>
            <w:vAlign w:val="bottom"/>
            <w:hideMark/>
          </w:tcPr>
          <w:p w14:paraId="26989533"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Commission RL</w:t>
            </w:r>
          </w:p>
        </w:tc>
      </w:tr>
      <w:tr w:rsidR="00D74B91" w:rsidRPr="00D74B91" w14:paraId="71306D46" w14:textId="77777777" w:rsidTr="00D74B91">
        <w:trPr>
          <w:trHeight w:val="525"/>
        </w:trPr>
        <w:tc>
          <w:tcPr>
            <w:tcW w:w="758" w:type="dxa"/>
            <w:tcBorders>
              <w:top w:val="nil"/>
              <w:left w:val="single" w:sz="4" w:space="0" w:color="auto"/>
              <w:bottom w:val="single" w:sz="4" w:space="0" w:color="auto"/>
              <w:right w:val="single" w:sz="4" w:space="0" w:color="auto"/>
            </w:tcBorders>
            <w:vAlign w:val="bottom"/>
            <w:hideMark/>
          </w:tcPr>
          <w:p w14:paraId="1640622D"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Retour</w:t>
            </w:r>
          </w:p>
        </w:tc>
        <w:tc>
          <w:tcPr>
            <w:tcW w:w="1124" w:type="dxa"/>
            <w:tcBorders>
              <w:top w:val="nil"/>
              <w:left w:val="nil"/>
              <w:bottom w:val="single" w:sz="4" w:space="0" w:color="auto"/>
              <w:right w:val="single" w:sz="4" w:space="0" w:color="auto"/>
            </w:tcBorders>
            <w:vAlign w:val="bottom"/>
            <w:hideMark/>
          </w:tcPr>
          <w:p w14:paraId="3F030A7A"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Prêteur</w:t>
            </w:r>
          </w:p>
        </w:tc>
        <w:tc>
          <w:tcPr>
            <w:tcW w:w="1008" w:type="dxa"/>
            <w:tcBorders>
              <w:top w:val="nil"/>
              <w:left w:val="nil"/>
              <w:bottom w:val="single" w:sz="4" w:space="0" w:color="auto"/>
              <w:right w:val="single" w:sz="4" w:space="0" w:color="auto"/>
            </w:tcBorders>
            <w:vAlign w:val="bottom"/>
            <w:hideMark/>
          </w:tcPr>
          <w:p w14:paraId="72B5B1A6"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Entrée</w:t>
            </w:r>
          </w:p>
        </w:tc>
        <w:tc>
          <w:tcPr>
            <w:tcW w:w="1496" w:type="dxa"/>
            <w:tcBorders>
              <w:top w:val="nil"/>
              <w:left w:val="nil"/>
              <w:bottom w:val="single" w:sz="4" w:space="0" w:color="auto"/>
              <w:right w:val="single" w:sz="4" w:space="0" w:color="auto"/>
            </w:tcBorders>
            <w:vAlign w:val="bottom"/>
            <w:hideMark/>
          </w:tcPr>
          <w:p w14:paraId="3F6D2A83" w14:textId="77777777" w:rsidR="00D74B91" w:rsidRPr="00D74B91" w:rsidRDefault="00E53363" w:rsidP="00D74B91">
            <w:pPr>
              <w:spacing w:line="240" w:lineRule="auto"/>
              <w:rPr>
                <w:rFonts w:ascii="Calibri" w:eastAsia="Times New Roman" w:hAnsi="Calibri" w:cs="Calibri"/>
                <w:color w:val="000000"/>
                <w:sz w:val="20"/>
                <w:szCs w:val="20"/>
                <w:lang w:eastAsia="fr-FR"/>
              </w:rPr>
            </w:pPr>
            <w:ins w:id="338" w:author="souchem" w:date="2015-07-28T19:31:00Z">
              <w:r w:rsidRPr="00D74B91">
                <w:rPr>
                  <w:rFonts w:ascii="Calibri" w:eastAsia="Times New Roman" w:hAnsi="Calibri" w:cs="Calibri"/>
                  <w:color w:val="000000"/>
                  <w:sz w:val="20"/>
                  <w:szCs w:val="20"/>
                  <w:lang w:eastAsia="fr-FR"/>
                </w:rPr>
                <w:t>Sans paiement</w:t>
              </w:r>
            </w:ins>
            <w:del w:id="339" w:author="souchem" w:date="2015-07-28T19:31:00Z">
              <w:r w:rsidR="00D74B91" w:rsidRPr="00D74B91" w:rsidDel="00E53363">
                <w:rPr>
                  <w:rFonts w:ascii="Calibri" w:eastAsia="Times New Roman" w:hAnsi="Calibri" w:cs="Calibri"/>
                  <w:color w:val="000000"/>
                  <w:sz w:val="20"/>
                  <w:szCs w:val="20"/>
                  <w:lang w:eastAsia="fr-FR"/>
                </w:rPr>
                <w:delText>Contre paiement</w:delText>
              </w:r>
            </w:del>
          </w:p>
        </w:tc>
        <w:tc>
          <w:tcPr>
            <w:tcW w:w="993" w:type="dxa"/>
            <w:tcBorders>
              <w:top w:val="nil"/>
              <w:left w:val="nil"/>
              <w:bottom w:val="single" w:sz="4" w:space="0" w:color="auto"/>
              <w:right w:val="single" w:sz="4" w:space="0" w:color="auto"/>
            </w:tcBorders>
            <w:vAlign w:val="bottom"/>
            <w:hideMark/>
          </w:tcPr>
          <w:p w14:paraId="5A04AB25" w14:textId="77777777" w:rsidR="00D74B91" w:rsidRPr="00D74B91" w:rsidRDefault="00D74B91" w:rsidP="00D74B91">
            <w:pPr>
              <w:spacing w:line="240" w:lineRule="auto"/>
              <w:rPr>
                <w:rFonts w:ascii="Calibri" w:eastAsia="Times New Roman" w:hAnsi="Calibri" w:cs="Calibri"/>
                <w:color w:val="000000"/>
                <w:sz w:val="20"/>
                <w:szCs w:val="20"/>
                <w:lang w:eastAsia="fr-FR"/>
              </w:rPr>
            </w:pPr>
            <w:proofErr w:type="spellStart"/>
            <w:r w:rsidRPr="00D74B91">
              <w:rPr>
                <w:rFonts w:ascii="Calibri" w:eastAsia="Times New Roman" w:hAnsi="Calibri" w:cs="Calibri"/>
                <w:color w:val="000000"/>
                <w:sz w:val="20"/>
                <w:szCs w:val="20"/>
                <w:lang w:eastAsia="fr-FR"/>
              </w:rPr>
              <w:t>Entréé</w:t>
            </w:r>
            <w:proofErr w:type="spellEnd"/>
          </w:p>
        </w:tc>
        <w:tc>
          <w:tcPr>
            <w:tcW w:w="1837" w:type="dxa"/>
            <w:tcBorders>
              <w:top w:val="nil"/>
              <w:left w:val="nil"/>
              <w:bottom w:val="single" w:sz="4" w:space="0" w:color="auto"/>
              <w:right w:val="single" w:sz="4" w:space="0" w:color="auto"/>
            </w:tcBorders>
            <w:vAlign w:val="bottom"/>
            <w:hideMark/>
          </w:tcPr>
          <w:p w14:paraId="00269631" w14:textId="77777777" w:rsidR="00D74B91" w:rsidRPr="00D74B91" w:rsidRDefault="00D74B91" w:rsidP="00D74B91">
            <w:pPr>
              <w:spacing w:line="240" w:lineRule="auto"/>
              <w:rPr>
                <w:rFonts w:ascii="Calibri" w:eastAsia="Times New Roman" w:hAnsi="Calibri" w:cs="Calibri"/>
                <w:color w:val="000000"/>
                <w:sz w:val="20"/>
                <w:szCs w:val="20"/>
                <w:lang w:eastAsia="fr-FR"/>
              </w:rPr>
            </w:pPr>
            <w:del w:id="340" w:author="souchem" w:date="2015-07-28T19:35:00Z">
              <w:r w:rsidRPr="00D74B91" w:rsidDel="00E53363">
                <w:rPr>
                  <w:rFonts w:ascii="Calibri" w:eastAsia="Times New Roman" w:hAnsi="Calibri" w:cs="Calibri"/>
                  <w:color w:val="000000"/>
                  <w:sz w:val="20"/>
                  <w:szCs w:val="20"/>
                  <w:lang w:eastAsia="fr-FR"/>
                </w:rPr>
                <w:delText>Montant Intérêts TTC</w:delText>
              </w:r>
            </w:del>
            <w:ins w:id="341" w:author="souchem" w:date="2015-07-28T19:35:00Z">
              <w:r w:rsidR="00E53363">
                <w:rPr>
                  <w:rFonts w:ascii="Calibri" w:eastAsia="Times New Roman" w:hAnsi="Calibri" w:cs="Calibri"/>
                  <w:color w:val="000000"/>
                  <w:sz w:val="20"/>
                  <w:szCs w:val="20"/>
                  <w:lang w:eastAsia="fr-FR"/>
                </w:rPr>
                <w:t xml:space="preserve"> 0</w:t>
              </w:r>
            </w:ins>
          </w:p>
        </w:tc>
        <w:tc>
          <w:tcPr>
            <w:tcW w:w="2104" w:type="dxa"/>
            <w:tcBorders>
              <w:top w:val="nil"/>
              <w:left w:val="nil"/>
              <w:bottom w:val="single" w:sz="4" w:space="0" w:color="auto"/>
              <w:right w:val="single" w:sz="4" w:space="0" w:color="auto"/>
            </w:tcBorders>
            <w:vAlign w:val="bottom"/>
            <w:hideMark/>
          </w:tcPr>
          <w:p w14:paraId="635C90EB"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 - Commission RL</w:t>
            </w:r>
          </w:p>
        </w:tc>
      </w:tr>
      <w:tr w:rsidR="00D74B91" w:rsidRPr="00D74B91" w14:paraId="5E894E18" w14:textId="77777777" w:rsidTr="00D74B91">
        <w:trPr>
          <w:trHeight w:val="525"/>
        </w:trPr>
        <w:tc>
          <w:tcPr>
            <w:tcW w:w="758" w:type="dxa"/>
            <w:tcBorders>
              <w:top w:val="nil"/>
              <w:left w:val="single" w:sz="4" w:space="0" w:color="auto"/>
              <w:bottom w:val="single" w:sz="4" w:space="0" w:color="auto"/>
              <w:right w:val="single" w:sz="4" w:space="0" w:color="auto"/>
            </w:tcBorders>
            <w:vAlign w:val="bottom"/>
            <w:hideMark/>
          </w:tcPr>
          <w:p w14:paraId="69DCFFDA"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Retour</w:t>
            </w:r>
          </w:p>
        </w:tc>
        <w:tc>
          <w:tcPr>
            <w:tcW w:w="1124" w:type="dxa"/>
            <w:tcBorders>
              <w:top w:val="nil"/>
              <w:left w:val="nil"/>
              <w:bottom w:val="single" w:sz="4" w:space="0" w:color="auto"/>
              <w:right w:val="single" w:sz="4" w:space="0" w:color="auto"/>
            </w:tcBorders>
            <w:vAlign w:val="bottom"/>
            <w:hideMark/>
          </w:tcPr>
          <w:p w14:paraId="5E503DE9"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Emprunteur</w:t>
            </w:r>
          </w:p>
        </w:tc>
        <w:tc>
          <w:tcPr>
            <w:tcW w:w="1008" w:type="dxa"/>
            <w:tcBorders>
              <w:top w:val="nil"/>
              <w:left w:val="nil"/>
              <w:bottom w:val="single" w:sz="4" w:space="0" w:color="auto"/>
              <w:right w:val="single" w:sz="4" w:space="0" w:color="auto"/>
            </w:tcBorders>
            <w:vAlign w:val="bottom"/>
            <w:hideMark/>
          </w:tcPr>
          <w:p w14:paraId="47640D2E"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496" w:type="dxa"/>
            <w:tcBorders>
              <w:top w:val="nil"/>
              <w:left w:val="nil"/>
              <w:bottom w:val="single" w:sz="4" w:space="0" w:color="auto"/>
              <w:right w:val="single" w:sz="4" w:space="0" w:color="auto"/>
            </w:tcBorders>
            <w:vAlign w:val="bottom"/>
            <w:hideMark/>
          </w:tcPr>
          <w:p w14:paraId="645A6903" w14:textId="77777777" w:rsidR="00D74B91" w:rsidRPr="00D74B91" w:rsidRDefault="00E53363" w:rsidP="00D74B91">
            <w:pPr>
              <w:spacing w:line="240" w:lineRule="auto"/>
              <w:rPr>
                <w:rFonts w:ascii="Calibri" w:eastAsia="Times New Roman" w:hAnsi="Calibri" w:cs="Calibri"/>
                <w:color w:val="000000"/>
                <w:sz w:val="20"/>
                <w:szCs w:val="20"/>
                <w:lang w:eastAsia="fr-FR"/>
              </w:rPr>
            </w:pPr>
            <w:ins w:id="342" w:author="souchem" w:date="2015-07-28T19:31:00Z">
              <w:r w:rsidRPr="00D74B91">
                <w:rPr>
                  <w:rFonts w:ascii="Calibri" w:eastAsia="Times New Roman" w:hAnsi="Calibri" w:cs="Calibri"/>
                  <w:color w:val="000000"/>
                  <w:sz w:val="20"/>
                  <w:szCs w:val="20"/>
                  <w:lang w:eastAsia="fr-FR"/>
                </w:rPr>
                <w:t>Sans paiement</w:t>
              </w:r>
            </w:ins>
            <w:del w:id="343" w:author="souchem" w:date="2015-07-28T19:31:00Z">
              <w:r w:rsidR="00D74B91" w:rsidRPr="00D74B91" w:rsidDel="00E53363">
                <w:rPr>
                  <w:rFonts w:ascii="Calibri" w:eastAsia="Times New Roman" w:hAnsi="Calibri" w:cs="Calibri"/>
                  <w:color w:val="000000"/>
                  <w:sz w:val="20"/>
                  <w:szCs w:val="20"/>
                  <w:lang w:eastAsia="fr-FR"/>
                </w:rPr>
                <w:delText>Contre paiement</w:delText>
              </w:r>
            </w:del>
          </w:p>
        </w:tc>
        <w:tc>
          <w:tcPr>
            <w:tcW w:w="993" w:type="dxa"/>
            <w:tcBorders>
              <w:top w:val="nil"/>
              <w:left w:val="nil"/>
              <w:bottom w:val="single" w:sz="4" w:space="0" w:color="auto"/>
              <w:right w:val="single" w:sz="4" w:space="0" w:color="auto"/>
            </w:tcBorders>
            <w:vAlign w:val="bottom"/>
            <w:hideMark/>
          </w:tcPr>
          <w:p w14:paraId="7B7B86FB"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Sortie</w:t>
            </w:r>
          </w:p>
        </w:tc>
        <w:tc>
          <w:tcPr>
            <w:tcW w:w="1837" w:type="dxa"/>
            <w:tcBorders>
              <w:top w:val="nil"/>
              <w:left w:val="nil"/>
              <w:bottom w:val="single" w:sz="4" w:space="0" w:color="auto"/>
              <w:right w:val="single" w:sz="4" w:space="0" w:color="auto"/>
            </w:tcBorders>
            <w:vAlign w:val="bottom"/>
            <w:hideMark/>
          </w:tcPr>
          <w:p w14:paraId="4CF644CB" w14:textId="77777777" w:rsidR="00D74B91" w:rsidRPr="00D74B91" w:rsidRDefault="00D74B91" w:rsidP="00D74B91">
            <w:pPr>
              <w:spacing w:line="240" w:lineRule="auto"/>
              <w:rPr>
                <w:rFonts w:ascii="Calibri" w:eastAsia="Times New Roman" w:hAnsi="Calibri" w:cs="Calibri"/>
                <w:color w:val="000000"/>
                <w:sz w:val="20"/>
                <w:szCs w:val="20"/>
                <w:lang w:eastAsia="fr-FR"/>
              </w:rPr>
            </w:pPr>
            <w:del w:id="344" w:author="souchem" w:date="2015-07-28T19:35:00Z">
              <w:r w:rsidRPr="00D74B91" w:rsidDel="002250FD">
                <w:rPr>
                  <w:rFonts w:ascii="Calibri" w:eastAsia="Times New Roman" w:hAnsi="Calibri" w:cs="Calibri"/>
                  <w:color w:val="000000"/>
                  <w:sz w:val="20"/>
                  <w:szCs w:val="20"/>
                  <w:lang w:eastAsia="fr-FR"/>
                </w:rPr>
                <w:delText>Montant Intérêts TTC</w:delText>
              </w:r>
            </w:del>
            <w:ins w:id="345" w:author="souchem" w:date="2015-07-28T19:35:00Z">
              <w:r w:rsidR="002250FD">
                <w:rPr>
                  <w:rFonts w:ascii="Calibri" w:eastAsia="Times New Roman" w:hAnsi="Calibri" w:cs="Calibri"/>
                  <w:color w:val="000000"/>
                  <w:sz w:val="20"/>
                  <w:szCs w:val="20"/>
                  <w:lang w:eastAsia="fr-FR"/>
                </w:rPr>
                <w:t xml:space="preserve"> 0</w:t>
              </w:r>
            </w:ins>
          </w:p>
        </w:tc>
        <w:tc>
          <w:tcPr>
            <w:tcW w:w="2104" w:type="dxa"/>
            <w:tcBorders>
              <w:top w:val="nil"/>
              <w:left w:val="nil"/>
              <w:bottom w:val="single" w:sz="4" w:space="0" w:color="auto"/>
              <w:right w:val="single" w:sz="4" w:space="0" w:color="auto"/>
            </w:tcBorders>
            <w:vAlign w:val="bottom"/>
            <w:hideMark/>
          </w:tcPr>
          <w:p w14:paraId="1EB9F218" w14:textId="77777777" w:rsidR="00D74B91" w:rsidRPr="00D74B91" w:rsidRDefault="00D74B91" w:rsidP="00D74B91">
            <w:pPr>
              <w:spacing w:line="240" w:lineRule="auto"/>
              <w:rPr>
                <w:rFonts w:ascii="Calibri" w:eastAsia="Times New Roman" w:hAnsi="Calibri" w:cs="Calibri"/>
                <w:color w:val="000000"/>
                <w:sz w:val="20"/>
                <w:szCs w:val="20"/>
                <w:lang w:eastAsia="fr-FR"/>
              </w:rPr>
            </w:pPr>
            <w:r w:rsidRPr="00D74B91">
              <w:rPr>
                <w:rFonts w:ascii="Calibri" w:eastAsia="Times New Roman" w:hAnsi="Calibri" w:cs="Calibri"/>
                <w:color w:val="000000"/>
                <w:sz w:val="20"/>
                <w:szCs w:val="20"/>
                <w:lang w:eastAsia="fr-FR"/>
              </w:rPr>
              <w:t>Montant Intérêts TTC + Commission RL</w:t>
            </w:r>
          </w:p>
        </w:tc>
      </w:tr>
    </w:tbl>
    <w:p w14:paraId="5485E494" w14:textId="77777777" w:rsidR="0032353D" w:rsidRPr="000E44AB" w:rsidRDefault="0032353D" w:rsidP="0032353D">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 métier</w:t>
      </w:r>
    </w:p>
    <w:p w14:paraId="2F9EF741" w14:textId="77777777" w:rsidR="00D74B91" w:rsidRPr="009F752D" w:rsidRDefault="0032353D" w:rsidP="007E5D01">
      <w:pPr>
        <w:spacing w:before="240" w:after="240" w:line="240" w:lineRule="auto"/>
        <w:ind w:right="142"/>
        <w:rPr>
          <w:rFonts w:cstheme="minorHAnsi"/>
        </w:rPr>
      </w:pPr>
      <w:r w:rsidRPr="009F752D">
        <w:rPr>
          <w:rFonts w:cstheme="minorHAnsi"/>
        </w:rPr>
        <w:t>Règles similaires à ceux du gré à gré, enrichi</w:t>
      </w:r>
      <w:r w:rsidR="000B5DCA" w:rsidRPr="009F752D">
        <w:rPr>
          <w:rFonts w:cstheme="minorHAnsi"/>
        </w:rPr>
        <w:t>e</w:t>
      </w:r>
      <w:r w:rsidRPr="009F752D">
        <w:rPr>
          <w:rFonts w:cstheme="minorHAnsi"/>
        </w:rPr>
        <w:t xml:space="preserve">s par le contrôle sur l'existence des champs du termes du contrat.  </w:t>
      </w:r>
    </w:p>
    <w:p w14:paraId="00804B43" w14:textId="77777777" w:rsidR="0043275F" w:rsidRPr="000E44AB" w:rsidRDefault="0043275F" w:rsidP="004327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54D40A3A" w14:textId="77777777" w:rsidR="0043275F" w:rsidRPr="009F752D" w:rsidRDefault="0043275F" w:rsidP="007E5D01">
      <w:pPr>
        <w:spacing w:before="240" w:after="240" w:line="240" w:lineRule="auto"/>
        <w:ind w:right="142"/>
        <w:rPr>
          <w:rFonts w:cstheme="minorHAnsi"/>
        </w:rPr>
      </w:pPr>
      <w:r w:rsidRPr="009F752D">
        <w:rPr>
          <w:rFonts w:cstheme="minorHAnsi"/>
        </w:rPr>
        <w:t xml:space="preserve">Identique aux </w:t>
      </w:r>
      <w:proofErr w:type="spellStart"/>
      <w:r w:rsidRPr="009F752D">
        <w:rPr>
          <w:rFonts w:cstheme="minorHAnsi"/>
        </w:rPr>
        <w:t>IRLs</w:t>
      </w:r>
      <w:proofErr w:type="spellEnd"/>
      <w:r w:rsidRPr="009F752D">
        <w:rPr>
          <w:rFonts w:cstheme="minorHAnsi"/>
        </w:rPr>
        <w:t xml:space="preserve"> Gré à Gré.</w:t>
      </w:r>
    </w:p>
    <w:p w14:paraId="65993873" w14:textId="77777777" w:rsidR="003051DC" w:rsidRPr="000E44AB" w:rsidRDefault="003051DC" w:rsidP="003051D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Appariement et dénouement</w:t>
      </w:r>
    </w:p>
    <w:p w14:paraId="42176FDD" w14:textId="77777777" w:rsidR="0043275F" w:rsidRPr="009F752D" w:rsidRDefault="003051DC" w:rsidP="007E5D01">
      <w:pPr>
        <w:spacing w:before="240" w:after="240" w:line="240" w:lineRule="auto"/>
        <w:ind w:right="142"/>
        <w:rPr>
          <w:rFonts w:cstheme="minorHAnsi"/>
          <w:u w:val="single"/>
        </w:rPr>
      </w:pPr>
      <w:r w:rsidRPr="009F752D">
        <w:rPr>
          <w:rFonts w:cstheme="minorHAnsi"/>
          <w:u w:val="single"/>
        </w:rPr>
        <w:t>Ces opérations</w:t>
      </w:r>
      <w:r w:rsidR="00E67921" w:rsidRPr="009F752D">
        <w:rPr>
          <w:rFonts w:cstheme="minorHAnsi"/>
          <w:u w:val="single"/>
        </w:rPr>
        <w:t xml:space="preserve"> ne </w:t>
      </w:r>
      <w:proofErr w:type="gramStart"/>
      <w:r w:rsidR="00E67921" w:rsidRPr="009F752D">
        <w:rPr>
          <w:rFonts w:cstheme="minorHAnsi"/>
          <w:u w:val="single"/>
        </w:rPr>
        <w:t>communique</w:t>
      </w:r>
      <w:proofErr w:type="gramEnd"/>
      <w:r w:rsidR="00E67921" w:rsidRPr="009F752D">
        <w:rPr>
          <w:rFonts w:cstheme="minorHAnsi"/>
          <w:u w:val="single"/>
        </w:rPr>
        <w:t xml:space="preserve"> pas de </w:t>
      </w:r>
      <w:proofErr w:type="spellStart"/>
      <w:r w:rsidR="00E67921" w:rsidRPr="009F752D">
        <w:rPr>
          <w:rFonts w:cstheme="minorHAnsi"/>
          <w:u w:val="single"/>
        </w:rPr>
        <w:t>swift</w:t>
      </w:r>
      <w:proofErr w:type="spellEnd"/>
      <w:r w:rsidRPr="009F752D">
        <w:rPr>
          <w:rFonts w:cstheme="minorHAnsi"/>
          <w:u w:val="single"/>
        </w:rPr>
        <w:t xml:space="preserve"> à </w:t>
      </w:r>
      <w:proofErr w:type="spellStart"/>
      <w:proofErr w:type="gramStart"/>
      <w:r w:rsidRPr="009F752D">
        <w:rPr>
          <w:rFonts w:cstheme="minorHAnsi"/>
          <w:u w:val="single"/>
        </w:rPr>
        <w:t>MaroClear</w:t>
      </w:r>
      <w:proofErr w:type="spellEnd"/>
      <w:r w:rsidR="00E67921" w:rsidRPr="009F752D">
        <w:rPr>
          <w:rFonts w:cstheme="minorHAnsi"/>
          <w:u w:val="single"/>
        </w:rPr>
        <w:t>,</w:t>
      </w:r>
      <w:r w:rsidRPr="009F752D">
        <w:rPr>
          <w:rFonts w:cstheme="minorHAnsi"/>
          <w:u w:val="single"/>
        </w:rPr>
        <w:t xml:space="preserve">  ces</w:t>
      </w:r>
      <w:proofErr w:type="gramEnd"/>
      <w:r w:rsidRPr="009F752D">
        <w:rPr>
          <w:rFonts w:cstheme="minorHAnsi"/>
          <w:u w:val="single"/>
        </w:rPr>
        <w:t xml:space="preserve"> opérations ne sont pas traitées avec </w:t>
      </w:r>
      <w:r w:rsidR="00E67921" w:rsidRPr="009F752D">
        <w:rPr>
          <w:rFonts w:cstheme="minorHAnsi"/>
          <w:u w:val="single"/>
        </w:rPr>
        <w:t xml:space="preserve">des Swift chez </w:t>
      </w:r>
      <w:proofErr w:type="spellStart"/>
      <w:r w:rsidR="00E67921" w:rsidRPr="009F752D">
        <w:rPr>
          <w:rFonts w:cstheme="minorHAnsi"/>
          <w:u w:val="single"/>
        </w:rPr>
        <w:t>MaroClear</w:t>
      </w:r>
      <w:proofErr w:type="spellEnd"/>
      <w:r w:rsidR="00E67921" w:rsidRPr="009F752D">
        <w:rPr>
          <w:rFonts w:cstheme="minorHAnsi"/>
          <w:u w:val="single"/>
        </w:rPr>
        <w:t>.</w:t>
      </w:r>
    </w:p>
    <w:p w14:paraId="182B5431" w14:textId="77777777" w:rsidR="003051DC" w:rsidRPr="009F752D" w:rsidRDefault="003051DC" w:rsidP="007E5D01">
      <w:pPr>
        <w:spacing w:before="240" w:after="240" w:line="240" w:lineRule="auto"/>
        <w:ind w:right="142"/>
        <w:rPr>
          <w:rFonts w:cstheme="minorHAnsi"/>
          <w:u w:val="single"/>
        </w:rPr>
      </w:pPr>
      <w:r w:rsidRPr="009F752D">
        <w:rPr>
          <w:rFonts w:cstheme="minorHAnsi"/>
          <w:u w:val="single"/>
        </w:rPr>
        <w:t>L</w:t>
      </w:r>
      <w:r w:rsidR="00E67921" w:rsidRPr="009F752D">
        <w:rPr>
          <w:rFonts w:cstheme="minorHAnsi"/>
          <w:u w:val="single"/>
        </w:rPr>
        <w:t>es opérations seront Appariées et dénouées manuellement.</w:t>
      </w:r>
    </w:p>
    <w:p w14:paraId="5149ACA6" w14:textId="77777777" w:rsidR="00E9734F" w:rsidRDefault="00E9734F" w:rsidP="009B78F3">
      <w:pPr>
        <w:spacing w:before="240" w:after="240" w:line="240" w:lineRule="auto"/>
        <w:ind w:right="142"/>
        <w:rPr>
          <w:highlight w:val="red"/>
        </w:rPr>
      </w:pPr>
    </w:p>
    <w:p w14:paraId="127135C6" w14:textId="77777777" w:rsidR="00185BBE" w:rsidRDefault="00185BBE" w:rsidP="00185BBE">
      <w:pPr>
        <w:pStyle w:val="Style2"/>
      </w:pPr>
      <w:bookmarkStart w:id="346" w:name="_Toc412633995"/>
      <w:r w:rsidRPr="00450A1F">
        <w:t>Processus</w:t>
      </w:r>
      <w:r>
        <w:t xml:space="preserve"> "OST Individuelle"</w:t>
      </w:r>
      <w:bookmarkEnd w:id="346"/>
    </w:p>
    <w:p w14:paraId="1C289BC3" w14:textId="77777777" w:rsidR="00185BBE" w:rsidRPr="00450A1F" w:rsidRDefault="00185BBE" w:rsidP="00185BBE">
      <w:pPr>
        <w:pStyle w:val="Style3"/>
      </w:pPr>
      <w:bookmarkStart w:id="347" w:name="_Toc412633996"/>
      <w:r w:rsidRPr="00450A1F">
        <w:t>Description générale</w:t>
      </w:r>
      <w:bookmarkEnd w:id="347"/>
    </w:p>
    <w:p w14:paraId="5CEC4F78" w14:textId="77777777" w:rsidR="00185BBE" w:rsidRPr="004C6F62" w:rsidRDefault="00C71F90" w:rsidP="00C71F90">
      <w:pPr>
        <w:spacing w:before="240" w:after="240" w:line="240" w:lineRule="auto"/>
        <w:ind w:right="142"/>
      </w:pPr>
      <w:r w:rsidRPr="004C6F62">
        <w:t xml:space="preserve">Les OST individuelles comportent les </w:t>
      </w:r>
      <w:r w:rsidR="006B6CD4" w:rsidRPr="004C6F62">
        <w:t xml:space="preserve">opérations </w:t>
      </w:r>
      <w:proofErr w:type="gramStart"/>
      <w:r w:rsidR="006B6CD4" w:rsidRPr="004C6F62">
        <w:t>suivantes:</w:t>
      </w:r>
      <w:proofErr w:type="gramEnd"/>
    </w:p>
    <w:p w14:paraId="70B1A14E" w14:textId="77777777" w:rsidR="00185BBE" w:rsidRPr="004C6F62" w:rsidRDefault="006B6CD4" w:rsidP="00676A75">
      <w:pPr>
        <w:pStyle w:val="ListParagraph"/>
        <w:numPr>
          <w:ilvl w:val="0"/>
          <w:numId w:val="9"/>
        </w:numPr>
        <w:spacing w:before="240" w:after="240" w:line="240" w:lineRule="auto"/>
        <w:ind w:left="748" w:right="142" w:hanging="357"/>
      </w:pPr>
      <w:r w:rsidRPr="004C6F62">
        <w:t>Les transferts</w:t>
      </w:r>
    </w:p>
    <w:p w14:paraId="6986310F" w14:textId="77777777" w:rsidR="006B6CD4" w:rsidRPr="004C6F62" w:rsidRDefault="006B6CD4" w:rsidP="00676A75">
      <w:pPr>
        <w:pStyle w:val="ListParagraph"/>
        <w:numPr>
          <w:ilvl w:val="0"/>
          <w:numId w:val="9"/>
        </w:numPr>
        <w:spacing w:before="240" w:after="240" w:line="240" w:lineRule="auto"/>
        <w:ind w:left="748" w:right="142" w:hanging="357"/>
      </w:pPr>
      <w:r w:rsidRPr="004C6F62">
        <w:lastRenderedPageBreak/>
        <w:t>Les nantissements</w:t>
      </w:r>
    </w:p>
    <w:p w14:paraId="5C14F2E0" w14:textId="77777777" w:rsidR="006B6CD4" w:rsidRPr="004C6F62" w:rsidRDefault="006B6CD4" w:rsidP="00676A75">
      <w:pPr>
        <w:pStyle w:val="ListParagraph"/>
        <w:numPr>
          <w:ilvl w:val="0"/>
          <w:numId w:val="9"/>
        </w:numPr>
        <w:spacing w:before="240" w:after="240" w:line="240" w:lineRule="auto"/>
        <w:ind w:left="748" w:right="142" w:hanging="357"/>
      </w:pPr>
      <w:r w:rsidRPr="004C6F62">
        <w:t>Les blocages</w:t>
      </w:r>
    </w:p>
    <w:p w14:paraId="2AB660D4" w14:textId="77777777" w:rsidR="00F4769B" w:rsidRDefault="006B6CD4" w:rsidP="00F4769B">
      <w:pPr>
        <w:pStyle w:val="ListParagraph"/>
        <w:numPr>
          <w:ilvl w:val="0"/>
          <w:numId w:val="9"/>
        </w:numPr>
        <w:spacing w:before="240" w:after="240" w:line="240" w:lineRule="auto"/>
        <w:ind w:left="748" w:right="142" w:hanging="357"/>
        <w:contextualSpacing w:val="0"/>
      </w:pPr>
      <w:r w:rsidRPr="004C6F62">
        <w:t>Les conversions de détention de forme de titre</w:t>
      </w:r>
    </w:p>
    <w:p w14:paraId="31AD7C9C" w14:textId="77777777" w:rsidR="00050CED" w:rsidRDefault="00050CED" w:rsidP="00050CED">
      <w:pPr>
        <w:spacing w:before="240" w:after="240" w:line="240" w:lineRule="auto"/>
        <w:ind w:right="142"/>
      </w:pPr>
    </w:p>
    <w:p w14:paraId="67922D1C" w14:textId="77777777" w:rsidR="00F4769B" w:rsidRPr="00450A1F" w:rsidRDefault="00F4769B" w:rsidP="00F4769B">
      <w:pPr>
        <w:pStyle w:val="Style3"/>
      </w:pPr>
      <w:bookmarkStart w:id="348" w:name="_Toc412633997"/>
      <w:r>
        <w:t>Description détaillée</w:t>
      </w:r>
      <w:bookmarkEnd w:id="348"/>
    </w:p>
    <w:p w14:paraId="6DD96D1A" w14:textId="77777777" w:rsidR="00AC5EE9" w:rsidRPr="006666E4" w:rsidRDefault="00AC5EE9" w:rsidP="00AC5EE9">
      <w:pPr>
        <w:pStyle w:val="Heading4"/>
      </w:pPr>
      <w:r>
        <w:t>Les transferts</w:t>
      </w:r>
    </w:p>
    <w:p w14:paraId="493B67CB" w14:textId="77777777" w:rsidR="000F53FA" w:rsidRDefault="00210E26" w:rsidP="00210E26">
      <w:pPr>
        <w:spacing w:before="240" w:after="240" w:line="240" w:lineRule="auto"/>
        <w:ind w:right="142"/>
      </w:pPr>
      <w:r>
        <w:t xml:space="preserve">Le transfert est un mouvement de titres </w:t>
      </w:r>
      <w:r w:rsidR="00827CDC">
        <w:t>entre deux parties. Il</w:t>
      </w:r>
      <w:r>
        <w:t xml:space="preserve"> peut porter sur un titre coté ou un titre non coté. </w:t>
      </w:r>
      <w:r w:rsidR="000F53FA">
        <w:t xml:space="preserve">Le dénouement </w:t>
      </w:r>
      <w:proofErr w:type="gramStart"/>
      <w:r w:rsidR="000F53FA">
        <w:t>des transfert</w:t>
      </w:r>
      <w:proofErr w:type="gramEnd"/>
      <w:r w:rsidR="000F53FA">
        <w:t xml:space="preserve"> est </w:t>
      </w:r>
      <w:proofErr w:type="gramStart"/>
      <w:r w:rsidR="000F53FA">
        <w:t>soit:</w:t>
      </w:r>
      <w:proofErr w:type="gramEnd"/>
    </w:p>
    <w:p w14:paraId="0709BF93" w14:textId="77777777" w:rsidR="000F53FA" w:rsidRDefault="000F53FA" w:rsidP="00676A75">
      <w:pPr>
        <w:pStyle w:val="ListParagraph"/>
        <w:numPr>
          <w:ilvl w:val="0"/>
          <w:numId w:val="33"/>
        </w:numPr>
        <w:spacing w:before="240" w:after="240" w:line="240" w:lineRule="auto"/>
        <w:ind w:right="142"/>
      </w:pPr>
      <w:proofErr w:type="gramStart"/>
      <w:r>
        <w:t>Interne:</w:t>
      </w:r>
      <w:proofErr w:type="gramEnd"/>
      <w:r>
        <w:t xml:space="preserve"> </w:t>
      </w:r>
      <w:r w:rsidR="001904F6">
        <w:t xml:space="preserve">cas de transferts </w:t>
      </w:r>
      <w:r>
        <w:t>entre deux portefeuilles déposés avec même catégorie d'avoir.</w:t>
      </w:r>
    </w:p>
    <w:p w14:paraId="1C07224D" w14:textId="77777777" w:rsidR="00210E26" w:rsidRDefault="000F53FA" w:rsidP="00676A75">
      <w:pPr>
        <w:pStyle w:val="ListParagraph"/>
        <w:numPr>
          <w:ilvl w:val="0"/>
          <w:numId w:val="33"/>
        </w:numPr>
        <w:spacing w:before="240" w:after="240" w:line="240" w:lineRule="auto"/>
        <w:ind w:right="142"/>
      </w:pPr>
      <w:proofErr w:type="gramStart"/>
      <w:r>
        <w:t>Externe:</w:t>
      </w:r>
      <w:proofErr w:type="gramEnd"/>
      <w:r>
        <w:t xml:space="preserve"> </w:t>
      </w:r>
      <w:r w:rsidR="001904F6">
        <w:t xml:space="preserve">cas de transfert </w:t>
      </w:r>
      <w:r>
        <w:t xml:space="preserve">avec contrepartie externe, ou </w:t>
      </w:r>
      <w:r w:rsidR="001904F6">
        <w:t xml:space="preserve">transfert </w:t>
      </w:r>
      <w:r>
        <w:t xml:space="preserve">entre deux portefeuilles </w:t>
      </w:r>
      <w:r w:rsidRPr="009F752D">
        <w:t>déposés</w:t>
      </w:r>
      <w:r w:rsidR="001904F6" w:rsidRPr="009F752D">
        <w:t xml:space="preserve"> chez AWB ayant</w:t>
      </w:r>
      <w:ins w:id="349" w:author="souchem" w:date="2015-07-28T17:52:00Z">
        <w:r w:rsidR="00201934">
          <w:t xml:space="preserve"> </w:t>
        </w:r>
      </w:ins>
      <w:r w:rsidR="00D64DE9" w:rsidRPr="009F752D">
        <w:t xml:space="preserve">des </w:t>
      </w:r>
      <w:r w:rsidRPr="009F752D">
        <w:t>catégories d'avoir différente</w:t>
      </w:r>
      <w:r w:rsidR="001904F6" w:rsidRPr="009F752D">
        <w:t>s</w:t>
      </w:r>
      <w:r w:rsidRPr="009F752D">
        <w:t>. Ces transferts</w:t>
      </w:r>
      <w:r w:rsidR="00995642" w:rsidRPr="009F752D">
        <w:t xml:space="preserve">, indépendamment si le titre est </w:t>
      </w:r>
      <w:proofErr w:type="gramStart"/>
      <w:r w:rsidR="00995642" w:rsidRPr="009F752D">
        <w:t>cotés</w:t>
      </w:r>
      <w:proofErr w:type="gramEnd"/>
      <w:r w:rsidR="00995642" w:rsidRPr="009F752D">
        <w:t xml:space="preserve"> ou </w:t>
      </w:r>
      <w:proofErr w:type="gramStart"/>
      <w:r w:rsidR="00995642" w:rsidRPr="009F752D">
        <w:t xml:space="preserve">non, </w:t>
      </w:r>
      <w:r w:rsidR="00827CDC" w:rsidRPr="009F752D">
        <w:t xml:space="preserve"> sont</w:t>
      </w:r>
      <w:proofErr w:type="gramEnd"/>
      <w:r w:rsidR="00827CDC" w:rsidRPr="009F752D">
        <w:t xml:space="preserve"> dénoués</w:t>
      </w:r>
      <w:r w:rsidRPr="009F752D">
        <w:t xml:space="preserve"> au niveau de la filière </w:t>
      </w:r>
      <w:r w:rsidR="00433BBB" w:rsidRPr="009F752D">
        <w:t>"</w:t>
      </w:r>
      <w:r w:rsidRPr="009F752D">
        <w:t>Franco</w:t>
      </w:r>
      <w:r w:rsidR="00433BBB" w:rsidRPr="009F752D">
        <w:t xml:space="preserve">". </w:t>
      </w:r>
    </w:p>
    <w:p w14:paraId="58BBAAC7" w14:textId="77777777" w:rsidR="00355897" w:rsidRDefault="00355897" w:rsidP="0035589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Types et catégories des transferts</w:t>
      </w:r>
    </w:p>
    <w:p w14:paraId="32938716" w14:textId="77777777" w:rsidR="00052165" w:rsidRPr="00052165" w:rsidRDefault="00052165" w:rsidP="00210E26">
      <w:pPr>
        <w:spacing w:before="240" w:after="240" w:line="240" w:lineRule="auto"/>
        <w:ind w:right="142"/>
        <w:rPr>
          <w:b/>
          <w:u w:val="single"/>
        </w:rPr>
      </w:pPr>
      <w:r w:rsidRPr="00052165">
        <w:rPr>
          <w:b/>
          <w:u w:val="single"/>
        </w:rPr>
        <w:t>Type de transfert</w:t>
      </w:r>
    </w:p>
    <w:p w14:paraId="60B214F5" w14:textId="77777777" w:rsidR="00827CDC" w:rsidRDefault="00210E26" w:rsidP="00210E26">
      <w:pPr>
        <w:spacing w:before="240" w:after="240" w:line="240" w:lineRule="auto"/>
        <w:ind w:right="142"/>
      </w:pPr>
      <w:r>
        <w:t xml:space="preserve">Les parties </w:t>
      </w:r>
      <w:r w:rsidR="00827CDC">
        <w:t xml:space="preserve">du transfert </w:t>
      </w:r>
      <w:r w:rsidR="00827CDC" w:rsidRPr="0029112F">
        <w:t>identifie le type du transfert, nous</w:t>
      </w:r>
      <w:r w:rsidR="00827CDC">
        <w:t xml:space="preserve"> </w:t>
      </w:r>
      <w:proofErr w:type="gramStart"/>
      <w:r w:rsidR="00827CDC">
        <w:t>distinguons:</w:t>
      </w:r>
      <w:proofErr w:type="gramEnd"/>
      <w:r w:rsidR="00827CDC">
        <w:t xml:space="preserve"> </w:t>
      </w:r>
    </w:p>
    <w:p w14:paraId="2ADADD29" w14:textId="77777777" w:rsidR="00210E26" w:rsidRDefault="00827CDC" w:rsidP="00676A75">
      <w:pPr>
        <w:pStyle w:val="ListParagraph"/>
        <w:numPr>
          <w:ilvl w:val="0"/>
          <w:numId w:val="30"/>
        </w:numPr>
        <w:spacing w:before="240" w:after="240" w:line="240" w:lineRule="auto"/>
        <w:ind w:right="142"/>
      </w:pPr>
      <w:r>
        <w:t xml:space="preserve">Le transfert </w:t>
      </w:r>
      <w:proofErr w:type="gramStart"/>
      <w:r>
        <w:t>simple:</w:t>
      </w:r>
      <w:proofErr w:type="gramEnd"/>
      <w:r>
        <w:t xml:space="preserve"> relatif au transfert </w:t>
      </w:r>
      <w:r w:rsidR="0072698F">
        <w:t xml:space="preserve">pour un même client chez le même dépositaire, ou pour un même client entre deux dépositaires différents. </w:t>
      </w:r>
    </w:p>
    <w:p w14:paraId="296345CA" w14:textId="77777777" w:rsidR="00827CDC" w:rsidRDefault="0072698F" w:rsidP="00676A75">
      <w:pPr>
        <w:pStyle w:val="ListParagraph"/>
        <w:numPr>
          <w:ilvl w:val="0"/>
          <w:numId w:val="30"/>
        </w:numPr>
        <w:spacing w:before="240" w:after="240" w:line="240" w:lineRule="auto"/>
        <w:ind w:right="142"/>
      </w:pPr>
      <w:r>
        <w:t xml:space="preserve">Le transfert </w:t>
      </w:r>
      <w:proofErr w:type="gramStart"/>
      <w:r>
        <w:t>direct:</w:t>
      </w:r>
      <w:proofErr w:type="gramEnd"/>
      <w:r>
        <w:t xml:space="preserve"> relatif au transfert entre deux clients différents chez le même dépositaire, ou entre deux clients différents avec deux dépositaires différents.</w:t>
      </w:r>
    </w:p>
    <w:tbl>
      <w:tblPr>
        <w:tblW w:w="6340" w:type="dxa"/>
        <w:jc w:val="center"/>
        <w:tblCellMar>
          <w:left w:w="70" w:type="dxa"/>
          <w:right w:w="70" w:type="dxa"/>
        </w:tblCellMar>
        <w:tblLook w:val="04A0" w:firstRow="1" w:lastRow="0" w:firstColumn="1" w:lastColumn="0" w:noHBand="0" w:noVBand="1"/>
      </w:tblPr>
      <w:tblGrid>
        <w:gridCol w:w="1980"/>
        <w:gridCol w:w="2180"/>
        <w:gridCol w:w="2180"/>
      </w:tblGrid>
      <w:tr w:rsidR="00995642" w:rsidRPr="00995642" w14:paraId="2568A397" w14:textId="77777777" w:rsidTr="00995642">
        <w:trPr>
          <w:trHeight w:val="600"/>
          <w:jc w:val="center"/>
        </w:trPr>
        <w:tc>
          <w:tcPr>
            <w:tcW w:w="1980" w:type="dxa"/>
            <w:tcBorders>
              <w:top w:val="nil"/>
              <w:left w:val="nil"/>
              <w:bottom w:val="nil"/>
              <w:right w:val="nil"/>
            </w:tcBorders>
            <w:noWrap/>
            <w:vAlign w:val="bottom"/>
            <w:hideMark/>
          </w:tcPr>
          <w:p w14:paraId="60790C54" w14:textId="77777777" w:rsidR="00995642" w:rsidRPr="00995642" w:rsidRDefault="00995642" w:rsidP="00995642">
            <w:pPr>
              <w:spacing w:line="240" w:lineRule="auto"/>
              <w:rPr>
                <w:rFonts w:ascii="Calibri" w:eastAsia="Times New Roman" w:hAnsi="Calibri" w:cs="Calibri"/>
                <w:color w:val="000000"/>
                <w:lang w:eastAsia="fr-FR"/>
              </w:rPr>
            </w:pPr>
          </w:p>
        </w:tc>
        <w:tc>
          <w:tcPr>
            <w:tcW w:w="21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EDAEA54" w14:textId="77777777"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Même client</w:t>
            </w:r>
          </w:p>
        </w:tc>
        <w:tc>
          <w:tcPr>
            <w:tcW w:w="2180" w:type="dxa"/>
            <w:tcBorders>
              <w:top w:val="single" w:sz="4" w:space="0" w:color="auto"/>
              <w:left w:val="nil"/>
              <w:bottom w:val="single" w:sz="4" w:space="0" w:color="auto"/>
              <w:right w:val="single" w:sz="4" w:space="0" w:color="auto"/>
            </w:tcBorders>
            <w:shd w:val="clear" w:color="000000" w:fill="BFBFBF"/>
            <w:vAlign w:val="center"/>
            <w:hideMark/>
          </w:tcPr>
          <w:p w14:paraId="4F5C5D00" w14:textId="77777777"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Deux clients différents</w:t>
            </w:r>
          </w:p>
        </w:tc>
      </w:tr>
      <w:tr w:rsidR="00995642" w:rsidRPr="00995642" w14:paraId="74EE2B10" w14:textId="77777777" w:rsidTr="00995642">
        <w:trPr>
          <w:trHeight w:val="660"/>
          <w:jc w:val="center"/>
        </w:trPr>
        <w:tc>
          <w:tcPr>
            <w:tcW w:w="19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A58A27C" w14:textId="77777777"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Même dépositaire</w:t>
            </w:r>
          </w:p>
        </w:tc>
        <w:tc>
          <w:tcPr>
            <w:tcW w:w="2180" w:type="dxa"/>
            <w:tcBorders>
              <w:top w:val="nil"/>
              <w:left w:val="nil"/>
              <w:bottom w:val="single" w:sz="4" w:space="0" w:color="auto"/>
              <w:right w:val="single" w:sz="4" w:space="0" w:color="auto"/>
            </w:tcBorders>
            <w:noWrap/>
            <w:vAlign w:val="center"/>
            <w:hideMark/>
          </w:tcPr>
          <w:p w14:paraId="755E4596" w14:textId="77777777"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Simple</w:t>
            </w:r>
          </w:p>
        </w:tc>
        <w:tc>
          <w:tcPr>
            <w:tcW w:w="2180" w:type="dxa"/>
            <w:tcBorders>
              <w:top w:val="nil"/>
              <w:left w:val="nil"/>
              <w:bottom w:val="single" w:sz="4" w:space="0" w:color="auto"/>
              <w:right w:val="single" w:sz="4" w:space="0" w:color="auto"/>
            </w:tcBorders>
            <w:noWrap/>
            <w:vAlign w:val="center"/>
            <w:hideMark/>
          </w:tcPr>
          <w:p w14:paraId="3CA083D4" w14:textId="77777777"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Direct</w:t>
            </w:r>
          </w:p>
        </w:tc>
      </w:tr>
      <w:tr w:rsidR="00995642" w:rsidRPr="00995642" w14:paraId="416FF215" w14:textId="77777777" w:rsidTr="00995642">
        <w:trPr>
          <w:trHeight w:val="660"/>
          <w:jc w:val="center"/>
        </w:trPr>
        <w:tc>
          <w:tcPr>
            <w:tcW w:w="1980" w:type="dxa"/>
            <w:tcBorders>
              <w:top w:val="nil"/>
              <w:left w:val="single" w:sz="4" w:space="0" w:color="auto"/>
              <w:bottom w:val="single" w:sz="4" w:space="0" w:color="auto"/>
              <w:right w:val="single" w:sz="4" w:space="0" w:color="auto"/>
            </w:tcBorders>
            <w:shd w:val="clear" w:color="000000" w:fill="BFBFBF"/>
            <w:vAlign w:val="center"/>
            <w:hideMark/>
          </w:tcPr>
          <w:p w14:paraId="6FF6F6DA" w14:textId="77777777" w:rsidR="00995642" w:rsidRPr="00995642" w:rsidRDefault="00995642" w:rsidP="00995642">
            <w:pPr>
              <w:spacing w:line="240" w:lineRule="auto"/>
              <w:jc w:val="center"/>
              <w:rPr>
                <w:rFonts w:ascii="Calibri" w:eastAsia="Times New Roman" w:hAnsi="Calibri" w:cs="Calibri"/>
                <w:b/>
                <w:bCs/>
                <w:color w:val="000000"/>
                <w:lang w:eastAsia="fr-FR"/>
              </w:rPr>
            </w:pPr>
            <w:r w:rsidRPr="00995642">
              <w:rPr>
                <w:rFonts w:ascii="Calibri" w:eastAsia="Times New Roman" w:hAnsi="Calibri" w:cs="Calibri"/>
                <w:b/>
                <w:bCs/>
                <w:color w:val="000000"/>
                <w:lang w:eastAsia="fr-FR"/>
              </w:rPr>
              <w:t>Deux dépositaires différents</w:t>
            </w:r>
          </w:p>
        </w:tc>
        <w:tc>
          <w:tcPr>
            <w:tcW w:w="2180" w:type="dxa"/>
            <w:tcBorders>
              <w:top w:val="nil"/>
              <w:left w:val="nil"/>
              <w:bottom w:val="single" w:sz="4" w:space="0" w:color="auto"/>
              <w:right w:val="single" w:sz="4" w:space="0" w:color="auto"/>
            </w:tcBorders>
            <w:noWrap/>
            <w:vAlign w:val="center"/>
            <w:hideMark/>
          </w:tcPr>
          <w:p w14:paraId="7068F4B7" w14:textId="77777777"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Simple</w:t>
            </w:r>
          </w:p>
        </w:tc>
        <w:tc>
          <w:tcPr>
            <w:tcW w:w="2180" w:type="dxa"/>
            <w:tcBorders>
              <w:top w:val="nil"/>
              <w:left w:val="nil"/>
              <w:bottom w:val="single" w:sz="4" w:space="0" w:color="auto"/>
              <w:right w:val="single" w:sz="4" w:space="0" w:color="auto"/>
            </w:tcBorders>
            <w:noWrap/>
            <w:vAlign w:val="center"/>
            <w:hideMark/>
          </w:tcPr>
          <w:p w14:paraId="05810380" w14:textId="77777777" w:rsidR="00995642" w:rsidRPr="00995642" w:rsidRDefault="00995642" w:rsidP="00995642">
            <w:pPr>
              <w:spacing w:line="240" w:lineRule="auto"/>
              <w:jc w:val="center"/>
              <w:rPr>
                <w:rFonts w:ascii="Calibri" w:eastAsia="Times New Roman" w:hAnsi="Calibri" w:cs="Calibri"/>
                <w:color w:val="000000"/>
                <w:lang w:eastAsia="fr-FR"/>
              </w:rPr>
            </w:pPr>
            <w:r w:rsidRPr="00995642">
              <w:rPr>
                <w:rFonts w:ascii="Calibri" w:eastAsia="Times New Roman" w:hAnsi="Calibri" w:cs="Calibri"/>
                <w:color w:val="000000"/>
                <w:lang w:eastAsia="fr-FR"/>
              </w:rPr>
              <w:t>Transfert Direct</w:t>
            </w:r>
          </w:p>
        </w:tc>
      </w:tr>
    </w:tbl>
    <w:p w14:paraId="7EA6EC63" w14:textId="77777777" w:rsidR="00827CDC" w:rsidRDefault="00333AC0" w:rsidP="00210E26">
      <w:pPr>
        <w:spacing w:before="240" w:after="240" w:line="240" w:lineRule="auto"/>
        <w:ind w:right="142"/>
      </w:pPr>
      <w:r>
        <w:t xml:space="preserve">-----&gt; </w:t>
      </w:r>
      <w:proofErr w:type="spellStart"/>
      <w:r>
        <w:t>Megara</w:t>
      </w:r>
      <w:proofErr w:type="spellEnd"/>
      <w:r>
        <w:t xml:space="preserve"> doit offrir un champ dans lequel l'utilisateur indique le type du transfert. </w:t>
      </w:r>
      <w:r w:rsidR="00052165">
        <w:t xml:space="preserve">Il aura comme valeur par défaut "Transfert Direct". </w:t>
      </w:r>
    </w:p>
    <w:p w14:paraId="64C78D38" w14:textId="77777777" w:rsidR="00052165" w:rsidRPr="00052165" w:rsidRDefault="00052165" w:rsidP="00210E26">
      <w:pPr>
        <w:spacing w:before="240" w:after="240" w:line="240" w:lineRule="auto"/>
        <w:ind w:right="142"/>
        <w:rPr>
          <w:b/>
          <w:u w:val="single"/>
        </w:rPr>
      </w:pPr>
      <w:r w:rsidRPr="00052165">
        <w:rPr>
          <w:b/>
          <w:u w:val="single"/>
        </w:rPr>
        <w:t>Catégorie de transfert</w:t>
      </w:r>
    </w:p>
    <w:p w14:paraId="568195E7" w14:textId="77777777" w:rsidR="00333AC0" w:rsidRDefault="00333AC0" w:rsidP="00210E26">
      <w:pPr>
        <w:spacing w:before="240" w:after="240" w:line="240" w:lineRule="auto"/>
        <w:ind w:right="142"/>
      </w:pPr>
      <w:r>
        <w:t xml:space="preserve">En parallèle, tout transfert est aussi sujet à l'une des catégories </w:t>
      </w:r>
      <w:proofErr w:type="gramStart"/>
      <w:r>
        <w:t>suivante:</w:t>
      </w:r>
      <w:proofErr w:type="gramEnd"/>
      <w:r>
        <w:t xml:space="preserve">  </w:t>
      </w:r>
    </w:p>
    <w:p w14:paraId="4460A2B9" w14:textId="77777777" w:rsidR="0029112F" w:rsidRDefault="0029112F" w:rsidP="00676A75">
      <w:pPr>
        <w:pStyle w:val="ListParagraph"/>
        <w:numPr>
          <w:ilvl w:val="0"/>
          <w:numId w:val="31"/>
        </w:numPr>
        <w:spacing w:before="240" w:after="240" w:line="240" w:lineRule="auto"/>
        <w:ind w:right="142"/>
      </w:pPr>
      <w:r>
        <w:t>Transfert de compte à compte</w:t>
      </w:r>
    </w:p>
    <w:p w14:paraId="4A4F6AF3" w14:textId="77777777" w:rsidR="0029112F" w:rsidRDefault="0029112F" w:rsidP="00676A75">
      <w:pPr>
        <w:pStyle w:val="ListParagraph"/>
        <w:numPr>
          <w:ilvl w:val="0"/>
          <w:numId w:val="31"/>
        </w:numPr>
        <w:spacing w:before="240" w:after="240" w:line="240" w:lineRule="auto"/>
        <w:ind w:right="142"/>
      </w:pPr>
      <w:r>
        <w:t>Transfert externe</w:t>
      </w:r>
    </w:p>
    <w:p w14:paraId="63C6BAA7" w14:textId="77777777" w:rsidR="0029112F" w:rsidRDefault="0029112F" w:rsidP="00676A75">
      <w:pPr>
        <w:pStyle w:val="ListParagraph"/>
        <w:numPr>
          <w:ilvl w:val="0"/>
          <w:numId w:val="31"/>
        </w:numPr>
        <w:spacing w:before="240" w:after="240" w:line="240" w:lineRule="auto"/>
        <w:ind w:right="142"/>
      </w:pPr>
      <w:r>
        <w:t>Transfert entre ascendant descendant</w:t>
      </w:r>
    </w:p>
    <w:p w14:paraId="59F3725B" w14:textId="77777777" w:rsidR="0029112F" w:rsidRDefault="0029112F" w:rsidP="00676A75">
      <w:pPr>
        <w:pStyle w:val="ListParagraph"/>
        <w:numPr>
          <w:ilvl w:val="0"/>
          <w:numId w:val="31"/>
        </w:numPr>
        <w:spacing w:before="240" w:after="240" w:line="240" w:lineRule="auto"/>
        <w:ind w:right="142"/>
      </w:pPr>
      <w:r>
        <w:t>Transfert entre conjoints</w:t>
      </w:r>
    </w:p>
    <w:p w14:paraId="6B76F728" w14:textId="77777777" w:rsidR="0029112F" w:rsidRDefault="00213BCB" w:rsidP="00676A75">
      <w:pPr>
        <w:pStyle w:val="ListParagraph"/>
        <w:numPr>
          <w:ilvl w:val="0"/>
          <w:numId w:val="31"/>
        </w:numPr>
        <w:spacing w:before="240" w:after="240" w:line="240" w:lineRule="auto"/>
        <w:ind w:right="142"/>
      </w:pPr>
      <w:r>
        <w:t>Transfert de suc</w:t>
      </w:r>
      <w:r w:rsidR="0029112F">
        <w:t>cession</w:t>
      </w:r>
    </w:p>
    <w:p w14:paraId="4DF49B2A" w14:textId="77777777" w:rsidR="0029112F" w:rsidRDefault="0029112F" w:rsidP="00676A75">
      <w:pPr>
        <w:pStyle w:val="ListParagraph"/>
        <w:numPr>
          <w:ilvl w:val="0"/>
          <w:numId w:val="31"/>
        </w:numPr>
        <w:spacing w:before="240" w:after="240" w:line="240" w:lineRule="auto"/>
        <w:ind w:right="142"/>
      </w:pPr>
      <w:r>
        <w:t>Transfert leg</w:t>
      </w:r>
    </w:p>
    <w:p w14:paraId="3BF167CF" w14:textId="77777777" w:rsidR="0029112F" w:rsidRDefault="0029112F" w:rsidP="0029112F">
      <w:pPr>
        <w:spacing w:before="240" w:after="240" w:line="240" w:lineRule="auto"/>
        <w:ind w:right="142"/>
      </w:pPr>
      <w:r>
        <w:t xml:space="preserve">-----&gt; </w:t>
      </w:r>
      <w:proofErr w:type="spellStart"/>
      <w:r>
        <w:t>Megara</w:t>
      </w:r>
      <w:proofErr w:type="spellEnd"/>
      <w:r>
        <w:t xml:space="preserve"> doit offrir un champ dans lequel l'utilisateur indique la catégorie du transfert.</w:t>
      </w:r>
    </w:p>
    <w:p w14:paraId="372849F7" w14:textId="77777777" w:rsidR="00751E77" w:rsidRDefault="00751E77" w:rsidP="00751E7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 xml:space="preserve"> CM</w:t>
      </w:r>
      <w:r w:rsidR="000C1260">
        <w:rPr>
          <w:rFonts w:asciiTheme="minorHAnsi" w:hAnsiTheme="minorHAnsi" w:cstheme="minorHAnsi"/>
          <w:b/>
          <w:i/>
          <w:sz w:val="20"/>
          <w:szCs w:val="20"/>
          <w:u w:val="single"/>
        </w:rPr>
        <w:t>P, Commission</w:t>
      </w:r>
    </w:p>
    <w:p w14:paraId="1FAA5370" w14:textId="77777777" w:rsidR="007C7A7B" w:rsidRDefault="007C7A7B" w:rsidP="007C7A7B"/>
    <w:p w14:paraId="644FA6D5" w14:textId="77777777" w:rsidR="00075962" w:rsidRDefault="007C7A7B" w:rsidP="007C7A7B">
      <w:r>
        <w:t>-</w:t>
      </w:r>
      <w:r w:rsidR="00751E77">
        <w:t xml:space="preserve">Les </w:t>
      </w:r>
      <w:proofErr w:type="gramStart"/>
      <w:r w:rsidR="00751E77">
        <w:t>commission</w:t>
      </w:r>
      <w:r w:rsidR="00075962">
        <w:t>s</w:t>
      </w:r>
      <w:r w:rsidR="00E35403">
        <w:t>(</w:t>
      </w:r>
      <w:proofErr w:type="gramEnd"/>
      <w:r w:rsidR="00E35403">
        <w:t>RL,</w:t>
      </w:r>
      <w:r w:rsidR="00DC1B66">
        <w:t xml:space="preserve"> </w:t>
      </w:r>
      <w:proofErr w:type="gramStart"/>
      <w:r w:rsidR="00DC1B66">
        <w:t xml:space="preserve">et </w:t>
      </w:r>
      <w:r w:rsidR="00E35403">
        <w:t xml:space="preserve"> impôts</w:t>
      </w:r>
      <w:proofErr w:type="gramEnd"/>
      <w:r w:rsidR="00E35403">
        <w:t xml:space="preserve"> de bourse) </w:t>
      </w:r>
      <w:r w:rsidR="00751E77">
        <w:t>applicable</w:t>
      </w:r>
      <w:r w:rsidR="00075962">
        <w:t>s</w:t>
      </w:r>
      <w:r w:rsidR="00751E77">
        <w:t xml:space="preserve"> sur le </w:t>
      </w:r>
      <w:r w:rsidR="00075962">
        <w:t>transfert sont calculée</w:t>
      </w:r>
      <w:r w:rsidR="000C1260">
        <w:t>s</w:t>
      </w:r>
      <w:r w:rsidR="00075962">
        <w:t xml:space="preserve"> sur la base de la valeur de la ligne transférée </w:t>
      </w:r>
      <w:proofErr w:type="gramStart"/>
      <w:r w:rsidR="00075962">
        <w:t>avec:</w:t>
      </w:r>
      <w:proofErr w:type="gramEnd"/>
      <w:r w:rsidR="00075962">
        <w:t xml:space="preserve">  </w:t>
      </w:r>
    </w:p>
    <w:p w14:paraId="5EC02D97" w14:textId="77777777" w:rsidR="00751E77" w:rsidRDefault="00075962" w:rsidP="0019128A">
      <w:pPr>
        <w:contextualSpacing/>
        <w:jc w:val="center"/>
      </w:pPr>
      <w:r>
        <w:t xml:space="preserve">Valeur = Prix x Quantité (Prix = dernier cours disponible, Fournisseur </w:t>
      </w:r>
      <w:proofErr w:type="spellStart"/>
      <w:r>
        <w:t>Telekurs</w:t>
      </w:r>
      <w:proofErr w:type="spellEnd"/>
      <w:r>
        <w:t>).</w:t>
      </w:r>
    </w:p>
    <w:p w14:paraId="0DA1EF7F" w14:textId="77777777" w:rsidR="0019128A" w:rsidRDefault="0019128A" w:rsidP="0019128A">
      <w:pPr>
        <w:contextualSpacing/>
        <w:jc w:val="center"/>
      </w:pPr>
    </w:p>
    <w:p w14:paraId="186D955C" w14:textId="77777777" w:rsidR="00E31943" w:rsidRDefault="007C7A7B" w:rsidP="007C7A7B">
      <w:pPr>
        <w:tabs>
          <w:tab w:val="left" w:pos="7665"/>
        </w:tabs>
      </w:pPr>
      <w:r>
        <w:t>-</w:t>
      </w:r>
      <w:r w:rsidR="00206BDB">
        <w:t xml:space="preserve">Le CMP de la jambe de livraison impacte </w:t>
      </w:r>
      <w:r w:rsidR="00E31943">
        <w:t xml:space="preserve">le CMP de la jambe de </w:t>
      </w:r>
      <w:proofErr w:type="gramStart"/>
      <w:r w:rsidR="00E31943">
        <w:t>réception:</w:t>
      </w:r>
      <w:proofErr w:type="gramEnd"/>
    </w:p>
    <w:p w14:paraId="3F07A311" w14:textId="77777777" w:rsidR="00E31943" w:rsidRDefault="00DA6880" w:rsidP="005233E4">
      <w:pPr>
        <w:pStyle w:val="ListParagraph"/>
        <w:numPr>
          <w:ilvl w:val="0"/>
          <w:numId w:val="45"/>
        </w:numPr>
        <w:tabs>
          <w:tab w:val="left" w:pos="7665"/>
        </w:tabs>
      </w:pPr>
      <w:r>
        <w:t xml:space="preserve">Dans le cas d'un transfert interne, </w:t>
      </w:r>
      <w:r w:rsidR="00206BDB">
        <w:t>le système récupère automatiquement le CMP "livreur"</w:t>
      </w:r>
      <w:r>
        <w:t xml:space="preserve"> dans le champ "Prix"</w:t>
      </w:r>
      <w:r w:rsidR="003239EE">
        <w:t xml:space="preserve"> pour alimenter la jambe de réception. </w:t>
      </w:r>
      <w:r w:rsidR="007C7A7B">
        <w:t xml:space="preserve">Le CMP est renseigné dans le champ "Prix" dans les deux </w:t>
      </w:r>
      <w:proofErr w:type="spellStart"/>
      <w:r w:rsidR="007C7A7B">
        <w:t>IRLs</w:t>
      </w:r>
      <w:proofErr w:type="spellEnd"/>
      <w:r w:rsidR="007C7A7B">
        <w:t xml:space="preserve"> (IN et OUT). </w:t>
      </w:r>
      <w:r w:rsidR="00213BCB">
        <w:t xml:space="preserve">Il est nécessaire parfois de modifier le CMP avant de lancer le transfert (dans des cas de succession). Pour ces cas </w:t>
      </w:r>
      <w:proofErr w:type="spellStart"/>
      <w:r w:rsidR="00213BCB">
        <w:t>Megara</w:t>
      </w:r>
      <w:proofErr w:type="spellEnd"/>
      <w:r w:rsidR="00213BCB">
        <w:t xml:space="preserve"> offre </w:t>
      </w:r>
      <w:r w:rsidR="0067368F">
        <w:t xml:space="preserve">un </w:t>
      </w:r>
      <w:r w:rsidR="00213BCB">
        <w:t xml:space="preserve">écran de mise à jour du CMP de la position de départ. Une fois la mise à jour est </w:t>
      </w:r>
      <w:proofErr w:type="gramStart"/>
      <w:r w:rsidR="00213BCB">
        <w:t>exécutée,  le</w:t>
      </w:r>
      <w:proofErr w:type="gramEnd"/>
      <w:r w:rsidR="00213BCB">
        <w:t xml:space="preserve"> transfert </w:t>
      </w:r>
      <w:r w:rsidR="00E31943">
        <w:t>est réalisé avec le nouveau CMP.</w:t>
      </w:r>
    </w:p>
    <w:p w14:paraId="2307A94E" w14:textId="77777777" w:rsidR="00DA6880" w:rsidRPr="00751E77" w:rsidRDefault="00E31943" w:rsidP="005233E4">
      <w:pPr>
        <w:pStyle w:val="ListParagraph"/>
        <w:numPr>
          <w:ilvl w:val="0"/>
          <w:numId w:val="45"/>
        </w:numPr>
        <w:tabs>
          <w:tab w:val="left" w:pos="7665"/>
        </w:tabs>
      </w:pPr>
      <w:r>
        <w:t>Dans le cas d'une réception de transfert externe (ETRF), le CMP est indiqué manuellement à la création de l'IRL dans le champ "Prix".</w:t>
      </w:r>
      <w:r w:rsidR="00DA6880">
        <w:tab/>
      </w:r>
    </w:p>
    <w:p w14:paraId="77F6DEEA" w14:textId="77777777" w:rsidR="00355897" w:rsidRDefault="00355897" w:rsidP="00355897">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Besoins propres aux transferts directs</w:t>
      </w:r>
    </w:p>
    <w:p w14:paraId="54D29F15" w14:textId="77777777" w:rsidR="00967EE0" w:rsidRPr="00D71B15" w:rsidRDefault="00967EE0" w:rsidP="0029112F">
      <w:pPr>
        <w:spacing w:before="240" w:after="240" w:line="240" w:lineRule="auto"/>
        <w:ind w:right="142"/>
      </w:pPr>
      <w:r w:rsidRPr="00D71B15">
        <w:t xml:space="preserve">Les besoins/exigences suivants sont propres </w:t>
      </w:r>
      <w:proofErr w:type="gramStart"/>
      <w:r w:rsidRPr="00D71B15">
        <w:t>aux transfert directs</w:t>
      </w:r>
      <w:proofErr w:type="gramEnd"/>
      <w:r w:rsidR="00744860" w:rsidRPr="00D71B15">
        <w:t xml:space="preserve">. </w:t>
      </w:r>
      <w:r w:rsidR="00744860" w:rsidRPr="005B213D">
        <w:rPr>
          <w:u w:val="single"/>
        </w:rPr>
        <w:t>I</w:t>
      </w:r>
      <w:r w:rsidR="005F1B39" w:rsidRPr="005B213D">
        <w:rPr>
          <w:u w:val="single"/>
        </w:rPr>
        <w:t>l</w:t>
      </w:r>
      <w:r w:rsidR="00D71B15" w:rsidRPr="005B213D">
        <w:rPr>
          <w:u w:val="single"/>
        </w:rPr>
        <w:t>s</w:t>
      </w:r>
      <w:r w:rsidR="005F1B39" w:rsidRPr="005B213D">
        <w:rPr>
          <w:u w:val="single"/>
        </w:rPr>
        <w:t xml:space="preserve"> ne sont pas applicable</w:t>
      </w:r>
      <w:r w:rsidR="00744860" w:rsidRPr="005B213D">
        <w:rPr>
          <w:u w:val="single"/>
        </w:rPr>
        <w:t>s</w:t>
      </w:r>
      <w:r w:rsidR="005F1B39" w:rsidRPr="005B213D">
        <w:rPr>
          <w:u w:val="single"/>
        </w:rPr>
        <w:t xml:space="preserve"> aux transferts simples</w:t>
      </w:r>
      <w:r w:rsidR="00B94C82" w:rsidRPr="005B213D">
        <w:rPr>
          <w:u w:val="single"/>
        </w:rPr>
        <w:t xml:space="preserve"> (à l'exception des frais RL applicable </w:t>
      </w:r>
      <w:proofErr w:type="gramStart"/>
      <w:r w:rsidR="00B94C82" w:rsidRPr="005B213D">
        <w:rPr>
          <w:u w:val="single"/>
        </w:rPr>
        <w:t>aux transferts simple</w:t>
      </w:r>
      <w:proofErr w:type="gramEnd"/>
      <w:r w:rsidR="00B94C82" w:rsidRPr="005B213D">
        <w:rPr>
          <w:u w:val="single"/>
        </w:rPr>
        <w:t xml:space="preserve"> pour les investisseurs </w:t>
      </w:r>
      <w:proofErr w:type="gramStart"/>
      <w:r w:rsidR="00B94C82" w:rsidRPr="005B213D">
        <w:rPr>
          <w:u w:val="single"/>
        </w:rPr>
        <w:t>étranger</w:t>
      </w:r>
      <w:r w:rsidR="00C95DF1" w:rsidRPr="005B213D">
        <w:rPr>
          <w:u w:val="single"/>
        </w:rPr>
        <w:t>s</w:t>
      </w:r>
      <w:r w:rsidR="00A956E4" w:rsidRPr="009F752D">
        <w:t>[</w:t>
      </w:r>
      <w:proofErr w:type="gramEnd"/>
      <w:r w:rsidR="00A956E4" w:rsidRPr="009F752D">
        <w:rPr>
          <w:i/>
        </w:rPr>
        <w:t>§3.4.</w:t>
      </w:r>
      <w:r w:rsidR="00903AFE">
        <w:rPr>
          <w:i/>
        </w:rPr>
        <w:t>2</w:t>
      </w:r>
      <w:r w:rsidR="00A956E4" w:rsidRPr="009F752D">
        <w:rPr>
          <w:i/>
        </w:rPr>
        <w:t>.1.4Transfert de titres Marocains pour les investisseurs étrangers</w:t>
      </w:r>
      <w:r w:rsidR="00A956E4" w:rsidRPr="009F752D">
        <w:t>]</w:t>
      </w:r>
      <w:proofErr w:type="gramStart"/>
      <w:r w:rsidR="002A4F38">
        <w:t>)</w:t>
      </w:r>
      <w:r w:rsidR="00F26FDF" w:rsidRPr="00D71B15">
        <w:t>:</w:t>
      </w:r>
      <w:proofErr w:type="gramEnd"/>
    </w:p>
    <w:p w14:paraId="2F2DCE02" w14:textId="77777777" w:rsidR="00F26FDF" w:rsidRDefault="00F26FDF" w:rsidP="00676A75">
      <w:pPr>
        <w:pStyle w:val="ListParagraph"/>
        <w:numPr>
          <w:ilvl w:val="0"/>
          <w:numId w:val="32"/>
        </w:numPr>
        <w:spacing w:before="240" w:after="240" w:line="240" w:lineRule="auto"/>
        <w:ind w:right="142"/>
      </w:pPr>
      <w:r>
        <w:t>Le calcul de l'impôt de bourse</w:t>
      </w:r>
    </w:p>
    <w:p w14:paraId="0B44F35A" w14:textId="77777777" w:rsidR="00F26FDF" w:rsidRDefault="00F26FDF" w:rsidP="00676A75">
      <w:pPr>
        <w:pStyle w:val="ListParagraph"/>
        <w:numPr>
          <w:ilvl w:val="0"/>
          <w:numId w:val="32"/>
        </w:numPr>
        <w:spacing w:before="240" w:after="240" w:line="240" w:lineRule="auto"/>
        <w:ind w:right="142"/>
      </w:pPr>
      <w:r>
        <w:t>Le calcul des commission RL</w:t>
      </w:r>
    </w:p>
    <w:p w14:paraId="6F388841" w14:textId="77777777" w:rsidR="00F26FDF" w:rsidRDefault="00F26FDF" w:rsidP="00676A75">
      <w:pPr>
        <w:pStyle w:val="ListParagraph"/>
        <w:numPr>
          <w:ilvl w:val="0"/>
          <w:numId w:val="32"/>
        </w:numPr>
        <w:spacing w:before="240" w:after="240" w:line="240" w:lineRule="auto"/>
        <w:ind w:right="142"/>
      </w:pPr>
      <w:r>
        <w:t>La tenue de registre</w:t>
      </w:r>
    </w:p>
    <w:p w14:paraId="66D0072B" w14:textId="77777777" w:rsidR="00F26FDF" w:rsidRPr="00F26FDF" w:rsidRDefault="00F26FDF" w:rsidP="00676A75">
      <w:pPr>
        <w:pStyle w:val="ListParagraph"/>
        <w:numPr>
          <w:ilvl w:val="0"/>
          <w:numId w:val="32"/>
        </w:numPr>
        <w:spacing w:before="240" w:after="240" w:line="240" w:lineRule="auto"/>
        <w:ind w:right="142"/>
      </w:pPr>
      <w:r>
        <w:t>La déclaration des transferts</w:t>
      </w:r>
      <w:ins w:id="350" w:author="souchem" w:date="2015-07-28T18:47:00Z">
        <w:r w:rsidR="00E0460F">
          <w:t xml:space="preserve"> [</w:t>
        </w:r>
      </w:ins>
      <w:ins w:id="351" w:author="souchem" w:date="2015-07-28T18:49:00Z">
        <w:r w:rsidR="00E0460F" w:rsidRPr="00E0460F">
          <w:t xml:space="preserve">Déclaration de transfert et </w:t>
        </w:r>
      </w:ins>
      <w:ins w:id="352" w:author="souchem" w:date="2015-07-28T19:03:00Z">
        <w:r w:rsidR="008D1693">
          <w:t xml:space="preserve">Déclaration </w:t>
        </w:r>
      </w:ins>
      <w:ins w:id="353" w:author="souchem" w:date="2015-07-28T18:49:00Z">
        <w:r w:rsidR="00E0460F" w:rsidRPr="00E0460F">
          <w:t xml:space="preserve">apport de </w:t>
        </w:r>
        <w:proofErr w:type="gramStart"/>
        <w:r w:rsidR="00E0460F" w:rsidRPr="00E0460F">
          <w:t>titres:</w:t>
        </w:r>
        <w:proofErr w:type="gramEnd"/>
        <w:r w:rsidR="00E0460F" w:rsidRPr="00E0460F">
          <w:t xml:space="preserve"> GAP NON RETENU</w:t>
        </w:r>
      </w:ins>
      <w:ins w:id="354" w:author="souchem" w:date="2015-07-28T18:47:00Z">
        <w:r w:rsidR="00E0460F" w:rsidRPr="00E0460F">
          <w:t>]</w:t>
        </w:r>
      </w:ins>
    </w:p>
    <w:p w14:paraId="55AFE9A4" w14:textId="77777777" w:rsidR="0029112F" w:rsidRPr="005F1B39" w:rsidRDefault="005F1B39" w:rsidP="0029112F">
      <w:pPr>
        <w:spacing w:before="240" w:after="240" w:line="240" w:lineRule="auto"/>
        <w:ind w:right="142"/>
        <w:rPr>
          <w:b/>
          <w:u w:val="single"/>
        </w:rPr>
      </w:pPr>
      <w:r w:rsidRPr="005F1B39">
        <w:rPr>
          <w:b/>
          <w:u w:val="single"/>
        </w:rPr>
        <w:t>Calcul</w:t>
      </w:r>
      <w:r w:rsidR="00967EE0" w:rsidRPr="005F1B39">
        <w:rPr>
          <w:b/>
          <w:u w:val="single"/>
        </w:rPr>
        <w:t xml:space="preserve"> de l'impôt de bourse</w:t>
      </w:r>
    </w:p>
    <w:p w14:paraId="58A31D6E" w14:textId="77777777" w:rsidR="00967EE0" w:rsidRDefault="00967EE0" w:rsidP="0029112F">
      <w:pPr>
        <w:spacing w:before="240" w:after="240" w:line="240" w:lineRule="auto"/>
        <w:ind w:right="142"/>
      </w:pPr>
      <w:r>
        <w:t xml:space="preserve">Pour les titres cotés, l'impôt de bourse sera </w:t>
      </w:r>
      <w:proofErr w:type="gramStart"/>
      <w:r>
        <w:t>collectée</w:t>
      </w:r>
      <w:proofErr w:type="gramEnd"/>
      <w:r>
        <w:t xml:space="preserve"> pour être versé</w:t>
      </w:r>
      <w:r w:rsidR="008F1C01">
        <w:t>e</w:t>
      </w:r>
      <w:r>
        <w:t xml:space="preserve"> dans le compte espèce de la SDB. </w:t>
      </w:r>
      <w:r w:rsidR="008B14A1">
        <w:rPr>
          <w:u w:val="single"/>
        </w:rPr>
        <w:t>A</w:t>
      </w:r>
      <w:r w:rsidR="008B14A1" w:rsidRPr="00744860">
        <w:rPr>
          <w:u w:val="single"/>
        </w:rPr>
        <w:t>pplicables sur les jambe</w:t>
      </w:r>
      <w:r w:rsidR="00D71B15">
        <w:rPr>
          <w:u w:val="single"/>
        </w:rPr>
        <w:t>s</w:t>
      </w:r>
      <w:r w:rsidR="008B14A1" w:rsidRPr="00744860">
        <w:rPr>
          <w:u w:val="single"/>
        </w:rPr>
        <w:t xml:space="preserve"> de livraison uniquement</w:t>
      </w:r>
    </w:p>
    <w:p w14:paraId="04ACF189" w14:textId="77777777" w:rsidR="0029112F" w:rsidRDefault="00967EE0" w:rsidP="0029112F">
      <w:pPr>
        <w:spacing w:before="240" w:after="240" w:line="240" w:lineRule="auto"/>
        <w:ind w:right="142"/>
      </w:pPr>
      <w:r>
        <w:t xml:space="preserve">-----&gt; </w:t>
      </w:r>
      <w:proofErr w:type="spellStart"/>
      <w:r>
        <w:t>Megara</w:t>
      </w:r>
      <w:proofErr w:type="spellEnd"/>
      <w:r>
        <w:t xml:space="preserve"> doit permettre pour ces cas de transfert, </w:t>
      </w:r>
      <w:r w:rsidRPr="000E2F22">
        <w:rPr>
          <w:u w:val="single"/>
        </w:rPr>
        <w:t>de définir la SDB relative à la transaction</w:t>
      </w:r>
      <w:r>
        <w:t xml:space="preserve">. Le système déduira à partir de cette </w:t>
      </w:r>
      <w:proofErr w:type="gramStart"/>
      <w:r>
        <w:t xml:space="preserve">SDB </w:t>
      </w:r>
      <w:r w:rsidR="005F1B39">
        <w:t>,</w:t>
      </w:r>
      <w:proofErr w:type="gramEnd"/>
      <w:r w:rsidR="005F1B39">
        <w:t xml:space="preserve"> et selon le schéma comptable espèce de AWB, </w:t>
      </w:r>
      <w:r>
        <w:t>le compte espèce qui lui est rattaché</w:t>
      </w:r>
      <w:r w:rsidR="00DD6EAD">
        <w:t xml:space="preserve"> pour le créditer dans le postage comptable espèce</w:t>
      </w:r>
      <w:r w:rsidRPr="007E5CE1">
        <w:t xml:space="preserve">. </w:t>
      </w:r>
      <w:r w:rsidR="007E5CE1" w:rsidRPr="007E5CE1">
        <w:t>[</w:t>
      </w:r>
      <w:r w:rsidR="007E5CE1" w:rsidRPr="007E5CE1">
        <w:rPr>
          <w:i/>
        </w:rPr>
        <w:t>S</w:t>
      </w:r>
      <w:r w:rsidR="006102AF">
        <w:rPr>
          <w:i/>
        </w:rPr>
        <w:t>e</w:t>
      </w:r>
      <w:r w:rsidR="007E5CE1" w:rsidRPr="007E5CE1">
        <w:rPr>
          <w:i/>
        </w:rPr>
        <w:t xml:space="preserve"> référer au</w:t>
      </w:r>
      <w:ins w:id="355" w:author="souchem" w:date="2015-07-28T19:43:00Z">
        <w:r w:rsidR="00AE041A">
          <w:rPr>
            <w:i/>
          </w:rPr>
          <w:t xml:space="preserve"> </w:t>
        </w:r>
      </w:ins>
      <w:r w:rsidR="00E7112A" w:rsidRPr="007E5CE1">
        <w:rPr>
          <w:i/>
        </w:rPr>
        <w:t>schéma espèce de AWB</w:t>
      </w:r>
      <w:r w:rsidR="007E5CE1" w:rsidRPr="007E5CE1">
        <w:t>]</w:t>
      </w:r>
      <w:r w:rsidR="00DD6EAD" w:rsidRPr="007E5CE1">
        <w:t>.</w:t>
      </w:r>
    </w:p>
    <w:p w14:paraId="79BACFCF" w14:textId="77777777" w:rsidR="00056099" w:rsidRDefault="005F1B39" w:rsidP="009B78F3">
      <w:pPr>
        <w:spacing w:before="240" w:after="240" w:line="240" w:lineRule="auto"/>
        <w:ind w:right="142"/>
      </w:pPr>
      <w:r>
        <w:t xml:space="preserve">-----&gt; </w:t>
      </w:r>
      <w:proofErr w:type="spellStart"/>
      <w:r>
        <w:t>Megara</w:t>
      </w:r>
      <w:proofErr w:type="spellEnd"/>
      <w:r>
        <w:t xml:space="preserve"> doit calculer </w:t>
      </w:r>
      <w:proofErr w:type="gramStart"/>
      <w:r>
        <w:t>cette imp</w:t>
      </w:r>
      <w:r w:rsidR="00FC5A76">
        <w:t>ôt</w:t>
      </w:r>
      <w:proofErr w:type="gramEnd"/>
      <w:r w:rsidR="00FC5A76">
        <w:t xml:space="preserve"> de bourse à partir</w:t>
      </w:r>
      <w:r>
        <w:t xml:space="preserve"> d'une configuration SLA (l'impôt de bourse est un taux fixe pour toute transaction de bourse) sur la base du dernier cours disponible (le cours le plus récent)</w:t>
      </w:r>
      <w:r w:rsidR="00CA1F5F">
        <w:t xml:space="preserve"> multiplié par la quantité transférée</w:t>
      </w:r>
      <w:r>
        <w:t xml:space="preserve">. </w:t>
      </w:r>
    </w:p>
    <w:p w14:paraId="0EC33D80" w14:textId="77777777" w:rsidR="005F1B39" w:rsidRPr="005F1B39" w:rsidRDefault="005F1B39" w:rsidP="005F1B39">
      <w:pPr>
        <w:spacing w:before="240" w:after="240" w:line="240" w:lineRule="auto"/>
        <w:ind w:right="142"/>
        <w:rPr>
          <w:b/>
          <w:u w:val="single"/>
        </w:rPr>
      </w:pPr>
      <w:r w:rsidRPr="005F1B39">
        <w:rPr>
          <w:b/>
          <w:u w:val="single"/>
        </w:rPr>
        <w:t>Calcul de</w:t>
      </w:r>
      <w:r>
        <w:rPr>
          <w:b/>
          <w:u w:val="single"/>
        </w:rPr>
        <w:t>s frais RL</w:t>
      </w:r>
    </w:p>
    <w:p w14:paraId="731B105E" w14:textId="77777777" w:rsidR="005F1B39" w:rsidRDefault="005F1B39" w:rsidP="009B78F3">
      <w:pPr>
        <w:spacing w:before="240" w:after="240" w:line="240" w:lineRule="auto"/>
        <w:ind w:right="142"/>
      </w:pPr>
      <w:r>
        <w:t>Si le transfert est opéré</w:t>
      </w:r>
      <w:r w:rsidR="008E2085">
        <w:t xml:space="preserve"> avec une contrepartie externe (Transfert Out vers dépositaire différent de AWB), </w:t>
      </w:r>
      <w:r w:rsidR="00F902C2">
        <w:t xml:space="preserve">une commission de règlement livraison </w:t>
      </w:r>
      <w:r w:rsidR="00FC5A76">
        <w:t xml:space="preserve">est appliquée. </w:t>
      </w:r>
      <w:r w:rsidR="008B14A1">
        <w:rPr>
          <w:u w:val="single"/>
        </w:rPr>
        <w:t>A</w:t>
      </w:r>
      <w:r w:rsidR="008B14A1" w:rsidRPr="00744860">
        <w:rPr>
          <w:u w:val="single"/>
        </w:rPr>
        <w:t>pplicables sur les jambe</w:t>
      </w:r>
      <w:r w:rsidR="00D71B15">
        <w:rPr>
          <w:u w:val="single"/>
        </w:rPr>
        <w:t>s</w:t>
      </w:r>
      <w:r w:rsidR="008B14A1" w:rsidRPr="00744860">
        <w:rPr>
          <w:u w:val="single"/>
        </w:rPr>
        <w:t xml:space="preserve"> de livraison uniquement</w:t>
      </w:r>
    </w:p>
    <w:p w14:paraId="704FE12E" w14:textId="77777777" w:rsidR="00FC5A76" w:rsidRDefault="00FC5A76" w:rsidP="00FC5A76">
      <w:pPr>
        <w:spacing w:before="240" w:after="240" w:line="240" w:lineRule="auto"/>
        <w:ind w:right="142"/>
      </w:pPr>
      <w:r>
        <w:lastRenderedPageBreak/>
        <w:t xml:space="preserve">-----&gt; </w:t>
      </w:r>
      <w:proofErr w:type="spellStart"/>
      <w:r>
        <w:t>Megara</w:t>
      </w:r>
      <w:proofErr w:type="spellEnd"/>
      <w:r>
        <w:t xml:space="preserve"> doit calculer cette commission RL à partir d'une configuration SLA </w:t>
      </w:r>
      <w:r w:rsidR="00AD5C45">
        <w:t>donnant un taux</w:t>
      </w:r>
      <w:r>
        <w:t xml:space="preserve"> de commission à appliquer sur la base du dernier cours disponible (le cours le plus récent) multiplié par la quantité transférée. </w:t>
      </w:r>
    </w:p>
    <w:p w14:paraId="437E8571" w14:textId="77777777" w:rsidR="00C61BB9" w:rsidRPr="005F1B39" w:rsidRDefault="00C61BB9" w:rsidP="00C61BB9">
      <w:pPr>
        <w:spacing w:before="240" w:after="240" w:line="240" w:lineRule="auto"/>
        <w:ind w:right="142"/>
        <w:rPr>
          <w:b/>
          <w:u w:val="single"/>
        </w:rPr>
      </w:pPr>
      <w:r>
        <w:rPr>
          <w:b/>
          <w:u w:val="single"/>
        </w:rPr>
        <w:t>Tenue de registre</w:t>
      </w:r>
    </w:p>
    <w:p w14:paraId="67D210E5" w14:textId="77777777" w:rsidR="00C61BB9" w:rsidRDefault="008B14A1" w:rsidP="00FC5A76">
      <w:pPr>
        <w:spacing w:before="240" w:after="240" w:line="240" w:lineRule="auto"/>
        <w:ind w:right="142"/>
      </w:pPr>
      <w:proofErr w:type="spellStart"/>
      <w:r>
        <w:t>Megara</w:t>
      </w:r>
      <w:proofErr w:type="spellEnd"/>
      <w:r>
        <w:t xml:space="preserve"> doit permettre un monitoring des </w:t>
      </w:r>
      <w:r w:rsidR="00F26FDF">
        <w:t>jambe</w:t>
      </w:r>
      <w:r w:rsidR="00933DD8">
        <w:t>s</w:t>
      </w:r>
      <w:r w:rsidR="00F26FDF">
        <w:t xml:space="preserve"> </w:t>
      </w:r>
      <w:proofErr w:type="spellStart"/>
      <w:r w:rsidR="00F26FDF">
        <w:t>IRL</w:t>
      </w:r>
      <w:r w:rsidR="00933DD8">
        <w:t>s</w:t>
      </w:r>
      <w:proofErr w:type="spellEnd"/>
      <w:r w:rsidR="00F26FDF">
        <w:t xml:space="preserve"> de transfert, </w:t>
      </w:r>
      <w:r w:rsidR="00F26FDF" w:rsidRPr="00955CDA">
        <w:rPr>
          <w:u w:val="single"/>
        </w:rPr>
        <w:t>en permettant la recherche par type et par catégorie de transfert</w:t>
      </w:r>
      <w:r w:rsidR="00F26FDF">
        <w:t xml:space="preserve">. </w:t>
      </w:r>
      <w:r w:rsidR="00F26FDF" w:rsidRPr="00955CDA">
        <w:rPr>
          <w:u w:val="single"/>
        </w:rPr>
        <w:t xml:space="preserve">Une extraction native </w:t>
      </w:r>
      <w:proofErr w:type="spellStart"/>
      <w:r w:rsidR="00F26FDF" w:rsidRPr="00955CDA">
        <w:rPr>
          <w:u w:val="single"/>
        </w:rPr>
        <w:t>Megara</w:t>
      </w:r>
      <w:proofErr w:type="spellEnd"/>
      <w:r w:rsidR="00F26FDF">
        <w:t xml:space="preserve"> du résultat de la recherche</w:t>
      </w:r>
      <w:r w:rsidR="002A4162">
        <w:t xml:space="preserve"> du monitoring</w:t>
      </w:r>
      <w:r w:rsidR="00F26FDF">
        <w:t xml:space="preserve"> permet de répondre au besoin de tenue de registre.</w:t>
      </w:r>
    </w:p>
    <w:p w14:paraId="00DF2106" w14:textId="77777777" w:rsidR="00F26FDF" w:rsidRPr="00F26FDF" w:rsidRDefault="00F26FDF" w:rsidP="00FC5A76">
      <w:pPr>
        <w:spacing w:before="240" w:after="240" w:line="240" w:lineRule="auto"/>
        <w:ind w:right="142"/>
        <w:rPr>
          <w:b/>
          <w:u w:val="single"/>
        </w:rPr>
      </w:pPr>
      <w:r w:rsidRPr="00F26FDF">
        <w:rPr>
          <w:b/>
          <w:u w:val="single"/>
        </w:rPr>
        <w:t>Déclaration de</w:t>
      </w:r>
      <w:r>
        <w:rPr>
          <w:b/>
          <w:u w:val="single"/>
        </w:rPr>
        <w:t>s</w:t>
      </w:r>
      <w:r w:rsidRPr="00F26FDF">
        <w:rPr>
          <w:b/>
          <w:u w:val="single"/>
        </w:rPr>
        <w:t xml:space="preserve"> transfert</w:t>
      </w:r>
      <w:r>
        <w:rPr>
          <w:b/>
          <w:u w:val="single"/>
        </w:rPr>
        <w:t>s</w:t>
      </w:r>
      <w:ins w:id="356" w:author="souchem" w:date="2015-07-28T18:49:00Z">
        <w:r w:rsidR="00FE2C93">
          <w:rPr>
            <w:b/>
            <w:u w:val="single"/>
          </w:rPr>
          <w:t xml:space="preserve"> </w:t>
        </w:r>
        <w:r w:rsidR="00FE2C93" w:rsidRPr="00FE2C93">
          <w:rPr>
            <w:b/>
            <w:u w:val="single"/>
          </w:rPr>
          <w:t xml:space="preserve">[Déclaration de transfert et </w:t>
        </w:r>
      </w:ins>
      <w:ins w:id="357" w:author="souchem" w:date="2015-07-28T19:04:00Z">
        <w:r w:rsidR="008D1693">
          <w:rPr>
            <w:b/>
            <w:u w:val="single"/>
          </w:rPr>
          <w:t xml:space="preserve">Déclaration </w:t>
        </w:r>
      </w:ins>
      <w:ins w:id="358" w:author="souchem" w:date="2015-07-28T18:49:00Z">
        <w:r w:rsidR="00FE2C93" w:rsidRPr="00FE2C93">
          <w:rPr>
            <w:b/>
            <w:u w:val="single"/>
          </w:rPr>
          <w:t xml:space="preserve">apport de </w:t>
        </w:r>
        <w:proofErr w:type="gramStart"/>
        <w:r w:rsidR="00FE2C93" w:rsidRPr="00FE2C93">
          <w:rPr>
            <w:b/>
            <w:u w:val="single"/>
          </w:rPr>
          <w:t>titres:</w:t>
        </w:r>
        <w:proofErr w:type="gramEnd"/>
        <w:r w:rsidR="00FE2C93" w:rsidRPr="00FE2C93">
          <w:rPr>
            <w:b/>
            <w:u w:val="single"/>
          </w:rPr>
          <w:t xml:space="preserve"> GAP NON RETENU]</w:t>
        </w:r>
      </w:ins>
    </w:p>
    <w:p w14:paraId="0B029203" w14:textId="77777777" w:rsidR="00F4395B" w:rsidRDefault="00F4395B" w:rsidP="00FC5A76">
      <w:pPr>
        <w:spacing w:before="240" w:after="240" w:line="240" w:lineRule="auto"/>
        <w:ind w:right="142"/>
      </w:pPr>
      <w:proofErr w:type="spellStart"/>
      <w:r>
        <w:t>Megara</w:t>
      </w:r>
      <w:proofErr w:type="spellEnd"/>
      <w:r>
        <w:t xml:space="preserve"> doit permettre la génération d'un fichier de format Excel</w:t>
      </w:r>
      <w:r w:rsidR="00165D8F">
        <w:t xml:space="preserve"> [</w:t>
      </w:r>
      <w:r w:rsidR="00165D8F" w:rsidRPr="00165D8F">
        <w:rPr>
          <w:i/>
        </w:rPr>
        <w:t>Se référer</w:t>
      </w:r>
      <w:r w:rsidR="00914C28" w:rsidRPr="00165D8F">
        <w:rPr>
          <w:i/>
        </w:rPr>
        <w:t xml:space="preserve"> Template</w:t>
      </w:r>
      <w:r w:rsidRPr="00165D8F">
        <w:rPr>
          <w:i/>
        </w:rPr>
        <w:t xml:space="preserve"> annexe</w:t>
      </w:r>
      <w:r w:rsidR="00165D8F" w:rsidRPr="00165D8F">
        <w:t>]</w:t>
      </w:r>
      <w:r w:rsidR="00914C28">
        <w:t>.</w:t>
      </w:r>
      <w:r>
        <w:t xml:space="preserve"> Le fichier contient les informations suivantes:</w:t>
      </w:r>
      <w:r w:rsidR="00A27775" w:rsidRPr="00915B08">
        <w:rPr>
          <w:u w:val="single"/>
        </w:rPr>
        <w:t>(</w:t>
      </w:r>
      <w:r w:rsidR="00915B08" w:rsidRPr="00915B08">
        <w:rPr>
          <w:u w:val="single"/>
        </w:rPr>
        <w:t>produit uniquement si AWB est dé</w:t>
      </w:r>
      <w:r w:rsidR="00A27775" w:rsidRPr="00915B08">
        <w:rPr>
          <w:u w:val="single"/>
        </w:rPr>
        <w:t xml:space="preserve">positaire du </w:t>
      </w:r>
      <w:proofErr w:type="gramStart"/>
      <w:r w:rsidR="00A27775" w:rsidRPr="00915B08">
        <w:rPr>
          <w:u w:val="single"/>
        </w:rPr>
        <w:t>donateur</w:t>
      </w:r>
      <w:r w:rsidR="00F424AA">
        <w:rPr>
          <w:u w:val="single"/>
        </w:rPr>
        <w:t>:</w:t>
      </w:r>
      <w:proofErr w:type="gramEnd"/>
      <w:r w:rsidR="00F424AA">
        <w:rPr>
          <w:u w:val="single"/>
        </w:rPr>
        <w:t xml:space="preserve">  A</w:t>
      </w:r>
      <w:r w:rsidR="00F424AA" w:rsidRPr="00744860">
        <w:rPr>
          <w:u w:val="single"/>
        </w:rPr>
        <w:t>pplicable sur les jambe</w:t>
      </w:r>
      <w:r w:rsidR="00F424AA">
        <w:rPr>
          <w:u w:val="single"/>
        </w:rPr>
        <w:t>s</w:t>
      </w:r>
      <w:r w:rsidR="00F424AA" w:rsidRPr="00744860">
        <w:rPr>
          <w:u w:val="single"/>
        </w:rPr>
        <w:t xml:space="preserve"> de livraison uniquement</w:t>
      </w:r>
      <w:r w:rsidR="00A27775" w:rsidRPr="00915B08">
        <w:rPr>
          <w:u w:val="single"/>
        </w:rPr>
        <w:t>)</w:t>
      </w:r>
    </w:p>
    <w:tbl>
      <w:tblPr>
        <w:tblW w:w="10440" w:type="dxa"/>
        <w:tblInd w:w="55" w:type="dxa"/>
        <w:tblCellMar>
          <w:left w:w="70" w:type="dxa"/>
          <w:right w:w="70" w:type="dxa"/>
        </w:tblCellMar>
        <w:tblLook w:val="04A0" w:firstRow="1" w:lastRow="0" w:firstColumn="1" w:lastColumn="0" w:noHBand="0" w:noVBand="1"/>
      </w:tblPr>
      <w:tblGrid>
        <w:gridCol w:w="631"/>
        <w:gridCol w:w="934"/>
        <w:gridCol w:w="834"/>
        <w:gridCol w:w="918"/>
        <w:gridCol w:w="1042"/>
        <w:gridCol w:w="833"/>
        <w:gridCol w:w="1068"/>
        <w:gridCol w:w="1119"/>
        <w:gridCol w:w="1053"/>
        <w:gridCol w:w="1004"/>
        <w:gridCol w:w="1004"/>
      </w:tblGrid>
      <w:tr w:rsidR="003143A3" w:rsidRPr="00CE30C4" w14:paraId="19B3A62E" w14:textId="77777777" w:rsidTr="00CE30C4">
        <w:trPr>
          <w:trHeight w:val="780"/>
        </w:trPr>
        <w:tc>
          <w:tcPr>
            <w:tcW w:w="580" w:type="dxa"/>
            <w:tcBorders>
              <w:top w:val="single" w:sz="4" w:space="0" w:color="auto"/>
              <w:left w:val="single" w:sz="4" w:space="0" w:color="auto"/>
              <w:bottom w:val="single" w:sz="4" w:space="0" w:color="auto"/>
              <w:right w:val="single" w:sz="4" w:space="0" w:color="auto"/>
            </w:tcBorders>
            <w:shd w:val="clear" w:color="000000" w:fill="BFBFBF"/>
            <w:hideMark/>
          </w:tcPr>
          <w:p w14:paraId="7CA844B8"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Valeur</w:t>
            </w:r>
          </w:p>
        </w:tc>
        <w:tc>
          <w:tcPr>
            <w:tcW w:w="940" w:type="dxa"/>
            <w:tcBorders>
              <w:top w:val="single" w:sz="4" w:space="0" w:color="auto"/>
              <w:left w:val="nil"/>
              <w:bottom w:val="single" w:sz="4" w:space="0" w:color="auto"/>
              <w:right w:val="single" w:sz="4" w:space="0" w:color="auto"/>
            </w:tcBorders>
            <w:shd w:val="clear" w:color="000000" w:fill="BFBFBF"/>
            <w:hideMark/>
          </w:tcPr>
          <w:p w14:paraId="5E61450F"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Date de transfert</w:t>
            </w:r>
          </w:p>
        </w:tc>
        <w:tc>
          <w:tcPr>
            <w:tcW w:w="840" w:type="dxa"/>
            <w:tcBorders>
              <w:top w:val="single" w:sz="4" w:space="0" w:color="auto"/>
              <w:left w:val="nil"/>
              <w:bottom w:val="single" w:sz="4" w:space="0" w:color="auto"/>
              <w:right w:val="single" w:sz="4" w:space="0" w:color="auto"/>
            </w:tcBorders>
            <w:shd w:val="clear" w:color="000000" w:fill="BFBFBF"/>
            <w:hideMark/>
          </w:tcPr>
          <w:p w14:paraId="54A33C92"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Quantité</w:t>
            </w:r>
          </w:p>
        </w:tc>
        <w:tc>
          <w:tcPr>
            <w:tcW w:w="940" w:type="dxa"/>
            <w:tcBorders>
              <w:top w:val="single" w:sz="4" w:space="0" w:color="auto"/>
              <w:left w:val="nil"/>
              <w:bottom w:val="single" w:sz="4" w:space="0" w:color="auto"/>
              <w:right w:val="single" w:sz="4" w:space="0" w:color="auto"/>
            </w:tcBorders>
            <w:shd w:val="clear" w:color="000000" w:fill="BFBFBF"/>
            <w:hideMark/>
          </w:tcPr>
          <w:p w14:paraId="15578B01"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Cours transfert</w:t>
            </w:r>
          </w:p>
        </w:tc>
        <w:tc>
          <w:tcPr>
            <w:tcW w:w="1060" w:type="dxa"/>
            <w:tcBorders>
              <w:top w:val="single" w:sz="4" w:space="0" w:color="auto"/>
              <w:left w:val="nil"/>
              <w:bottom w:val="single" w:sz="4" w:space="0" w:color="auto"/>
              <w:right w:val="single" w:sz="4" w:space="0" w:color="auto"/>
            </w:tcBorders>
            <w:shd w:val="clear" w:color="000000" w:fill="BFBFBF"/>
            <w:hideMark/>
          </w:tcPr>
          <w:p w14:paraId="5A7C504C"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Nature du Transfert</w:t>
            </w:r>
          </w:p>
        </w:tc>
        <w:tc>
          <w:tcPr>
            <w:tcW w:w="800" w:type="dxa"/>
            <w:tcBorders>
              <w:top w:val="single" w:sz="4" w:space="0" w:color="auto"/>
              <w:left w:val="nil"/>
              <w:bottom w:val="single" w:sz="4" w:space="0" w:color="auto"/>
              <w:right w:val="single" w:sz="4" w:space="0" w:color="auto"/>
            </w:tcBorders>
            <w:shd w:val="clear" w:color="000000" w:fill="BFBFBF"/>
            <w:hideMark/>
          </w:tcPr>
          <w:p w14:paraId="6E215085"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Identité donateur</w:t>
            </w:r>
          </w:p>
        </w:tc>
        <w:tc>
          <w:tcPr>
            <w:tcW w:w="1120" w:type="dxa"/>
            <w:tcBorders>
              <w:top w:val="single" w:sz="4" w:space="0" w:color="auto"/>
              <w:left w:val="nil"/>
              <w:bottom w:val="single" w:sz="4" w:space="0" w:color="auto"/>
              <w:right w:val="single" w:sz="4" w:space="0" w:color="auto"/>
            </w:tcBorders>
            <w:shd w:val="clear" w:color="000000" w:fill="BFBFBF"/>
            <w:hideMark/>
          </w:tcPr>
          <w:p w14:paraId="0F1AE126"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 de compte du donateur</w:t>
            </w:r>
          </w:p>
        </w:tc>
        <w:tc>
          <w:tcPr>
            <w:tcW w:w="1140" w:type="dxa"/>
            <w:tcBorders>
              <w:top w:val="single" w:sz="4" w:space="0" w:color="auto"/>
              <w:left w:val="nil"/>
              <w:bottom w:val="single" w:sz="4" w:space="0" w:color="auto"/>
              <w:right w:val="single" w:sz="4" w:space="0" w:color="auto"/>
            </w:tcBorders>
            <w:shd w:val="clear" w:color="000000" w:fill="BFBFBF"/>
            <w:hideMark/>
          </w:tcPr>
          <w:p w14:paraId="153C38C3"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Identité du bénéficiaire</w:t>
            </w:r>
          </w:p>
        </w:tc>
        <w:tc>
          <w:tcPr>
            <w:tcW w:w="1060" w:type="dxa"/>
            <w:tcBorders>
              <w:top w:val="single" w:sz="4" w:space="0" w:color="auto"/>
              <w:left w:val="nil"/>
              <w:bottom w:val="single" w:sz="4" w:space="0" w:color="auto"/>
              <w:right w:val="single" w:sz="4" w:space="0" w:color="auto"/>
            </w:tcBorders>
            <w:shd w:val="clear" w:color="000000" w:fill="BFBFBF"/>
            <w:hideMark/>
          </w:tcPr>
          <w:p w14:paraId="425A4F08"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N° de compte du bénéficiaire</w:t>
            </w:r>
          </w:p>
        </w:tc>
        <w:tc>
          <w:tcPr>
            <w:tcW w:w="960" w:type="dxa"/>
            <w:tcBorders>
              <w:top w:val="single" w:sz="4" w:space="0" w:color="auto"/>
              <w:left w:val="nil"/>
              <w:bottom w:val="single" w:sz="4" w:space="0" w:color="auto"/>
              <w:right w:val="single" w:sz="4" w:space="0" w:color="auto"/>
            </w:tcBorders>
            <w:shd w:val="clear" w:color="000000" w:fill="BFBFBF"/>
            <w:hideMark/>
          </w:tcPr>
          <w:p w14:paraId="1D96B69B"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Dépositaire émetteur</w:t>
            </w:r>
          </w:p>
        </w:tc>
        <w:tc>
          <w:tcPr>
            <w:tcW w:w="1000" w:type="dxa"/>
            <w:tcBorders>
              <w:top w:val="single" w:sz="4" w:space="0" w:color="auto"/>
              <w:left w:val="nil"/>
              <w:bottom w:val="single" w:sz="4" w:space="0" w:color="auto"/>
              <w:right w:val="single" w:sz="4" w:space="0" w:color="auto"/>
            </w:tcBorders>
            <w:shd w:val="clear" w:color="000000" w:fill="BFBFBF"/>
            <w:hideMark/>
          </w:tcPr>
          <w:p w14:paraId="39E823D6" w14:textId="77777777" w:rsidR="00CE30C4" w:rsidRPr="00CE30C4" w:rsidRDefault="00CE30C4" w:rsidP="00CE30C4">
            <w:pPr>
              <w:spacing w:line="240" w:lineRule="auto"/>
              <w:rPr>
                <w:rFonts w:ascii="Calibri" w:eastAsia="Times New Roman" w:hAnsi="Calibri" w:cs="Calibri"/>
                <w:b/>
                <w:bCs/>
                <w:color w:val="000000"/>
                <w:sz w:val="18"/>
                <w:szCs w:val="18"/>
                <w:lang w:eastAsia="fr-FR"/>
              </w:rPr>
            </w:pPr>
            <w:r w:rsidRPr="00CE30C4">
              <w:rPr>
                <w:rFonts w:ascii="Calibri" w:eastAsia="Times New Roman" w:hAnsi="Calibri" w:cs="Calibri"/>
                <w:b/>
                <w:bCs/>
                <w:color w:val="000000"/>
                <w:sz w:val="18"/>
                <w:szCs w:val="18"/>
                <w:lang w:eastAsia="fr-FR"/>
              </w:rPr>
              <w:t>Dépositaire récepteur</w:t>
            </w:r>
          </w:p>
        </w:tc>
      </w:tr>
      <w:tr w:rsidR="00CE30C4" w:rsidRPr="00CE30C4" w14:paraId="6560F05D" w14:textId="77777777" w:rsidTr="00CE30C4">
        <w:trPr>
          <w:trHeight w:val="1305"/>
        </w:trPr>
        <w:tc>
          <w:tcPr>
            <w:tcW w:w="580" w:type="dxa"/>
            <w:tcBorders>
              <w:top w:val="nil"/>
              <w:left w:val="single" w:sz="4" w:space="0" w:color="auto"/>
              <w:bottom w:val="single" w:sz="4" w:space="0" w:color="auto"/>
              <w:right w:val="single" w:sz="4" w:space="0" w:color="auto"/>
            </w:tcBorders>
            <w:hideMark/>
          </w:tcPr>
          <w:p w14:paraId="1BFAF998"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ISIN</w:t>
            </w:r>
          </w:p>
        </w:tc>
        <w:tc>
          <w:tcPr>
            <w:tcW w:w="940" w:type="dxa"/>
            <w:tcBorders>
              <w:top w:val="nil"/>
              <w:left w:val="nil"/>
              <w:bottom w:val="single" w:sz="4" w:space="0" w:color="auto"/>
              <w:right w:val="single" w:sz="4" w:space="0" w:color="auto"/>
            </w:tcBorders>
            <w:hideMark/>
          </w:tcPr>
          <w:p w14:paraId="06460F9E"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Date de négociation</w:t>
            </w:r>
          </w:p>
        </w:tc>
        <w:tc>
          <w:tcPr>
            <w:tcW w:w="840" w:type="dxa"/>
            <w:tcBorders>
              <w:top w:val="nil"/>
              <w:left w:val="nil"/>
              <w:bottom w:val="single" w:sz="4" w:space="0" w:color="auto"/>
              <w:right w:val="single" w:sz="4" w:space="0" w:color="auto"/>
            </w:tcBorders>
            <w:hideMark/>
          </w:tcPr>
          <w:p w14:paraId="48D1DA3E"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Quantité</w:t>
            </w:r>
          </w:p>
        </w:tc>
        <w:tc>
          <w:tcPr>
            <w:tcW w:w="940" w:type="dxa"/>
            <w:tcBorders>
              <w:top w:val="nil"/>
              <w:left w:val="nil"/>
              <w:bottom w:val="single" w:sz="4" w:space="0" w:color="auto"/>
              <w:right w:val="single" w:sz="4" w:space="0" w:color="auto"/>
            </w:tcBorders>
            <w:hideMark/>
          </w:tcPr>
          <w:p w14:paraId="35AE5F0E" w14:textId="77777777" w:rsidR="00CE30C4" w:rsidRPr="00CE30C4" w:rsidRDefault="003143A3" w:rsidP="003143A3">
            <w:pPr>
              <w:spacing w:line="240" w:lineRule="auto"/>
              <w:rPr>
                <w:rFonts w:ascii="Calibri" w:eastAsia="Times New Roman" w:hAnsi="Calibri" w:cs="Calibri"/>
                <w:color w:val="000000"/>
                <w:sz w:val="16"/>
                <w:szCs w:val="16"/>
                <w:lang w:eastAsia="fr-FR"/>
              </w:rPr>
            </w:pPr>
            <w:r>
              <w:rPr>
                <w:rFonts w:ascii="Calibri" w:eastAsia="Times New Roman" w:hAnsi="Calibri" w:cs="Calibri"/>
                <w:color w:val="000000"/>
                <w:sz w:val="16"/>
                <w:szCs w:val="16"/>
                <w:lang w:eastAsia="fr-FR"/>
              </w:rPr>
              <w:t>Cours utilisé pour le calcul de la valeur transférée</w:t>
            </w:r>
            <w:r w:rsidR="00CE30C4" w:rsidRPr="00CE30C4">
              <w:rPr>
                <w:rFonts w:ascii="Calibri" w:eastAsia="Times New Roman" w:hAnsi="Calibri" w:cs="Calibri"/>
                <w:color w:val="000000"/>
                <w:sz w:val="16"/>
                <w:szCs w:val="16"/>
                <w:lang w:eastAsia="fr-FR"/>
              </w:rPr>
              <w:t xml:space="preserve"> (ce n'est </w:t>
            </w:r>
            <w:proofErr w:type="gramStart"/>
            <w:r w:rsidR="00CE30C4" w:rsidRPr="00CE30C4">
              <w:rPr>
                <w:rFonts w:ascii="Calibri" w:eastAsia="Times New Roman" w:hAnsi="Calibri" w:cs="Calibri"/>
                <w:color w:val="000000"/>
                <w:sz w:val="16"/>
                <w:szCs w:val="16"/>
                <w:lang w:eastAsia="fr-FR"/>
              </w:rPr>
              <w:t>pas  le</w:t>
            </w:r>
            <w:proofErr w:type="gramEnd"/>
            <w:r w:rsidR="00CE30C4" w:rsidRPr="00CE30C4">
              <w:rPr>
                <w:rFonts w:ascii="Calibri" w:eastAsia="Times New Roman" w:hAnsi="Calibri" w:cs="Calibri"/>
                <w:color w:val="000000"/>
                <w:sz w:val="16"/>
                <w:szCs w:val="16"/>
                <w:lang w:eastAsia="fr-FR"/>
              </w:rPr>
              <w:t xml:space="preserve"> CMP)</w:t>
            </w:r>
          </w:p>
        </w:tc>
        <w:tc>
          <w:tcPr>
            <w:tcW w:w="1060" w:type="dxa"/>
            <w:tcBorders>
              <w:top w:val="nil"/>
              <w:left w:val="nil"/>
              <w:bottom w:val="single" w:sz="4" w:space="0" w:color="auto"/>
              <w:right w:val="single" w:sz="4" w:space="0" w:color="auto"/>
            </w:tcBorders>
            <w:hideMark/>
          </w:tcPr>
          <w:p w14:paraId="7D817074"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Entre ascendants et descendants</w:t>
            </w:r>
          </w:p>
        </w:tc>
        <w:tc>
          <w:tcPr>
            <w:tcW w:w="800" w:type="dxa"/>
            <w:tcBorders>
              <w:top w:val="nil"/>
              <w:left w:val="nil"/>
              <w:bottom w:val="single" w:sz="4" w:space="0" w:color="auto"/>
              <w:right w:val="single" w:sz="4" w:space="0" w:color="auto"/>
            </w:tcBorders>
            <w:hideMark/>
          </w:tcPr>
          <w:p w14:paraId="69C40035"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Intitulé compte titre</w:t>
            </w:r>
          </w:p>
        </w:tc>
        <w:tc>
          <w:tcPr>
            <w:tcW w:w="1120" w:type="dxa"/>
            <w:tcBorders>
              <w:top w:val="nil"/>
              <w:left w:val="nil"/>
              <w:bottom w:val="single" w:sz="4" w:space="0" w:color="auto"/>
              <w:right w:val="single" w:sz="4" w:space="0" w:color="auto"/>
            </w:tcBorders>
            <w:hideMark/>
          </w:tcPr>
          <w:p w14:paraId="1F48EB04"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xml:space="preserve">Identifiant </w:t>
            </w:r>
            <w:proofErr w:type="spellStart"/>
            <w:r w:rsidRPr="00CE30C4">
              <w:rPr>
                <w:rFonts w:ascii="Calibri" w:eastAsia="Times New Roman" w:hAnsi="Calibri" w:cs="Calibri"/>
                <w:color w:val="000000"/>
                <w:sz w:val="16"/>
                <w:szCs w:val="16"/>
                <w:lang w:eastAsia="fr-FR"/>
              </w:rPr>
              <w:t>Megara</w:t>
            </w:r>
            <w:proofErr w:type="spellEnd"/>
            <w:r w:rsidRPr="00CE30C4">
              <w:rPr>
                <w:rFonts w:ascii="Calibri" w:eastAsia="Times New Roman" w:hAnsi="Calibri" w:cs="Calibri"/>
                <w:color w:val="000000"/>
                <w:sz w:val="16"/>
                <w:szCs w:val="16"/>
                <w:lang w:eastAsia="fr-FR"/>
              </w:rPr>
              <w:t xml:space="preserve"> du compte titre</w:t>
            </w:r>
          </w:p>
        </w:tc>
        <w:tc>
          <w:tcPr>
            <w:tcW w:w="1140" w:type="dxa"/>
            <w:tcBorders>
              <w:top w:val="nil"/>
              <w:left w:val="nil"/>
              <w:bottom w:val="single" w:sz="4" w:space="0" w:color="auto"/>
              <w:right w:val="single" w:sz="4" w:space="0" w:color="auto"/>
            </w:tcBorders>
            <w:hideMark/>
          </w:tcPr>
          <w:p w14:paraId="4B6CB24C"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Intitulé compte titre (si mon client)</w:t>
            </w:r>
          </w:p>
        </w:tc>
        <w:tc>
          <w:tcPr>
            <w:tcW w:w="1060" w:type="dxa"/>
            <w:tcBorders>
              <w:top w:val="nil"/>
              <w:left w:val="nil"/>
              <w:bottom w:val="single" w:sz="4" w:space="0" w:color="auto"/>
              <w:right w:val="single" w:sz="4" w:space="0" w:color="auto"/>
            </w:tcBorders>
            <w:hideMark/>
          </w:tcPr>
          <w:p w14:paraId="2400F024"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xml:space="preserve">Identifiant </w:t>
            </w:r>
            <w:proofErr w:type="spellStart"/>
            <w:r w:rsidRPr="00CE30C4">
              <w:rPr>
                <w:rFonts w:ascii="Calibri" w:eastAsia="Times New Roman" w:hAnsi="Calibri" w:cs="Calibri"/>
                <w:color w:val="000000"/>
                <w:sz w:val="16"/>
                <w:szCs w:val="16"/>
                <w:lang w:eastAsia="fr-FR"/>
              </w:rPr>
              <w:t>Megara</w:t>
            </w:r>
            <w:proofErr w:type="spellEnd"/>
            <w:r w:rsidRPr="00CE30C4">
              <w:rPr>
                <w:rFonts w:ascii="Calibri" w:eastAsia="Times New Roman" w:hAnsi="Calibri" w:cs="Calibri"/>
                <w:color w:val="000000"/>
                <w:sz w:val="16"/>
                <w:szCs w:val="16"/>
                <w:lang w:eastAsia="fr-FR"/>
              </w:rPr>
              <w:t xml:space="preserve"> du compte titre (si mon client)</w:t>
            </w:r>
          </w:p>
        </w:tc>
        <w:tc>
          <w:tcPr>
            <w:tcW w:w="960" w:type="dxa"/>
            <w:tcBorders>
              <w:top w:val="nil"/>
              <w:left w:val="nil"/>
              <w:bottom w:val="single" w:sz="4" w:space="0" w:color="auto"/>
              <w:right w:val="single" w:sz="4" w:space="0" w:color="auto"/>
            </w:tcBorders>
            <w:hideMark/>
          </w:tcPr>
          <w:p w14:paraId="53096972"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AWB</w:t>
            </w:r>
          </w:p>
        </w:tc>
        <w:tc>
          <w:tcPr>
            <w:tcW w:w="1000" w:type="dxa"/>
            <w:tcBorders>
              <w:top w:val="nil"/>
              <w:left w:val="nil"/>
              <w:bottom w:val="single" w:sz="4" w:space="0" w:color="auto"/>
              <w:right w:val="single" w:sz="4" w:space="0" w:color="auto"/>
            </w:tcBorders>
            <w:hideMark/>
          </w:tcPr>
          <w:p w14:paraId="2B1F287C"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Contrepartie</w:t>
            </w:r>
          </w:p>
        </w:tc>
      </w:tr>
      <w:tr w:rsidR="00CE30C4" w:rsidRPr="00CE30C4" w14:paraId="77D6DF60" w14:textId="77777777" w:rsidTr="00CE30C4">
        <w:trPr>
          <w:trHeight w:val="480"/>
        </w:trPr>
        <w:tc>
          <w:tcPr>
            <w:tcW w:w="580" w:type="dxa"/>
            <w:tcBorders>
              <w:top w:val="nil"/>
              <w:left w:val="single" w:sz="4" w:space="0" w:color="auto"/>
              <w:bottom w:val="single" w:sz="4" w:space="0" w:color="auto"/>
              <w:right w:val="single" w:sz="4" w:space="0" w:color="auto"/>
            </w:tcBorders>
            <w:hideMark/>
          </w:tcPr>
          <w:p w14:paraId="52F21F63"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hideMark/>
          </w:tcPr>
          <w:p w14:paraId="2DAAFF9E"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840" w:type="dxa"/>
            <w:tcBorders>
              <w:top w:val="nil"/>
              <w:left w:val="nil"/>
              <w:bottom w:val="single" w:sz="4" w:space="0" w:color="auto"/>
              <w:right w:val="single" w:sz="4" w:space="0" w:color="auto"/>
            </w:tcBorders>
            <w:hideMark/>
          </w:tcPr>
          <w:p w14:paraId="141D2465"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hideMark/>
          </w:tcPr>
          <w:p w14:paraId="3D0A01EB"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hideMark/>
          </w:tcPr>
          <w:p w14:paraId="43F87C4C"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Entre conjoints</w:t>
            </w:r>
          </w:p>
        </w:tc>
        <w:tc>
          <w:tcPr>
            <w:tcW w:w="800" w:type="dxa"/>
            <w:tcBorders>
              <w:top w:val="nil"/>
              <w:left w:val="nil"/>
              <w:bottom w:val="single" w:sz="4" w:space="0" w:color="auto"/>
              <w:right w:val="single" w:sz="4" w:space="0" w:color="auto"/>
            </w:tcBorders>
            <w:hideMark/>
          </w:tcPr>
          <w:p w14:paraId="2EC546FA"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20" w:type="dxa"/>
            <w:tcBorders>
              <w:top w:val="nil"/>
              <w:left w:val="nil"/>
              <w:bottom w:val="single" w:sz="4" w:space="0" w:color="auto"/>
              <w:right w:val="single" w:sz="4" w:space="0" w:color="auto"/>
            </w:tcBorders>
            <w:hideMark/>
          </w:tcPr>
          <w:p w14:paraId="6140B6B7"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40" w:type="dxa"/>
            <w:tcBorders>
              <w:top w:val="nil"/>
              <w:left w:val="nil"/>
              <w:bottom w:val="single" w:sz="4" w:space="0" w:color="auto"/>
              <w:right w:val="single" w:sz="4" w:space="0" w:color="auto"/>
            </w:tcBorders>
            <w:hideMark/>
          </w:tcPr>
          <w:p w14:paraId="0AAE78C7"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hideMark/>
          </w:tcPr>
          <w:p w14:paraId="625C2C27"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60" w:type="dxa"/>
            <w:tcBorders>
              <w:top w:val="nil"/>
              <w:left w:val="nil"/>
              <w:bottom w:val="single" w:sz="4" w:space="0" w:color="auto"/>
              <w:right w:val="single" w:sz="4" w:space="0" w:color="auto"/>
            </w:tcBorders>
            <w:hideMark/>
          </w:tcPr>
          <w:p w14:paraId="0516C769"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00" w:type="dxa"/>
            <w:tcBorders>
              <w:top w:val="nil"/>
              <w:left w:val="nil"/>
              <w:bottom w:val="single" w:sz="4" w:space="0" w:color="auto"/>
              <w:right w:val="single" w:sz="4" w:space="0" w:color="auto"/>
            </w:tcBorders>
            <w:hideMark/>
          </w:tcPr>
          <w:p w14:paraId="55ECC88E"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r>
      <w:tr w:rsidR="00CE30C4" w:rsidRPr="00CE30C4" w14:paraId="26DE66ED" w14:textId="77777777" w:rsidTr="00CE30C4">
        <w:trPr>
          <w:trHeight w:val="465"/>
        </w:trPr>
        <w:tc>
          <w:tcPr>
            <w:tcW w:w="580" w:type="dxa"/>
            <w:tcBorders>
              <w:top w:val="nil"/>
              <w:left w:val="single" w:sz="4" w:space="0" w:color="auto"/>
              <w:bottom w:val="single" w:sz="4" w:space="0" w:color="auto"/>
              <w:right w:val="single" w:sz="4" w:space="0" w:color="auto"/>
            </w:tcBorders>
            <w:hideMark/>
          </w:tcPr>
          <w:p w14:paraId="09446661"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hideMark/>
          </w:tcPr>
          <w:p w14:paraId="20185E7F"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840" w:type="dxa"/>
            <w:tcBorders>
              <w:top w:val="nil"/>
              <w:left w:val="nil"/>
              <w:bottom w:val="single" w:sz="4" w:space="0" w:color="auto"/>
              <w:right w:val="single" w:sz="4" w:space="0" w:color="auto"/>
            </w:tcBorders>
            <w:hideMark/>
          </w:tcPr>
          <w:p w14:paraId="61EDFE02"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40" w:type="dxa"/>
            <w:tcBorders>
              <w:top w:val="nil"/>
              <w:left w:val="nil"/>
              <w:bottom w:val="single" w:sz="4" w:space="0" w:color="auto"/>
              <w:right w:val="single" w:sz="4" w:space="0" w:color="auto"/>
            </w:tcBorders>
            <w:hideMark/>
          </w:tcPr>
          <w:p w14:paraId="023684B2"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hideMark/>
          </w:tcPr>
          <w:p w14:paraId="008D5EB5"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Succession</w:t>
            </w:r>
          </w:p>
        </w:tc>
        <w:tc>
          <w:tcPr>
            <w:tcW w:w="800" w:type="dxa"/>
            <w:tcBorders>
              <w:top w:val="nil"/>
              <w:left w:val="nil"/>
              <w:bottom w:val="single" w:sz="4" w:space="0" w:color="auto"/>
              <w:right w:val="single" w:sz="4" w:space="0" w:color="auto"/>
            </w:tcBorders>
            <w:hideMark/>
          </w:tcPr>
          <w:p w14:paraId="4A770884"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20" w:type="dxa"/>
            <w:tcBorders>
              <w:top w:val="nil"/>
              <w:left w:val="nil"/>
              <w:bottom w:val="single" w:sz="4" w:space="0" w:color="auto"/>
              <w:right w:val="single" w:sz="4" w:space="0" w:color="auto"/>
            </w:tcBorders>
            <w:hideMark/>
          </w:tcPr>
          <w:p w14:paraId="538E9AB8"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140" w:type="dxa"/>
            <w:tcBorders>
              <w:top w:val="nil"/>
              <w:left w:val="nil"/>
              <w:bottom w:val="single" w:sz="4" w:space="0" w:color="auto"/>
              <w:right w:val="single" w:sz="4" w:space="0" w:color="auto"/>
            </w:tcBorders>
            <w:hideMark/>
          </w:tcPr>
          <w:p w14:paraId="20D26BB9"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60" w:type="dxa"/>
            <w:tcBorders>
              <w:top w:val="nil"/>
              <w:left w:val="nil"/>
              <w:bottom w:val="single" w:sz="4" w:space="0" w:color="auto"/>
              <w:right w:val="single" w:sz="4" w:space="0" w:color="auto"/>
            </w:tcBorders>
            <w:hideMark/>
          </w:tcPr>
          <w:p w14:paraId="437B5ABE"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960" w:type="dxa"/>
            <w:tcBorders>
              <w:top w:val="nil"/>
              <w:left w:val="nil"/>
              <w:bottom w:val="single" w:sz="4" w:space="0" w:color="auto"/>
              <w:right w:val="single" w:sz="4" w:space="0" w:color="auto"/>
            </w:tcBorders>
            <w:hideMark/>
          </w:tcPr>
          <w:p w14:paraId="6E551040"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c>
          <w:tcPr>
            <w:tcW w:w="1000" w:type="dxa"/>
            <w:tcBorders>
              <w:top w:val="nil"/>
              <w:left w:val="nil"/>
              <w:bottom w:val="single" w:sz="4" w:space="0" w:color="auto"/>
              <w:right w:val="single" w:sz="4" w:space="0" w:color="auto"/>
            </w:tcBorders>
            <w:hideMark/>
          </w:tcPr>
          <w:p w14:paraId="505D504C" w14:textId="77777777" w:rsidR="00CE30C4" w:rsidRPr="00CE30C4" w:rsidRDefault="00CE30C4" w:rsidP="00CE30C4">
            <w:pPr>
              <w:spacing w:line="240" w:lineRule="auto"/>
              <w:rPr>
                <w:rFonts w:ascii="Calibri" w:eastAsia="Times New Roman" w:hAnsi="Calibri" w:cs="Calibri"/>
                <w:color w:val="000000"/>
                <w:sz w:val="16"/>
                <w:szCs w:val="16"/>
                <w:lang w:eastAsia="fr-FR"/>
              </w:rPr>
            </w:pPr>
            <w:r w:rsidRPr="00CE30C4">
              <w:rPr>
                <w:rFonts w:ascii="Calibri" w:eastAsia="Times New Roman" w:hAnsi="Calibri" w:cs="Calibri"/>
                <w:color w:val="000000"/>
                <w:sz w:val="16"/>
                <w:szCs w:val="16"/>
                <w:lang w:eastAsia="fr-FR"/>
              </w:rPr>
              <w:t> </w:t>
            </w:r>
          </w:p>
        </w:tc>
      </w:tr>
    </w:tbl>
    <w:p w14:paraId="3D1F5A7B" w14:textId="77777777" w:rsidR="008A2AFF" w:rsidRDefault="008A2AFF" w:rsidP="008A2AF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Transfert </w:t>
      </w:r>
      <w:r w:rsidR="00822C11">
        <w:rPr>
          <w:rFonts w:asciiTheme="minorHAnsi" w:hAnsiTheme="minorHAnsi" w:cstheme="minorHAnsi"/>
          <w:b/>
          <w:i/>
          <w:sz w:val="20"/>
          <w:szCs w:val="20"/>
          <w:u w:val="single"/>
        </w:rPr>
        <w:t>de titres Marocains</w:t>
      </w:r>
      <w:r>
        <w:rPr>
          <w:rFonts w:asciiTheme="minorHAnsi" w:hAnsiTheme="minorHAnsi" w:cstheme="minorHAnsi"/>
          <w:b/>
          <w:i/>
          <w:sz w:val="20"/>
          <w:szCs w:val="20"/>
          <w:u w:val="single"/>
        </w:rPr>
        <w:t xml:space="preserve"> pour les investisseurs étrangers</w:t>
      </w:r>
    </w:p>
    <w:p w14:paraId="76DEE5FD" w14:textId="77777777" w:rsidR="00E31321" w:rsidRDefault="00B94C82" w:rsidP="005C6C66">
      <w:pPr>
        <w:pStyle w:val="ListParagraph"/>
        <w:numPr>
          <w:ilvl w:val="0"/>
          <w:numId w:val="34"/>
        </w:numPr>
        <w:spacing w:before="240" w:after="240" w:line="240" w:lineRule="auto"/>
        <w:ind w:right="142"/>
      </w:pPr>
      <w:r>
        <w:t xml:space="preserve">L'investisseurs étranger ne peut instruire que des transferts simples. C'est à dire pour son propre </w:t>
      </w:r>
      <w:proofErr w:type="gramStart"/>
      <w:r>
        <w:t>compte</w:t>
      </w:r>
      <w:r w:rsidR="00D75022">
        <w:t>:</w:t>
      </w:r>
      <w:proofErr w:type="gramEnd"/>
      <w:r w:rsidR="00D75022">
        <w:t xml:space="preserve"> soit d'un</w:t>
      </w:r>
      <w:r>
        <w:t xml:space="preserve"> premier compte vers un deuxième compte chez AWB (dénouement interne) </w:t>
      </w:r>
      <w:proofErr w:type="gramStart"/>
      <w:r>
        <w:t>soit  vers</w:t>
      </w:r>
      <w:proofErr w:type="gramEnd"/>
      <w:r>
        <w:t xml:space="preserve"> un autre dépositaire (dénouement externe). </w:t>
      </w:r>
      <w:r w:rsidR="005C6C66">
        <w:t xml:space="preserve">Ces transferts seront gérés manuellement à l'instar des autres opérations de </w:t>
      </w:r>
      <w:proofErr w:type="gramStart"/>
      <w:r w:rsidR="005C6C66">
        <w:t>transfert:</w:t>
      </w:r>
      <w:proofErr w:type="gramEnd"/>
    </w:p>
    <w:p w14:paraId="602A1BC9" w14:textId="77777777" w:rsidR="00050CED" w:rsidRDefault="005C6C66" w:rsidP="00050CED">
      <w:pPr>
        <w:pStyle w:val="ListParagraph"/>
        <w:numPr>
          <w:ilvl w:val="1"/>
          <w:numId w:val="34"/>
        </w:numPr>
        <w:spacing w:before="240" w:after="240" w:line="240" w:lineRule="auto"/>
        <w:ind w:right="142"/>
      </w:pPr>
      <w:r>
        <w:t>Transfert de compte à compte (ITDF-ITRF) pour le dénouement interne</w:t>
      </w:r>
    </w:p>
    <w:p w14:paraId="4A78D80B" w14:textId="77777777" w:rsidR="00050CED" w:rsidRDefault="005C6C66" w:rsidP="00050CED">
      <w:pPr>
        <w:pStyle w:val="ListParagraph"/>
        <w:numPr>
          <w:ilvl w:val="1"/>
          <w:numId w:val="34"/>
        </w:numPr>
        <w:spacing w:before="240" w:after="240" w:line="240" w:lineRule="auto"/>
        <w:ind w:right="142"/>
      </w:pPr>
      <w:r>
        <w:t>Transfert externe (ETDF-ETRF) pour le dénouement externe</w:t>
      </w:r>
    </w:p>
    <w:p w14:paraId="1904F8A9" w14:textId="77777777" w:rsidR="00E31321" w:rsidRDefault="0080777E" w:rsidP="00E31321">
      <w:pPr>
        <w:pStyle w:val="ListParagraph"/>
        <w:numPr>
          <w:ilvl w:val="0"/>
          <w:numId w:val="34"/>
        </w:numPr>
        <w:spacing w:before="240" w:after="240" w:line="240" w:lineRule="auto"/>
        <w:ind w:right="142"/>
      </w:pPr>
      <w:r>
        <w:t>Une commission RL est applicable sur la jambe de livraison.</w:t>
      </w:r>
    </w:p>
    <w:p w14:paraId="6EC43CFD" w14:textId="77777777" w:rsidR="00D94417" w:rsidRDefault="00D94417" w:rsidP="00D94417">
      <w:pPr>
        <w:pStyle w:val="ListParagraph"/>
        <w:spacing w:before="240" w:after="240" w:line="240" w:lineRule="auto"/>
        <w:ind w:right="142"/>
      </w:pPr>
    </w:p>
    <w:p w14:paraId="7964AEB1" w14:textId="77777777" w:rsidR="00F34FE4" w:rsidRDefault="00F34FE4" w:rsidP="00F34FE4">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 xml:space="preserve">Découpage </w:t>
      </w:r>
      <w:proofErr w:type="spellStart"/>
      <w:r>
        <w:rPr>
          <w:rFonts w:asciiTheme="minorHAnsi" w:hAnsiTheme="minorHAnsi" w:cstheme="minorHAnsi"/>
          <w:b/>
          <w:i/>
          <w:sz w:val="20"/>
          <w:szCs w:val="20"/>
          <w:u w:val="single"/>
        </w:rPr>
        <w:t>Megara</w:t>
      </w:r>
      <w:proofErr w:type="spellEnd"/>
    </w:p>
    <w:p w14:paraId="268EB503" w14:textId="77777777" w:rsidR="00467E13" w:rsidRDefault="00F34FE4" w:rsidP="00F34FE4">
      <w:pPr>
        <w:pStyle w:val="ListParagraph"/>
        <w:spacing w:before="240" w:after="240" w:line="240" w:lineRule="auto"/>
        <w:ind w:left="0" w:right="142"/>
      </w:pPr>
      <w:proofErr w:type="spellStart"/>
      <w:r>
        <w:t>Megara</w:t>
      </w:r>
      <w:proofErr w:type="spellEnd"/>
      <w:r>
        <w:t xml:space="preserve"> présente le processus de Transfert selon le découpage </w:t>
      </w:r>
      <w:proofErr w:type="gramStart"/>
      <w:r>
        <w:t>suivant:</w:t>
      </w:r>
      <w:proofErr w:type="gramEnd"/>
    </w:p>
    <w:p w14:paraId="4BC2FF8B" w14:textId="77777777" w:rsidR="00E048A4" w:rsidRDefault="00E048A4" w:rsidP="00F34FE4">
      <w:pPr>
        <w:pStyle w:val="ListParagraph"/>
        <w:spacing w:before="240" w:after="240" w:line="240" w:lineRule="auto"/>
        <w:ind w:left="0" w:right="142"/>
      </w:pPr>
    </w:p>
    <w:tbl>
      <w:tblPr>
        <w:tblW w:w="7600" w:type="dxa"/>
        <w:jc w:val="center"/>
        <w:tblCellMar>
          <w:left w:w="70" w:type="dxa"/>
          <w:right w:w="70" w:type="dxa"/>
        </w:tblCellMar>
        <w:tblLook w:val="04A0" w:firstRow="1" w:lastRow="0" w:firstColumn="1" w:lastColumn="0" w:noHBand="0" w:noVBand="1"/>
      </w:tblPr>
      <w:tblGrid>
        <w:gridCol w:w="1600"/>
        <w:gridCol w:w="2020"/>
        <w:gridCol w:w="2020"/>
        <w:gridCol w:w="1960"/>
      </w:tblGrid>
      <w:tr w:rsidR="00E9455D" w:rsidRPr="00E13BF3" w14:paraId="583C744E" w14:textId="77777777" w:rsidTr="00E9455D">
        <w:trPr>
          <w:trHeight w:val="720"/>
          <w:jc w:val="center"/>
        </w:trPr>
        <w:tc>
          <w:tcPr>
            <w:tcW w:w="1600" w:type="dxa"/>
            <w:tcBorders>
              <w:top w:val="nil"/>
              <w:left w:val="nil"/>
              <w:bottom w:val="nil"/>
              <w:right w:val="nil"/>
            </w:tcBorders>
            <w:hideMark/>
          </w:tcPr>
          <w:p w14:paraId="12D24DF7" w14:textId="77777777" w:rsidR="00E9455D" w:rsidRPr="00E13BF3" w:rsidRDefault="00E9455D" w:rsidP="00E13BF3">
            <w:pPr>
              <w:spacing w:line="240" w:lineRule="auto"/>
              <w:rPr>
                <w:rFonts w:ascii="Calibri" w:eastAsia="Times New Roman" w:hAnsi="Calibri" w:cs="Calibri"/>
                <w:color w:val="000000"/>
                <w:sz w:val="18"/>
                <w:szCs w:val="18"/>
                <w:lang w:eastAsia="fr-FR"/>
              </w:rPr>
            </w:pPr>
          </w:p>
        </w:tc>
        <w:tc>
          <w:tcPr>
            <w:tcW w:w="2020" w:type="dxa"/>
            <w:tcBorders>
              <w:top w:val="single" w:sz="4" w:space="0" w:color="auto"/>
              <w:left w:val="single" w:sz="4" w:space="0" w:color="auto"/>
              <w:bottom w:val="single" w:sz="4" w:space="0" w:color="auto"/>
              <w:right w:val="single" w:sz="4" w:space="0" w:color="auto"/>
            </w:tcBorders>
            <w:shd w:val="clear" w:color="000000" w:fill="BFBFBF"/>
            <w:hideMark/>
          </w:tcPr>
          <w:p w14:paraId="2905C7BC"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Externe</w:t>
            </w:r>
          </w:p>
        </w:tc>
        <w:tc>
          <w:tcPr>
            <w:tcW w:w="2020" w:type="dxa"/>
            <w:tcBorders>
              <w:top w:val="single" w:sz="4" w:space="0" w:color="auto"/>
              <w:left w:val="nil"/>
              <w:bottom w:val="single" w:sz="4" w:space="0" w:color="auto"/>
              <w:right w:val="single" w:sz="4" w:space="0" w:color="auto"/>
            </w:tcBorders>
            <w:shd w:val="clear" w:color="000000" w:fill="BFBFBF"/>
            <w:hideMark/>
          </w:tcPr>
          <w:p w14:paraId="5DCC4A51"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de compte à compte</w:t>
            </w:r>
          </w:p>
        </w:tc>
        <w:tc>
          <w:tcPr>
            <w:tcW w:w="1960" w:type="dxa"/>
            <w:tcBorders>
              <w:top w:val="single" w:sz="4" w:space="0" w:color="auto"/>
              <w:left w:val="nil"/>
              <w:bottom w:val="single" w:sz="4" w:space="0" w:color="auto"/>
              <w:right w:val="single" w:sz="4" w:space="0" w:color="auto"/>
            </w:tcBorders>
            <w:shd w:val="clear" w:color="000000" w:fill="BFBFBF"/>
            <w:hideMark/>
          </w:tcPr>
          <w:p w14:paraId="014BE929"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Transfert de portefeuille</w:t>
            </w:r>
          </w:p>
        </w:tc>
      </w:tr>
      <w:tr w:rsidR="00E9455D" w:rsidRPr="00E13BF3" w14:paraId="0F46194D" w14:textId="77777777" w:rsidTr="00E9455D">
        <w:trPr>
          <w:trHeight w:val="495"/>
          <w:jc w:val="center"/>
        </w:trPr>
        <w:tc>
          <w:tcPr>
            <w:tcW w:w="1600" w:type="dxa"/>
            <w:tcBorders>
              <w:top w:val="single" w:sz="4" w:space="0" w:color="auto"/>
              <w:left w:val="single" w:sz="4" w:space="0" w:color="auto"/>
              <w:bottom w:val="single" w:sz="4" w:space="0" w:color="auto"/>
              <w:right w:val="single" w:sz="4" w:space="0" w:color="auto"/>
            </w:tcBorders>
            <w:shd w:val="clear" w:color="000000" w:fill="BFBFBF"/>
            <w:hideMark/>
          </w:tcPr>
          <w:p w14:paraId="2246A6D6"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Sens</w:t>
            </w:r>
          </w:p>
        </w:tc>
        <w:tc>
          <w:tcPr>
            <w:tcW w:w="2020" w:type="dxa"/>
            <w:tcBorders>
              <w:top w:val="nil"/>
              <w:left w:val="nil"/>
              <w:bottom w:val="single" w:sz="4" w:space="0" w:color="auto"/>
              <w:right w:val="single" w:sz="4" w:space="0" w:color="auto"/>
            </w:tcBorders>
            <w:hideMark/>
          </w:tcPr>
          <w:p w14:paraId="0B7B1E29"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 ou Réception</w:t>
            </w:r>
          </w:p>
        </w:tc>
        <w:tc>
          <w:tcPr>
            <w:tcW w:w="2020" w:type="dxa"/>
            <w:tcBorders>
              <w:top w:val="nil"/>
              <w:left w:val="nil"/>
              <w:bottom w:val="single" w:sz="4" w:space="0" w:color="auto"/>
              <w:right w:val="single" w:sz="4" w:space="0" w:color="auto"/>
            </w:tcBorders>
            <w:hideMark/>
          </w:tcPr>
          <w:p w14:paraId="0D40CA23"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 et Réception</w:t>
            </w:r>
          </w:p>
        </w:tc>
        <w:tc>
          <w:tcPr>
            <w:tcW w:w="1960" w:type="dxa"/>
            <w:tcBorders>
              <w:top w:val="nil"/>
              <w:left w:val="nil"/>
              <w:bottom w:val="single" w:sz="4" w:space="0" w:color="auto"/>
              <w:right w:val="single" w:sz="4" w:space="0" w:color="auto"/>
            </w:tcBorders>
            <w:hideMark/>
          </w:tcPr>
          <w:p w14:paraId="09975FE2"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Livraison</w:t>
            </w:r>
          </w:p>
        </w:tc>
      </w:tr>
      <w:tr w:rsidR="00E9455D" w:rsidRPr="00E13BF3" w14:paraId="5A1F08FF" w14:textId="77777777" w:rsidTr="00E9455D">
        <w:trPr>
          <w:trHeight w:val="555"/>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0F455B4B"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lastRenderedPageBreak/>
              <w:t>Type de transaction</w:t>
            </w:r>
          </w:p>
        </w:tc>
        <w:tc>
          <w:tcPr>
            <w:tcW w:w="2020" w:type="dxa"/>
            <w:tcBorders>
              <w:top w:val="nil"/>
              <w:left w:val="nil"/>
              <w:bottom w:val="single" w:sz="4" w:space="0" w:color="auto"/>
              <w:right w:val="single" w:sz="4" w:space="0" w:color="auto"/>
            </w:tcBorders>
            <w:hideMark/>
          </w:tcPr>
          <w:p w14:paraId="72CC0830"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ETRF pour réception</w:t>
            </w:r>
            <w:r w:rsidRPr="00E13BF3">
              <w:rPr>
                <w:rFonts w:ascii="Calibri" w:eastAsia="Times New Roman" w:hAnsi="Calibri" w:cs="Calibri"/>
                <w:color w:val="000000"/>
                <w:sz w:val="18"/>
                <w:szCs w:val="18"/>
                <w:lang w:eastAsia="fr-FR"/>
              </w:rPr>
              <w:br/>
              <w:t>ETDF pour livraison</w:t>
            </w:r>
          </w:p>
        </w:tc>
        <w:tc>
          <w:tcPr>
            <w:tcW w:w="2020" w:type="dxa"/>
            <w:tcBorders>
              <w:top w:val="nil"/>
              <w:left w:val="nil"/>
              <w:bottom w:val="single" w:sz="4" w:space="0" w:color="auto"/>
              <w:right w:val="single" w:sz="4" w:space="0" w:color="auto"/>
            </w:tcBorders>
            <w:hideMark/>
          </w:tcPr>
          <w:p w14:paraId="1862FF45"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ITRF pour réception</w:t>
            </w:r>
            <w:r w:rsidRPr="00E13BF3">
              <w:rPr>
                <w:rFonts w:ascii="Calibri" w:eastAsia="Times New Roman" w:hAnsi="Calibri" w:cs="Calibri"/>
                <w:color w:val="000000"/>
                <w:sz w:val="18"/>
                <w:szCs w:val="18"/>
                <w:lang w:eastAsia="fr-FR"/>
              </w:rPr>
              <w:br/>
              <w:t>ITDF pour livraison</w:t>
            </w:r>
          </w:p>
        </w:tc>
        <w:tc>
          <w:tcPr>
            <w:tcW w:w="1960" w:type="dxa"/>
            <w:tcBorders>
              <w:top w:val="nil"/>
              <w:left w:val="nil"/>
              <w:bottom w:val="single" w:sz="4" w:space="0" w:color="auto"/>
              <w:right w:val="single" w:sz="4" w:space="0" w:color="auto"/>
            </w:tcBorders>
            <w:hideMark/>
          </w:tcPr>
          <w:p w14:paraId="28E7A7D9"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PT-DF pour livraison</w:t>
            </w:r>
          </w:p>
        </w:tc>
      </w:tr>
      <w:tr w:rsidR="00E9455D" w:rsidRPr="00E13BF3" w14:paraId="4A81DF15" w14:textId="77777777" w:rsidTr="00E9455D">
        <w:trPr>
          <w:trHeight w:val="300"/>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73A8FE51"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Partie</w:t>
            </w:r>
          </w:p>
        </w:tc>
        <w:tc>
          <w:tcPr>
            <w:tcW w:w="2020" w:type="dxa"/>
            <w:tcBorders>
              <w:top w:val="nil"/>
              <w:left w:val="nil"/>
              <w:bottom w:val="single" w:sz="4" w:space="0" w:color="auto"/>
              <w:right w:val="single" w:sz="4" w:space="0" w:color="auto"/>
            </w:tcBorders>
            <w:hideMark/>
          </w:tcPr>
          <w:p w14:paraId="353167E8"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c>
          <w:tcPr>
            <w:tcW w:w="2020" w:type="dxa"/>
            <w:tcBorders>
              <w:top w:val="nil"/>
              <w:left w:val="nil"/>
              <w:bottom w:val="single" w:sz="4" w:space="0" w:color="auto"/>
              <w:right w:val="single" w:sz="4" w:space="0" w:color="auto"/>
            </w:tcBorders>
            <w:hideMark/>
          </w:tcPr>
          <w:p w14:paraId="436BFA22"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c>
          <w:tcPr>
            <w:tcW w:w="1960" w:type="dxa"/>
            <w:tcBorders>
              <w:top w:val="nil"/>
              <w:left w:val="nil"/>
              <w:bottom w:val="single" w:sz="4" w:space="0" w:color="auto"/>
              <w:right w:val="single" w:sz="4" w:space="0" w:color="auto"/>
            </w:tcBorders>
            <w:hideMark/>
          </w:tcPr>
          <w:p w14:paraId="2067D5CD"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Client</w:t>
            </w:r>
          </w:p>
        </w:tc>
      </w:tr>
      <w:tr w:rsidR="00E9455D" w:rsidRPr="00E13BF3" w14:paraId="0924CF39" w14:textId="77777777" w:rsidTr="00E9455D">
        <w:trPr>
          <w:trHeight w:val="720"/>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7357F8A6"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Contrepartie</w:t>
            </w:r>
          </w:p>
        </w:tc>
        <w:tc>
          <w:tcPr>
            <w:tcW w:w="2020" w:type="dxa"/>
            <w:tcBorders>
              <w:top w:val="nil"/>
              <w:left w:val="nil"/>
              <w:bottom w:val="single" w:sz="4" w:space="0" w:color="auto"/>
              <w:right w:val="single" w:sz="4" w:space="0" w:color="auto"/>
            </w:tcBorders>
            <w:hideMark/>
          </w:tcPr>
          <w:p w14:paraId="10EAF836"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AWB (avec cha</w:t>
            </w:r>
            <w:ins w:id="359" w:author="souchem" w:date="2015-07-28T17:57:00Z">
              <w:r w:rsidR="00201934">
                <w:rPr>
                  <w:rFonts w:ascii="Calibri" w:eastAsia="Times New Roman" w:hAnsi="Calibri" w:cs="Calibri"/>
                  <w:color w:val="000000"/>
                  <w:sz w:val="18"/>
                  <w:szCs w:val="18"/>
                  <w:lang w:eastAsia="fr-FR"/>
                </w:rPr>
                <w:t>n</w:t>
              </w:r>
            </w:ins>
            <w:r w:rsidRPr="00E13BF3">
              <w:rPr>
                <w:rFonts w:ascii="Calibri" w:eastAsia="Times New Roman" w:hAnsi="Calibri" w:cs="Calibri"/>
                <w:color w:val="000000"/>
                <w:sz w:val="18"/>
                <w:szCs w:val="18"/>
                <w:lang w:eastAsia="fr-FR"/>
              </w:rPr>
              <w:t>gement de catégorie d'avoir)</w:t>
            </w:r>
            <w:r w:rsidRPr="00E13BF3">
              <w:rPr>
                <w:rFonts w:ascii="Calibri" w:eastAsia="Times New Roman" w:hAnsi="Calibri" w:cs="Calibri"/>
                <w:color w:val="000000"/>
                <w:sz w:val="18"/>
                <w:szCs w:val="18"/>
                <w:lang w:eastAsia="fr-FR"/>
              </w:rPr>
              <w:br/>
              <w:t>ou autre dépositaire</w:t>
            </w:r>
          </w:p>
        </w:tc>
        <w:tc>
          <w:tcPr>
            <w:tcW w:w="2020" w:type="dxa"/>
            <w:tcBorders>
              <w:top w:val="nil"/>
              <w:left w:val="nil"/>
              <w:bottom w:val="single" w:sz="4" w:space="0" w:color="auto"/>
              <w:right w:val="single" w:sz="4" w:space="0" w:color="auto"/>
            </w:tcBorders>
            <w:hideMark/>
          </w:tcPr>
          <w:p w14:paraId="2140E57E"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AWB</w:t>
            </w:r>
          </w:p>
        </w:tc>
        <w:tc>
          <w:tcPr>
            <w:tcW w:w="1960" w:type="dxa"/>
            <w:tcBorders>
              <w:top w:val="nil"/>
              <w:left w:val="nil"/>
              <w:bottom w:val="single" w:sz="4" w:space="0" w:color="auto"/>
              <w:right w:val="single" w:sz="4" w:space="0" w:color="auto"/>
            </w:tcBorders>
            <w:hideMark/>
          </w:tcPr>
          <w:p w14:paraId="51B0DD40"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Autre dépositaire</w:t>
            </w:r>
          </w:p>
        </w:tc>
      </w:tr>
      <w:tr w:rsidR="00E9455D" w:rsidRPr="00E13BF3" w14:paraId="604CD3EA" w14:textId="77777777" w:rsidTr="00E9455D">
        <w:trPr>
          <w:trHeight w:val="1005"/>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642E718E"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Bénéficiaire</w:t>
            </w:r>
          </w:p>
        </w:tc>
        <w:tc>
          <w:tcPr>
            <w:tcW w:w="2020" w:type="dxa"/>
            <w:tcBorders>
              <w:top w:val="nil"/>
              <w:left w:val="nil"/>
              <w:bottom w:val="single" w:sz="4" w:space="0" w:color="auto"/>
              <w:right w:val="single" w:sz="4" w:space="0" w:color="auto"/>
            </w:tcBorders>
            <w:hideMark/>
          </w:tcPr>
          <w:p w14:paraId="64C74919"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Même client ou autre</w:t>
            </w:r>
          </w:p>
        </w:tc>
        <w:tc>
          <w:tcPr>
            <w:tcW w:w="2020" w:type="dxa"/>
            <w:tcBorders>
              <w:top w:val="nil"/>
              <w:left w:val="nil"/>
              <w:bottom w:val="single" w:sz="4" w:space="0" w:color="auto"/>
              <w:right w:val="single" w:sz="4" w:space="0" w:color="auto"/>
            </w:tcBorders>
            <w:hideMark/>
          </w:tcPr>
          <w:p w14:paraId="4C4C2F3B"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 xml:space="preserve">Même client </w:t>
            </w:r>
            <w:r w:rsidRPr="00E13BF3">
              <w:rPr>
                <w:rFonts w:ascii="Calibri" w:eastAsia="Times New Roman" w:hAnsi="Calibri" w:cs="Calibri"/>
                <w:color w:val="000000"/>
                <w:sz w:val="18"/>
                <w:szCs w:val="18"/>
                <w:lang w:eastAsia="fr-FR"/>
              </w:rPr>
              <w:br/>
              <w:t>ou autre (sans changement de catégorie d'avoir)</w:t>
            </w:r>
          </w:p>
        </w:tc>
        <w:tc>
          <w:tcPr>
            <w:tcW w:w="1960" w:type="dxa"/>
            <w:tcBorders>
              <w:top w:val="nil"/>
              <w:left w:val="nil"/>
              <w:bottom w:val="single" w:sz="4" w:space="0" w:color="auto"/>
              <w:right w:val="single" w:sz="4" w:space="0" w:color="auto"/>
            </w:tcBorders>
            <w:hideMark/>
          </w:tcPr>
          <w:p w14:paraId="21BCBA89"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Même client ou autre</w:t>
            </w:r>
          </w:p>
        </w:tc>
      </w:tr>
      <w:tr w:rsidR="00E9455D" w:rsidRPr="00E13BF3" w14:paraId="731C52EE" w14:textId="77777777" w:rsidTr="00E9455D">
        <w:trPr>
          <w:trHeight w:val="480"/>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7E6A900C"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Dénouement</w:t>
            </w:r>
          </w:p>
        </w:tc>
        <w:tc>
          <w:tcPr>
            <w:tcW w:w="2020" w:type="dxa"/>
            <w:tcBorders>
              <w:top w:val="nil"/>
              <w:left w:val="nil"/>
              <w:bottom w:val="single" w:sz="4" w:space="0" w:color="auto"/>
              <w:right w:val="single" w:sz="4" w:space="0" w:color="auto"/>
            </w:tcBorders>
            <w:hideMark/>
          </w:tcPr>
          <w:p w14:paraId="5925069B"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Externe (</w:t>
            </w:r>
            <w:proofErr w:type="spellStart"/>
            <w:r w:rsidRPr="00E13BF3">
              <w:rPr>
                <w:rFonts w:ascii="Calibri" w:eastAsia="Times New Roman" w:hAnsi="Calibri" w:cs="Calibri"/>
                <w:color w:val="000000"/>
                <w:sz w:val="18"/>
                <w:szCs w:val="18"/>
                <w:lang w:eastAsia="fr-FR"/>
              </w:rPr>
              <w:t>Maroclear</w:t>
            </w:r>
            <w:proofErr w:type="spellEnd"/>
            <w:r w:rsidRPr="00E13BF3">
              <w:rPr>
                <w:rFonts w:ascii="Calibri" w:eastAsia="Times New Roman" w:hAnsi="Calibri" w:cs="Calibri"/>
                <w:color w:val="000000"/>
                <w:sz w:val="18"/>
                <w:szCs w:val="18"/>
                <w:lang w:eastAsia="fr-FR"/>
              </w:rPr>
              <w:t>)</w:t>
            </w:r>
          </w:p>
        </w:tc>
        <w:tc>
          <w:tcPr>
            <w:tcW w:w="2020" w:type="dxa"/>
            <w:tcBorders>
              <w:top w:val="nil"/>
              <w:left w:val="nil"/>
              <w:bottom w:val="single" w:sz="4" w:space="0" w:color="auto"/>
              <w:right w:val="single" w:sz="4" w:space="0" w:color="auto"/>
            </w:tcBorders>
            <w:hideMark/>
          </w:tcPr>
          <w:p w14:paraId="7C7B5806"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Interne</w:t>
            </w:r>
          </w:p>
        </w:tc>
        <w:tc>
          <w:tcPr>
            <w:tcW w:w="1960" w:type="dxa"/>
            <w:tcBorders>
              <w:top w:val="nil"/>
              <w:left w:val="nil"/>
              <w:bottom w:val="single" w:sz="4" w:space="0" w:color="auto"/>
              <w:right w:val="single" w:sz="4" w:space="0" w:color="auto"/>
            </w:tcBorders>
            <w:hideMark/>
          </w:tcPr>
          <w:p w14:paraId="22ECD7B7"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Externe (</w:t>
            </w:r>
            <w:proofErr w:type="spellStart"/>
            <w:r w:rsidRPr="00E13BF3">
              <w:rPr>
                <w:rFonts w:ascii="Calibri" w:eastAsia="Times New Roman" w:hAnsi="Calibri" w:cs="Calibri"/>
                <w:color w:val="000000"/>
                <w:sz w:val="18"/>
                <w:szCs w:val="18"/>
                <w:lang w:eastAsia="fr-FR"/>
              </w:rPr>
              <w:t>Maroclear</w:t>
            </w:r>
            <w:proofErr w:type="spellEnd"/>
            <w:r w:rsidRPr="00E13BF3">
              <w:rPr>
                <w:rFonts w:ascii="Calibri" w:eastAsia="Times New Roman" w:hAnsi="Calibri" w:cs="Calibri"/>
                <w:color w:val="000000"/>
                <w:sz w:val="18"/>
                <w:szCs w:val="18"/>
                <w:lang w:eastAsia="fr-FR"/>
              </w:rPr>
              <w:t>)</w:t>
            </w:r>
          </w:p>
        </w:tc>
      </w:tr>
      <w:tr w:rsidR="00E9455D" w:rsidRPr="00E13BF3" w14:paraId="77BCB849" w14:textId="77777777" w:rsidTr="00E9455D">
        <w:trPr>
          <w:trHeight w:val="720"/>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20A6714B"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 xml:space="preserve">Appariement sur </w:t>
            </w:r>
            <w:proofErr w:type="spellStart"/>
            <w:r w:rsidRPr="00E13BF3">
              <w:rPr>
                <w:rFonts w:ascii="Calibri" w:eastAsia="Times New Roman" w:hAnsi="Calibri" w:cs="Calibri"/>
                <w:b/>
                <w:bCs/>
                <w:color w:val="000000"/>
                <w:sz w:val="18"/>
                <w:szCs w:val="18"/>
                <w:lang w:eastAsia="fr-FR"/>
              </w:rPr>
              <w:t>Megara</w:t>
            </w:r>
            <w:proofErr w:type="spellEnd"/>
          </w:p>
        </w:tc>
        <w:tc>
          <w:tcPr>
            <w:tcW w:w="2020" w:type="dxa"/>
            <w:tcBorders>
              <w:top w:val="nil"/>
              <w:left w:val="nil"/>
              <w:bottom w:val="single" w:sz="4" w:space="0" w:color="auto"/>
              <w:right w:val="single" w:sz="4" w:space="0" w:color="auto"/>
            </w:tcBorders>
            <w:hideMark/>
          </w:tcPr>
          <w:p w14:paraId="2C551567"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c>
          <w:tcPr>
            <w:tcW w:w="2020" w:type="dxa"/>
            <w:tcBorders>
              <w:top w:val="nil"/>
              <w:left w:val="nil"/>
              <w:bottom w:val="single" w:sz="4" w:space="0" w:color="auto"/>
              <w:right w:val="single" w:sz="4" w:space="0" w:color="auto"/>
            </w:tcBorders>
            <w:hideMark/>
          </w:tcPr>
          <w:p w14:paraId="5722CB03"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Automatique par le système</w:t>
            </w:r>
          </w:p>
        </w:tc>
        <w:tc>
          <w:tcPr>
            <w:tcW w:w="1960" w:type="dxa"/>
            <w:tcBorders>
              <w:top w:val="nil"/>
              <w:left w:val="nil"/>
              <w:bottom w:val="single" w:sz="4" w:space="0" w:color="auto"/>
              <w:right w:val="single" w:sz="4" w:space="0" w:color="auto"/>
            </w:tcBorders>
            <w:hideMark/>
          </w:tcPr>
          <w:p w14:paraId="6CD30D93"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r>
      <w:tr w:rsidR="00E9455D" w:rsidRPr="00E13BF3" w14:paraId="37DB6617" w14:textId="77777777" w:rsidTr="00E9455D">
        <w:trPr>
          <w:trHeight w:val="870"/>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1DF6BA57"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 xml:space="preserve">Dénouement sur </w:t>
            </w:r>
            <w:proofErr w:type="spellStart"/>
            <w:r w:rsidRPr="00E13BF3">
              <w:rPr>
                <w:rFonts w:ascii="Calibri" w:eastAsia="Times New Roman" w:hAnsi="Calibri" w:cs="Calibri"/>
                <w:b/>
                <w:bCs/>
                <w:color w:val="000000"/>
                <w:sz w:val="18"/>
                <w:szCs w:val="18"/>
                <w:lang w:eastAsia="fr-FR"/>
              </w:rPr>
              <w:t>Megara</w:t>
            </w:r>
            <w:proofErr w:type="spellEnd"/>
          </w:p>
        </w:tc>
        <w:tc>
          <w:tcPr>
            <w:tcW w:w="2020" w:type="dxa"/>
            <w:tcBorders>
              <w:top w:val="nil"/>
              <w:left w:val="nil"/>
              <w:bottom w:val="single" w:sz="4" w:space="0" w:color="auto"/>
              <w:right w:val="single" w:sz="4" w:space="0" w:color="auto"/>
            </w:tcBorders>
            <w:hideMark/>
          </w:tcPr>
          <w:p w14:paraId="1D574BC9"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c>
          <w:tcPr>
            <w:tcW w:w="2020" w:type="dxa"/>
            <w:tcBorders>
              <w:top w:val="nil"/>
              <w:left w:val="nil"/>
              <w:bottom w:val="single" w:sz="4" w:space="0" w:color="auto"/>
              <w:right w:val="single" w:sz="4" w:space="0" w:color="auto"/>
            </w:tcBorders>
            <w:hideMark/>
          </w:tcPr>
          <w:p w14:paraId="39032FFE"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 ou automatique par job</w:t>
            </w:r>
          </w:p>
        </w:tc>
        <w:tc>
          <w:tcPr>
            <w:tcW w:w="1960" w:type="dxa"/>
            <w:tcBorders>
              <w:top w:val="nil"/>
              <w:left w:val="nil"/>
              <w:bottom w:val="single" w:sz="4" w:space="0" w:color="auto"/>
              <w:right w:val="single" w:sz="4" w:space="0" w:color="auto"/>
            </w:tcBorders>
            <w:hideMark/>
          </w:tcPr>
          <w:p w14:paraId="4A54F22C"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Manuel</w:t>
            </w:r>
          </w:p>
        </w:tc>
      </w:tr>
      <w:tr w:rsidR="00E9455D" w:rsidRPr="00E13BF3" w14:paraId="428F8D4F" w14:textId="77777777" w:rsidTr="00E9455D">
        <w:trPr>
          <w:trHeight w:val="1305"/>
          <w:jc w:val="center"/>
        </w:trPr>
        <w:tc>
          <w:tcPr>
            <w:tcW w:w="1600" w:type="dxa"/>
            <w:tcBorders>
              <w:top w:val="nil"/>
              <w:left w:val="single" w:sz="4" w:space="0" w:color="auto"/>
              <w:bottom w:val="single" w:sz="4" w:space="0" w:color="auto"/>
              <w:right w:val="single" w:sz="4" w:space="0" w:color="auto"/>
            </w:tcBorders>
            <w:shd w:val="clear" w:color="000000" w:fill="BFBFBF"/>
            <w:hideMark/>
          </w:tcPr>
          <w:p w14:paraId="76E84D9A" w14:textId="77777777" w:rsidR="00E9455D" w:rsidRPr="00E13BF3" w:rsidRDefault="00E9455D" w:rsidP="00E13BF3">
            <w:pPr>
              <w:spacing w:line="240" w:lineRule="auto"/>
              <w:rPr>
                <w:rFonts w:ascii="Calibri" w:eastAsia="Times New Roman" w:hAnsi="Calibri" w:cs="Calibri"/>
                <w:b/>
                <w:bCs/>
                <w:color w:val="000000"/>
                <w:sz w:val="18"/>
                <w:szCs w:val="18"/>
                <w:lang w:eastAsia="fr-FR"/>
              </w:rPr>
            </w:pPr>
            <w:r w:rsidRPr="00E13BF3">
              <w:rPr>
                <w:rFonts w:ascii="Calibri" w:eastAsia="Times New Roman" w:hAnsi="Calibri" w:cs="Calibri"/>
                <w:b/>
                <w:bCs/>
                <w:color w:val="000000"/>
                <w:sz w:val="18"/>
                <w:szCs w:val="18"/>
                <w:lang w:eastAsia="fr-FR"/>
              </w:rPr>
              <w:t>CMP</w:t>
            </w:r>
          </w:p>
        </w:tc>
        <w:tc>
          <w:tcPr>
            <w:tcW w:w="2020" w:type="dxa"/>
            <w:tcBorders>
              <w:top w:val="nil"/>
              <w:left w:val="nil"/>
              <w:bottom w:val="single" w:sz="4" w:space="0" w:color="auto"/>
              <w:right w:val="single" w:sz="4" w:space="0" w:color="auto"/>
            </w:tcBorders>
            <w:hideMark/>
          </w:tcPr>
          <w:p w14:paraId="48F61790" w14:textId="77777777" w:rsidR="00E9455D" w:rsidRPr="00E13BF3" w:rsidRDefault="00E9455D" w:rsidP="00E13BF3">
            <w:pPr>
              <w:spacing w:line="240" w:lineRule="auto"/>
              <w:rPr>
                <w:rFonts w:ascii="Calibri" w:eastAsia="Times New Roman" w:hAnsi="Calibri" w:cs="Calibri"/>
                <w:color w:val="000000"/>
                <w:sz w:val="18"/>
                <w:szCs w:val="18"/>
                <w:lang w:eastAsia="fr-FR"/>
              </w:rPr>
            </w:pPr>
            <w:proofErr w:type="gramStart"/>
            <w:r w:rsidRPr="00E13BF3">
              <w:rPr>
                <w:rFonts w:ascii="Calibri" w:eastAsia="Times New Roman" w:hAnsi="Calibri" w:cs="Calibri"/>
                <w:color w:val="000000"/>
                <w:sz w:val="18"/>
                <w:szCs w:val="18"/>
                <w:lang w:eastAsia="fr-FR"/>
              </w:rPr>
              <w:t>ETRF:</w:t>
            </w:r>
            <w:proofErr w:type="gramEnd"/>
            <w:r w:rsidRPr="00E13BF3">
              <w:rPr>
                <w:rFonts w:ascii="Calibri" w:eastAsia="Times New Roman" w:hAnsi="Calibri" w:cs="Calibri"/>
                <w:color w:val="000000"/>
                <w:sz w:val="18"/>
                <w:szCs w:val="18"/>
                <w:lang w:eastAsia="fr-FR"/>
              </w:rPr>
              <w:t xml:space="preserve"> renseigné par l'utilisateur</w:t>
            </w:r>
            <w:r w:rsidRPr="00E13BF3">
              <w:rPr>
                <w:rFonts w:ascii="Calibri" w:eastAsia="Times New Roman" w:hAnsi="Calibri" w:cs="Calibri"/>
                <w:color w:val="000000"/>
                <w:sz w:val="18"/>
                <w:szCs w:val="18"/>
                <w:lang w:eastAsia="fr-FR"/>
              </w:rPr>
              <w:br/>
            </w:r>
            <w:proofErr w:type="gramStart"/>
            <w:r w:rsidRPr="00E13BF3">
              <w:rPr>
                <w:rFonts w:ascii="Calibri" w:eastAsia="Times New Roman" w:hAnsi="Calibri" w:cs="Calibri"/>
                <w:color w:val="000000"/>
                <w:sz w:val="18"/>
                <w:szCs w:val="18"/>
                <w:lang w:eastAsia="fr-FR"/>
              </w:rPr>
              <w:t>ETDF:</w:t>
            </w:r>
            <w:proofErr w:type="gramEnd"/>
            <w:r w:rsidRPr="00E13BF3">
              <w:rPr>
                <w:rFonts w:ascii="Calibri" w:eastAsia="Times New Roman" w:hAnsi="Calibri" w:cs="Calibri"/>
                <w:color w:val="000000"/>
                <w:sz w:val="18"/>
                <w:szCs w:val="18"/>
                <w:lang w:eastAsia="fr-FR"/>
              </w:rPr>
              <w:t xml:space="preserve"> déduit par le système</w:t>
            </w:r>
          </w:p>
        </w:tc>
        <w:tc>
          <w:tcPr>
            <w:tcW w:w="2020" w:type="dxa"/>
            <w:tcBorders>
              <w:top w:val="nil"/>
              <w:left w:val="nil"/>
              <w:bottom w:val="single" w:sz="4" w:space="0" w:color="auto"/>
              <w:right w:val="single" w:sz="4" w:space="0" w:color="auto"/>
            </w:tcBorders>
            <w:hideMark/>
          </w:tcPr>
          <w:p w14:paraId="23F2CAA7" w14:textId="77777777" w:rsidR="00E9455D" w:rsidRPr="00E13BF3" w:rsidRDefault="00E9455D" w:rsidP="00E13BF3">
            <w:pPr>
              <w:spacing w:line="240" w:lineRule="auto"/>
              <w:rPr>
                <w:rFonts w:ascii="Calibri" w:eastAsia="Times New Roman" w:hAnsi="Calibri" w:cs="Calibri"/>
                <w:color w:val="000000"/>
                <w:sz w:val="18"/>
                <w:szCs w:val="18"/>
                <w:lang w:eastAsia="fr-FR"/>
              </w:rPr>
            </w:pPr>
            <w:proofErr w:type="gramStart"/>
            <w:r w:rsidRPr="00E13BF3">
              <w:rPr>
                <w:rFonts w:ascii="Calibri" w:eastAsia="Times New Roman" w:hAnsi="Calibri" w:cs="Calibri"/>
                <w:color w:val="000000"/>
                <w:sz w:val="18"/>
                <w:szCs w:val="18"/>
                <w:lang w:eastAsia="fr-FR"/>
              </w:rPr>
              <w:t>ITRF:</w:t>
            </w:r>
            <w:proofErr w:type="gramEnd"/>
            <w:r w:rsidRPr="00E13BF3">
              <w:rPr>
                <w:rFonts w:ascii="Calibri" w:eastAsia="Times New Roman" w:hAnsi="Calibri" w:cs="Calibri"/>
                <w:color w:val="000000"/>
                <w:sz w:val="18"/>
                <w:szCs w:val="18"/>
                <w:lang w:eastAsia="fr-FR"/>
              </w:rPr>
              <w:t xml:space="preserve"> déduit par le système à partir de la jambe de livraison</w:t>
            </w:r>
            <w:r w:rsidRPr="00E13BF3">
              <w:rPr>
                <w:rFonts w:ascii="Calibri" w:eastAsia="Times New Roman" w:hAnsi="Calibri" w:cs="Calibri"/>
                <w:color w:val="000000"/>
                <w:sz w:val="18"/>
                <w:szCs w:val="18"/>
                <w:lang w:eastAsia="fr-FR"/>
              </w:rPr>
              <w:br/>
              <w:t>ITDF déduit par le système</w:t>
            </w:r>
          </w:p>
        </w:tc>
        <w:tc>
          <w:tcPr>
            <w:tcW w:w="1960" w:type="dxa"/>
            <w:tcBorders>
              <w:top w:val="nil"/>
              <w:left w:val="nil"/>
              <w:bottom w:val="single" w:sz="4" w:space="0" w:color="auto"/>
              <w:right w:val="single" w:sz="4" w:space="0" w:color="auto"/>
            </w:tcBorders>
            <w:hideMark/>
          </w:tcPr>
          <w:p w14:paraId="34552C41" w14:textId="77777777" w:rsidR="00E9455D" w:rsidRPr="00E13BF3" w:rsidRDefault="00E9455D" w:rsidP="00E13BF3">
            <w:pPr>
              <w:spacing w:line="240" w:lineRule="auto"/>
              <w:rPr>
                <w:rFonts w:ascii="Calibri" w:eastAsia="Times New Roman" w:hAnsi="Calibri" w:cs="Calibri"/>
                <w:color w:val="000000"/>
                <w:sz w:val="18"/>
                <w:szCs w:val="18"/>
                <w:lang w:eastAsia="fr-FR"/>
              </w:rPr>
            </w:pPr>
            <w:r w:rsidRPr="00E13BF3">
              <w:rPr>
                <w:rFonts w:ascii="Calibri" w:eastAsia="Times New Roman" w:hAnsi="Calibri" w:cs="Calibri"/>
                <w:color w:val="000000"/>
                <w:sz w:val="18"/>
                <w:szCs w:val="18"/>
                <w:lang w:eastAsia="fr-FR"/>
              </w:rPr>
              <w:t>PT-</w:t>
            </w:r>
            <w:proofErr w:type="gramStart"/>
            <w:r w:rsidRPr="00E13BF3">
              <w:rPr>
                <w:rFonts w:ascii="Calibri" w:eastAsia="Times New Roman" w:hAnsi="Calibri" w:cs="Calibri"/>
                <w:color w:val="000000"/>
                <w:sz w:val="18"/>
                <w:szCs w:val="18"/>
                <w:lang w:eastAsia="fr-FR"/>
              </w:rPr>
              <w:t>DF:</w:t>
            </w:r>
            <w:proofErr w:type="gramEnd"/>
            <w:r w:rsidRPr="00E13BF3">
              <w:rPr>
                <w:rFonts w:ascii="Calibri" w:eastAsia="Times New Roman" w:hAnsi="Calibri" w:cs="Calibri"/>
                <w:color w:val="000000"/>
                <w:sz w:val="18"/>
                <w:szCs w:val="18"/>
                <w:lang w:eastAsia="fr-FR"/>
              </w:rPr>
              <w:t xml:space="preserve"> déduit par le système</w:t>
            </w:r>
          </w:p>
        </w:tc>
      </w:tr>
    </w:tbl>
    <w:p w14:paraId="182CE56C" w14:textId="77777777" w:rsidR="00E048A4" w:rsidRDefault="00E048A4" w:rsidP="00F34FE4">
      <w:pPr>
        <w:pStyle w:val="ListParagraph"/>
        <w:spacing w:before="240" w:after="240" w:line="240" w:lineRule="auto"/>
        <w:ind w:left="0" w:right="142"/>
      </w:pPr>
    </w:p>
    <w:p w14:paraId="0D6A0BEC" w14:textId="77777777" w:rsidR="001B44E9" w:rsidRDefault="001B44E9" w:rsidP="001B44E9">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d'une IRL</w:t>
      </w:r>
    </w:p>
    <w:p w14:paraId="38580C3D" w14:textId="77777777" w:rsidR="00DE5D17" w:rsidRPr="00433BBB" w:rsidRDefault="00DE5D17" w:rsidP="00DE5D17">
      <w:pPr>
        <w:pStyle w:val="ListParagraph"/>
        <w:spacing w:before="240" w:after="240" w:line="240" w:lineRule="auto"/>
        <w:ind w:left="0" w:right="142"/>
      </w:pPr>
      <w:r w:rsidRPr="00433BBB">
        <w:t xml:space="preserve">Les </w:t>
      </w:r>
      <w:proofErr w:type="spellStart"/>
      <w:r w:rsidRPr="00433BBB">
        <w:t>IRLs</w:t>
      </w:r>
      <w:proofErr w:type="spellEnd"/>
      <w:r w:rsidRPr="00433BBB">
        <w:t xml:space="preserve"> sont </w:t>
      </w:r>
      <w:proofErr w:type="spellStart"/>
      <w:r w:rsidRPr="00433BBB">
        <w:t>crées</w:t>
      </w:r>
      <w:proofErr w:type="spellEnd"/>
      <w:r w:rsidRPr="00433BBB">
        <w:t xml:space="preserve"> au niveau de </w:t>
      </w:r>
      <w:proofErr w:type="spellStart"/>
      <w:r w:rsidRPr="00433BBB">
        <w:t>MegaCustody</w:t>
      </w:r>
      <w:proofErr w:type="spellEnd"/>
      <w:r w:rsidRPr="00433BBB">
        <w:t xml:space="preserve"> à travers les moyens </w:t>
      </w:r>
      <w:proofErr w:type="gramStart"/>
      <w:r w:rsidRPr="00433BBB">
        <w:t>suivants:</w:t>
      </w:r>
      <w:proofErr w:type="gramEnd"/>
    </w:p>
    <w:p w14:paraId="24DA6025" w14:textId="77777777" w:rsidR="00DE5D17" w:rsidRDefault="00DE5D17" w:rsidP="00676A75">
      <w:pPr>
        <w:pStyle w:val="ListParagraph"/>
        <w:numPr>
          <w:ilvl w:val="0"/>
          <w:numId w:val="15"/>
        </w:numPr>
        <w:spacing w:before="240" w:after="240" w:line="240" w:lineRule="auto"/>
        <w:ind w:right="142"/>
      </w:pPr>
      <w:r w:rsidRPr="00433BBB">
        <w:t>Saisie manuelle</w:t>
      </w:r>
      <w:r w:rsidR="005A313F">
        <w:t xml:space="preserve"> d'une IRL pour le transfert externe</w:t>
      </w:r>
    </w:p>
    <w:p w14:paraId="68A73911" w14:textId="77777777" w:rsidR="00C87E82" w:rsidRDefault="005A313F" w:rsidP="00676A75">
      <w:pPr>
        <w:pStyle w:val="ListParagraph"/>
        <w:numPr>
          <w:ilvl w:val="0"/>
          <w:numId w:val="15"/>
        </w:numPr>
        <w:spacing w:before="240" w:after="240" w:line="240" w:lineRule="auto"/>
        <w:ind w:right="142"/>
      </w:pPr>
      <w:r>
        <w:t xml:space="preserve">Saisie manuelle d'un compte à compte </w:t>
      </w:r>
      <w:proofErr w:type="gramStart"/>
      <w:r>
        <w:t>générant:</w:t>
      </w:r>
      <w:proofErr w:type="gramEnd"/>
      <w:r>
        <w:t xml:space="preserve"> écran de saisie de compte à compte générant deux </w:t>
      </w:r>
      <w:proofErr w:type="spellStart"/>
      <w:proofErr w:type="gramStart"/>
      <w:r>
        <w:t>IRLs</w:t>
      </w:r>
      <w:proofErr w:type="spellEnd"/>
      <w:r>
        <w:t>:</w:t>
      </w:r>
      <w:proofErr w:type="gramEnd"/>
      <w:r>
        <w:t xml:space="preserve"> livraison et réception</w:t>
      </w:r>
    </w:p>
    <w:p w14:paraId="724521E8" w14:textId="77777777" w:rsidR="005A313F" w:rsidRPr="00433BBB" w:rsidRDefault="00C87E82" w:rsidP="00676A75">
      <w:pPr>
        <w:pStyle w:val="ListParagraph"/>
        <w:numPr>
          <w:ilvl w:val="0"/>
          <w:numId w:val="15"/>
        </w:numPr>
        <w:spacing w:before="240" w:after="240" w:line="240" w:lineRule="auto"/>
        <w:ind w:right="142"/>
      </w:pPr>
      <w:r>
        <w:t xml:space="preserve">Saisie manuelle d'un transfert de </w:t>
      </w:r>
      <w:proofErr w:type="gramStart"/>
      <w:r>
        <w:t>portefeuille:</w:t>
      </w:r>
      <w:proofErr w:type="gramEnd"/>
      <w:r>
        <w:t xml:space="preserve"> écran de saisie de transfert de portefeuille générant une IRL par ligne de position transférée </w:t>
      </w:r>
    </w:p>
    <w:p w14:paraId="6132AE3A" w14:textId="77777777" w:rsidR="00DE5D17" w:rsidRPr="00433BBB" w:rsidRDefault="00DE5D17" w:rsidP="00676A75">
      <w:pPr>
        <w:pStyle w:val="ListParagraph"/>
        <w:numPr>
          <w:ilvl w:val="0"/>
          <w:numId w:val="15"/>
        </w:numPr>
        <w:spacing w:before="240" w:after="240" w:line="240" w:lineRule="auto"/>
        <w:ind w:right="142"/>
      </w:pPr>
      <w:r w:rsidRPr="00433BBB">
        <w:t xml:space="preserve">Swift (cas des transferts simples pour les investisseurs </w:t>
      </w:r>
      <w:proofErr w:type="gramStart"/>
      <w:r w:rsidRPr="00433BBB">
        <w:t>étrangers )</w:t>
      </w:r>
      <w:proofErr w:type="gramEnd"/>
      <w:r w:rsidRPr="00433BBB">
        <w:t>.</w:t>
      </w:r>
    </w:p>
    <w:p w14:paraId="7052C51A" w14:textId="77777777" w:rsidR="00F34FE4" w:rsidRDefault="00F34FE4" w:rsidP="00F34FE4">
      <w:pPr>
        <w:pStyle w:val="ListParagraph"/>
        <w:spacing w:before="240" w:after="240" w:line="240" w:lineRule="auto"/>
        <w:ind w:left="0" w:right="142"/>
      </w:pPr>
    </w:p>
    <w:p w14:paraId="32607513" w14:textId="77777777" w:rsidR="00703D3A" w:rsidRDefault="00703D3A" w:rsidP="00703D3A">
      <w:pPr>
        <w:pStyle w:val="ListParagraph"/>
        <w:spacing w:before="240" w:after="240" w:line="240" w:lineRule="auto"/>
        <w:ind w:left="0" w:right="142"/>
      </w:pPr>
      <w:r w:rsidRPr="00EB097B">
        <w:t xml:space="preserve">Le tableau suivant décrit les différents champs pour la création d'une IRL </w:t>
      </w:r>
      <w:r w:rsidR="00E6778E">
        <w:t xml:space="preserve">de </w:t>
      </w:r>
      <w:proofErr w:type="gramStart"/>
      <w:r w:rsidR="00E6778E">
        <w:t>transfert</w:t>
      </w:r>
      <w:r w:rsidRPr="00EB097B">
        <w:t>:</w:t>
      </w:r>
      <w:proofErr w:type="gramEnd"/>
    </w:p>
    <w:tbl>
      <w:tblPr>
        <w:tblW w:w="10140" w:type="dxa"/>
        <w:tblInd w:w="55" w:type="dxa"/>
        <w:tblCellMar>
          <w:left w:w="70" w:type="dxa"/>
          <w:right w:w="70" w:type="dxa"/>
        </w:tblCellMar>
        <w:tblLook w:val="04A0" w:firstRow="1" w:lastRow="0" w:firstColumn="1" w:lastColumn="0" w:noHBand="0" w:noVBand="1"/>
      </w:tblPr>
      <w:tblGrid>
        <w:gridCol w:w="2220"/>
        <w:gridCol w:w="6280"/>
        <w:gridCol w:w="1640"/>
      </w:tblGrid>
      <w:tr w:rsidR="00870EC5" w:rsidRPr="00870EC5" w14:paraId="43F8EBE1" w14:textId="77777777" w:rsidTr="00870EC5">
        <w:trPr>
          <w:trHeight w:val="285"/>
        </w:trPr>
        <w:tc>
          <w:tcPr>
            <w:tcW w:w="2220" w:type="dxa"/>
            <w:tcBorders>
              <w:top w:val="single" w:sz="4" w:space="0" w:color="auto"/>
              <w:left w:val="single" w:sz="4" w:space="0" w:color="auto"/>
              <w:bottom w:val="single" w:sz="4" w:space="0" w:color="auto"/>
              <w:right w:val="single" w:sz="4" w:space="0" w:color="auto"/>
            </w:tcBorders>
            <w:shd w:val="clear" w:color="000000" w:fill="BFBFBF"/>
            <w:hideMark/>
          </w:tcPr>
          <w:p w14:paraId="397832D8" w14:textId="77777777"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Champ</w:t>
            </w:r>
          </w:p>
        </w:tc>
        <w:tc>
          <w:tcPr>
            <w:tcW w:w="6280" w:type="dxa"/>
            <w:tcBorders>
              <w:top w:val="single" w:sz="4" w:space="0" w:color="auto"/>
              <w:left w:val="nil"/>
              <w:bottom w:val="single" w:sz="4" w:space="0" w:color="auto"/>
              <w:right w:val="single" w:sz="4" w:space="0" w:color="auto"/>
            </w:tcBorders>
            <w:shd w:val="clear" w:color="000000" w:fill="BFBFBF"/>
            <w:hideMark/>
          </w:tcPr>
          <w:p w14:paraId="5343533F" w14:textId="77777777"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 xml:space="preserve">Définition </w:t>
            </w:r>
          </w:p>
        </w:tc>
        <w:tc>
          <w:tcPr>
            <w:tcW w:w="1640" w:type="dxa"/>
            <w:tcBorders>
              <w:top w:val="single" w:sz="4" w:space="0" w:color="auto"/>
              <w:left w:val="nil"/>
              <w:bottom w:val="single" w:sz="4" w:space="0" w:color="auto"/>
              <w:right w:val="single" w:sz="4" w:space="0" w:color="auto"/>
            </w:tcBorders>
            <w:shd w:val="clear" w:color="000000" w:fill="BFBFBF"/>
            <w:hideMark/>
          </w:tcPr>
          <w:p w14:paraId="58DD7C5D" w14:textId="77777777" w:rsidR="00870EC5" w:rsidRPr="00870EC5" w:rsidRDefault="00870EC5" w:rsidP="00870EC5">
            <w:pPr>
              <w:spacing w:line="240" w:lineRule="auto"/>
              <w:rPr>
                <w:rFonts w:ascii="Calibri" w:eastAsia="Times New Roman" w:hAnsi="Calibri" w:cs="Calibri"/>
                <w:b/>
                <w:bCs/>
                <w:color w:val="000000"/>
                <w:sz w:val="18"/>
                <w:szCs w:val="18"/>
                <w:lang w:eastAsia="fr-FR"/>
              </w:rPr>
            </w:pPr>
            <w:r w:rsidRPr="00870EC5">
              <w:rPr>
                <w:rFonts w:ascii="Calibri" w:eastAsia="Times New Roman" w:hAnsi="Calibri" w:cs="Calibri"/>
                <w:b/>
                <w:bCs/>
                <w:color w:val="000000"/>
                <w:sz w:val="18"/>
                <w:szCs w:val="18"/>
                <w:lang w:eastAsia="fr-FR"/>
              </w:rPr>
              <w:t>Caractéristiques</w:t>
            </w:r>
          </w:p>
        </w:tc>
      </w:tr>
      <w:tr w:rsidR="00870EC5" w:rsidRPr="00870EC5" w14:paraId="7107F2E9"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3F7DE66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Référence client</w:t>
            </w:r>
          </w:p>
        </w:tc>
        <w:tc>
          <w:tcPr>
            <w:tcW w:w="6280" w:type="dxa"/>
            <w:tcBorders>
              <w:top w:val="nil"/>
              <w:left w:val="nil"/>
              <w:bottom w:val="single" w:sz="4" w:space="0" w:color="auto"/>
              <w:right w:val="single" w:sz="4" w:space="0" w:color="auto"/>
            </w:tcBorders>
            <w:hideMark/>
          </w:tcPr>
          <w:p w14:paraId="5BFC410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Référence externe si disponible. Champ libre à la saisie. Sujet à un contrôle applicatif d’unicité.</w:t>
            </w:r>
          </w:p>
        </w:tc>
        <w:tc>
          <w:tcPr>
            <w:tcW w:w="1640" w:type="dxa"/>
            <w:tcBorders>
              <w:top w:val="nil"/>
              <w:left w:val="nil"/>
              <w:bottom w:val="single" w:sz="4" w:space="0" w:color="auto"/>
              <w:right w:val="single" w:sz="4" w:space="0" w:color="auto"/>
            </w:tcBorders>
            <w:hideMark/>
          </w:tcPr>
          <w:p w14:paraId="775773F2"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Optionnel</w:t>
            </w:r>
          </w:p>
        </w:tc>
      </w:tr>
      <w:tr w:rsidR="00870EC5" w:rsidRPr="00870EC5" w14:paraId="787521E4" w14:textId="77777777" w:rsidTr="00870EC5">
        <w:trPr>
          <w:trHeight w:val="1065"/>
        </w:trPr>
        <w:tc>
          <w:tcPr>
            <w:tcW w:w="2220" w:type="dxa"/>
            <w:tcBorders>
              <w:top w:val="nil"/>
              <w:left w:val="single" w:sz="4" w:space="0" w:color="auto"/>
              <w:bottom w:val="single" w:sz="4" w:space="0" w:color="auto"/>
              <w:right w:val="single" w:sz="4" w:space="0" w:color="auto"/>
            </w:tcBorders>
            <w:hideMark/>
          </w:tcPr>
          <w:p w14:paraId="58FED957"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Type de transaction</w:t>
            </w:r>
          </w:p>
        </w:tc>
        <w:tc>
          <w:tcPr>
            <w:tcW w:w="6280" w:type="dxa"/>
            <w:tcBorders>
              <w:top w:val="nil"/>
              <w:left w:val="nil"/>
              <w:bottom w:val="single" w:sz="4" w:space="0" w:color="auto"/>
              <w:right w:val="single" w:sz="4" w:space="0" w:color="auto"/>
            </w:tcBorders>
            <w:hideMark/>
          </w:tcPr>
          <w:p w14:paraId="43E4D2D2"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ETRF/ETDF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ansfert à dénouement externe</w:t>
            </w:r>
            <w:r w:rsidRPr="00870EC5">
              <w:rPr>
                <w:rFonts w:ascii="Calibri" w:eastAsia="Times New Roman" w:hAnsi="Calibri" w:cs="Calibri"/>
                <w:color w:val="000000"/>
                <w:sz w:val="18"/>
                <w:szCs w:val="18"/>
                <w:lang w:eastAsia="fr-FR"/>
              </w:rPr>
              <w:br/>
              <w:t>ITRF/ITDF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ansfert à dénouement interne</w:t>
            </w:r>
            <w:r w:rsidRPr="00870EC5">
              <w:rPr>
                <w:rFonts w:ascii="Calibri" w:eastAsia="Times New Roman" w:hAnsi="Calibri" w:cs="Calibri"/>
                <w:color w:val="000000"/>
                <w:sz w:val="18"/>
                <w:szCs w:val="18"/>
                <w:lang w:eastAsia="fr-FR"/>
              </w:rPr>
              <w:br/>
              <w:t>PT-DF pour transfert de portefeuille</w:t>
            </w:r>
            <w:r w:rsidRPr="00870EC5">
              <w:rPr>
                <w:rFonts w:ascii="Calibri" w:eastAsia="Times New Roman" w:hAnsi="Calibri" w:cs="Calibri"/>
                <w:color w:val="000000"/>
                <w:sz w:val="18"/>
                <w:szCs w:val="18"/>
                <w:lang w:eastAsia="fr-FR"/>
              </w:rPr>
              <w:br/>
              <w:t>RF/DF pour t</w:t>
            </w:r>
            <w:r w:rsidR="00991EA3">
              <w:rPr>
                <w:rFonts w:ascii="Calibri" w:eastAsia="Times New Roman" w:hAnsi="Calibri" w:cs="Calibri"/>
                <w:color w:val="000000"/>
                <w:sz w:val="18"/>
                <w:szCs w:val="18"/>
                <w:lang w:eastAsia="fr-FR"/>
              </w:rPr>
              <w:t>r</w:t>
            </w:r>
            <w:r w:rsidRPr="00870EC5">
              <w:rPr>
                <w:rFonts w:ascii="Calibri" w:eastAsia="Times New Roman" w:hAnsi="Calibri" w:cs="Calibri"/>
                <w:color w:val="000000"/>
                <w:sz w:val="18"/>
                <w:szCs w:val="18"/>
                <w:lang w:eastAsia="fr-FR"/>
              </w:rPr>
              <w:t xml:space="preserve">ansfert pour investisseurs étranger </w:t>
            </w:r>
            <w:ins w:id="360" w:author="souchem" w:date="2015-07-28T19:45:00Z">
              <w:r w:rsidR="00AE041A" w:rsidRPr="00AE041A">
                <w:rPr>
                  <w:rFonts w:ascii="Calibri" w:eastAsia="Times New Roman" w:hAnsi="Calibri" w:cs="Calibri"/>
                  <w:color w:val="000000"/>
                  <w:sz w:val="18"/>
                  <w:szCs w:val="18"/>
                  <w:lang w:eastAsia="fr-FR"/>
                </w:rPr>
                <w:t>[GAP NON RETENU]</w:t>
              </w:r>
            </w:ins>
          </w:p>
        </w:tc>
        <w:tc>
          <w:tcPr>
            <w:tcW w:w="1640" w:type="dxa"/>
            <w:tcBorders>
              <w:top w:val="nil"/>
              <w:left w:val="nil"/>
              <w:bottom w:val="single" w:sz="4" w:space="0" w:color="auto"/>
              <w:right w:val="single" w:sz="4" w:space="0" w:color="auto"/>
            </w:tcBorders>
            <w:hideMark/>
          </w:tcPr>
          <w:p w14:paraId="3C789190"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0AC7E1C0"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40A22D3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Actif</w:t>
            </w:r>
          </w:p>
        </w:tc>
        <w:tc>
          <w:tcPr>
            <w:tcW w:w="6280" w:type="dxa"/>
            <w:tcBorders>
              <w:top w:val="nil"/>
              <w:left w:val="nil"/>
              <w:bottom w:val="single" w:sz="4" w:space="0" w:color="auto"/>
              <w:right w:val="single" w:sz="4" w:space="0" w:color="auto"/>
            </w:tcBorders>
            <w:hideMark/>
          </w:tcPr>
          <w:p w14:paraId="28ACE3A8" w14:textId="77777777" w:rsidR="00870EC5" w:rsidRPr="00870EC5" w:rsidRDefault="00870EC5" w:rsidP="00870EC5">
            <w:pPr>
              <w:spacing w:line="240" w:lineRule="auto"/>
              <w:rPr>
                <w:rFonts w:ascii="Calibri" w:eastAsia="Times New Roman" w:hAnsi="Calibri" w:cs="Calibri"/>
                <w:color w:val="000000"/>
                <w:sz w:val="18"/>
                <w:szCs w:val="18"/>
                <w:lang w:eastAsia="fr-FR"/>
              </w:rPr>
            </w:pPr>
            <w:proofErr w:type="gramStart"/>
            <w:r w:rsidRPr="00870EC5">
              <w:rPr>
                <w:rFonts w:ascii="Calibri" w:eastAsia="Times New Roman" w:hAnsi="Calibri" w:cs="Calibri"/>
                <w:color w:val="000000"/>
                <w:sz w:val="18"/>
                <w:szCs w:val="18"/>
                <w:lang w:eastAsia="fr-FR"/>
              </w:rPr>
              <w:t>le</w:t>
            </w:r>
            <w:proofErr w:type="gramEnd"/>
            <w:r w:rsidRPr="00870EC5">
              <w:rPr>
                <w:rFonts w:ascii="Calibri" w:eastAsia="Times New Roman" w:hAnsi="Calibri" w:cs="Calibri"/>
                <w:color w:val="000000"/>
                <w:sz w:val="18"/>
                <w:szCs w:val="18"/>
                <w:lang w:eastAsia="fr-FR"/>
              </w:rPr>
              <w:t xml:space="preserve"> code ISIN du titre retenu comme identifiant unique de la valeur.</w:t>
            </w:r>
          </w:p>
        </w:tc>
        <w:tc>
          <w:tcPr>
            <w:tcW w:w="1640" w:type="dxa"/>
            <w:tcBorders>
              <w:top w:val="nil"/>
              <w:left w:val="nil"/>
              <w:bottom w:val="single" w:sz="4" w:space="0" w:color="auto"/>
              <w:right w:val="single" w:sz="4" w:space="0" w:color="auto"/>
            </w:tcBorders>
            <w:hideMark/>
          </w:tcPr>
          <w:p w14:paraId="0BA66D9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38D189C2"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312C41B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dénouement</w:t>
            </w:r>
          </w:p>
        </w:tc>
        <w:tc>
          <w:tcPr>
            <w:tcW w:w="6280" w:type="dxa"/>
            <w:tcBorders>
              <w:top w:val="nil"/>
              <w:left w:val="nil"/>
              <w:bottom w:val="single" w:sz="4" w:space="0" w:color="auto"/>
              <w:right w:val="single" w:sz="4" w:space="0" w:color="auto"/>
            </w:tcBorders>
            <w:hideMark/>
          </w:tcPr>
          <w:p w14:paraId="09E0ECF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Déduite depuis la valeur objet de l’instruction.</w:t>
            </w:r>
          </w:p>
        </w:tc>
        <w:tc>
          <w:tcPr>
            <w:tcW w:w="1640" w:type="dxa"/>
            <w:tcBorders>
              <w:top w:val="nil"/>
              <w:left w:val="nil"/>
              <w:bottom w:val="single" w:sz="4" w:space="0" w:color="auto"/>
              <w:right w:val="single" w:sz="4" w:space="0" w:color="auto"/>
            </w:tcBorders>
            <w:hideMark/>
          </w:tcPr>
          <w:p w14:paraId="14EF3BB0"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4AAADF66"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599EA18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Quantité</w:t>
            </w:r>
          </w:p>
        </w:tc>
        <w:tc>
          <w:tcPr>
            <w:tcW w:w="6280" w:type="dxa"/>
            <w:tcBorders>
              <w:top w:val="nil"/>
              <w:left w:val="nil"/>
              <w:bottom w:val="single" w:sz="4" w:space="0" w:color="auto"/>
              <w:right w:val="single" w:sz="4" w:space="0" w:color="auto"/>
            </w:tcBorders>
            <w:hideMark/>
          </w:tcPr>
          <w:p w14:paraId="35A6BD6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Quantité de titres.</w:t>
            </w:r>
          </w:p>
        </w:tc>
        <w:tc>
          <w:tcPr>
            <w:tcW w:w="1640" w:type="dxa"/>
            <w:tcBorders>
              <w:top w:val="nil"/>
              <w:left w:val="nil"/>
              <w:bottom w:val="single" w:sz="4" w:space="0" w:color="auto"/>
              <w:right w:val="single" w:sz="4" w:space="0" w:color="auto"/>
            </w:tcBorders>
            <w:hideMark/>
          </w:tcPr>
          <w:p w14:paraId="58BC4B8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70413146"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184925F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Type de quantité</w:t>
            </w:r>
          </w:p>
        </w:tc>
        <w:tc>
          <w:tcPr>
            <w:tcW w:w="6280" w:type="dxa"/>
            <w:tcBorders>
              <w:top w:val="nil"/>
              <w:left w:val="nil"/>
              <w:bottom w:val="single" w:sz="4" w:space="0" w:color="auto"/>
              <w:right w:val="single" w:sz="4" w:space="0" w:color="auto"/>
            </w:tcBorders>
            <w:hideMark/>
          </w:tcPr>
          <w:p w14:paraId="494273BC"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Donnée déterminant le type de la quantité. « UNIT » pour </w:t>
            </w:r>
            <w:proofErr w:type="gramStart"/>
            <w:r w:rsidRPr="00870EC5">
              <w:rPr>
                <w:rFonts w:ascii="Calibri" w:eastAsia="Times New Roman" w:hAnsi="Calibri" w:cs="Calibri"/>
                <w:color w:val="000000"/>
                <w:sz w:val="18"/>
                <w:szCs w:val="18"/>
                <w:lang w:eastAsia="fr-FR"/>
              </w:rPr>
              <w:t>les valeurs locale</w:t>
            </w:r>
            <w:proofErr w:type="gramEnd"/>
            <w:r w:rsidRPr="00870EC5">
              <w:rPr>
                <w:rFonts w:ascii="Calibri" w:eastAsia="Times New Roman" w:hAnsi="Calibri" w:cs="Calibri"/>
                <w:color w:val="000000"/>
                <w:sz w:val="18"/>
                <w:szCs w:val="18"/>
                <w:lang w:eastAsia="fr-FR"/>
              </w:rPr>
              <w:t>.</w:t>
            </w:r>
          </w:p>
        </w:tc>
        <w:tc>
          <w:tcPr>
            <w:tcW w:w="1640" w:type="dxa"/>
            <w:tcBorders>
              <w:top w:val="nil"/>
              <w:left w:val="nil"/>
              <w:bottom w:val="single" w:sz="4" w:space="0" w:color="auto"/>
              <w:right w:val="single" w:sz="4" w:space="0" w:color="auto"/>
            </w:tcBorders>
            <w:hideMark/>
          </w:tcPr>
          <w:p w14:paraId="155EC89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531A11D"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100C3907"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Client</w:t>
            </w:r>
          </w:p>
        </w:tc>
        <w:tc>
          <w:tcPr>
            <w:tcW w:w="6280" w:type="dxa"/>
            <w:tcBorders>
              <w:top w:val="nil"/>
              <w:left w:val="nil"/>
              <w:bottom w:val="single" w:sz="4" w:space="0" w:color="auto"/>
              <w:right w:val="single" w:sz="4" w:space="0" w:color="auto"/>
            </w:tcBorders>
            <w:hideMark/>
          </w:tcPr>
          <w:p w14:paraId="3FF478E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Le client détenteur du portefeuille.</w:t>
            </w:r>
          </w:p>
        </w:tc>
        <w:tc>
          <w:tcPr>
            <w:tcW w:w="1640" w:type="dxa"/>
            <w:tcBorders>
              <w:top w:val="nil"/>
              <w:left w:val="nil"/>
              <w:bottom w:val="single" w:sz="4" w:space="0" w:color="auto"/>
              <w:right w:val="single" w:sz="4" w:space="0" w:color="auto"/>
            </w:tcBorders>
            <w:hideMark/>
          </w:tcPr>
          <w:p w14:paraId="20CF8BC4"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1996DA3"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6BFEB73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titres client</w:t>
            </w:r>
          </w:p>
        </w:tc>
        <w:tc>
          <w:tcPr>
            <w:tcW w:w="6280" w:type="dxa"/>
            <w:tcBorders>
              <w:top w:val="nil"/>
              <w:left w:val="nil"/>
              <w:bottom w:val="single" w:sz="4" w:space="0" w:color="auto"/>
              <w:right w:val="single" w:sz="4" w:space="0" w:color="auto"/>
            </w:tcBorders>
            <w:hideMark/>
          </w:tcPr>
          <w:p w14:paraId="25C899F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C’est le compte titres sur lequel sera dénouée l’opération.</w:t>
            </w:r>
          </w:p>
        </w:tc>
        <w:tc>
          <w:tcPr>
            <w:tcW w:w="1640" w:type="dxa"/>
            <w:tcBorders>
              <w:top w:val="nil"/>
              <w:left w:val="nil"/>
              <w:bottom w:val="single" w:sz="4" w:space="0" w:color="auto"/>
              <w:right w:val="single" w:sz="4" w:space="0" w:color="auto"/>
            </w:tcBorders>
            <w:hideMark/>
          </w:tcPr>
          <w:p w14:paraId="1BC78DD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6FC7601C"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060FDBB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lastRenderedPageBreak/>
              <w:t>Compte espèces client</w:t>
            </w:r>
          </w:p>
        </w:tc>
        <w:tc>
          <w:tcPr>
            <w:tcW w:w="6280" w:type="dxa"/>
            <w:tcBorders>
              <w:top w:val="nil"/>
              <w:left w:val="nil"/>
              <w:bottom w:val="single" w:sz="4" w:space="0" w:color="auto"/>
              <w:right w:val="single" w:sz="4" w:space="0" w:color="auto"/>
            </w:tcBorders>
            <w:hideMark/>
          </w:tcPr>
          <w:p w14:paraId="296C924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C'est le compte rattaché au compte titre, déduit selon la devise de dénouement de l’instruction.</w:t>
            </w:r>
          </w:p>
        </w:tc>
        <w:tc>
          <w:tcPr>
            <w:tcW w:w="1640" w:type="dxa"/>
            <w:tcBorders>
              <w:top w:val="nil"/>
              <w:left w:val="nil"/>
              <w:bottom w:val="single" w:sz="4" w:space="0" w:color="auto"/>
              <w:right w:val="single" w:sz="4" w:space="0" w:color="auto"/>
            </w:tcBorders>
            <w:hideMark/>
          </w:tcPr>
          <w:p w14:paraId="4533D03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711B1CE7"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4EBF10B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compte espèce</w:t>
            </w:r>
          </w:p>
        </w:tc>
        <w:tc>
          <w:tcPr>
            <w:tcW w:w="6280" w:type="dxa"/>
            <w:tcBorders>
              <w:top w:val="nil"/>
              <w:left w:val="nil"/>
              <w:bottom w:val="single" w:sz="4" w:space="0" w:color="auto"/>
              <w:right w:val="single" w:sz="4" w:space="0" w:color="auto"/>
            </w:tcBorders>
            <w:hideMark/>
          </w:tcPr>
          <w:p w14:paraId="12F1817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Devise de compte espèce déduit automatiquement.</w:t>
            </w:r>
          </w:p>
        </w:tc>
        <w:tc>
          <w:tcPr>
            <w:tcW w:w="1640" w:type="dxa"/>
            <w:tcBorders>
              <w:top w:val="nil"/>
              <w:left w:val="nil"/>
              <w:bottom w:val="single" w:sz="4" w:space="0" w:color="auto"/>
              <w:right w:val="single" w:sz="4" w:space="0" w:color="auto"/>
            </w:tcBorders>
            <w:hideMark/>
          </w:tcPr>
          <w:p w14:paraId="5600A08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3A9106E9"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3830BD2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Place de dénouement</w:t>
            </w:r>
          </w:p>
        </w:tc>
        <w:tc>
          <w:tcPr>
            <w:tcW w:w="6280" w:type="dxa"/>
            <w:tcBorders>
              <w:top w:val="nil"/>
              <w:left w:val="nil"/>
              <w:bottom w:val="single" w:sz="4" w:space="0" w:color="auto"/>
              <w:right w:val="single" w:sz="4" w:space="0" w:color="auto"/>
            </w:tcBorders>
            <w:hideMark/>
          </w:tcPr>
          <w:p w14:paraId="40D58F7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Champ déduit à partir du titre. </w:t>
            </w:r>
          </w:p>
        </w:tc>
        <w:tc>
          <w:tcPr>
            <w:tcW w:w="1640" w:type="dxa"/>
            <w:tcBorders>
              <w:top w:val="nil"/>
              <w:left w:val="nil"/>
              <w:bottom w:val="single" w:sz="4" w:space="0" w:color="auto"/>
              <w:right w:val="single" w:sz="4" w:space="0" w:color="auto"/>
            </w:tcBorders>
            <w:hideMark/>
          </w:tcPr>
          <w:p w14:paraId="5BED52DE"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4761F790"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68C2E09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Dépositaire</w:t>
            </w:r>
          </w:p>
        </w:tc>
        <w:tc>
          <w:tcPr>
            <w:tcW w:w="6280" w:type="dxa"/>
            <w:tcBorders>
              <w:top w:val="nil"/>
              <w:left w:val="nil"/>
              <w:bottom w:val="single" w:sz="4" w:space="0" w:color="auto"/>
              <w:right w:val="single" w:sz="4" w:space="0" w:color="auto"/>
            </w:tcBorders>
            <w:hideMark/>
          </w:tcPr>
          <w:p w14:paraId="172E4FA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Dépositaire central pour les valeurs locales.</w:t>
            </w:r>
          </w:p>
        </w:tc>
        <w:tc>
          <w:tcPr>
            <w:tcW w:w="1640" w:type="dxa"/>
            <w:tcBorders>
              <w:top w:val="nil"/>
              <w:left w:val="nil"/>
              <w:bottom w:val="single" w:sz="4" w:space="0" w:color="auto"/>
              <w:right w:val="single" w:sz="4" w:space="0" w:color="auto"/>
            </w:tcBorders>
            <w:hideMark/>
          </w:tcPr>
          <w:p w14:paraId="66B1A05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211FE4F5"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146318B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nostro titres</w:t>
            </w:r>
          </w:p>
        </w:tc>
        <w:tc>
          <w:tcPr>
            <w:tcW w:w="6280" w:type="dxa"/>
            <w:tcBorders>
              <w:top w:val="nil"/>
              <w:left w:val="nil"/>
              <w:bottom w:val="single" w:sz="4" w:space="0" w:color="auto"/>
              <w:right w:val="single" w:sz="4" w:space="0" w:color="auto"/>
            </w:tcBorders>
            <w:hideMark/>
          </w:tcPr>
          <w:p w14:paraId="38B90B2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Il s’agit du compte Nostro de l'affilié ouvert auprès du dépositaire central par type d’avoir.</w:t>
            </w:r>
          </w:p>
        </w:tc>
        <w:tc>
          <w:tcPr>
            <w:tcW w:w="1640" w:type="dxa"/>
            <w:tcBorders>
              <w:top w:val="nil"/>
              <w:left w:val="nil"/>
              <w:bottom w:val="single" w:sz="4" w:space="0" w:color="auto"/>
              <w:right w:val="single" w:sz="4" w:space="0" w:color="auto"/>
            </w:tcBorders>
            <w:hideMark/>
          </w:tcPr>
          <w:p w14:paraId="2DEE117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3BDCA899"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5F9F5AB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nostro espèces</w:t>
            </w:r>
          </w:p>
        </w:tc>
        <w:tc>
          <w:tcPr>
            <w:tcW w:w="6280" w:type="dxa"/>
            <w:tcBorders>
              <w:top w:val="nil"/>
              <w:left w:val="nil"/>
              <w:bottom w:val="single" w:sz="4" w:space="0" w:color="auto"/>
              <w:right w:val="single" w:sz="4" w:space="0" w:color="auto"/>
            </w:tcBorders>
            <w:hideMark/>
          </w:tcPr>
          <w:p w14:paraId="7F68759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Il s’agit du compte Nostro de l'affilié auprès de la BAM.</w:t>
            </w:r>
          </w:p>
        </w:tc>
        <w:tc>
          <w:tcPr>
            <w:tcW w:w="1640" w:type="dxa"/>
            <w:tcBorders>
              <w:top w:val="nil"/>
              <w:left w:val="nil"/>
              <w:bottom w:val="single" w:sz="4" w:space="0" w:color="auto"/>
              <w:right w:val="single" w:sz="4" w:space="0" w:color="auto"/>
            </w:tcBorders>
            <w:hideMark/>
          </w:tcPr>
          <w:p w14:paraId="65745B3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E1F993E"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1B3CB7F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Contrepartie</w:t>
            </w:r>
          </w:p>
        </w:tc>
        <w:tc>
          <w:tcPr>
            <w:tcW w:w="6280" w:type="dxa"/>
            <w:tcBorders>
              <w:top w:val="nil"/>
              <w:left w:val="nil"/>
              <w:bottom w:val="single" w:sz="4" w:space="0" w:color="auto"/>
              <w:right w:val="single" w:sz="4" w:space="0" w:color="auto"/>
            </w:tcBorders>
            <w:hideMark/>
          </w:tcPr>
          <w:p w14:paraId="036A7C64"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Correspond au dépositaire du bénéficiaire. </w:t>
            </w:r>
          </w:p>
        </w:tc>
        <w:tc>
          <w:tcPr>
            <w:tcW w:w="1640" w:type="dxa"/>
            <w:tcBorders>
              <w:top w:val="nil"/>
              <w:left w:val="nil"/>
              <w:bottom w:val="single" w:sz="4" w:space="0" w:color="auto"/>
              <w:right w:val="single" w:sz="4" w:space="0" w:color="auto"/>
            </w:tcBorders>
            <w:hideMark/>
          </w:tcPr>
          <w:p w14:paraId="2732ACE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15C7F835"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7D46C75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Bénéficiaire</w:t>
            </w:r>
          </w:p>
        </w:tc>
        <w:tc>
          <w:tcPr>
            <w:tcW w:w="6280" w:type="dxa"/>
            <w:tcBorders>
              <w:top w:val="nil"/>
              <w:left w:val="nil"/>
              <w:bottom w:val="single" w:sz="4" w:space="0" w:color="auto"/>
              <w:right w:val="single" w:sz="4" w:space="0" w:color="auto"/>
            </w:tcBorders>
            <w:hideMark/>
          </w:tcPr>
          <w:p w14:paraId="1F5B7E4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Le client du dépositaire contrepartie. Doit être déclaré dans le référentiel comme étant contrepartie ou client (si la contrepartie est AWB).</w:t>
            </w:r>
          </w:p>
        </w:tc>
        <w:tc>
          <w:tcPr>
            <w:tcW w:w="1640" w:type="dxa"/>
            <w:tcBorders>
              <w:top w:val="nil"/>
              <w:left w:val="nil"/>
              <w:bottom w:val="single" w:sz="4" w:space="0" w:color="auto"/>
              <w:right w:val="single" w:sz="4" w:space="0" w:color="auto"/>
            </w:tcBorders>
            <w:hideMark/>
          </w:tcPr>
          <w:p w14:paraId="1408198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244AA890" w14:textId="77777777" w:rsidTr="00870EC5">
        <w:trPr>
          <w:trHeight w:val="735"/>
        </w:trPr>
        <w:tc>
          <w:tcPr>
            <w:tcW w:w="2220" w:type="dxa"/>
            <w:tcBorders>
              <w:top w:val="nil"/>
              <w:left w:val="single" w:sz="4" w:space="0" w:color="auto"/>
              <w:bottom w:val="single" w:sz="4" w:space="0" w:color="auto"/>
              <w:right w:val="single" w:sz="4" w:space="0" w:color="auto"/>
            </w:tcBorders>
            <w:hideMark/>
          </w:tcPr>
          <w:p w14:paraId="3389CA84"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Compte titre du bénéficiaire</w:t>
            </w:r>
          </w:p>
        </w:tc>
        <w:tc>
          <w:tcPr>
            <w:tcW w:w="6280" w:type="dxa"/>
            <w:tcBorders>
              <w:top w:val="nil"/>
              <w:left w:val="nil"/>
              <w:bottom w:val="single" w:sz="4" w:space="0" w:color="auto"/>
              <w:right w:val="single" w:sz="4" w:space="0" w:color="auto"/>
            </w:tcBorders>
            <w:hideMark/>
          </w:tcPr>
          <w:p w14:paraId="482B0BC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Correspond au compte titres du bénéficiaire si ce dernier est client de AWB.</w:t>
            </w:r>
          </w:p>
        </w:tc>
        <w:tc>
          <w:tcPr>
            <w:tcW w:w="1640" w:type="dxa"/>
            <w:tcBorders>
              <w:top w:val="nil"/>
              <w:left w:val="nil"/>
              <w:bottom w:val="single" w:sz="4" w:space="0" w:color="auto"/>
              <w:right w:val="single" w:sz="4" w:space="0" w:color="auto"/>
            </w:tcBorders>
            <w:hideMark/>
          </w:tcPr>
          <w:p w14:paraId="3670E69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 si le bénéficiaire est client de AWB</w:t>
            </w:r>
          </w:p>
        </w:tc>
      </w:tr>
      <w:tr w:rsidR="00870EC5" w:rsidRPr="00870EC5" w14:paraId="593EA798"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5F316C42"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négociation</w:t>
            </w:r>
          </w:p>
        </w:tc>
        <w:tc>
          <w:tcPr>
            <w:tcW w:w="6280" w:type="dxa"/>
            <w:tcBorders>
              <w:top w:val="nil"/>
              <w:left w:val="nil"/>
              <w:bottom w:val="single" w:sz="4" w:space="0" w:color="auto"/>
              <w:right w:val="single" w:sz="4" w:space="0" w:color="auto"/>
            </w:tcBorders>
            <w:hideMark/>
          </w:tcPr>
          <w:p w14:paraId="061318E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d’exécution.</w:t>
            </w:r>
          </w:p>
        </w:tc>
        <w:tc>
          <w:tcPr>
            <w:tcW w:w="1640" w:type="dxa"/>
            <w:tcBorders>
              <w:top w:val="nil"/>
              <w:left w:val="nil"/>
              <w:bottom w:val="single" w:sz="4" w:space="0" w:color="auto"/>
              <w:right w:val="single" w:sz="4" w:space="0" w:color="auto"/>
            </w:tcBorders>
            <w:hideMark/>
          </w:tcPr>
          <w:p w14:paraId="25AF82EE"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0ADFBDC2" w14:textId="77777777" w:rsidTr="00870EC5">
        <w:trPr>
          <w:trHeight w:val="1065"/>
        </w:trPr>
        <w:tc>
          <w:tcPr>
            <w:tcW w:w="2220" w:type="dxa"/>
            <w:tcBorders>
              <w:top w:val="nil"/>
              <w:left w:val="single" w:sz="4" w:space="0" w:color="auto"/>
              <w:bottom w:val="single" w:sz="4" w:space="0" w:color="auto"/>
              <w:right w:val="single" w:sz="4" w:space="0" w:color="auto"/>
            </w:tcBorders>
            <w:hideMark/>
          </w:tcPr>
          <w:p w14:paraId="53B068D4"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valeur</w:t>
            </w:r>
          </w:p>
        </w:tc>
        <w:tc>
          <w:tcPr>
            <w:tcW w:w="6280" w:type="dxa"/>
            <w:tcBorders>
              <w:top w:val="nil"/>
              <w:left w:val="nil"/>
              <w:bottom w:val="single" w:sz="4" w:space="0" w:color="auto"/>
              <w:right w:val="single" w:sz="4" w:space="0" w:color="auto"/>
            </w:tcBorders>
            <w:hideMark/>
          </w:tcPr>
          <w:p w14:paraId="31B27B7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déduite à partir de la date de négociation et calculée à partir d’un SLA date valeur en fonction du type d’opération et du type de clients.</w:t>
            </w:r>
            <w:r w:rsidRPr="00870EC5">
              <w:rPr>
                <w:rFonts w:ascii="Calibri" w:eastAsia="Times New Roman" w:hAnsi="Calibri" w:cs="Calibri"/>
                <w:color w:val="000000"/>
                <w:sz w:val="18"/>
                <w:szCs w:val="18"/>
                <w:lang w:eastAsia="fr-FR"/>
              </w:rPr>
              <w:br/>
              <w:t>Elle est communiquée dans le flux financier vers le système bancaire et correspond à la date valeur du crédit ou du débit effectif sur le compte espèces.</w:t>
            </w:r>
          </w:p>
        </w:tc>
        <w:tc>
          <w:tcPr>
            <w:tcW w:w="1640" w:type="dxa"/>
            <w:tcBorders>
              <w:top w:val="nil"/>
              <w:left w:val="nil"/>
              <w:bottom w:val="single" w:sz="4" w:space="0" w:color="auto"/>
              <w:right w:val="single" w:sz="4" w:space="0" w:color="auto"/>
            </w:tcBorders>
            <w:hideMark/>
          </w:tcPr>
          <w:p w14:paraId="27372DAB"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24E26E1C"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447F7DA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dénouement</w:t>
            </w:r>
          </w:p>
        </w:tc>
        <w:tc>
          <w:tcPr>
            <w:tcW w:w="6280" w:type="dxa"/>
            <w:tcBorders>
              <w:top w:val="nil"/>
              <w:left w:val="nil"/>
              <w:bottom w:val="single" w:sz="4" w:space="0" w:color="auto"/>
              <w:right w:val="single" w:sz="4" w:space="0" w:color="auto"/>
            </w:tcBorders>
            <w:hideMark/>
          </w:tcPr>
          <w:p w14:paraId="6A03BEF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Date de Dénouement théorique : déduite par le système moyennant la configuration de la SLA</w:t>
            </w:r>
            <w:r w:rsidRPr="00870EC5">
              <w:rPr>
                <w:rFonts w:ascii="Calibri" w:eastAsia="Times New Roman" w:hAnsi="Calibri" w:cs="Calibri"/>
                <w:color w:val="000000"/>
                <w:sz w:val="18"/>
                <w:szCs w:val="18"/>
                <w:lang w:eastAsia="fr-FR"/>
              </w:rPr>
              <w:br/>
              <w:t>fenêtre de dénouement. Par défaut, elle est égale à J.</w:t>
            </w:r>
          </w:p>
        </w:tc>
        <w:tc>
          <w:tcPr>
            <w:tcW w:w="1640" w:type="dxa"/>
            <w:tcBorders>
              <w:top w:val="nil"/>
              <w:left w:val="nil"/>
              <w:bottom w:val="single" w:sz="4" w:space="0" w:color="auto"/>
              <w:right w:val="single" w:sz="4" w:space="0" w:color="auto"/>
            </w:tcBorders>
            <w:hideMark/>
          </w:tcPr>
          <w:p w14:paraId="2CC1E106"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1A1F859" w14:textId="77777777" w:rsidTr="00870EC5">
        <w:trPr>
          <w:trHeight w:val="870"/>
        </w:trPr>
        <w:tc>
          <w:tcPr>
            <w:tcW w:w="2220" w:type="dxa"/>
            <w:tcBorders>
              <w:top w:val="nil"/>
              <w:left w:val="single" w:sz="4" w:space="0" w:color="auto"/>
              <w:bottom w:val="single" w:sz="4" w:space="0" w:color="auto"/>
              <w:right w:val="single" w:sz="4" w:space="0" w:color="auto"/>
            </w:tcBorders>
            <w:hideMark/>
          </w:tcPr>
          <w:p w14:paraId="1DA6F43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Prix</w:t>
            </w:r>
          </w:p>
        </w:tc>
        <w:tc>
          <w:tcPr>
            <w:tcW w:w="6280" w:type="dxa"/>
            <w:tcBorders>
              <w:top w:val="nil"/>
              <w:left w:val="nil"/>
              <w:bottom w:val="single" w:sz="4" w:space="0" w:color="auto"/>
              <w:right w:val="single" w:sz="4" w:space="0" w:color="auto"/>
            </w:tcBorders>
            <w:hideMark/>
          </w:tcPr>
          <w:p w14:paraId="28F4168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CMP déduit automatiquement par le système à partir de la position de la jambe de livraison. Ou saisi manuellement si réception de titre d'une contrepartie externe.</w:t>
            </w:r>
          </w:p>
        </w:tc>
        <w:tc>
          <w:tcPr>
            <w:tcW w:w="1640" w:type="dxa"/>
            <w:tcBorders>
              <w:top w:val="nil"/>
              <w:left w:val="nil"/>
              <w:bottom w:val="single" w:sz="4" w:space="0" w:color="auto"/>
              <w:right w:val="single" w:sz="4" w:space="0" w:color="auto"/>
            </w:tcBorders>
            <w:hideMark/>
          </w:tcPr>
          <w:p w14:paraId="37123C5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B7DFACD" w14:textId="77777777" w:rsidTr="00870EC5">
        <w:trPr>
          <w:trHeight w:val="465"/>
        </w:trPr>
        <w:tc>
          <w:tcPr>
            <w:tcW w:w="2220" w:type="dxa"/>
            <w:tcBorders>
              <w:top w:val="nil"/>
              <w:left w:val="single" w:sz="4" w:space="0" w:color="auto"/>
              <w:bottom w:val="single" w:sz="4" w:space="0" w:color="auto"/>
              <w:right w:val="single" w:sz="4" w:space="0" w:color="auto"/>
            </w:tcBorders>
            <w:hideMark/>
          </w:tcPr>
          <w:p w14:paraId="4DC15C40"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Intérêts courus</w:t>
            </w:r>
          </w:p>
        </w:tc>
        <w:tc>
          <w:tcPr>
            <w:tcW w:w="6280" w:type="dxa"/>
            <w:tcBorders>
              <w:top w:val="nil"/>
              <w:left w:val="nil"/>
              <w:bottom w:val="single" w:sz="4" w:space="0" w:color="auto"/>
              <w:right w:val="single" w:sz="4" w:space="0" w:color="auto"/>
            </w:tcBorders>
            <w:hideMark/>
          </w:tcPr>
          <w:p w14:paraId="0DFCEF00"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Calculés pour les titres de créance (en fonction de la date de négociation)</w:t>
            </w:r>
          </w:p>
        </w:tc>
        <w:tc>
          <w:tcPr>
            <w:tcW w:w="1640" w:type="dxa"/>
            <w:tcBorders>
              <w:top w:val="nil"/>
              <w:left w:val="nil"/>
              <w:bottom w:val="single" w:sz="4" w:space="0" w:color="auto"/>
              <w:right w:val="single" w:sz="4" w:space="0" w:color="auto"/>
            </w:tcBorders>
            <w:hideMark/>
          </w:tcPr>
          <w:p w14:paraId="3B698E1E"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Optionnel</w:t>
            </w:r>
          </w:p>
        </w:tc>
      </w:tr>
      <w:tr w:rsidR="00870EC5" w:rsidRPr="00870EC5" w14:paraId="1679B469" w14:textId="77777777" w:rsidTr="00870EC5">
        <w:trPr>
          <w:trHeight w:val="495"/>
        </w:trPr>
        <w:tc>
          <w:tcPr>
            <w:tcW w:w="2220" w:type="dxa"/>
            <w:tcBorders>
              <w:top w:val="nil"/>
              <w:left w:val="single" w:sz="4" w:space="0" w:color="auto"/>
              <w:bottom w:val="single" w:sz="4" w:space="0" w:color="auto"/>
              <w:right w:val="single" w:sz="4" w:space="0" w:color="auto"/>
            </w:tcBorders>
            <w:hideMark/>
          </w:tcPr>
          <w:p w14:paraId="0B0B6584"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SDB</w:t>
            </w:r>
          </w:p>
        </w:tc>
        <w:tc>
          <w:tcPr>
            <w:tcW w:w="6280" w:type="dxa"/>
            <w:tcBorders>
              <w:top w:val="nil"/>
              <w:left w:val="nil"/>
              <w:bottom w:val="single" w:sz="4" w:space="0" w:color="auto"/>
              <w:right w:val="single" w:sz="4" w:space="0" w:color="auto"/>
            </w:tcBorders>
            <w:hideMark/>
          </w:tcPr>
          <w:p w14:paraId="4F4220AA"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 xml:space="preserve">Société de bourse qui </w:t>
            </w:r>
            <w:proofErr w:type="spellStart"/>
            <w:r w:rsidRPr="001D1B55">
              <w:rPr>
                <w:rFonts w:ascii="Calibri" w:eastAsia="Times New Roman" w:hAnsi="Calibri" w:cs="Calibri"/>
                <w:color w:val="000000"/>
                <w:sz w:val="18"/>
                <w:szCs w:val="18"/>
                <w:lang w:eastAsia="fr-FR"/>
              </w:rPr>
              <w:t>éxécute</w:t>
            </w:r>
            <w:proofErr w:type="spellEnd"/>
            <w:r w:rsidRPr="001D1B55">
              <w:rPr>
                <w:rFonts w:ascii="Calibri" w:eastAsia="Times New Roman" w:hAnsi="Calibri" w:cs="Calibri"/>
                <w:color w:val="000000"/>
                <w:sz w:val="18"/>
                <w:szCs w:val="18"/>
                <w:lang w:eastAsia="fr-FR"/>
              </w:rPr>
              <w:t xml:space="preserve"> le transfert d'un titre coté.</w:t>
            </w:r>
          </w:p>
        </w:tc>
        <w:tc>
          <w:tcPr>
            <w:tcW w:w="1640" w:type="dxa"/>
            <w:tcBorders>
              <w:top w:val="nil"/>
              <w:left w:val="nil"/>
              <w:bottom w:val="single" w:sz="4" w:space="0" w:color="auto"/>
              <w:right w:val="single" w:sz="4" w:space="0" w:color="auto"/>
            </w:tcBorders>
            <w:hideMark/>
          </w:tcPr>
          <w:p w14:paraId="36EBFDF0"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 si titre coté</w:t>
            </w:r>
          </w:p>
        </w:tc>
      </w:tr>
      <w:tr w:rsidR="00870EC5" w:rsidRPr="00870EC5" w14:paraId="6ECEE6CF" w14:textId="77777777" w:rsidTr="00870EC5">
        <w:trPr>
          <w:trHeight w:val="285"/>
        </w:trPr>
        <w:tc>
          <w:tcPr>
            <w:tcW w:w="2220" w:type="dxa"/>
            <w:tcBorders>
              <w:top w:val="nil"/>
              <w:left w:val="single" w:sz="4" w:space="0" w:color="auto"/>
              <w:bottom w:val="single" w:sz="4" w:space="0" w:color="auto"/>
              <w:right w:val="single" w:sz="4" w:space="0" w:color="auto"/>
            </w:tcBorders>
            <w:shd w:val="clear" w:color="000000" w:fill="D8D8D8"/>
            <w:hideMark/>
          </w:tcPr>
          <w:p w14:paraId="560AD9E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Montants et commission</w:t>
            </w:r>
          </w:p>
        </w:tc>
        <w:tc>
          <w:tcPr>
            <w:tcW w:w="6280" w:type="dxa"/>
            <w:tcBorders>
              <w:top w:val="nil"/>
              <w:left w:val="nil"/>
              <w:bottom w:val="single" w:sz="4" w:space="0" w:color="auto"/>
              <w:right w:val="single" w:sz="4" w:space="0" w:color="auto"/>
            </w:tcBorders>
            <w:shd w:val="clear" w:color="000000" w:fill="D8D8D8"/>
            <w:hideMark/>
          </w:tcPr>
          <w:p w14:paraId="7956C19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c>
          <w:tcPr>
            <w:tcW w:w="1640" w:type="dxa"/>
            <w:tcBorders>
              <w:top w:val="nil"/>
              <w:left w:val="nil"/>
              <w:bottom w:val="single" w:sz="4" w:space="0" w:color="auto"/>
              <w:right w:val="single" w:sz="4" w:space="0" w:color="auto"/>
            </w:tcBorders>
            <w:shd w:val="clear" w:color="000000" w:fill="D8D8D8"/>
            <w:hideMark/>
          </w:tcPr>
          <w:p w14:paraId="104CD68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r>
      <w:tr w:rsidR="00870EC5" w:rsidRPr="00870EC5" w14:paraId="2E672F5C"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12799760"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w:t>
            </w:r>
          </w:p>
        </w:tc>
        <w:tc>
          <w:tcPr>
            <w:tcW w:w="6280" w:type="dxa"/>
            <w:tcBorders>
              <w:top w:val="nil"/>
              <w:left w:val="nil"/>
              <w:bottom w:val="single" w:sz="4" w:space="0" w:color="auto"/>
              <w:right w:val="single" w:sz="4" w:space="0" w:color="auto"/>
            </w:tcBorders>
            <w:hideMark/>
          </w:tcPr>
          <w:p w14:paraId="5DB1013C"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 L'impôt de bourse est </w:t>
            </w:r>
            <w:proofErr w:type="gramStart"/>
            <w:r w:rsidRPr="00870EC5">
              <w:rPr>
                <w:rFonts w:ascii="Calibri" w:eastAsia="Times New Roman" w:hAnsi="Calibri" w:cs="Calibri"/>
                <w:color w:val="000000"/>
                <w:sz w:val="18"/>
                <w:szCs w:val="18"/>
                <w:lang w:eastAsia="fr-FR"/>
              </w:rPr>
              <w:t>calculée</w:t>
            </w:r>
            <w:proofErr w:type="gramEnd"/>
            <w:r w:rsidRPr="00870EC5">
              <w:rPr>
                <w:rFonts w:ascii="Calibri" w:eastAsia="Times New Roman" w:hAnsi="Calibri" w:cs="Calibri"/>
                <w:color w:val="000000"/>
                <w:sz w:val="18"/>
                <w:szCs w:val="18"/>
                <w:lang w:eastAsia="fr-FR"/>
              </w:rPr>
              <w:t xml:space="preserve"> selon une SLA.</w:t>
            </w:r>
          </w:p>
        </w:tc>
        <w:tc>
          <w:tcPr>
            <w:tcW w:w="1640" w:type="dxa"/>
            <w:tcBorders>
              <w:top w:val="nil"/>
              <w:left w:val="nil"/>
              <w:bottom w:val="single" w:sz="4" w:space="0" w:color="auto"/>
              <w:right w:val="single" w:sz="4" w:space="0" w:color="auto"/>
            </w:tcBorders>
            <w:hideMark/>
          </w:tcPr>
          <w:p w14:paraId="6A893FF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1F24DAC8"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4790AD5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impôt de bourse</w:t>
            </w:r>
          </w:p>
        </w:tc>
        <w:tc>
          <w:tcPr>
            <w:tcW w:w="6280" w:type="dxa"/>
            <w:tcBorders>
              <w:top w:val="nil"/>
              <w:left w:val="nil"/>
              <w:bottom w:val="single" w:sz="4" w:space="0" w:color="auto"/>
              <w:right w:val="single" w:sz="4" w:space="0" w:color="auto"/>
            </w:tcBorders>
            <w:hideMark/>
          </w:tcPr>
          <w:p w14:paraId="1456E96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impôt de bourse.</w:t>
            </w:r>
          </w:p>
        </w:tc>
        <w:tc>
          <w:tcPr>
            <w:tcW w:w="1640" w:type="dxa"/>
            <w:tcBorders>
              <w:top w:val="nil"/>
              <w:left w:val="nil"/>
              <w:bottom w:val="single" w:sz="4" w:space="0" w:color="auto"/>
              <w:right w:val="single" w:sz="4" w:space="0" w:color="auto"/>
            </w:tcBorders>
            <w:hideMark/>
          </w:tcPr>
          <w:p w14:paraId="6544E57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59446C0D"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63E9F37C"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w:t>
            </w:r>
          </w:p>
        </w:tc>
        <w:tc>
          <w:tcPr>
            <w:tcW w:w="6280" w:type="dxa"/>
            <w:tcBorders>
              <w:top w:val="nil"/>
              <w:left w:val="nil"/>
              <w:bottom w:val="single" w:sz="4" w:space="0" w:color="auto"/>
              <w:right w:val="single" w:sz="4" w:space="0" w:color="auto"/>
            </w:tcBorders>
            <w:hideMark/>
          </w:tcPr>
          <w:p w14:paraId="212ECB2B"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w:t>
            </w:r>
          </w:p>
        </w:tc>
        <w:tc>
          <w:tcPr>
            <w:tcW w:w="1640" w:type="dxa"/>
            <w:tcBorders>
              <w:top w:val="nil"/>
              <w:left w:val="nil"/>
              <w:bottom w:val="single" w:sz="4" w:space="0" w:color="auto"/>
              <w:right w:val="single" w:sz="4" w:space="0" w:color="auto"/>
            </w:tcBorders>
            <w:hideMark/>
          </w:tcPr>
          <w:p w14:paraId="1B34F26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4B1F6747"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30F21A9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RL</w:t>
            </w:r>
          </w:p>
        </w:tc>
        <w:tc>
          <w:tcPr>
            <w:tcW w:w="6280" w:type="dxa"/>
            <w:tcBorders>
              <w:top w:val="nil"/>
              <w:left w:val="nil"/>
              <w:bottom w:val="single" w:sz="4" w:space="0" w:color="auto"/>
              <w:right w:val="single" w:sz="4" w:space="0" w:color="auto"/>
            </w:tcBorders>
            <w:hideMark/>
          </w:tcPr>
          <w:p w14:paraId="52F40ED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de règlement livraison. Calculée selon une SLA avec possibilité de modification à la saisie.</w:t>
            </w:r>
          </w:p>
        </w:tc>
        <w:tc>
          <w:tcPr>
            <w:tcW w:w="1640" w:type="dxa"/>
            <w:tcBorders>
              <w:top w:val="nil"/>
              <w:left w:val="nil"/>
              <w:bottom w:val="single" w:sz="4" w:space="0" w:color="auto"/>
              <w:right w:val="single" w:sz="4" w:space="0" w:color="auto"/>
            </w:tcBorders>
            <w:hideMark/>
          </w:tcPr>
          <w:p w14:paraId="77E9459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137D6BF8"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0EC9FC44"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frais RL</w:t>
            </w:r>
          </w:p>
        </w:tc>
        <w:tc>
          <w:tcPr>
            <w:tcW w:w="6280" w:type="dxa"/>
            <w:tcBorders>
              <w:top w:val="nil"/>
              <w:left w:val="nil"/>
              <w:bottom w:val="single" w:sz="4" w:space="0" w:color="auto"/>
              <w:right w:val="single" w:sz="4" w:space="0" w:color="auto"/>
            </w:tcBorders>
            <w:hideMark/>
          </w:tcPr>
          <w:p w14:paraId="75DF7EA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TVA sur Frais de règlement livraison.</w:t>
            </w:r>
          </w:p>
        </w:tc>
        <w:tc>
          <w:tcPr>
            <w:tcW w:w="1640" w:type="dxa"/>
            <w:tcBorders>
              <w:top w:val="nil"/>
              <w:left w:val="nil"/>
              <w:bottom w:val="single" w:sz="4" w:space="0" w:color="auto"/>
              <w:right w:val="single" w:sz="4" w:space="0" w:color="auto"/>
            </w:tcBorders>
            <w:hideMark/>
          </w:tcPr>
          <w:p w14:paraId="1A0A2D6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7AF611EA"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4DA3B38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RL TTC</w:t>
            </w:r>
          </w:p>
        </w:tc>
        <w:tc>
          <w:tcPr>
            <w:tcW w:w="6280" w:type="dxa"/>
            <w:tcBorders>
              <w:top w:val="nil"/>
              <w:left w:val="nil"/>
              <w:bottom w:val="single" w:sz="4" w:space="0" w:color="auto"/>
              <w:right w:val="single" w:sz="4" w:space="0" w:color="auto"/>
            </w:tcBorders>
            <w:hideMark/>
          </w:tcPr>
          <w:p w14:paraId="1C2A2E5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Frais de règlement livraison TTC.</w:t>
            </w:r>
          </w:p>
        </w:tc>
        <w:tc>
          <w:tcPr>
            <w:tcW w:w="1640" w:type="dxa"/>
            <w:tcBorders>
              <w:top w:val="nil"/>
              <w:left w:val="nil"/>
              <w:bottom w:val="single" w:sz="4" w:space="0" w:color="auto"/>
              <w:right w:val="single" w:sz="4" w:space="0" w:color="auto"/>
            </w:tcBorders>
            <w:hideMark/>
          </w:tcPr>
          <w:p w14:paraId="194158B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4CB3CB78" w14:textId="77777777" w:rsidTr="00870EC5">
        <w:trPr>
          <w:trHeight w:val="570"/>
        </w:trPr>
        <w:tc>
          <w:tcPr>
            <w:tcW w:w="2220" w:type="dxa"/>
            <w:tcBorders>
              <w:top w:val="nil"/>
              <w:left w:val="single" w:sz="4" w:space="0" w:color="auto"/>
              <w:bottom w:val="single" w:sz="4" w:space="0" w:color="auto"/>
              <w:right w:val="single" w:sz="4" w:space="0" w:color="auto"/>
            </w:tcBorders>
            <w:hideMark/>
          </w:tcPr>
          <w:p w14:paraId="4D1A343F"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brut</w:t>
            </w:r>
          </w:p>
        </w:tc>
        <w:tc>
          <w:tcPr>
            <w:tcW w:w="6280" w:type="dxa"/>
            <w:tcBorders>
              <w:top w:val="nil"/>
              <w:left w:val="nil"/>
              <w:bottom w:val="single" w:sz="4" w:space="0" w:color="auto"/>
              <w:right w:val="single" w:sz="4" w:space="0" w:color="auto"/>
            </w:tcBorders>
            <w:hideMark/>
          </w:tcPr>
          <w:p w14:paraId="015320A5"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xml:space="preserve">Prix X Quantité (avec Prix = dernier cours disponible, Fournisseur </w:t>
            </w:r>
            <w:proofErr w:type="spellStart"/>
            <w:r w:rsidRPr="00870EC5">
              <w:rPr>
                <w:rFonts w:ascii="Calibri" w:eastAsia="Times New Roman" w:hAnsi="Calibri" w:cs="Calibri"/>
                <w:color w:val="000000"/>
                <w:sz w:val="18"/>
                <w:szCs w:val="18"/>
                <w:lang w:eastAsia="fr-FR"/>
              </w:rPr>
              <w:t>Telekurs</w:t>
            </w:r>
            <w:proofErr w:type="spellEnd"/>
            <w:r w:rsidRPr="00870EC5">
              <w:rPr>
                <w:rFonts w:ascii="Calibri" w:eastAsia="Times New Roman" w:hAnsi="Calibri" w:cs="Calibri"/>
                <w:color w:val="000000"/>
                <w:sz w:val="18"/>
                <w:szCs w:val="18"/>
                <w:lang w:eastAsia="fr-FR"/>
              </w:rPr>
              <w:t>) ne pas confondre le champ "Prix" qui renseigne le CMP.</w:t>
            </w:r>
          </w:p>
        </w:tc>
        <w:tc>
          <w:tcPr>
            <w:tcW w:w="1640" w:type="dxa"/>
            <w:tcBorders>
              <w:top w:val="nil"/>
              <w:left w:val="nil"/>
              <w:bottom w:val="single" w:sz="4" w:space="0" w:color="auto"/>
              <w:right w:val="single" w:sz="4" w:space="0" w:color="auto"/>
            </w:tcBorders>
            <w:hideMark/>
          </w:tcPr>
          <w:p w14:paraId="6D17FF8E"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7D832ADF"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28919ABA"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de dénouement</w:t>
            </w:r>
          </w:p>
        </w:tc>
        <w:tc>
          <w:tcPr>
            <w:tcW w:w="6280" w:type="dxa"/>
            <w:tcBorders>
              <w:top w:val="nil"/>
              <w:left w:val="nil"/>
              <w:bottom w:val="single" w:sz="4" w:space="0" w:color="auto"/>
              <w:right w:val="single" w:sz="4" w:space="0" w:color="auto"/>
            </w:tcBorders>
            <w:hideMark/>
          </w:tcPr>
          <w:p w14:paraId="74E9AD21"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0</w:t>
            </w:r>
          </w:p>
        </w:tc>
        <w:tc>
          <w:tcPr>
            <w:tcW w:w="1640" w:type="dxa"/>
            <w:tcBorders>
              <w:top w:val="nil"/>
              <w:left w:val="nil"/>
              <w:bottom w:val="single" w:sz="4" w:space="0" w:color="auto"/>
              <w:right w:val="single" w:sz="4" w:space="0" w:color="auto"/>
            </w:tcBorders>
            <w:hideMark/>
          </w:tcPr>
          <w:p w14:paraId="43A3C9D8"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40F5306C"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2C10B130"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Montant net</w:t>
            </w:r>
          </w:p>
        </w:tc>
        <w:tc>
          <w:tcPr>
            <w:tcW w:w="6280" w:type="dxa"/>
            <w:tcBorders>
              <w:top w:val="nil"/>
              <w:left w:val="nil"/>
              <w:bottom w:val="single" w:sz="4" w:space="0" w:color="auto"/>
              <w:right w:val="single" w:sz="4" w:space="0" w:color="auto"/>
            </w:tcBorders>
            <w:hideMark/>
          </w:tcPr>
          <w:p w14:paraId="176A41C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(Impôt de bourse TTC + Frais RL TTC) si applicable</w:t>
            </w:r>
          </w:p>
        </w:tc>
        <w:tc>
          <w:tcPr>
            <w:tcW w:w="1640" w:type="dxa"/>
            <w:tcBorders>
              <w:top w:val="nil"/>
              <w:left w:val="nil"/>
              <w:bottom w:val="single" w:sz="4" w:space="0" w:color="auto"/>
              <w:right w:val="single" w:sz="4" w:space="0" w:color="auto"/>
            </w:tcBorders>
            <w:hideMark/>
          </w:tcPr>
          <w:p w14:paraId="626B1443"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Obligatoire</w:t>
            </w:r>
          </w:p>
        </w:tc>
      </w:tr>
      <w:tr w:rsidR="00870EC5" w:rsidRPr="00870EC5" w14:paraId="118128D8" w14:textId="77777777" w:rsidTr="00870EC5">
        <w:trPr>
          <w:trHeight w:val="285"/>
        </w:trPr>
        <w:tc>
          <w:tcPr>
            <w:tcW w:w="2220" w:type="dxa"/>
            <w:tcBorders>
              <w:top w:val="nil"/>
              <w:left w:val="single" w:sz="4" w:space="0" w:color="auto"/>
              <w:bottom w:val="single" w:sz="4" w:space="0" w:color="auto"/>
              <w:right w:val="single" w:sz="4" w:space="0" w:color="auto"/>
            </w:tcBorders>
            <w:shd w:val="clear" w:color="000000" w:fill="D8D8D8"/>
            <w:hideMark/>
          </w:tcPr>
          <w:p w14:paraId="194F7029"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Autres informations</w:t>
            </w:r>
          </w:p>
        </w:tc>
        <w:tc>
          <w:tcPr>
            <w:tcW w:w="6280" w:type="dxa"/>
            <w:tcBorders>
              <w:top w:val="nil"/>
              <w:left w:val="nil"/>
              <w:bottom w:val="single" w:sz="4" w:space="0" w:color="auto"/>
              <w:right w:val="single" w:sz="4" w:space="0" w:color="auto"/>
            </w:tcBorders>
            <w:shd w:val="clear" w:color="000000" w:fill="D8D8D8"/>
            <w:hideMark/>
          </w:tcPr>
          <w:p w14:paraId="178E8EF7"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c>
          <w:tcPr>
            <w:tcW w:w="1640" w:type="dxa"/>
            <w:tcBorders>
              <w:top w:val="nil"/>
              <w:left w:val="nil"/>
              <w:bottom w:val="single" w:sz="4" w:space="0" w:color="auto"/>
              <w:right w:val="single" w:sz="4" w:space="0" w:color="auto"/>
            </w:tcBorders>
            <w:shd w:val="clear" w:color="000000" w:fill="D8D8D8"/>
            <w:hideMark/>
          </w:tcPr>
          <w:p w14:paraId="530F6ACD" w14:textId="77777777" w:rsidR="00870EC5" w:rsidRPr="00870EC5" w:rsidRDefault="00870EC5" w:rsidP="00870EC5">
            <w:pPr>
              <w:spacing w:line="240" w:lineRule="auto"/>
              <w:rPr>
                <w:rFonts w:ascii="Calibri" w:eastAsia="Times New Roman" w:hAnsi="Calibri" w:cs="Calibri"/>
                <w:color w:val="000000"/>
                <w:sz w:val="18"/>
                <w:szCs w:val="18"/>
                <w:lang w:eastAsia="fr-FR"/>
              </w:rPr>
            </w:pPr>
            <w:r w:rsidRPr="00870EC5">
              <w:rPr>
                <w:rFonts w:ascii="Calibri" w:eastAsia="Times New Roman" w:hAnsi="Calibri" w:cs="Calibri"/>
                <w:color w:val="000000"/>
                <w:sz w:val="18"/>
                <w:szCs w:val="18"/>
                <w:lang w:eastAsia="fr-FR"/>
              </w:rPr>
              <w:t> </w:t>
            </w:r>
          </w:p>
        </w:tc>
      </w:tr>
      <w:tr w:rsidR="00870EC5" w:rsidRPr="00870EC5" w14:paraId="2408971E" w14:textId="77777777" w:rsidTr="00870EC5">
        <w:trPr>
          <w:trHeight w:val="285"/>
        </w:trPr>
        <w:tc>
          <w:tcPr>
            <w:tcW w:w="2220" w:type="dxa"/>
            <w:tcBorders>
              <w:top w:val="nil"/>
              <w:left w:val="single" w:sz="4" w:space="0" w:color="auto"/>
              <w:bottom w:val="single" w:sz="4" w:space="0" w:color="auto"/>
              <w:right w:val="single" w:sz="4" w:space="0" w:color="auto"/>
            </w:tcBorders>
            <w:hideMark/>
          </w:tcPr>
          <w:p w14:paraId="2308AF4D"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Type du transfert</w:t>
            </w:r>
          </w:p>
        </w:tc>
        <w:tc>
          <w:tcPr>
            <w:tcW w:w="6280" w:type="dxa"/>
            <w:tcBorders>
              <w:top w:val="nil"/>
              <w:left w:val="nil"/>
              <w:bottom w:val="single" w:sz="4" w:space="0" w:color="auto"/>
              <w:right w:val="single" w:sz="4" w:space="0" w:color="auto"/>
            </w:tcBorders>
            <w:hideMark/>
          </w:tcPr>
          <w:p w14:paraId="1F39E5BB"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"Transfert simple" ou "Transfert direct"</w:t>
            </w:r>
          </w:p>
        </w:tc>
        <w:tc>
          <w:tcPr>
            <w:tcW w:w="1640" w:type="dxa"/>
            <w:tcBorders>
              <w:top w:val="nil"/>
              <w:left w:val="nil"/>
              <w:bottom w:val="single" w:sz="4" w:space="0" w:color="auto"/>
              <w:right w:val="single" w:sz="4" w:space="0" w:color="auto"/>
            </w:tcBorders>
            <w:hideMark/>
          </w:tcPr>
          <w:p w14:paraId="0B2EF8B9"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w:t>
            </w:r>
          </w:p>
        </w:tc>
      </w:tr>
      <w:tr w:rsidR="00870EC5" w:rsidRPr="00870EC5" w14:paraId="2C9CDF37" w14:textId="77777777" w:rsidTr="00870EC5">
        <w:trPr>
          <w:trHeight w:val="1530"/>
        </w:trPr>
        <w:tc>
          <w:tcPr>
            <w:tcW w:w="2220" w:type="dxa"/>
            <w:tcBorders>
              <w:top w:val="nil"/>
              <w:left w:val="single" w:sz="4" w:space="0" w:color="auto"/>
              <w:bottom w:val="single" w:sz="4" w:space="0" w:color="auto"/>
              <w:right w:val="single" w:sz="4" w:space="0" w:color="auto"/>
            </w:tcBorders>
            <w:hideMark/>
          </w:tcPr>
          <w:p w14:paraId="789A1F6E"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Catégorie du transfert</w:t>
            </w:r>
          </w:p>
        </w:tc>
        <w:tc>
          <w:tcPr>
            <w:tcW w:w="6280" w:type="dxa"/>
            <w:tcBorders>
              <w:top w:val="nil"/>
              <w:left w:val="nil"/>
              <w:bottom w:val="single" w:sz="4" w:space="0" w:color="auto"/>
              <w:right w:val="single" w:sz="4" w:space="0" w:color="auto"/>
            </w:tcBorders>
            <w:hideMark/>
          </w:tcPr>
          <w:p w14:paraId="4BB4AE61"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Transfert de compte à compte</w:t>
            </w:r>
            <w:r w:rsidRPr="001D1B55">
              <w:rPr>
                <w:rFonts w:ascii="Calibri" w:eastAsia="Times New Roman" w:hAnsi="Calibri" w:cs="Calibri"/>
                <w:color w:val="000000"/>
                <w:sz w:val="18"/>
                <w:szCs w:val="18"/>
                <w:lang w:eastAsia="fr-FR"/>
              </w:rPr>
              <w:br/>
              <w:t>Transfert externe</w:t>
            </w:r>
            <w:r w:rsidRPr="001D1B55">
              <w:rPr>
                <w:rFonts w:ascii="Calibri" w:eastAsia="Times New Roman" w:hAnsi="Calibri" w:cs="Calibri"/>
                <w:color w:val="000000"/>
                <w:sz w:val="18"/>
                <w:szCs w:val="18"/>
                <w:lang w:eastAsia="fr-FR"/>
              </w:rPr>
              <w:br/>
              <w:t>Transfert entre ascendant descendant</w:t>
            </w:r>
            <w:r w:rsidRPr="001D1B55">
              <w:rPr>
                <w:rFonts w:ascii="Calibri" w:eastAsia="Times New Roman" w:hAnsi="Calibri" w:cs="Calibri"/>
                <w:color w:val="000000"/>
                <w:sz w:val="18"/>
                <w:szCs w:val="18"/>
                <w:lang w:eastAsia="fr-FR"/>
              </w:rPr>
              <w:br/>
              <w:t>Transfert entre conjoints</w:t>
            </w:r>
            <w:r w:rsidRPr="001D1B55">
              <w:rPr>
                <w:rFonts w:ascii="Calibri" w:eastAsia="Times New Roman" w:hAnsi="Calibri" w:cs="Calibri"/>
                <w:color w:val="000000"/>
                <w:sz w:val="18"/>
                <w:szCs w:val="18"/>
                <w:lang w:eastAsia="fr-FR"/>
              </w:rPr>
              <w:br/>
              <w:t>Transfert de succession</w:t>
            </w:r>
            <w:r w:rsidRPr="001D1B55">
              <w:rPr>
                <w:rFonts w:ascii="Calibri" w:eastAsia="Times New Roman" w:hAnsi="Calibri" w:cs="Calibri"/>
                <w:color w:val="000000"/>
                <w:sz w:val="18"/>
                <w:szCs w:val="18"/>
                <w:lang w:eastAsia="fr-FR"/>
              </w:rPr>
              <w:br/>
              <w:t>Transfert leg</w:t>
            </w:r>
          </w:p>
        </w:tc>
        <w:tc>
          <w:tcPr>
            <w:tcW w:w="1640" w:type="dxa"/>
            <w:tcBorders>
              <w:top w:val="nil"/>
              <w:left w:val="nil"/>
              <w:bottom w:val="single" w:sz="4" w:space="0" w:color="auto"/>
              <w:right w:val="single" w:sz="4" w:space="0" w:color="auto"/>
            </w:tcBorders>
            <w:hideMark/>
          </w:tcPr>
          <w:p w14:paraId="6D929CF9" w14:textId="77777777" w:rsidR="00870EC5" w:rsidRPr="001D1B55" w:rsidRDefault="00870EC5" w:rsidP="00870EC5">
            <w:pPr>
              <w:spacing w:line="240" w:lineRule="auto"/>
              <w:rPr>
                <w:rFonts w:ascii="Calibri" w:eastAsia="Times New Roman" w:hAnsi="Calibri" w:cs="Calibri"/>
                <w:color w:val="000000"/>
                <w:sz w:val="18"/>
                <w:szCs w:val="18"/>
                <w:lang w:eastAsia="fr-FR"/>
              </w:rPr>
            </w:pPr>
            <w:r w:rsidRPr="001D1B55">
              <w:rPr>
                <w:rFonts w:ascii="Calibri" w:eastAsia="Times New Roman" w:hAnsi="Calibri" w:cs="Calibri"/>
                <w:color w:val="000000"/>
                <w:sz w:val="18"/>
                <w:szCs w:val="18"/>
                <w:lang w:eastAsia="fr-FR"/>
              </w:rPr>
              <w:t>Obligatoire</w:t>
            </w:r>
          </w:p>
        </w:tc>
      </w:tr>
    </w:tbl>
    <w:p w14:paraId="192C040B" w14:textId="77777777" w:rsidR="00703D3A" w:rsidRDefault="00703D3A" w:rsidP="00F34FE4">
      <w:pPr>
        <w:pStyle w:val="ListParagraph"/>
        <w:spacing w:before="240" w:after="240" w:line="240" w:lineRule="auto"/>
        <w:ind w:left="0" w:right="142"/>
      </w:pPr>
    </w:p>
    <w:p w14:paraId="48A3E347" w14:textId="77777777" w:rsidR="00CA4A5F" w:rsidRPr="000E44AB" w:rsidRDefault="00CA4A5F" w:rsidP="00CA4A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Contrôle règles métier</w:t>
      </w:r>
    </w:p>
    <w:p w14:paraId="5252E6FF" w14:textId="77777777" w:rsidR="00674542" w:rsidRDefault="00674542" w:rsidP="00674542">
      <w:pPr>
        <w:pStyle w:val="ListParagraph"/>
        <w:spacing w:before="240" w:after="240" w:line="240" w:lineRule="auto"/>
        <w:ind w:left="0" w:right="142"/>
      </w:pPr>
      <w:r w:rsidRPr="00EB097B">
        <w:t>A la création de l'IRL,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8840" w:type="dxa"/>
        <w:jc w:val="center"/>
        <w:tblCellMar>
          <w:left w:w="70" w:type="dxa"/>
          <w:right w:w="70" w:type="dxa"/>
        </w:tblCellMar>
        <w:tblLook w:val="04A0" w:firstRow="1" w:lastRow="0" w:firstColumn="1" w:lastColumn="0" w:noHBand="0" w:noVBand="1"/>
      </w:tblPr>
      <w:tblGrid>
        <w:gridCol w:w="8840"/>
      </w:tblGrid>
      <w:tr w:rsidR="00AB1A92" w:rsidRPr="00AB1A92" w14:paraId="0060F1F9" w14:textId="77777777" w:rsidTr="00B142F6">
        <w:trPr>
          <w:trHeight w:val="300"/>
          <w:jc w:val="center"/>
        </w:trPr>
        <w:tc>
          <w:tcPr>
            <w:tcW w:w="8840" w:type="dxa"/>
            <w:tcBorders>
              <w:top w:val="single" w:sz="4" w:space="0" w:color="auto"/>
              <w:left w:val="single" w:sz="4" w:space="0" w:color="auto"/>
              <w:bottom w:val="single" w:sz="4" w:space="0" w:color="auto"/>
              <w:right w:val="single" w:sz="4" w:space="0" w:color="auto"/>
            </w:tcBorders>
            <w:shd w:val="clear" w:color="000000" w:fill="BFBFBF"/>
            <w:hideMark/>
          </w:tcPr>
          <w:p w14:paraId="5174940F" w14:textId="77777777" w:rsidR="00AB1A92" w:rsidRPr="00AB1A92" w:rsidRDefault="00AB1A92" w:rsidP="00AB1A92">
            <w:pPr>
              <w:spacing w:line="240" w:lineRule="auto"/>
              <w:rPr>
                <w:rFonts w:ascii="Calibri" w:eastAsia="Times New Roman" w:hAnsi="Calibri" w:cs="Calibri"/>
                <w:b/>
                <w:bCs/>
                <w:color w:val="000000"/>
                <w:sz w:val="20"/>
                <w:szCs w:val="20"/>
                <w:lang w:eastAsia="fr-FR"/>
              </w:rPr>
            </w:pPr>
            <w:r w:rsidRPr="00AB1A92">
              <w:rPr>
                <w:rFonts w:ascii="Calibri" w:eastAsia="Times New Roman" w:hAnsi="Calibri" w:cs="Calibri"/>
                <w:b/>
                <w:bCs/>
                <w:color w:val="000000"/>
                <w:sz w:val="20"/>
                <w:szCs w:val="20"/>
                <w:lang w:eastAsia="fr-FR"/>
              </w:rPr>
              <w:t>Message d'erreur</w:t>
            </w:r>
          </w:p>
        </w:tc>
      </w:tr>
      <w:tr w:rsidR="00AB1A92" w:rsidRPr="00AB1A92" w14:paraId="156217CE"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222F8DDD" w14:textId="77777777" w:rsidR="00AB1A92" w:rsidRPr="00AB1A92" w:rsidRDefault="00CC55A6" w:rsidP="00AB1A92">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Le client n'est pas é</w:t>
            </w:r>
            <w:r w:rsidR="00AB1A92" w:rsidRPr="00AB1A92">
              <w:rPr>
                <w:rFonts w:ascii="Calibri" w:eastAsia="Times New Roman" w:hAnsi="Calibri" w:cs="Calibri"/>
                <w:color w:val="000000"/>
                <w:sz w:val="20"/>
                <w:szCs w:val="20"/>
                <w:lang w:eastAsia="fr-FR"/>
              </w:rPr>
              <w:t>ligible pour cette transaction</w:t>
            </w:r>
          </w:p>
        </w:tc>
      </w:tr>
      <w:tr w:rsidR="00AB1A92" w:rsidRPr="00AB1A92" w14:paraId="4E41D720"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6F37E465" w14:textId="77777777" w:rsidR="00AB1A92" w:rsidRPr="00AB1A92" w:rsidRDefault="00AB1A92" w:rsidP="00CC55A6">
            <w:pPr>
              <w:spacing w:line="240" w:lineRule="auto"/>
              <w:rPr>
                <w:rFonts w:ascii="Calibri" w:eastAsia="Times New Roman" w:hAnsi="Calibri" w:cs="Calibri"/>
                <w:color w:val="000000"/>
                <w:sz w:val="20"/>
                <w:szCs w:val="20"/>
                <w:lang w:eastAsia="fr-FR"/>
              </w:rPr>
            </w:pPr>
            <w:proofErr w:type="gramStart"/>
            <w:r w:rsidRPr="00AB1A92">
              <w:rPr>
                <w:rFonts w:ascii="Calibri" w:eastAsia="Times New Roman" w:hAnsi="Calibri" w:cs="Calibri"/>
                <w:color w:val="000000"/>
                <w:sz w:val="20"/>
                <w:szCs w:val="20"/>
                <w:lang w:eastAsia="fr-FR"/>
              </w:rPr>
              <w:t>montant</w:t>
            </w:r>
            <w:proofErr w:type="gramEnd"/>
            <w:r w:rsidRPr="00AB1A92">
              <w:rPr>
                <w:rFonts w:ascii="Calibri" w:eastAsia="Times New Roman" w:hAnsi="Calibri" w:cs="Calibri"/>
                <w:color w:val="000000"/>
                <w:sz w:val="20"/>
                <w:szCs w:val="20"/>
                <w:lang w:eastAsia="fr-FR"/>
              </w:rPr>
              <w:t xml:space="preserve"> Brut ne doit pas être égal à z</w:t>
            </w:r>
            <w:r w:rsidR="00CC55A6">
              <w:rPr>
                <w:rFonts w:ascii="Calibri" w:eastAsia="Times New Roman" w:hAnsi="Calibri" w:cs="Calibri"/>
                <w:color w:val="000000"/>
                <w:sz w:val="20"/>
                <w:szCs w:val="20"/>
                <w:lang w:eastAsia="fr-FR"/>
              </w:rPr>
              <w:t>é</w:t>
            </w:r>
            <w:r w:rsidRPr="00AB1A92">
              <w:rPr>
                <w:rFonts w:ascii="Calibri" w:eastAsia="Times New Roman" w:hAnsi="Calibri" w:cs="Calibri"/>
                <w:color w:val="000000"/>
                <w:sz w:val="20"/>
                <w:szCs w:val="20"/>
                <w:lang w:eastAsia="fr-FR"/>
              </w:rPr>
              <w:t>ro pour les instructions ETDF</w:t>
            </w:r>
          </w:p>
        </w:tc>
      </w:tr>
      <w:tr w:rsidR="00AB1A92" w:rsidRPr="00AB1A92" w14:paraId="0424F5E8"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EE6B7C6"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titres du client n'est pas actif</w:t>
            </w:r>
          </w:p>
        </w:tc>
      </w:tr>
      <w:tr w:rsidR="00AB1A92" w:rsidRPr="00AB1A92" w14:paraId="5E8C9E67"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18FA89FE"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Compte titre ne correspond pas au client saisi</w:t>
            </w:r>
          </w:p>
        </w:tc>
      </w:tr>
      <w:tr w:rsidR="00AB1A92" w:rsidRPr="00AB1A92" w14:paraId="17DF3607"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53A5BA0C"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Contrepartie n'est pas un dépositaire.</w:t>
            </w:r>
          </w:p>
        </w:tc>
      </w:tr>
      <w:tr w:rsidR="00AB1A92" w:rsidRPr="00AB1A92" w14:paraId="4FA85516"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692871F3"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Cash n'est pas éligible au compte titres</w:t>
            </w:r>
          </w:p>
        </w:tc>
      </w:tr>
      <w:tr w:rsidR="00AB1A92" w:rsidRPr="00AB1A92" w14:paraId="14D54FA3"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7D516B8"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quantité ne doit pas être négative</w:t>
            </w:r>
          </w:p>
        </w:tc>
      </w:tr>
      <w:tr w:rsidR="00AB1A92" w:rsidRPr="00AB1A92" w14:paraId="436E30BF"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565CDBEF"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dépositaire n'est pas éligible à la place de dénouement</w:t>
            </w:r>
          </w:p>
        </w:tc>
      </w:tr>
      <w:tr w:rsidR="00AB1A92" w:rsidRPr="00AB1A92" w14:paraId="3D0D1C5D" w14:textId="77777777" w:rsidTr="00B142F6">
        <w:trPr>
          <w:trHeight w:val="270"/>
          <w:jc w:val="center"/>
        </w:trPr>
        <w:tc>
          <w:tcPr>
            <w:tcW w:w="8840" w:type="dxa"/>
            <w:tcBorders>
              <w:top w:val="nil"/>
              <w:left w:val="single" w:sz="4" w:space="0" w:color="auto"/>
              <w:bottom w:val="single" w:sz="4" w:space="0" w:color="auto"/>
              <w:right w:val="single" w:sz="4" w:space="0" w:color="auto"/>
            </w:tcBorders>
            <w:noWrap/>
            <w:vAlign w:val="bottom"/>
            <w:hideMark/>
          </w:tcPr>
          <w:p w14:paraId="7550EFD1"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valeur négociée n'est pas éligible à la filière gré à gré</w:t>
            </w:r>
          </w:p>
        </w:tc>
      </w:tr>
      <w:tr w:rsidR="00AB1A92" w:rsidRPr="00AB1A92" w14:paraId="6C066B51"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3B05E3F1"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devise de dénouement est différente de celle associée à l'instrument financier</w:t>
            </w:r>
          </w:p>
        </w:tc>
      </w:tr>
      <w:tr w:rsidR="00AB1A92" w:rsidRPr="00AB1A92" w14:paraId="0DB617F3"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D4FE94D"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brut ne doit pas être négatif</w:t>
            </w:r>
          </w:p>
        </w:tc>
      </w:tr>
      <w:tr w:rsidR="00AB1A92" w:rsidRPr="00AB1A92" w14:paraId="2502961A"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1DC18B1D"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des frais de RL ne doit pas être négatif</w:t>
            </w:r>
          </w:p>
        </w:tc>
      </w:tr>
      <w:tr w:rsidR="00AB1A92" w:rsidRPr="00AB1A92" w14:paraId="4C67210C"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6F45309E"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montant net ne doit pas être négatif</w:t>
            </w:r>
          </w:p>
        </w:tc>
      </w:tr>
      <w:tr w:rsidR="00AB1A92" w:rsidRPr="00AB1A92" w14:paraId="5C3563A1"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2B6BA8BF"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place de dénouement est différente de celle associée au titre</w:t>
            </w:r>
          </w:p>
        </w:tc>
      </w:tr>
      <w:tr w:rsidR="00AB1A92" w:rsidRPr="00AB1A92" w14:paraId="21DF729A"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73BF2D4"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dénouement ne peut pas dépasser la fenêtre de dénouement</w:t>
            </w:r>
          </w:p>
        </w:tc>
      </w:tr>
      <w:tr w:rsidR="00AB1A92" w:rsidRPr="00AB1A92" w14:paraId="6914D64B"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143C51A5"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devise du compte espèces est différente de celle de dénouement</w:t>
            </w:r>
          </w:p>
        </w:tc>
      </w:tr>
      <w:tr w:rsidR="00AB1A92" w:rsidRPr="00AB1A92" w14:paraId="182949E7" w14:textId="77777777" w:rsidTr="00B142F6">
        <w:trPr>
          <w:trHeight w:val="375"/>
          <w:jc w:val="center"/>
        </w:trPr>
        <w:tc>
          <w:tcPr>
            <w:tcW w:w="8840" w:type="dxa"/>
            <w:tcBorders>
              <w:top w:val="nil"/>
              <w:left w:val="single" w:sz="4" w:space="0" w:color="auto"/>
              <w:bottom w:val="single" w:sz="4" w:space="0" w:color="auto"/>
              <w:right w:val="single" w:sz="4" w:space="0" w:color="auto"/>
            </w:tcBorders>
            <w:noWrap/>
            <w:vAlign w:val="bottom"/>
            <w:hideMark/>
          </w:tcPr>
          <w:p w14:paraId="5F6DF3A7"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La date de négociation est un jour </w:t>
            </w:r>
            <w:proofErr w:type="gramStart"/>
            <w:r w:rsidRPr="00AB1A92">
              <w:rPr>
                <w:rFonts w:ascii="Calibri" w:eastAsia="Times New Roman" w:hAnsi="Calibri" w:cs="Calibri"/>
                <w:color w:val="000000"/>
                <w:sz w:val="20"/>
                <w:szCs w:val="20"/>
                <w:lang w:eastAsia="fr-FR"/>
              </w:rPr>
              <w:t>férié</w:t>
            </w:r>
            <w:proofErr w:type="gramEnd"/>
          </w:p>
        </w:tc>
      </w:tr>
      <w:tr w:rsidR="00AB1A92" w:rsidRPr="00AB1A92" w14:paraId="6C8D67C2"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304DC8B"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négociation doit être inférieure ou égale à la date du jour</w:t>
            </w:r>
          </w:p>
        </w:tc>
      </w:tr>
      <w:tr w:rsidR="00AB1A92" w:rsidRPr="00AB1A92" w14:paraId="2C751B34"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7D25E37"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CMP est non renseigné</w:t>
            </w:r>
          </w:p>
        </w:tc>
      </w:tr>
      <w:tr w:rsidR="00AB1A92" w:rsidRPr="00AB1A92" w14:paraId="03210746"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23A16EB6"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date de négociation doit être inférieure à celle de dénouement</w:t>
            </w:r>
          </w:p>
        </w:tc>
      </w:tr>
      <w:tr w:rsidR="00AB1A92" w:rsidRPr="00AB1A92" w14:paraId="74E698AB"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2520C307"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titres client est non saisi</w:t>
            </w:r>
          </w:p>
        </w:tc>
      </w:tr>
      <w:tr w:rsidR="00AB1A92" w:rsidRPr="00AB1A92" w14:paraId="1F9A62C5"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D7BC0A5"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espèces client est non saisi</w:t>
            </w:r>
          </w:p>
        </w:tc>
      </w:tr>
      <w:tr w:rsidR="00AB1A92" w:rsidRPr="00AB1A92" w14:paraId="2715B70A"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0CBD778"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contrepartie est non saisie</w:t>
            </w:r>
          </w:p>
        </w:tc>
      </w:tr>
      <w:tr w:rsidR="00AB1A92" w:rsidRPr="00AB1A92" w14:paraId="4FB07A47"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71BC711"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quantité est non saisie</w:t>
            </w:r>
          </w:p>
        </w:tc>
      </w:tr>
      <w:tr w:rsidR="00AB1A92" w:rsidRPr="00AB1A92" w14:paraId="544E53D9"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04FE699"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place de dénouement est non saisie</w:t>
            </w:r>
          </w:p>
        </w:tc>
      </w:tr>
      <w:tr w:rsidR="00AB1A92" w:rsidRPr="00AB1A92" w14:paraId="2833AAF8"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5BF3849F"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compte nostro titres est non saisi</w:t>
            </w:r>
          </w:p>
        </w:tc>
      </w:tr>
      <w:tr w:rsidR="00AB1A92" w:rsidRPr="00AB1A92" w14:paraId="70F4D51E"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6132B273"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L'instrument financier est non saisi</w:t>
            </w:r>
          </w:p>
        </w:tc>
      </w:tr>
      <w:tr w:rsidR="00AB1A92" w:rsidRPr="00AB1A92" w14:paraId="65495C9F"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7BA0DCF3"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La chaîne de dénouement est non saisie</w:t>
            </w:r>
          </w:p>
        </w:tc>
      </w:tr>
      <w:tr w:rsidR="00AB1A92" w:rsidRPr="00AB1A92" w14:paraId="40980D5A"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A7333D3"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Type de transaction n'est pas saisi</w:t>
            </w:r>
          </w:p>
        </w:tc>
      </w:tr>
      <w:tr w:rsidR="00AB1A92" w:rsidRPr="00AB1A92" w14:paraId="0AB0B294"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24451E86"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bénéficiaire n'est pas saisi.</w:t>
            </w:r>
          </w:p>
        </w:tc>
      </w:tr>
      <w:tr w:rsidR="00AB1A92" w:rsidRPr="00AB1A92" w14:paraId="4D3339D4"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37BF9E93"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Place de dénouement n'est pas saisie</w:t>
            </w:r>
          </w:p>
        </w:tc>
      </w:tr>
      <w:tr w:rsidR="00AB1A92" w:rsidRPr="00AB1A92" w14:paraId="10B63821"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413E5E58"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Agent Livreur n'est pas saisi</w:t>
            </w:r>
          </w:p>
        </w:tc>
      </w:tr>
      <w:tr w:rsidR="00AB1A92" w:rsidRPr="00AB1A92" w14:paraId="7D24D343"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3993FB84"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Chaîne de </w:t>
            </w:r>
            <w:proofErr w:type="gramStart"/>
            <w:r w:rsidRPr="00AB1A92">
              <w:rPr>
                <w:rFonts w:ascii="Calibri" w:eastAsia="Times New Roman" w:hAnsi="Calibri" w:cs="Calibri"/>
                <w:color w:val="000000"/>
                <w:sz w:val="20"/>
                <w:szCs w:val="20"/>
                <w:lang w:eastAsia="fr-FR"/>
              </w:rPr>
              <w:t>dénouement:</w:t>
            </w:r>
            <w:proofErr w:type="gramEnd"/>
            <w:r w:rsidRPr="00AB1A92">
              <w:rPr>
                <w:rFonts w:ascii="Calibri" w:eastAsia="Times New Roman" w:hAnsi="Calibri" w:cs="Calibri"/>
                <w:color w:val="000000"/>
                <w:sz w:val="20"/>
                <w:szCs w:val="20"/>
                <w:lang w:eastAsia="fr-FR"/>
              </w:rPr>
              <w:t xml:space="preserve"> Agent Receveur n'est pas saisi</w:t>
            </w:r>
          </w:p>
        </w:tc>
      </w:tr>
      <w:tr w:rsidR="00AB1A92" w:rsidRPr="00AB1A92" w14:paraId="3B6B01BA"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8C9A927"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Type de quantité incorrect</w:t>
            </w:r>
          </w:p>
        </w:tc>
      </w:tr>
      <w:tr w:rsidR="00AB1A92" w:rsidRPr="00AB1A92" w14:paraId="6B469E7E"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132E1E21"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Le Client est affecté à la Blacklist</w:t>
            </w:r>
          </w:p>
        </w:tc>
      </w:tr>
      <w:tr w:rsidR="00AB1A92" w:rsidRPr="00AB1A92" w14:paraId="6FD4F889"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0F3B450F"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Référence Client doit être unique par client, par date et par type de transaction</w:t>
            </w:r>
          </w:p>
        </w:tc>
      </w:tr>
      <w:tr w:rsidR="00AB1A92" w:rsidRPr="00AB1A92" w14:paraId="7CFEBBB9"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584F806D"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La date de dénouement est un jour </w:t>
            </w:r>
            <w:proofErr w:type="gramStart"/>
            <w:r w:rsidRPr="00AB1A92">
              <w:rPr>
                <w:rFonts w:ascii="Calibri" w:eastAsia="Times New Roman" w:hAnsi="Calibri" w:cs="Calibri"/>
                <w:color w:val="000000"/>
                <w:sz w:val="20"/>
                <w:szCs w:val="20"/>
                <w:lang w:eastAsia="fr-FR"/>
              </w:rPr>
              <w:t>férié</w:t>
            </w:r>
            <w:proofErr w:type="gramEnd"/>
          </w:p>
        </w:tc>
      </w:tr>
      <w:tr w:rsidR="00AB1A92" w:rsidRPr="00AB1A92" w14:paraId="3AFDD208"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53749826"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t xml:space="preserve">Les deux clients doivent avoir la même masse de </w:t>
            </w:r>
            <w:r w:rsidR="00CC55A6" w:rsidRPr="00AB1A92">
              <w:rPr>
                <w:rFonts w:ascii="Calibri" w:eastAsia="Times New Roman" w:hAnsi="Calibri" w:cs="Calibri"/>
                <w:color w:val="000000"/>
                <w:sz w:val="20"/>
                <w:szCs w:val="20"/>
                <w:lang w:eastAsia="fr-FR"/>
              </w:rPr>
              <w:t>ségrégation</w:t>
            </w:r>
            <w:r w:rsidRPr="00AB1A92">
              <w:rPr>
                <w:rFonts w:ascii="Calibri" w:eastAsia="Times New Roman" w:hAnsi="Calibri" w:cs="Calibri"/>
                <w:color w:val="000000"/>
                <w:sz w:val="20"/>
                <w:szCs w:val="20"/>
                <w:lang w:eastAsia="fr-FR"/>
              </w:rPr>
              <w:t xml:space="preserve"> ITDF (Pour le transfert compte à compte)</w:t>
            </w:r>
          </w:p>
        </w:tc>
      </w:tr>
      <w:tr w:rsidR="00AB1A92" w:rsidRPr="00AB1A92" w14:paraId="666E656E" w14:textId="77777777" w:rsidTr="00B142F6">
        <w:trPr>
          <w:trHeight w:val="300"/>
          <w:jc w:val="center"/>
        </w:trPr>
        <w:tc>
          <w:tcPr>
            <w:tcW w:w="8840" w:type="dxa"/>
            <w:tcBorders>
              <w:top w:val="nil"/>
              <w:left w:val="single" w:sz="4" w:space="0" w:color="auto"/>
              <w:bottom w:val="single" w:sz="4" w:space="0" w:color="auto"/>
              <w:right w:val="single" w:sz="4" w:space="0" w:color="auto"/>
            </w:tcBorders>
            <w:noWrap/>
            <w:vAlign w:val="bottom"/>
            <w:hideMark/>
          </w:tcPr>
          <w:p w14:paraId="366F49C9" w14:textId="77777777" w:rsidR="00AB1A92" w:rsidRPr="00AB1A92" w:rsidRDefault="00AB1A92" w:rsidP="00AB1A92">
            <w:pPr>
              <w:spacing w:line="240" w:lineRule="auto"/>
              <w:rPr>
                <w:rFonts w:ascii="Calibri" w:eastAsia="Times New Roman" w:hAnsi="Calibri" w:cs="Calibri"/>
                <w:color w:val="000000"/>
                <w:sz w:val="20"/>
                <w:szCs w:val="20"/>
                <w:lang w:eastAsia="fr-FR"/>
              </w:rPr>
            </w:pPr>
            <w:r w:rsidRPr="00AB1A92">
              <w:rPr>
                <w:rFonts w:ascii="Calibri" w:eastAsia="Times New Roman" w:hAnsi="Calibri" w:cs="Calibri"/>
                <w:color w:val="000000"/>
                <w:sz w:val="20"/>
                <w:szCs w:val="20"/>
                <w:lang w:eastAsia="fr-FR"/>
              </w:rPr>
              <w:lastRenderedPageBreak/>
              <w:t xml:space="preserve">Les deux clients doivent avoir la même masse de </w:t>
            </w:r>
            <w:r w:rsidR="00CC55A6" w:rsidRPr="00AB1A92">
              <w:rPr>
                <w:rFonts w:ascii="Calibri" w:eastAsia="Times New Roman" w:hAnsi="Calibri" w:cs="Calibri"/>
                <w:color w:val="000000"/>
                <w:sz w:val="20"/>
                <w:szCs w:val="20"/>
                <w:lang w:eastAsia="fr-FR"/>
              </w:rPr>
              <w:t>ségrégation</w:t>
            </w:r>
            <w:r w:rsidRPr="00AB1A92">
              <w:rPr>
                <w:rFonts w:ascii="Calibri" w:eastAsia="Times New Roman" w:hAnsi="Calibri" w:cs="Calibri"/>
                <w:color w:val="000000"/>
                <w:sz w:val="20"/>
                <w:szCs w:val="20"/>
                <w:lang w:eastAsia="fr-FR"/>
              </w:rPr>
              <w:t xml:space="preserve"> ITRF (Pour le transfert compte à compte)</w:t>
            </w:r>
          </w:p>
        </w:tc>
      </w:tr>
    </w:tbl>
    <w:p w14:paraId="34361CC1" w14:textId="77777777" w:rsidR="00AB1A92" w:rsidRDefault="00AB1A92" w:rsidP="00674542">
      <w:pPr>
        <w:pStyle w:val="ListParagraph"/>
        <w:spacing w:before="240" w:after="240" w:line="240" w:lineRule="auto"/>
        <w:ind w:left="0" w:right="142"/>
      </w:pPr>
    </w:p>
    <w:p w14:paraId="1AF9F241" w14:textId="77777777" w:rsidR="00CA4A5F" w:rsidRDefault="00CA4A5F" w:rsidP="00CA4A5F">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01CF6ECD" w14:textId="77777777" w:rsidR="0030620B" w:rsidRDefault="00CA4A5F" w:rsidP="00CA4A5F">
      <w:pPr>
        <w:spacing w:before="240" w:after="240"/>
        <w:contextualSpacing/>
      </w:pPr>
      <w:r w:rsidRPr="001401A1">
        <w:t xml:space="preserve">Pour les opérations de transfert, le système applique un contrôle sur la disponibilité des titres sur la base de </w:t>
      </w:r>
      <w:proofErr w:type="gramStart"/>
      <w:r w:rsidRPr="001401A1">
        <w:t>la</w:t>
      </w:r>
      <w:r w:rsidR="0030620B">
        <w:t>:</w:t>
      </w:r>
      <w:proofErr w:type="gramEnd"/>
    </w:p>
    <w:p w14:paraId="0DDA5105" w14:textId="77777777" w:rsidR="0030620B" w:rsidRDefault="0030620B" w:rsidP="0030620B">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xml:space="preserve">- </w:t>
      </w:r>
      <w:proofErr w:type="gramStart"/>
      <w:r>
        <w:rPr>
          <w:b/>
        </w:rPr>
        <w:t>Ventes</w:t>
      </w:r>
      <w:r w:rsidRPr="0055110F">
        <w:rPr>
          <w:b/>
        </w:rPr>
        <w:t>»</w:t>
      </w:r>
      <w:proofErr w:type="gramEnd"/>
      <w:r w:rsidRPr="0055110F">
        <w:t>.</w:t>
      </w:r>
    </w:p>
    <w:p w14:paraId="0B62D62F" w14:textId="77777777" w:rsidR="0030620B" w:rsidRDefault="0030620B" w:rsidP="0030620B">
      <w:pPr>
        <w:spacing w:before="240" w:after="240"/>
        <w:contextualSpacing/>
      </w:pPr>
      <w:r>
        <w:t xml:space="preserve"> Ventes comprennent :</w:t>
      </w:r>
    </w:p>
    <w:p w14:paraId="69BF7761" w14:textId="77777777" w:rsidR="00FC65D6" w:rsidRDefault="00FC65D6" w:rsidP="00FC65D6">
      <w:pPr>
        <w:spacing w:before="240" w:after="240"/>
        <w:contextualSpacing/>
      </w:pPr>
      <w:r>
        <w:tab/>
        <w:t>-Ventes « Validés » en attente d’exécution sur le carnet d’ordres (</w:t>
      </w:r>
      <w:proofErr w:type="spellStart"/>
      <w:r>
        <w:t>MegaTrade</w:t>
      </w:r>
      <w:proofErr w:type="spellEnd"/>
      <w:r>
        <w:t>)</w:t>
      </w:r>
    </w:p>
    <w:p w14:paraId="7153A7D1" w14:textId="77777777" w:rsidR="00FC65D6" w:rsidRDefault="00FC65D6" w:rsidP="00FC65D6">
      <w:pPr>
        <w:spacing w:before="240" w:after="240"/>
        <w:contextualSpacing/>
      </w:pPr>
      <w:r>
        <w:tab/>
        <w:t>-Ventes « Exécutés » sur le carnet d’ordres (</w:t>
      </w:r>
      <w:proofErr w:type="spellStart"/>
      <w:r>
        <w:t>MegaTrade</w:t>
      </w:r>
      <w:proofErr w:type="spellEnd"/>
      <w:r>
        <w:t>)</w:t>
      </w:r>
      <w:r w:rsidR="0030620B">
        <w:tab/>
      </w:r>
    </w:p>
    <w:p w14:paraId="3159E620" w14:textId="77777777" w:rsidR="0030620B" w:rsidRDefault="00FC65D6" w:rsidP="0030620B">
      <w:pPr>
        <w:spacing w:before="240" w:after="240"/>
        <w:contextualSpacing/>
      </w:pPr>
      <w:r>
        <w:tab/>
      </w:r>
      <w:r w:rsidR="00AF23A6">
        <w:t>-</w:t>
      </w:r>
      <w:r w:rsidR="0030620B">
        <w:t>Vente</w:t>
      </w:r>
      <w:r w:rsidR="009824EC">
        <w:t>s</w:t>
      </w:r>
      <w:r w:rsidR="0030620B">
        <w:t xml:space="preserve"> « Instruits » (</w:t>
      </w:r>
      <w:proofErr w:type="spellStart"/>
      <w:r w:rsidR="0030620B">
        <w:t>MegaCustody</w:t>
      </w:r>
      <w:proofErr w:type="spellEnd"/>
      <w:r w:rsidR="0030620B">
        <w:t>)</w:t>
      </w:r>
    </w:p>
    <w:p w14:paraId="60DE345D" w14:textId="77777777" w:rsidR="0030620B" w:rsidRPr="0055110F" w:rsidRDefault="0030620B" w:rsidP="0030620B">
      <w:pPr>
        <w:spacing w:before="240" w:after="240"/>
        <w:contextualSpacing/>
      </w:pPr>
      <w:r>
        <w:tab/>
        <w:t xml:space="preserve">-Ventes « Appariés </w:t>
      </w:r>
      <w:proofErr w:type="gramStart"/>
      <w:r>
        <w:t>»  (</w:t>
      </w:r>
      <w:proofErr w:type="spellStart"/>
      <w:proofErr w:type="gramEnd"/>
      <w:r>
        <w:t>MegaCustody</w:t>
      </w:r>
      <w:proofErr w:type="spellEnd"/>
      <w:r>
        <w:t>)</w:t>
      </w:r>
    </w:p>
    <w:p w14:paraId="478BAC5A" w14:textId="77777777" w:rsidR="00CA4A5F" w:rsidRPr="001401A1" w:rsidRDefault="00CA4A5F" w:rsidP="00CA4A5F">
      <w:pPr>
        <w:spacing w:before="240" w:after="240"/>
        <w:contextualSpacing/>
      </w:pPr>
    </w:p>
    <w:p w14:paraId="545FC6FF" w14:textId="77777777" w:rsidR="00CA4A5F" w:rsidRPr="001401A1" w:rsidRDefault="00CA4A5F" w:rsidP="00CA4A5F">
      <w:pPr>
        <w:autoSpaceDE w:val="0"/>
        <w:autoSpaceDN w:val="0"/>
        <w:adjustRightInd w:val="0"/>
        <w:spacing w:line="240" w:lineRule="auto"/>
      </w:pPr>
      <w:r w:rsidRPr="001401A1">
        <w:t xml:space="preserve">Le système lance le contrôle provision titres à différentes étapes du cycle de vie de </w:t>
      </w:r>
      <w:proofErr w:type="gramStart"/>
      <w:r w:rsidRPr="001401A1">
        <w:t>l'instruction:</w:t>
      </w:r>
      <w:proofErr w:type="gramEnd"/>
      <w:r w:rsidRPr="001401A1">
        <w:t xml:space="preserve"> à l'instruction, </w:t>
      </w:r>
      <w:proofErr w:type="gramStart"/>
      <w:r w:rsidRPr="001401A1">
        <w:t>à  l'appariement</w:t>
      </w:r>
      <w:proofErr w:type="gramEnd"/>
      <w:r w:rsidRPr="001401A1">
        <w:t xml:space="preserve"> au dénouement avec le même contexte :</w:t>
      </w:r>
      <w:proofErr w:type="gramStart"/>
      <w:r w:rsidR="0030620B">
        <w:rPr>
          <w:b/>
        </w:rPr>
        <w:t xml:space="preserve"> «Position</w:t>
      </w:r>
      <w:proofErr w:type="gramEnd"/>
      <w:r w:rsidR="0030620B">
        <w:rPr>
          <w:b/>
        </w:rPr>
        <w:t xml:space="preserve"> disponible</w:t>
      </w:r>
      <w:r w:rsidRPr="001401A1">
        <w:rPr>
          <w:b/>
        </w:rPr>
        <w:t xml:space="preserve"> »</w:t>
      </w:r>
      <w:r w:rsidRPr="001401A1">
        <w:t>.</w:t>
      </w:r>
    </w:p>
    <w:p w14:paraId="7961F75B" w14:textId="77777777" w:rsidR="00CA4A5F" w:rsidRPr="001401A1" w:rsidRDefault="00CA4A5F" w:rsidP="00CA4A5F">
      <w:pPr>
        <w:autoSpaceDE w:val="0"/>
        <w:autoSpaceDN w:val="0"/>
        <w:adjustRightInd w:val="0"/>
        <w:spacing w:line="240" w:lineRule="auto"/>
      </w:pPr>
    </w:p>
    <w:p w14:paraId="3E5B4C47" w14:textId="77777777" w:rsidR="00184307" w:rsidRDefault="00CA4A5F" w:rsidP="00184307">
      <w:pPr>
        <w:spacing w:before="240" w:after="240"/>
        <w:contextualSpacing/>
        <w:rPr>
          <w:u w:val="single"/>
        </w:rPr>
      </w:pPr>
      <w:r w:rsidRPr="001401A1">
        <w:rPr>
          <w:u w:val="single"/>
        </w:rPr>
        <w:t>Pour les opération</w:t>
      </w:r>
      <w:r w:rsidR="00394D8C">
        <w:rPr>
          <w:u w:val="single"/>
        </w:rPr>
        <w:t>s</w:t>
      </w:r>
      <w:r w:rsidRPr="001401A1">
        <w:rPr>
          <w:u w:val="single"/>
        </w:rPr>
        <w:t xml:space="preserve"> de transferts de portefeuille, le système applique un contrôle </w:t>
      </w:r>
      <w:proofErr w:type="gramStart"/>
      <w:r w:rsidRPr="001401A1">
        <w:rPr>
          <w:u w:val="single"/>
        </w:rPr>
        <w:t xml:space="preserve">additionnel </w:t>
      </w:r>
      <w:r w:rsidR="008C4275">
        <w:rPr>
          <w:u w:val="single"/>
        </w:rPr>
        <w:t xml:space="preserve"> bloquant</w:t>
      </w:r>
      <w:proofErr w:type="gramEnd"/>
      <w:r w:rsidR="008C4275">
        <w:rPr>
          <w:u w:val="single"/>
        </w:rPr>
        <w:t xml:space="preserve"> le transfert </w:t>
      </w:r>
      <w:r w:rsidRPr="001401A1">
        <w:rPr>
          <w:u w:val="single"/>
        </w:rPr>
        <w:t>en vérifiant qu'il n'y a pas d'encours de titres sur la ligne de position à transférer.</w:t>
      </w:r>
    </w:p>
    <w:p w14:paraId="4F8A2120" w14:textId="77777777" w:rsidR="00184307" w:rsidRPr="006666E4" w:rsidRDefault="00184307" w:rsidP="00184307">
      <w:pPr>
        <w:pStyle w:val="Heading4"/>
      </w:pPr>
      <w:r>
        <w:t>Les nantissements</w:t>
      </w:r>
    </w:p>
    <w:p w14:paraId="0125A098" w14:textId="77777777" w:rsidR="00184307" w:rsidRPr="006E2378" w:rsidRDefault="00F512DB" w:rsidP="00CA4A5F">
      <w:pPr>
        <w:spacing w:before="240" w:after="240"/>
        <w:contextualSpacing/>
      </w:pPr>
      <w:r w:rsidRPr="006E2378">
        <w:t xml:space="preserve">Le nantissement est un gage sans dépossessions des avoirs. </w:t>
      </w:r>
      <w:r w:rsidRPr="00B47210">
        <w:rPr>
          <w:u w:val="single"/>
        </w:rPr>
        <w:t xml:space="preserve">Le nantissement est une opération purement interne. </w:t>
      </w:r>
      <w:proofErr w:type="gramStart"/>
      <w:r w:rsidRPr="00B47210">
        <w:rPr>
          <w:u w:val="single"/>
        </w:rPr>
        <w:t>elle</w:t>
      </w:r>
      <w:proofErr w:type="gramEnd"/>
      <w:r w:rsidRPr="00B47210">
        <w:rPr>
          <w:u w:val="single"/>
        </w:rPr>
        <w:t xml:space="preserve"> n'est pas </w:t>
      </w:r>
      <w:proofErr w:type="gramStart"/>
      <w:r w:rsidRPr="00B47210">
        <w:rPr>
          <w:u w:val="single"/>
        </w:rPr>
        <w:t>reflété</w:t>
      </w:r>
      <w:proofErr w:type="gramEnd"/>
      <w:r w:rsidRPr="00B47210">
        <w:rPr>
          <w:u w:val="single"/>
        </w:rPr>
        <w:t xml:space="preserve"> chez </w:t>
      </w:r>
      <w:proofErr w:type="spellStart"/>
      <w:r w:rsidRPr="00B47210">
        <w:rPr>
          <w:u w:val="single"/>
        </w:rPr>
        <w:t>MaroClear</w:t>
      </w:r>
      <w:proofErr w:type="spellEnd"/>
      <w:r w:rsidRPr="006E2378">
        <w:t>.</w:t>
      </w:r>
    </w:p>
    <w:p w14:paraId="1B8EA423" w14:textId="77777777" w:rsidR="00E95A72" w:rsidRPr="006E2378" w:rsidRDefault="00E95A72" w:rsidP="00CA4A5F">
      <w:pPr>
        <w:spacing w:before="240" w:after="240"/>
        <w:contextualSpacing/>
      </w:pPr>
      <w:r w:rsidRPr="006E2378">
        <w:t>Les positions nanties restent logées dans le portefeuille du client,</w:t>
      </w:r>
      <w:r w:rsidR="000920FA" w:rsidRPr="006E2378">
        <w:t xml:space="preserve"> mais elle</w:t>
      </w:r>
      <w:r w:rsidR="002C721D">
        <w:t>s</w:t>
      </w:r>
      <w:r w:rsidR="000920FA" w:rsidRPr="006E2378">
        <w:t xml:space="preserve"> ne font pas partie des</w:t>
      </w:r>
      <w:r w:rsidRPr="006E2378">
        <w:t xml:space="preserve"> avoirs disponibles.</w:t>
      </w:r>
    </w:p>
    <w:p w14:paraId="4A3BA00B" w14:textId="77777777" w:rsidR="00F512DB" w:rsidRDefault="00F512DB" w:rsidP="00F512DB">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Création d'un</w:t>
      </w:r>
      <w:r w:rsidR="00E95A72">
        <w:rPr>
          <w:rFonts w:asciiTheme="minorHAnsi" w:hAnsiTheme="minorHAnsi" w:cstheme="minorHAnsi"/>
          <w:b/>
          <w:i/>
          <w:sz w:val="20"/>
          <w:szCs w:val="20"/>
          <w:u w:val="single"/>
        </w:rPr>
        <w:t>e</w:t>
      </w:r>
      <w:r w:rsidR="00AA4241">
        <w:rPr>
          <w:rFonts w:asciiTheme="minorHAnsi" w:hAnsiTheme="minorHAnsi" w:cstheme="minorHAnsi"/>
          <w:b/>
          <w:i/>
          <w:sz w:val="20"/>
          <w:szCs w:val="20"/>
          <w:u w:val="single"/>
        </w:rPr>
        <w:t xml:space="preserve"> opération de nantissement</w:t>
      </w:r>
    </w:p>
    <w:p w14:paraId="6C77965B" w14:textId="77777777" w:rsidR="00F512DB" w:rsidRPr="006E2378" w:rsidRDefault="00CB0249" w:rsidP="00F512DB">
      <w:pPr>
        <w:pStyle w:val="ListParagraph"/>
        <w:spacing w:before="240" w:after="240" w:line="240" w:lineRule="auto"/>
        <w:ind w:left="0" w:right="142"/>
      </w:pPr>
      <w:proofErr w:type="gramStart"/>
      <w:r w:rsidRPr="006E2378">
        <w:t>Les opération</w:t>
      </w:r>
      <w:proofErr w:type="gramEnd"/>
      <w:r w:rsidRPr="006E2378">
        <w:t xml:space="preserve"> de nantissement sont sujet à validation. </w:t>
      </w:r>
      <w:r w:rsidR="00F512DB" w:rsidRPr="006E2378">
        <w:t xml:space="preserve">Les opérations de nantissement </w:t>
      </w:r>
      <w:r w:rsidR="00D60CF4" w:rsidRPr="006E2378">
        <w:t>sont créée</w:t>
      </w:r>
      <w:r w:rsidR="00F512DB" w:rsidRPr="006E2378">
        <w:t xml:space="preserve">s au niveau de </w:t>
      </w:r>
      <w:proofErr w:type="spellStart"/>
      <w:r w:rsidR="00F512DB" w:rsidRPr="006E2378">
        <w:t>MegaCustody</w:t>
      </w:r>
      <w:proofErr w:type="spellEnd"/>
      <w:r w:rsidR="00F512DB" w:rsidRPr="006E2378">
        <w:t xml:space="preserve"> à travers les deux moyens </w:t>
      </w:r>
      <w:proofErr w:type="gramStart"/>
      <w:r w:rsidR="00F512DB" w:rsidRPr="006E2378">
        <w:t>suivants:</w:t>
      </w:r>
      <w:proofErr w:type="gramEnd"/>
    </w:p>
    <w:p w14:paraId="42D006D0" w14:textId="77777777" w:rsidR="00F512DB" w:rsidRPr="006E2378" w:rsidRDefault="00F512DB" w:rsidP="00676A75">
      <w:pPr>
        <w:pStyle w:val="ListParagraph"/>
        <w:numPr>
          <w:ilvl w:val="0"/>
          <w:numId w:val="15"/>
        </w:numPr>
        <w:spacing w:before="240" w:after="240" w:line="240" w:lineRule="auto"/>
        <w:ind w:right="142"/>
      </w:pPr>
      <w:r w:rsidRPr="006E2378">
        <w:t>Saisie manuelle</w:t>
      </w:r>
      <w:r w:rsidR="003E6F88">
        <w:t xml:space="preserve"> (avec possibilité de rattacher un document)</w:t>
      </w:r>
    </w:p>
    <w:p w14:paraId="41A226D0" w14:textId="77777777" w:rsidR="00EC452D" w:rsidRDefault="00D60CF4" w:rsidP="00676A75">
      <w:pPr>
        <w:pStyle w:val="ListParagraph"/>
        <w:numPr>
          <w:ilvl w:val="0"/>
          <w:numId w:val="15"/>
        </w:numPr>
        <w:spacing w:before="240" w:after="240" w:line="240" w:lineRule="auto"/>
        <w:ind w:right="142"/>
      </w:pPr>
      <w:r w:rsidRPr="006E2378">
        <w:t>Création automatique dans le cadre</w:t>
      </w:r>
      <w:ins w:id="361" w:author="souchem" w:date="2015-07-28T17:58:00Z">
        <w:r w:rsidR="00201934">
          <w:t xml:space="preserve"> </w:t>
        </w:r>
      </w:ins>
      <w:r w:rsidRPr="006E2378">
        <w:t>d</w:t>
      </w:r>
      <w:r w:rsidR="00F512DB" w:rsidRPr="006E2378">
        <w:t>es o</w:t>
      </w:r>
      <w:r w:rsidR="00E9077A" w:rsidRPr="006E2378">
        <w:t>pération d'IPO [</w:t>
      </w:r>
      <w:r w:rsidR="00E9077A" w:rsidRPr="006E2378">
        <w:rPr>
          <w:i/>
        </w:rPr>
        <w:t xml:space="preserve">se référer au SFD de </w:t>
      </w:r>
      <w:proofErr w:type="spellStart"/>
      <w:r w:rsidR="00E9077A" w:rsidRPr="006E2378">
        <w:rPr>
          <w:i/>
        </w:rPr>
        <w:t>MegaTade</w:t>
      </w:r>
      <w:proofErr w:type="spellEnd"/>
      <w:r w:rsidR="00E9077A" w:rsidRPr="006E2378">
        <w:rPr>
          <w:i/>
        </w:rPr>
        <w:t xml:space="preserve"> pour le détail des </w:t>
      </w:r>
      <w:proofErr w:type="spellStart"/>
      <w:r w:rsidR="00E9077A" w:rsidRPr="006E2378">
        <w:rPr>
          <w:i/>
        </w:rPr>
        <w:t>processusd'IPO</w:t>
      </w:r>
      <w:proofErr w:type="spellEnd"/>
      <w:r w:rsidR="00E9077A" w:rsidRPr="006E2378">
        <w:t>].</w:t>
      </w:r>
    </w:p>
    <w:p w14:paraId="04B7DDD2" w14:textId="77777777" w:rsidR="00E6778E" w:rsidRDefault="00E6778E" w:rsidP="00E6778E">
      <w:pPr>
        <w:pStyle w:val="ListParagraph"/>
        <w:spacing w:before="240" w:after="240" w:line="240" w:lineRule="auto"/>
        <w:ind w:right="142"/>
      </w:pPr>
    </w:p>
    <w:p w14:paraId="1CC5761E" w14:textId="77777777" w:rsidR="003E6F88" w:rsidRDefault="003E6F88" w:rsidP="00E6778E">
      <w:pPr>
        <w:pStyle w:val="ListParagraph"/>
        <w:spacing w:before="240" w:after="240" w:line="240" w:lineRule="auto"/>
        <w:ind w:left="0" w:right="142"/>
      </w:pPr>
    </w:p>
    <w:p w14:paraId="5E51128C" w14:textId="77777777" w:rsidR="00E6778E" w:rsidRDefault="00E6778E" w:rsidP="00E6778E">
      <w:pPr>
        <w:pStyle w:val="ListParagraph"/>
        <w:spacing w:before="240" w:after="240" w:line="240" w:lineRule="auto"/>
        <w:ind w:left="0" w:right="142"/>
      </w:pPr>
      <w:r w:rsidRPr="00EB097B">
        <w:t xml:space="preserve">Le tableau suivant décrit les différents champs pour la création d'une </w:t>
      </w:r>
      <w:r w:rsidR="008E2D7A">
        <w:t xml:space="preserve">opération de </w:t>
      </w:r>
      <w:proofErr w:type="gramStart"/>
      <w:r w:rsidR="008E2D7A">
        <w:t>nantissement</w:t>
      </w:r>
      <w:r w:rsidRPr="00EB097B">
        <w:t>:</w:t>
      </w:r>
      <w:proofErr w:type="gramEnd"/>
    </w:p>
    <w:tbl>
      <w:tblPr>
        <w:tblW w:w="8040" w:type="dxa"/>
        <w:jc w:val="center"/>
        <w:tblCellMar>
          <w:left w:w="70" w:type="dxa"/>
          <w:right w:w="70" w:type="dxa"/>
        </w:tblCellMar>
        <w:tblLook w:val="04A0" w:firstRow="1" w:lastRow="0" w:firstColumn="1" w:lastColumn="0" w:noHBand="0" w:noVBand="1"/>
      </w:tblPr>
      <w:tblGrid>
        <w:gridCol w:w="2380"/>
        <w:gridCol w:w="4060"/>
        <w:gridCol w:w="1600"/>
      </w:tblGrid>
      <w:tr w:rsidR="009A5F60" w:rsidRPr="009A5F60" w14:paraId="3A51B2C6" w14:textId="77777777" w:rsidTr="002B166D">
        <w:trPr>
          <w:trHeight w:val="300"/>
          <w:jc w:val="center"/>
        </w:trPr>
        <w:tc>
          <w:tcPr>
            <w:tcW w:w="2380" w:type="dxa"/>
            <w:tcBorders>
              <w:top w:val="single" w:sz="4" w:space="0" w:color="auto"/>
              <w:left w:val="single" w:sz="4" w:space="0" w:color="auto"/>
              <w:bottom w:val="single" w:sz="4" w:space="0" w:color="auto"/>
              <w:right w:val="single" w:sz="4" w:space="0" w:color="auto"/>
            </w:tcBorders>
            <w:shd w:val="clear" w:color="000000" w:fill="BFBFBF"/>
            <w:hideMark/>
          </w:tcPr>
          <w:p w14:paraId="674160CB" w14:textId="77777777"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Champ</w:t>
            </w:r>
          </w:p>
        </w:tc>
        <w:tc>
          <w:tcPr>
            <w:tcW w:w="4060" w:type="dxa"/>
            <w:tcBorders>
              <w:top w:val="single" w:sz="4" w:space="0" w:color="auto"/>
              <w:left w:val="nil"/>
              <w:bottom w:val="single" w:sz="4" w:space="0" w:color="auto"/>
              <w:right w:val="single" w:sz="4" w:space="0" w:color="auto"/>
            </w:tcBorders>
            <w:shd w:val="clear" w:color="000000" w:fill="BFBFBF"/>
            <w:hideMark/>
          </w:tcPr>
          <w:p w14:paraId="522B4714" w14:textId="77777777"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 xml:space="preserve">Définition </w:t>
            </w:r>
          </w:p>
        </w:tc>
        <w:tc>
          <w:tcPr>
            <w:tcW w:w="1600" w:type="dxa"/>
            <w:tcBorders>
              <w:top w:val="single" w:sz="4" w:space="0" w:color="auto"/>
              <w:left w:val="nil"/>
              <w:bottom w:val="single" w:sz="4" w:space="0" w:color="auto"/>
              <w:right w:val="single" w:sz="4" w:space="0" w:color="auto"/>
            </w:tcBorders>
            <w:shd w:val="clear" w:color="000000" w:fill="BFBFBF"/>
            <w:hideMark/>
          </w:tcPr>
          <w:p w14:paraId="6152A35B" w14:textId="77777777" w:rsidR="009A5F60" w:rsidRPr="009A5F60" w:rsidRDefault="009A5F60" w:rsidP="009A5F60">
            <w:pPr>
              <w:spacing w:line="240" w:lineRule="auto"/>
              <w:rPr>
                <w:rFonts w:ascii="Calibri" w:eastAsia="Times New Roman" w:hAnsi="Calibri" w:cs="Calibri"/>
                <w:b/>
                <w:bCs/>
                <w:color w:val="000000"/>
                <w:sz w:val="18"/>
                <w:szCs w:val="18"/>
                <w:lang w:eastAsia="fr-FR"/>
              </w:rPr>
            </w:pPr>
            <w:r w:rsidRPr="009A5F60">
              <w:rPr>
                <w:rFonts w:ascii="Calibri" w:eastAsia="Times New Roman" w:hAnsi="Calibri" w:cs="Calibri"/>
                <w:b/>
                <w:bCs/>
                <w:color w:val="000000"/>
                <w:sz w:val="18"/>
                <w:szCs w:val="18"/>
                <w:lang w:eastAsia="fr-FR"/>
              </w:rPr>
              <w:t>Caractéristiques</w:t>
            </w:r>
          </w:p>
        </w:tc>
      </w:tr>
      <w:tr w:rsidR="009A5F60" w:rsidRPr="009A5F60" w14:paraId="38C2D8AE"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6B44322A"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Type de transaction</w:t>
            </w:r>
          </w:p>
        </w:tc>
        <w:tc>
          <w:tcPr>
            <w:tcW w:w="4060" w:type="dxa"/>
            <w:tcBorders>
              <w:top w:val="nil"/>
              <w:left w:val="nil"/>
              <w:bottom w:val="single" w:sz="4" w:space="0" w:color="auto"/>
              <w:right w:val="single" w:sz="4" w:space="0" w:color="auto"/>
            </w:tcBorders>
            <w:hideMark/>
          </w:tcPr>
          <w:p w14:paraId="3245661A"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NANT</w:t>
            </w:r>
          </w:p>
        </w:tc>
        <w:tc>
          <w:tcPr>
            <w:tcW w:w="1600" w:type="dxa"/>
            <w:tcBorders>
              <w:top w:val="nil"/>
              <w:left w:val="nil"/>
              <w:bottom w:val="single" w:sz="4" w:space="0" w:color="auto"/>
              <w:right w:val="single" w:sz="4" w:space="0" w:color="auto"/>
            </w:tcBorders>
            <w:hideMark/>
          </w:tcPr>
          <w:p w14:paraId="2B6ABC34"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138806EC"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25FF511F"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nantissement</w:t>
            </w:r>
          </w:p>
        </w:tc>
        <w:tc>
          <w:tcPr>
            <w:tcW w:w="4060" w:type="dxa"/>
            <w:tcBorders>
              <w:top w:val="nil"/>
              <w:left w:val="nil"/>
              <w:bottom w:val="single" w:sz="4" w:space="0" w:color="auto"/>
              <w:right w:val="single" w:sz="4" w:space="0" w:color="auto"/>
            </w:tcBorders>
            <w:hideMark/>
          </w:tcPr>
          <w:p w14:paraId="4ED7D7CB"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d'effet de nantissement</w:t>
            </w:r>
          </w:p>
        </w:tc>
        <w:tc>
          <w:tcPr>
            <w:tcW w:w="1600" w:type="dxa"/>
            <w:tcBorders>
              <w:top w:val="nil"/>
              <w:left w:val="nil"/>
              <w:bottom w:val="single" w:sz="4" w:space="0" w:color="auto"/>
              <w:right w:val="single" w:sz="4" w:space="0" w:color="auto"/>
            </w:tcBorders>
            <w:hideMark/>
          </w:tcPr>
          <w:p w14:paraId="497E762A"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6548CCED" w14:textId="77777777" w:rsidTr="002B166D">
        <w:trPr>
          <w:trHeight w:val="375"/>
          <w:jc w:val="center"/>
        </w:trPr>
        <w:tc>
          <w:tcPr>
            <w:tcW w:w="2380" w:type="dxa"/>
            <w:tcBorders>
              <w:top w:val="nil"/>
              <w:left w:val="single" w:sz="4" w:space="0" w:color="auto"/>
              <w:bottom w:val="single" w:sz="4" w:space="0" w:color="auto"/>
              <w:right w:val="single" w:sz="4" w:space="0" w:color="auto"/>
            </w:tcBorders>
            <w:hideMark/>
          </w:tcPr>
          <w:p w14:paraId="647E412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maturité</w:t>
            </w:r>
          </w:p>
        </w:tc>
        <w:tc>
          <w:tcPr>
            <w:tcW w:w="4060" w:type="dxa"/>
            <w:tcBorders>
              <w:top w:val="nil"/>
              <w:left w:val="nil"/>
              <w:bottom w:val="single" w:sz="4" w:space="0" w:color="auto"/>
              <w:right w:val="single" w:sz="4" w:space="0" w:color="auto"/>
            </w:tcBorders>
            <w:hideMark/>
          </w:tcPr>
          <w:p w14:paraId="5A9688ED"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Date prévisionnelle de levée de </w:t>
            </w:r>
            <w:r w:rsidR="002B166D" w:rsidRPr="004C7634">
              <w:rPr>
                <w:rFonts w:ascii="Calibri" w:eastAsia="Times New Roman" w:hAnsi="Calibri" w:cs="Calibri"/>
                <w:color w:val="000000"/>
                <w:sz w:val="18"/>
                <w:szCs w:val="18"/>
                <w:lang w:eastAsia="fr-FR"/>
              </w:rPr>
              <w:t>nantissement</w:t>
            </w:r>
          </w:p>
        </w:tc>
        <w:tc>
          <w:tcPr>
            <w:tcW w:w="1600" w:type="dxa"/>
            <w:tcBorders>
              <w:top w:val="nil"/>
              <w:left w:val="nil"/>
              <w:bottom w:val="single" w:sz="4" w:space="0" w:color="auto"/>
              <w:right w:val="single" w:sz="4" w:space="0" w:color="auto"/>
            </w:tcBorders>
            <w:hideMark/>
          </w:tcPr>
          <w:p w14:paraId="5C0FCD6E"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9A5F60" w:rsidRPr="009A5F60" w14:paraId="6E6496D5" w14:textId="77777777" w:rsidTr="002B166D">
        <w:trPr>
          <w:trHeight w:val="960"/>
          <w:jc w:val="center"/>
        </w:trPr>
        <w:tc>
          <w:tcPr>
            <w:tcW w:w="2380" w:type="dxa"/>
            <w:tcBorders>
              <w:top w:val="nil"/>
              <w:left w:val="single" w:sz="4" w:space="0" w:color="auto"/>
              <w:bottom w:val="single" w:sz="4" w:space="0" w:color="auto"/>
              <w:right w:val="single" w:sz="4" w:space="0" w:color="auto"/>
            </w:tcBorders>
            <w:hideMark/>
          </w:tcPr>
          <w:p w14:paraId="34EA8361"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Raison de nantissement</w:t>
            </w:r>
          </w:p>
        </w:tc>
        <w:tc>
          <w:tcPr>
            <w:tcW w:w="4060" w:type="dxa"/>
            <w:tcBorders>
              <w:top w:val="nil"/>
              <w:left w:val="nil"/>
              <w:bottom w:val="single" w:sz="4" w:space="0" w:color="auto"/>
              <w:right w:val="single" w:sz="4" w:space="0" w:color="auto"/>
            </w:tcBorders>
            <w:hideMark/>
          </w:tcPr>
          <w:p w14:paraId="23BEED91"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Octroi d'un crédit </w:t>
            </w:r>
            <w:r w:rsidRPr="004C7634">
              <w:rPr>
                <w:rFonts w:ascii="Calibri" w:eastAsia="Times New Roman" w:hAnsi="Calibri" w:cs="Calibri"/>
                <w:color w:val="000000"/>
                <w:sz w:val="18"/>
                <w:szCs w:val="18"/>
                <w:lang w:eastAsia="fr-FR"/>
              </w:rPr>
              <w:br/>
              <w:t xml:space="preserve">Caution solidaire </w:t>
            </w:r>
            <w:r w:rsidRPr="004C7634">
              <w:rPr>
                <w:rFonts w:ascii="Calibri" w:eastAsia="Times New Roman" w:hAnsi="Calibri" w:cs="Calibri"/>
                <w:color w:val="000000"/>
                <w:sz w:val="18"/>
                <w:szCs w:val="18"/>
                <w:lang w:eastAsia="fr-FR"/>
              </w:rPr>
              <w:br/>
              <w:t xml:space="preserve">Apport du collatéral dans le cadre des OPV </w:t>
            </w:r>
            <w:r w:rsidRPr="004C7634">
              <w:rPr>
                <w:rFonts w:ascii="Calibri" w:eastAsia="Times New Roman" w:hAnsi="Calibri" w:cs="Calibri"/>
                <w:color w:val="000000"/>
                <w:sz w:val="18"/>
                <w:szCs w:val="18"/>
                <w:lang w:eastAsia="fr-FR"/>
              </w:rPr>
              <w:br/>
              <w:t xml:space="preserve">Saisie arrêt </w:t>
            </w:r>
          </w:p>
        </w:tc>
        <w:tc>
          <w:tcPr>
            <w:tcW w:w="1600" w:type="dxa"/>
            <w:tcBorders>
              <w:top w:val="nil"/>
              <w:left w:val="nil"/>
              <w:bottom w:val="single" w:sz="4" w:space="0" w:color="auto"/>
              <w:right w:val="single" w:sz="4" w:space="0" w:color="auto"/>
            </w:tcBorders>
            <w:hideMark/>
          </w:tcPr>
          <w:p w14:paraId="6EAC988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5B6364D9"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23FB6C4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Client</w:t>
            </w:r>
          </w:p>
        </w:tc>
        <w:tc>
          <w:tcPr>
            <w:tcW w:w="4060" w:type="dxa"/>
            <w:tcBorders>
              <w:top w:val="nil"/>
              <w:left w:val="nil"/>
              <w:bottom w:val="single" w:sz="4" w:space="0" w:color="auto"/>
              <w:right w:val="single" w:sz="4" w:space="0" w:color="auto"/>
            </w:tcBorders>
            <w:hideMark/>
          </w:tcPr>
          <w:p w14:paraId="7F75C637"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Le client détenteur du portefeuille.</w:t>
            </w:r>
          </w:p>
        </w:tc>
        <w:tc>
          <w:tcPr>
            <w:tcW w:w="1600" w:type="dxa"/>
            <w:tcBorders>
              <w:top w:val="nil"/>
              <w:left w:val="nil"/>
              <w:bottom w:val="single" w:sz="4" w:space="0" w:color="auto"/>
              <w:right w:val="single" w:sz="4" w:space="0" w:color="auto"/>
            </w:tcBorders>
            <w:hideMark/>
          </w:tcPr>
          <w:p w14:paraId="644237CB"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212F91C1"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0F20CD93"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lastRenderedPageBreak/>
              <w:t>Compte titres client</w:t>
            </w:r>
          </w:p>
        </w:tc>
        <w:tc>
          <w:tcPr>
            <w:tcW w:w="4060" w:type="dxa"/>
            <w:tcBorders>
              <w:top w:val="nil"/>
              <w:left w:val="nil"/>
              <w:bottom w:val="single" w:sz="4" w:space="0" w:color="auto"/>
              <w:right w:val="single" w:sz="4" w:space="0" w:color="auto"/>
            </w:tcBorders>
            <w:hideMark/>
          </w:tcPr>
          <w:p w14:paraId="787B33BA"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titres sur lequel sera dénouée l’opération.</w:t>
            </w:r>
          </w:p>
        </w:tc>
        <w:tc>
          <w:tcPr>
            <w:tcW w:w="1600" w:type="dxa"/>
            <w:tcBorders>
              <w:top w:val="nil"/>
              <w:left w:val="nil"/>
              <w:bottom w:val="single" w:sz="4" w:space="0" w:color="auto"/>
              <w:right w:val="single" w:sz="4" w:space="0" w:color="auto"/>
            </w:tcBorders>
            <w:hideMark/>
          </w:tcPr>
          <w:p w14:paraId="297C50AC"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53BD68E9" w14:textId="77777777" w:rsidTr="002B166D">
        <w:trPr>
          <w:trHeight w:val="720"/>
          <w:jc w:val="center"/>
        </w:trPr>
        <w:tc>
          <w:tcPr>
            <w:tcW w:w="2380" w:type="dxa"/>
            <w:tcBorders>
              <w:top w:val="nil"/>
              <w:left w:val="single" w:sz="4" w:space="0" w:color="auto"/>
              <w:bottom w:val="single" w:sz="4" w:space="0" w:color="auto"/>
              <w:right w:val="single" w:sz="4" w:space="0" w:color="auto"/>
            </w:tcBorders>
            <w:hideMark/>
          </w:tcPr>
          <w:p w14:paraId="38F76697"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Compte espèces client</w:t>
            </w:r>
          </w:p>
        </w:tc>
        <w:tc>
          <w:tcPr>
            <w:tcW w:w="4060" w:type="dxa"/>
            <w:tcBorders>
              <w:top w:val="nil"/>
              <w:left w:val="nil"/>
              <w:bottom w:val="single" w:sz="4" w:space="0" w:color="auto"/>
              <w:right w:val="single" w:sz="4" w:space="0" w:color="auto"/>
            </w:tcBorders>
            <w:hideMark/>
          </w:tcPr>
          <w:p w14:paraId="062781A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rattaché au compte titre, déduit selon la devise de dénouement de l’instruction.</w:t>
            </w:r>
          </w:p>
        </w:tc>
        <w:tc>
          <w:tcPr>
            <w:tcW w:w="1600" w:type="dxa"/>
            <w:tcBorders>
              <w:top w:val="nil"/>
              <w:left w:val="nil"/>
              <w:bottom w:val="single" w:sz="4" w:space="0" w:color="auto"/>
              <w:right w:val="single" w:sz="4" w:space="0" w:color="auto"/>
            </w:tcBorders>
            <w:hideMark/>
          </w:tcPr>
          <w:p w14:paraId="34A5B27E"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0F9B731D" w14:textId="77777777" w:rsidTr="002B166D">
        <w:trPr>
          <w:trHeight w:val="720"/>
          <w:jc w:val="center"/>
        </w:trPr>
        <w:tc>
          <w:tcPr>
            <w:tcW w:w="2380" w:type="dxa"/>
            <w:tcBorders>
              <w:top w:val="nil"/>
              <w:left w:val="single" w:sz="4" w:space="0" w:color="auto"/>
              <w:bottom w:val="single" w:sz="4" w:space="0" w:color="auto"/>
              <w:right w:val="single" w:sz="4" w:space="0" w:color="auto"/>
            </w:tcBorders>
            <w:hideMark/>
          </w:tcPr>
          <w:p w14:paraId="246E8405"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registre</w:t>
            </w:r>
          </w:p>
        </w:tc>
        <w:tc>
          <w:tcPr>
            <w:tcW w:w="4060" w:type="dxa"/>
            <w:tcBorders>
              <w:top w:val="nil"/>
              <w:left w:val="nil"/>
              <w:bottom w:val="single" w:sz="4" w:space="0" w:color="auto"/>
              <w:right w:val="single" w:sz="4" w:space="0" w:color="auto"/>
            </w:tcBorders>
            <w:hideMark/>
          </w:tcPr>
          <w:p w14:paraId="3ECB7155"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registre pour client institutionnel</w:t>
            </w:r>
          </w:p>
        </w:tc>
        <w:tc>
          <w:tcPr>
            <w:tcW w:w="1600" w:type="dxa"/>
            <w:tcBorders>
              <w:top w:val="nil"/>
              <w:left w:val="nil"/>
              <w:bottom w:val="single" w:sz="4" w:space="0" w:color="auto"/>
              <w:right w:val="single" w:sz="4" w:space="0" w:color="auto"/>
            </w:tcBorders>
            <w:hideMark/>
          </w:tcPr>
          <w:p w14:paraId="1DC7A897"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 si client institutionnel</w:t>
            </w:r>
          </w:p>
        </w:tc>
      </w:tr>
      <w:tr w:rsidR="009A5F60" w:rsidRPr="009A5F60" w14:paraId="6C70A344"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599BD33C"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CIN</w:t>
            </w:r>
          </w:p>
        </w:tc>
        <w:tc>
          <w:tcPr>
            <w:tcW w:w="4060" w:type="dxa"/>
            <w:tcBorders>
              <w:top w:val="nil"/>
              <w:left w:val="nil"/>
              <w:bottom w:val="single" w:sz="4" w:space="0" w:color="auto"/>
              <w:right w:val="single" w:sz="4" w:space="0" w:color="auto"/>
            </w:tcBorders>
            <w:hideMark/>
          </w:tcPr>
          <w:p w14:paraId="4A038B60"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Numéro de CIN pour client physique</w:t>
            </w:r>
          </w:p>
        </w:tc>
        <w:tc>
          <w:tcPr>
            <w:tcW w:w="1600" w:type="dxa"/>
            <w:tcBorders>
              <w:top w:val="nil"/>
              <w:left w:val="nil"/>
              <w:bottom w:val="single" w:sz="4" w:space="0" w:color="auto"/>
              <w:right w:val="single" w:sz="4" w:space="0" w:color="auto"/>
            </w:tcBorders>
            <w:hideMark/>
          </w:tcPr>
          <w:p w14:paraId="0506AEE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 si client physique</w:t>
            </w:r>
          </w:p>
        </w:tc>
      </w:tr>
      <w:tr w:rsidR="009A5F60" w:rsidRPr="009A5F60" w14:paraId="04124435"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38344F41" w14:textId="77777777" w:rsidR="009A5F60" w:rsidRPr="009A5F60" w:rsidRDefault="009A5F60" w:rsidP="009A5F6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Bé</w:t>
            </w:r>
            <w:r w:rsidRPr="009A5F60">
              <w:rPr>
                <w:rFonts w:ascii="Calibri" w:eastAsia="Times New Roman" w:hAnsi="Calibri" w:cs="Calibri"/>
                <w:color w:val="000000"/>
                <w:sz w:val="18"/>
                <w:szCs w:val="18"/>
                <w:lang w:eastAsia="fr-FR"/>
              </w:rPr>
              <w:t>néficiaire</w:t>
            </w:r>
          </w:p>
        </w:tc>
        <w:tc>
          <w:tcPr>
            <w:tcW w:w="4060" w:type="dxa"/>
            <w:tcBorders>
              <w:top w:val="nil"/>
              <w:left w:val="nil"/>
              <w:bottom w:val="single" w:sz="4" w:space="0" w:color="auto"/>
              <w:right w:val="single" w:sz="4" w:space="0" w:color="auto"/>
            </w:tcBorders>
            <w:hideMark/>
          </w:tcPr>
          <w:p w14:paraId="49D14BA7"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L'institution contrepartie du nantissement, ayant le rôle banque dans le référentiel</w:t>
            </w:r>
          </w:p>
        </w:tc>
        <w:tc>
          <w:tcPr>
            <w:tcW w:w="1600" w:type="dxa"/>
            <w:tcBorders>
              <w:top w:val="nil"/>
              <w:left w:val="nil"/>
              <w:bottom w:val="single" w:sz="4" w:space="0" w:color="auto"/>
              <w:right w:val="single" w:sz="4" w:space="0" w:color="auto"/>
            </w:tcBorders>
            <w:hideMark/>
          </w:tcPr>
          <w:p w14:paraId="7D5013BD"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409DE053"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4BCF532F"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Actif</w:t>
            </w:r>
          </w:p>
        </w:tc>
        <w:tc>
          <w:tcPr>
            <w:tcW w:w="4060" w:type="dxa"/>
            <w:tcBorders>
              <w:top w:val="nil"/>
              <w:left w:val="nil"/>
              <w:bottom w:val="single" w:sz="4" w:space="0" w:color="auto"/>
              <w:right w:val="single" w:sz="4" w:space="0" w:color="auto"/>
            </w:tcBorders>
            <w:hideMark/>
          </w:tcPr>
          <w:p w14:paraId="6BB7192C" w14:textId="77777777" w:rsidR="009A5F60" w:rsidRPr="009A5F60" w:rsidRDefault="009A5F60" w:rsidP="009A5F60">
            <w:pPr>
              <w:spacing w:line="240" w:lineRule="auto"/>
              <w:rPr>
                <w:rFonts w:ascii="Calibri" w:eastAsia="Times New Roman" w:hAnsi="Calibri" w:cs="Calibri"/>
                <w:color w:val="000000"/>
                <w:sz w:val="18"/>
                <w:szCs w:val="18"/>
                <w:lang w:eastAsia="fr-FR"/>
              </w:rPr>
            </w:pPr>
            <w:proofErr w:type="gramStart"/>
            <w:r w:rsidRPr="009A5F60">
              <w:rPr>
                <w:rFonts w:ascii="Calibri" w:eastAsia="Times New Roman" w:hAnsi="Calibri" w:cs="Calibri"/>
                <w:color w:val="000000"/>
                <w:sz w:val="18"/>
                <w:szCs w:val="18"/>
                <w:lang w:eastAsia="fr-FR"/>
              </w:rPr>
              <w:t>le</w:t>
            </w:r>
            <w:proofErr w:type="gramEnd"/>
            <w:r w:rsidRPr="009A5F60">
              <w:rPr>
                <w:rFonts w:ascii="Calibri" w:eastAsia="Times New Roman" w:hAnsi="Calibri" w:cs="Calibri"/>
                <w:color w:val="000000"/>
                <w:sz w:val="18"/>
                <w:szCs w:val="18"/>
                <w:lang w:eastAsia="fr-FR"/>
              </w:rPr>
              <w:t xml:space="preserve"> code ISIN du titre retenu comme identifiant unique de la valeur.</w:t>
            </w:r>
          </w:p>
        </w:tc>
        <w:tc>
          <w:tcPr>
            <w:tcW w:w="1600" w:type="dxa"/>
            <w:tcBorders>
              <w:top w:val="nil"/>
              <w:left w:val="nil"/>
              <w:bottom w:val="single" w:sz="4" w:space="0" w:color="auto"/>
              <w:right w:val="single" w:sz="4" w:space="0" w:color="auto"/>
            </w:tcBorders>
            <w:hideMark/>
          </w:tcPr>
          <w:p w14:paraId="6A4DAAC9"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32ED04CE" w14:textId="77777777" w:rsidTr="002B166D">
        <w:trPr>
          <w:trHeight w:val="540"/>
          <w:jc w:val="center"/>
        </w:trPr>
        <w:tc>
          <w:tcPr>
            <w:tcW w:w="2380" w:type="dxa"/>
            <w:tcBorders>
              <w:top w:val="nil"/>
              <w:left w:val="single" w:sz="4" w:space="0" w:color="auto"/>
              <w:bottom w:val="single" w:sz="4" w:space="0" w:color="auto"/>
              <w:right w:val="single" w:sz="4" w:space="0" w:color="auto"/>
            </w:tcBorders>
            <w:hideMark/>
          </w:tcPr>
          <w:p w14:paraId="03B39AEF"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Compte nostro titres</w:t>
            </w:r>
          </w:p>
        </w:tc>
        <w:tc>
          <w:tcPr>
            <w:tcW w:w="4060" w:type="dxa"/>
            <w:tcBorders>
              <w:top w:val="nil"/>
              <w:left w:val="nil"/>
              <w:bottom w:val="single" w:sz="4" w:space="0" w:color="auto"/>
              <w:right w:val="single" w:sz="4" w:space="0" w:color="auto"/>
            </w:tcBorders>
            <w:hideMark/>
          </w:tcPr>
          <w:p w14:paraId="1C4B80F1"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Il s’agit du compte Nostro de l'affilié ouvert auprès du dépositaire central par type d’avoir.</w:t>
            </w:r>
          </w:p>
        </w:tc>
        <w:tc>
          <w:tcPr>
            <w:tcW w:w="1600" w:type="dxa"/>
            <w:tcBorders>
              <w:top w:val="nil"/>
              <w:left w:val="nil"/>
              <w:bottom w:val="single" w:sz="4" w:space="0" w:color="auto"/>
              <w:right w:val="single" w:sz="4" w:space="0" w:color="auto"/>
            </w:tcBorders>
            <w:hideMark/>
          </w:tcPr>
          <w:p w14:paraId="179E6748"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56D3BBB2"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49DE2FE6"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disponible</w:t>
            </w:r>
          </w:p>
        </w:tc>
        <w:tc>
          <w:tcPr>
            <w:tcW w:w="4060" w:type="dxa"/>
            <w:tcBorders>
              <w:top w:val="nil"/>
              <w:left w:val="nil"/>
              <w:bottom w:val="single" w:sz="4" w:space="0" w:color="auto"/>
              <w:right w:val="single" w:sz="4" w:space="0" w:color="auto"/>
            </w:tcBorders>
            <w:hideMark/>
          </w:tcPr>
          <w:p w14:paraId="6BE054F5"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dénouée - encours en sortie</w:t>
            </w:r>
          </w:p>
        </w:tc>
        <w:tc>
          <w:tcPr>
            <w:tcW w:w="1600" w:type="dxa"/>
            <w:tcBorders>
              <w:top w:val="nil"/>
              <w:left w:val="nil"/>
              <w:bottom w:val="single" w:sz="4" w:space="0" w:color="auto"/>
              <w:right w:val="single" w:sz="4" w:space="0" w:color="auto"/>
            </w:tcBorders>
            <w:hideMark/>
          </w:tcPr>
          <w:p w14:paraId="18282302"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2015464B"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13D48FCE"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w:t>
            </w:r>
          </w:p>
        </w:tc>
        <w:tc>
          <w:tcPr>
            <w:tcW w:w="4060" w:type="dxa"/>
            <w:tcBorders>
              <w:top w:val="nil"/>
              <w:left w:val="nil"/>
              <w:bottom w:val="single" w:sz="4" w:space="0" w:color="auto"/>
              <w:right w:val="single" w:sz="4" w:space="0" w:color="auto"/>
            </w:tcBorders>
            <w:hideMark/>
          </w:tcPr>
          <w:p w14:paraId="5C9D9A24"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Quantité mise en nantissement</w:t>
            </w:r>
          </w:p>
        </w:tc>
        <w:tc>
          <w:tcPr>
            <w:tcW w:w="1600" w:type="dxa"/>
            <w:tcBorders>
              <w:top w:val="nil"/>
              <w:left w:val="nil"/>
              <w:bottom w:val="single" w:sz="4" w:space="0" w:color="auto"/>
              <w:right w:val="single" w:sz="4" w:space="0" w:color="auto"/>
            </w:tcBorders>
            <w:hideMark/>
          </w:tcPr>
          <w:p w14:paraId="252F3BC9"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r w:rsidR="009A5F60" w:rsidRPr="009A5F60" w14:paraId="5EA197DE"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6B366E8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Type de quantité</w:t>
            </w:r>
          </w:p>
        </w:tc>
        <w:tc>
          <w:tcPr>
            <w:tcW w:w="4060" w:type="dxa"/>
            <w:tcBorders>
              <w:top w:val="nil"/>
              <w:left w:val="nil"/>
              <w:bottom w:val="single" w:sz="4" w:space="0" w:color="auto"/>
              <w:right w:val="single" w:sz="4" w:space="0" w:color="auto"/>
            </w:tcBorders>
            <w:hideMark/>
          </w:tcPr>
          <w:p w14:paraId="223B3598"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Donnée déterminant le type de la quantité. « UNIT » pour </w:t>
            </w:r>
            <w:proofErr w:type="gramStart"/>
            <w:r w:rsidRPr="004C7634">
              <w:rPr>
                <w:rFonts w:ascii="Calibri" w:eastAsia="Times New Roman" w:hAnsi="Calibri" w:cs="Calibri"/>
                <w:color w:val="000000"/>
                <w:sz w:val="18"/>
                <w:szCs w:val="18"/>
                <w:lang w:eastAsia="fr-FR"/>
              </w:rPr>
              <w:t>les valeurs locale</w:t>
            </w:r>
            <w:proofErr w:type="gramEnd"/>
            <w:r w:rsidRPr="004C7634">
              <w:rPr>
                <w:rFonts w:ascii="Calibri" w:eastAsia="Times New Roman" w:hAnsi="Calibri" w:cs="Calibri"/>
                <w:color w:val="000000"/>
                <w:sz w:val="18"/>
                <w:szCs w:val="18"/>
                <w:lang w:eastAsia="fr-FR"/>
              </w:rPr>
              <w:t>.</w:t>
            </w:r>
          </w:p>
        </w:tc>
        <w:tc>
          <w:tcPr>
            <w:tcW w:w="1600" w:type="dxa"/>
            <w:tcBorders>
              <w:top w:val="nil"/>
              <w:left w:val="nil"/>
              <w:bottom w:val="single" w:sz="4" w:space="0" w:color="auto"/>
              <w:right w:val="single" w:sz="4" w:space="0" w:color="auto"/>
            </w:tcBorders>
            <w:hideMark/>
          </w:tcPr>
          <w:p w14:paraId="5483C822"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10789302" w14:textId="77777777" w:rsidTr="002B166D">
        <w:trPr>
          <w:trHeight w:val="480"/>
          <w:jc w:val="center"/>
        </w:trPr>
        <w:tc>
          <w:tcPr>
            <w:tcW w:w="2380" w:type="dxa"/>
            <w:tcBorders>
              <w:top w:val="nil"/>
              <w:left w:val="single" w:sz="4" w:space="0" w:color="auto"/>
              <w:bottom w:val="single" w:sz="4" w:space="0" w:color="auto"/>
              <w:right w:val="single" w:sz="4" w:space="0" w:color="auto"/>
            </w:tcBorders>
            <w:hideMark/>
          </w:tcPr>
          <w:p w14:paraId="784BFF7B"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w:t>
            </w:r>
          </w:p>
        </w:tc>
        <w:tc>
          <w:tcPr>
            <w:tcW w:w="4060" w:type="dxa"/>
            <w:tcBorders>
              <w:top w:val="nil"/>
              <w:left w:val="nil"/>
              <w:bottom w:val="single" w:sz="4" w:space="0" w:color="auto"/>
              <w:right w:val="single" w:sz="4" w:space="0" w:color="auto"/>
            </w:tcBorders>
            <w:hideMark/>
          </w:tcPr>
          <w:p w14:paraId="1694F7BD"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Prix = dernier cours disponible, Fournisseur </w:t>
            </w:r>
            <w:proofErr w:type="spellStart"/>
            <w:r w:rsidRPr="004C7634">
              <w:rPr>
                <w:rFonts w:ascii="Calibri" w:eastAsia="Times New Roman" w:hAnsi="Calibri" w:cs="Calibri"/>
                <w:color w:val="000000"/>
                <w:sz w:val="18"/>
                <w:szCs w:val="18"/>
                <w:lang w:eastAsia="fr-FR"/>
              </w:rPr>
              <w:t>Telekurs</w:t>
            </w:r>
            <w:proofErr w:type="spellEnd"/>
            <w:ins w:id="362" w:author="souchem" w:date="2015-07-28T18:20:00Z">
              <w:r w:rsidR="00DB401A">
                <w:rPr>
                  <w:rFonts w:ascii="Calibri" w:eastAsia="Times New Roman" w:hAnsi="Calibri" w:cs="Calibri"/>
                  <w:color w:val="000000"/>
                  <w:sz w:val="18"/>
                  <w:szCs w:val="18"/>
                  <w:lang w:eastAsia="fr-FR"/>
                </w:rPr>
                <w:t xml:space="preserve"> [</w:t>
              </w:r>
            </w:ins>
            <w:ins w:id="363" w:author="souchem" w:date="2015-07-28T18:29:00Z">
              <w:r w:rsidR="00DB401A">
                <w:rPr>
                  <w:rFonts w:ascii="Calibri" w:eastAsia="Times New Roman" w:hAnsi="Calibri" w:cs="Calibri"/>
                  <w:color w:val="000000"/>
                  <w:sz w:val="18"/>
                  <w:szCs w:val="18"/>
                  <w:lang w:eastAsia="fr-FR"/>
                </w:rPr>
                <w:t xml:space="preserve">Valorisation selon prix de </w:t>
              </w:r>
              <w:proofErr w:type="gramStart"/>
              <w:r w:rsidR="00DB401A">
                <w:rPr>
                  <w:rFonts w:ascii="Calibri" w:eastAsia="Times New Roman" w:hAnsi="Calibri" w:cs="Calibri"/>
                  <w:color w:val="000000"/>
                  <w:sz w:val="18"/>
                  <w:szCs w:val="18"/>
                  <w:lang w:eastAsia="fr-FR"/>
                </w:rPr>
                <w:t>marché:</w:t>
              </w:r>
              <w:proofErr w:type="gramEnd"/>
              <w:r w:rsidR="00DB401A">
                <w:rPr>
                  <w:rFonts w:ascii="Calibri" w:eastAsia="Times New Roman" w:hAnsi="Calibri" w:cs="Calibri"/>
                  <w:color w:val="000000"/>
                  <w:sz w:val="18"/>
                  <w:szCs w:val="18"/>
                  <w:lang w:eastAsia="fr-FR"/>
                </w:rPr>
                <w:t xml:space="preserve"> </w:t>
              </w:r>
            </w:ins>
            <w:ins w:id="364" w:author="souchem" w:date="2015-07-28T18:20:00Z">
              <w:r w:rsidR="00DB401A">
                <w:rPr>
                  <w:rFonts w:ascii="Calibri" w:eastAsia="Times New Roman" w:hAnsi="Calibri" w:cs="Calibri"/>
                  <w:color w:val="000000"/>
                  <w:sz w:val="18"/>
                  <w:szCs w:val="18"/>
                  <w:lang w:eastAsia="fr-FR"/>
                </w:rPr>
                <w:t>GAP NON RETENU]</w:t>
              </w:r>
            </w:ins>
          </w:p>
        </w:tc>
        <w:tc>
          <w:tcPr>
            <w:tcW w:w="1600" w:type="dxa"/>
            <w:tcBorders>
              <w:top w:val="nil"/>
              <w:left w:val="nil"/>
              <w:bottom w:val="single" w:sz="4" w:space="0" w:color="auto"/>
              <w:right w:val="single" w:sz="4" w:space="0" w:color="auto"/>
            </w:tcBorders>
            <w:hideMark/>
          </w:tcPr>
          <w:p w14:paraId="6BF0D06B"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79FA278A"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7CAC6A32"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Devise</w:t>
            </w:r>
          </w:p>
        </w:tc>
        <w:tc>
          <w:tcPr>
            <w:tcW w:w="4060" w:type="dxa"/>
            <w:tcBorders>
              <w:top w:val="nil"/>
              <w:left w:val="nil"/>
              <w:bottom w:val="single" w:sz="4" w:space="0" w:color="auto"/>
              <w:right w:val="single" w:sz="4" w:space="0" w:color="auto"/>
            </w:tcBorders>
            <w:hideMark/>
          </w:tcPr>
          <w:p w14:paraId="7D730263"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MAD</w:t>
            </w:r>
          </w:p>
        </w:tc>
        <w:tc>
          <w:tcPr>
            <w:tcW w:w="1600" w:type="dxa"/>
            <w:tcBorders>
              <w:top w:val="nil"/>
              <w:left w:val="nil"/>
              <w:bottom w:val="single" w:sz="4" w:space="0" w:color="auto"/>
              <w:right w:val="single" w:sz="4" w:space="0" w:color="auto"/>
            </w:tcBorders>
            <w:hideMark/>
          </w:tcPr>
          <w:p w14:paraId="402F847B" w14:textId="77777777" w:rsidR="009A5F60" w:rsidRPr="004C7634" w:rsidRDefault="009A5F60" w:rsidP="009A5F6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9A5F60" w:rsidRPr="009A5F60" w14:paraId="645AE68F" w14:textId="77777777" w:rsidTr="002B166D">
        <w:trPr>
          <w:trHeight w:val="300"/>
          <w:jc w:val="center"/>
        </w:trPr>
        <w:tc>
          <w:tcPr>
            <w:tcW w:w="2380" w:type="dxa"/>
            <w:tcBorders>
              <w:top w:val="nil"/>
              <w:left w:val="single" w:sz="4" w:space="0" w:color="auto"/>
              <w:bottom w:val="single" w:sz="4" w:space="0" w:color="auto"/>
              <w:right w:val="single" w:sz="4" w:space="0" w:color="auto"/>
            </w:tcBorders>
            <w:hideMark/>
          </w:tcPr>
          <w:p w14:paraId="0CCBD691"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Valeur de nantissement</w:t>
            </w:r>
          </w:p>
        </w:tc>
        <w:tc>
          <w:tcPr>
            <w:tcW w:w="4060" w:type="dxa"/>
            <w:tcBorders>
              <w:top w:val="nil"/>
              <w:left w:val="nil"/>
              <w:bottom w:val="single" w:sz="4" w:space="0" w:color="auto"/>
              <w:right w:val="single" w:sz="4" w:space="0" w:color="auto"/>
            </w:tcBorders>
            <w:hideMark/>
          </w:tcPr>
          <w:p w14:paraId="02F32EDA"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Prix X Quantité</w:t>
            </w:r>
          </w:p>
        </w:tc>
        <w:tc>
          <w:tcPr>
            <w:tcW w:w="1600" w:type="dxa"/>
            <w:tcBorders>
              <w:top w:val="nil"/>
              <w:left w:val="nil"/>
              <w:bottom w:val="single" w:sz="4" w:space="0" w:color="auto"/>
              <w:right w:val="single" w:sz="4" w:space="0" w:color="auto"/>
            </w:tcBorders>
            <w:hideMark/>
          </w:tcPr>
          <w:p w14:paraId="4659212F" w14:textId="77777777" w:rsidR="009A5F60" w:rsidRPr="009A5F60" w:rsidRDefault="009A5F60" w:rsidP="009A5F60">
            <w:pPr>
              <w:spacing w:line="240" w:lineRule="auto"/>
              <w:rPr>
                <w:rFonts w:ascii="Calibri" w:eastAsia="Times New Roman" w:hAnsi="Calibri" w:cs="Calibri"/>
                <w:color w:val="000000"/>
                <w:sz w:val="18"/>
                <w:szCs w:val="18"/>
                <w:lang w:eastAsia="fr-FR"/>
              </w:rPr>
            </w:pPr>
            <w:r w:rsidRPr="009A5F60">
              <w:rPr>
                <w:rFonts w:ascii="Calibri" w:eastAsia="Times New Roman" w:hAnsi="Calibri" w:cs="Calibri"/>
                <w:color w:val="000000"/>
                <w:sz w:val="18"/>
                <w:szCs w:val="18"/>
                <w:lang w:eastAsia="fr-FR"/>
              </w:rPr>
              <w:t>Obligatoire</w:t>
            </w:r>
          </w:p>
        </w:tc>
      </w:tr>
    </w:tbl>
    <w:p w14:paraId="0E4BEEAB" w14:textId="77777777" w:rsidR="00E6778E" w:rsidRPr="006E2378" w:rsidRDefault="00E6778E" w:rsidP="00E6778E">
      <w:pPr>
        <w:pStyle w:val="ListParagraph"/>
        <w:spacing w:before="240" w:after="240" w:line="240" w:lineRule="auto"/>
        <w:ind w:left="0" w:right="142"/>
      </w:pPr>
    </w:p>
    <w:p w14:paraId="120FCD1F" w14:textId="77777777" w:rsidR="00005170" w:rsidRPr="00695230" w:rsidRDefault="00695230" w:rsidP="0069523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14:paraId="033CDE2E" w14:textId="77777777" w:rsidR="002D0A91" w:rsidRDefault="002D0A91" w:rsidP="002D0A91">
      <w:pPr>
        <w:pStyle w:val="ListParagraph"/>
        <w:spacing w:before="240" w:after="240" w:line="240" w:lineRule="auto"/>
        <w:ind w:left="0" w:right="142"/>
      </w:pPr>
      <w:r w:rsidRPr="00EB097B">
        <w:t>A la cr</w:t>
      </w:r>
      <w:r>
        <w:t>éation du nantissement</w:t>
      </w:r>
      <w:r w:rsidRPr="00EB097B">
        <w:t>,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p w14:paraId="51243BDD" w14:textId="77777777" w:rsidR="002D0A91" w:rsidRDefault="002D0A91" w:rsidP="002D0A91">
      <w:pPr>
        <w:pStyle w:val="ListParagraph"/>
        <w:spacing w:before="240" w:after="240" w:line="240" w:lineRule="auto"/>
        <w:ind w:left="0" w:right="142"/>
      </w:pPr>
    </w:p>
    <w:tbl>
      <w:tblPr>
        <w:tblW w:w="4620" w:type="dxa"/>
        <w:jc w:val="center"/>
        <w:tblCellMar>
          <w:left w:w="70" w:type="dxa"/>
          <w:right w:w="70" w:type="dxa"/>
        </w:tblCellMar>
        <w:tblLook w:val="04A0" w:firstRow="1" w:lastRow="0" w:firstColumn="1" w:lastColumn="0" w:noHBand="0" w:noVBand="1"/>
      </w:tblPr>
      <w:tblGrid>
        <w:gridCol w:w="4620"/>
      </w:tblGrid>
      <w:tr w:rsidR="002D0A91" w:rsidRPr="002D0A91" w14:paraId="487C14F4" w14:textId="77777777" w:rsidTr="002D0A91">
        <w:trPr>
          <w:trHeight w:val="300"/>
          <w:jc w:val="center"/>
        </w:trPr>
        <w:tc>
          <w:tcPr>
            <w:tcW w:w="4620" w:type="dxa"/>
            <w:tcBorders>
              <w:top w:val="single" w:sz="4" w:space="0" w:color="auto"/>
              <w:left w:val="single" w:sz="4" w:space="0" w:color="auto"/>
              <w:bottom w:val="single" w:sz="4" w:space="0" w:color="auto"/>
              <w:right w:val="single" w:sz="4" w:space="0" w:color="auto"/>
            </w:tcBorders>
            <w:shd w:val="clear" w:color="000000" w:fill="BFBFBF"/>
            <w:hideMark/>
          </w:tcPr>
          <w:p w14:paraId="76196D1E" w14:textId="77777777" w:rsidR="002D0A91" w:rsidRPr="002D0A91" w:rsidRDefault="002D0A91" w:rsidP="002D0A91">
            <w:pPr>
              <w:spacing w:line="240" w:lineRule="auto"/>
              <w:rPr>
                <w:rFonts w:ascii="Calibri" w:eastAsia="Times New Roman" w:hAnsi="Calibri" w:cs="Calibri"/>
                <w:b/>
                <w:bCs/>
                <w:color w:val="000000"/>
                <w:sz w:val="20"/>
                <w:szCs w:val="20"/>
                <w:lang w:eastAsia="fr-FR"/>
              </w:rPr>
            </w:pPr>
            <w:r w:rsidRPr="002D0A91">
              <w:rPr>
                <w:rFonts w:ascii="Calibri" w:eastAsia="Times New Roman" w:hAnsi="Calibri" w:cs="Calibri"/>
                <w:b/>
                <w:bCs/>
                <w:color w:val="000000"/>
                <w:sz w:val="20"/>
                <w:szCs w:val="20"/>
                <w:lang w:eastAsia="fr-FR"/>
              </w:rPr>
              <w:t>Message d'erreur</w:t>
            </w:r>
          </w:p>
        </w:tc>
      </w:tr>
      <w:tr w:rsidR="002D0A91" w:rsidRPr="002D0A91" w14:paraId="42EA2BC0"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5B3CB49F"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CMP est non renseigné</w:t>
            </w:r>
          </w:p>
        </w:tc>
      </w:tr>
      <w:tr w:rsidR="002D0A91" w:rsidRPr="002D0A91" w14:paraId="287F6CA2"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2C9D457C"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 xml:space="preserve">La quantité est </w:t>
            </w:r>
            <w:proofErr w:type="spellStart"/>
            <w:r w:rsidRPr="002D0A91">
              <w:rPr>
                <w:rFonts w:ascii="Calibri" w:eastAsia="Times New Roman" w:hAnsi="Calibri" w:cs="Calibri"/>
                <w:color w:val="000000"/>
                <w:sz w:val="20"/>
                <w:szCs w:val="20"/>
                <w:lang w:eastAsia="fr-FR"/>
              </w:rPr>
              <w:t>negative</w:t>
            </w:r>
            <w:proofErr w:type="spellEnd"/>
          </w:p>
        </w:tc>
      </w:tr>
      <w:tr w:rsidR="002D0A91" w:rsidRPr="002D0A91" w14:paraId="68073F34"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3B773A60"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La raison de nantissement est non renseignée</w:t>
            </w:r>
          </w:p>
        </w:tc>
      </w:tr>
      <w:tr w:rsidR="002D0A91" w:rsidRPr="002D0A91" w14:paraId="0B47D632"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79108EEB"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type de quantité est non renseignée</w:t>
            </w:r>
          </w:p>
        </w:tc>
      </w:tr>
      <w:tr w:rsidR="002D0A91" w:rsidRPr="002D0A91" w14:paraId="7D4ECD75"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5DF0E35A"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bénéficiaire est non renseigné</w:t>
            </w:r>
          </w:p>
        </w:tc>
      </w:tr>
      <w:tr w:rsidR="002D0A91" w:rsidRPr="002D0A91" w14:paraId="7E62A89F"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532CF292"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titre est non renseigné</w:t>
            </w:r>
          </w:p>
        </w:tc>
      </w:tr>
      <w:tr w:rsidR="002D0A91" w:rsidRPr="002D0A91" w14:paraId="57A1CD11"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29EBD6F2"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La date de nantissement est un jour férie</w:t>
            </w:r>
          </w:p>
        </w:tc>
      </w:tr>
      <w:tr w:rsidR="002D0A91" w:rsidRPr="002D0A91" w14:paraId="6F3D81D6"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7544E621"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client est non renseigné</w:t>
            </w:r>
          </w:p>
        </w:tc>
      </w:tr>
      <w:tr w:rsidR="002D0A91" w:rsidRPr="002D0A91" w14:paraId="286159E3"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25AAE6B4"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compte titres client est non renseigné</w:t>
            </w:r>
          </w:p>
        </w:tc>
      </w:tr>
      <w:tr w:rsidR="002D0A91" w:rsidRPr="002D0A91" w14:paraId="6A22E9E9"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39C232C8"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compte nostro titres est non renseigné</w:t>
            </w:r>
          </w:p>
        </w:tc>
      </w:tr>
      <w:tr w:rsidR="002D0A91" w:rsidRPr="002D0A91" w14:paraId="0940FAB5"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587485E1"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 xml:space="preserve">La devise est non </w:t>
            </w:r>
            <w:proofErr w:type="gramStart"/>
            <w:r w:rsidRPr="002D0A91">
              <w:rPr>
                <w:rFonts w:ascii="Calibri" w:eastAsia="Times New Roman" w:hAnsi="Calibri" w:cs="Calibri"/>
                <w:color w:val="000000"/>
                <w:sz w:val="20"/>
                <w:szCs w:val="20"/>
                <w:lang w:eastAsia="fr-FR"/>
              </w:rPr>
              <w:t>renseigné</w:t>
            </w:r>
            <w:proofErr w:type="gramEnd"/>
          </w:p>
        </w:tc>
      </w:tr>
      <w:tr w:rsidR="002D0A91" w:rsidRPr="002D0A91" w14:paraId="260AE7DF"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1CDEAFCC"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client n'est pas éligible à cette transaction</w:t>
            </w:r>
          </w:p>
        </w:tc>
      </w:tr>
      <w:tr w:rsidR="002D0A91" w:rsidRPr="002D0A91" w14:paraId="1C45BA58" w14:textId="77777777" w:rsidTr="002D0A91">
        <w:trPr>
          <w:trHeight w:val="300"/>
          <w:jc w:val="center"/>
        </w:trPr>
        <w:tc>
          <w:tcPr>
            <w:tcW w:w="4620" w:type="dxa"/>
            <w:tcBorders>
              <w:top w:val="nil"/>
              <w:left w:val="single" w:sz="4" w:space="0" w:color="auto"/>
              <w:bottom w:val="single" w:sz="4" w:space="0" w:color="auto"/>
              <w:right w:val="single" w:sz="4" w:space="0" w:color="auto"/>
            </w:tcBorders>
            <w:noWrap/>
            <w:vAlign w:val="bottom"/>
            <w:hideMark/>
          </w:tcPr>
          <w:p w14:paraId="0B6E29C9" w14:textId="77777777" w:rsidR="002D0A91" w:rsidRPr="002D0A91" w:rsidRDefault="002D0A91" w:rsidP="002D0A91">
            <w:pPr>
              <w:spacing w:line="240" w:lineRule="auto"/>
              <w:rPr>
                <w:rFonts w:ascii="Calibri" w:eastAsia="Times New Roman" w:hAnsi="Calibri" w:cs="Calibri"/>
                <w:color w:val="000000"/>
                <w:sz w:val="20"/>
                <w:szCs w:val="20"/>
                <w:lang w:eastAsia="fr-FR"/>
              </w:rPr>
            </w:pPr>
            <w:r w:rsidRPr="002D0A91">
              <w:rPr>
                <w:rFonts w:ascii="Calibri" w:eastAsia="Times New Roman" w:hAnsi="Calibri" w:cs="Calibri"/>
                <w:color w:val="000000"/>
                <w:sz w:val="20"/>
                <w:szCs w:val="20"/>
                <w:lang w:eastAsia="fr-FR"/>
              </w:rPr>
              <w:t>Le type de transaction est non renseignée</w:t>
            </w:r>
          </w:p>
        </w:tc>
      </w:tr>
    </w:tbl>
    <w:p w14:paraId="3A0A8FE5" w14:textId="77777777" w:rsidR="002D0A91" w:rsidRDefault="002D0A91" w:rsidP="002D0A91">
      <w:pPr>
        <w:pStyle w:val="ListParagraph"/>
        <w:spacing w:before="240" w:after="240" w:line="240" w:lineRule="auto"/>
        <w:ind w:left="0" w:right="142"/>
      </w:pPr>
    </w:p>
    <w:p w14:paraId="423F1A6F" w14:textId="77777777" w:rsidR="00695230" w:rsidRDefault="00695230" w:rsidP="00695230">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09E5F0CA" w14:textId="77777777" w:rsidR="009F4246" w:rsidRDefault="009F4246" w:rsidP="009F4246">
      <w:pPr>
        <w:spacing w:before="240" w:after="240"/>
        <w:contextualSpacing/>
      </w:pPr>
      <w:r w:rsidRPr="001401A1">
        <w:t xml:space="preserve">Pour les opérations de </w:t>
      </w:r>
      <w:r>
        <w:t>nantissement</w:t>
      </w:r>
      <w:r w:rsidRPr="001401A1">
        <w:t xml:space="preserve">, le système applique un contrôle sur la disponibilité des titres sur la base de </w:t>
      </w:r>
      <w:proofErr w:type="gramStart"/>
      <w:r w:rsidRPr="001401A1">
        <w:t>la</w:t>
      </w:r>
      <w:r>
        <w:t>:</w:t>
      </w:r>
      <w:proofErr w:type="gramEnd"/>
    </w:p>
    <w:p w14:paraId="55532E67" w14:textId="77777777" w:rsidR="009F4246" w:rsidRDefault="009F4246" w:rsidP="009F4246">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xml:space="preserve">- </w:t>
      </w:r>
      <w:proofErr w:type="gramStart"/>
      <w:r>
        <w:rPr>
          <w:b/>
        </w:rPr>
        <w:t>Ventes</w:t>
      </w:r>
      <w:r w:rsidRPr="0055110F">
        <w:rPr>
          <w:b/>
        </w:rPr>
        <w:t>»</w:t>
      </w:r>
      <w:proofErr w:type="gramEnd"/>
      <w:r w:rsidRPr="0055110F">
        <w:t>.</w:t>
      </w:r>
    </w:p>
    <w:p w14:paraId="73280805" w14:textId="77777777" w:rsidR="009F4246" w:rsidRDefault="009F4246" w:rsidP="009F4246">
      <w:pPr>
        <w:spacing w:before="240" w:after="240"/>
        <w:contextualSpacing/>
      </w:pPr>
      <w:r>
        <w:t xml:space="preserve"> Ventes comprennent :</w:t>
      </w:r>
    </w:p>
    <w:p w14:paraId="61C8A984" w14:textId="77777777" w:rsidR="009F4246" w:rsidRDefault="009F4246" w:rsidP="009F4246">
      <w:pPr>
        <w:spacing w:before="240" w:after="240"/>
        <w:contextualSpacing/>
      </w:pPr>
      <w:r>
        <w:tab/>
        <w:t>-Ventes « Validés » en attente d’exécution sur le carnet d’ordres (</w:t>
      </w:r>
      <w:proofErr w:type="spellStart"/>
      <w:r>
        <w:t>MegaTrade</w:t>
      </w:r>
      <w:proofErr w:type="spellEnd"/>
      <w:r>
        <w:t>)</w:t>
      </w:r>
    </w:p>
    <w:p w14:paraId="6A1C16F9" w14:textId="77777777" w:rsidR="009F4246" w:rsidRDefault="009F4246" w:rsidP="009F4246">
      <w:pPr>
        <w:spacing w:before="240" w:after="240"/>
        <w:contextualSpacing/>
      </w:pPr>
      <w:r>
        <w:tab/>
        <w:t>-Ventes « Exécutés » sur le carnet d’ordres (</w:t>
      </w:r>
      <w:proofErr w:type="spellStart"/>
      <w:r>
        <w:t>MegaTrade</w:t>
      </w:r>
      <w:proofErr w:type="spellEnd"/>
      <w:r>
        <w:t>)</w:t>
      </w:r>
      <w:r>
        <w:tab/>
      </w:r>
    </w:p>
    <w:p w14:paraId="52AA4F7C" w14:textId="77777777" w:rsidR="009F4246" w:rsidRDefault="009F4246" w:rsidP="009F4246">
      <w:pPr>
        <w:spacing w:before="240" w:after="240"/>
        <w:contextualSpacing/>
      </w:pPr>
      <w:r>
        <w:tab/>
        <w:t>- Vente</w:t>
      </w:r>
      <w:r w:rsidR="009824EC">
        <w:t>s</w:t>
      </w:r>
      <w:r>
        <w:t xml:space="preserve"> « Instruits » (</w:t>
      </w:r>
      <w:proofErr w:type="spellStart"/>
      <w:r>
        <w:t>MegaCustody</w:t>
      </w:r>
      <w:proofErr w:type="spellEnd"/>
      <w:r>
        <w:t>)</w:t>
      </w:r>
    </w:p>
    <w:p w14:paraId="6AB819A4" w14:textId="77777777" w:rsidR="009F4246" w:rsidRPr="0055110F" w:rsidRDefault="009F4246" w:rsidP="009F4246">
      <w:pPr>
        <w:spacing w:before="240" w:after="240"/>
        <w:contextualSpacing/>
      </w:pPr>
      <w:r>
        <w:tab/>
        <w:t xml:space="preserve">- Ventes « Appariés </w:t>
      </w:r>
      <w:proofErr w:type="gramStart"/>
      <w:r>
        <w:t>»  (</w:t>
      </w:r>
      <w:proofErr w:type="spellStart"/>
      <w:proofErr w:type="gramEnd"/>
      <w:r>
        <w:t>MegaCustody</w:t>
      </w:r>
      <w:proofErr w:type="spellEnd"/>
      <w:r>
        <w:t>)</w:t>
      </w:r>
    </w:p>
    <w:p w14:paraId="33BCA15D" w14:textId="77777777" w:rsidR="009F4246" w:rsidRDefault="009F4246" w:rsidP="009F4246">
      <w:pPr>
        <w:spacing w:before="240" w:after="240"/>
        <w:contextualSpacing/>
        <w:rPr>
          <w:b/>
        </w:rPr>
      </w:pPr>
    </w:p>
    <w:p w14:paraId="66873F21" w14:textId="77777777" w:rsidR="009F4246" w:rsidRDefault="009F4246" w:rsidP="009F4246">
      <w:pPr>
        <w:spacing w:before="240" w:after="240"/>
        <w:contextualSpacing/>
      </w:pPr>
      <w:r w:rsidRPr="006E2378">
        <w:t xml:space="preserve">La quantité </w:t>
      </w:r>
      <w:r>
        <w:t>nantie</w:t>
      </w:r>
      <w:r w:rsidRPr="006E2378">
        <w:t xml:space="preserve"> est déduite de la position "dénouée" et devient logée dans une nature de position de nantissement.</w:t>
      </w:r>
    </w:p>
    <w:p w14:paraId="6D8DC6BA" w14:textId="77777777" w:rsidR="009F4246" w:rsidRPr="006E2378" w:rsidRDefault="009F4246" w:rsidP="00695230">
      <w:pPr>
        <w:spacing w:before="240" w:after="240"/>
        <w:contextualSpacing/>
      </w:pPr>
    </w:p>
    <w:p w14:paraId="730DC36E" w14:textId="77777777" w:rsidR="00C3134C" w:rsidRDefault="00C3134C" w:rsidP="00C3134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Levée de nantissement</w:t>
      </w:r>
    </w:p>
    <w:p w14:paraId="720F4885" w14:textId="77777777" w:rsidR="00005170" w:rsidRPr="004C7634" w:rsidRDefault="00606D9D" w:rsidP="00676A75">
      <w:pPr>
        <w:pStyle w:val="ListParagraph"/>
        <w:numPr>
          <w:ilvl w:val="0"/>
          <w:numId w:val="28"/>
        </w:numPr>
        <w:spacing w:before="240" w:after="240" w:line="240" w:lineRule="auto"/>
        <w:ind w:right="142"/>
      </w:pPr>
      <w:r w:rsidRPr="006E2378">
        <w:t xml:space="preserve">La levée de nantissement prend place avec une action manuelle de l'utilisateur en </w:t>
      </w:r>
      <w:r w:rsidRPr="004C7634">
        <w:t xml:space="preserve">indiquant si la levée est totale (quantité totale) ou partielle (quantité inférieure à la quantité totale). </w:t>
      </w:r>
    </w:p>
    <w:p w14:paraId="4F5E165E" w14:textId="77777777" w:rsidR="00641058" w:rsidRPr="004C7634" w:rsidRDefault="00641058" w:rsidP="00CF21FE">
      <w:pPr>
        <w:pStyle w:val="ListParagraph"/>
        <w:numPr>
          <w:ilvl w:val="0"/>
          <w:numId w:val="28"/>
        </w:numPr>
        <w:spacing w:before="240" w:after="240" w:line="240" w:lineRule="auto"/>
        <w:ind w:right="142"/>
      </w:pPr>
      <w:proofErr w:type="spellStart"/>
      <w:r w:rsidRPr="004C7634">
        <w:t>Megara</w:t>
      </w:r>
      <w:proofErr w:type="spellEnd"/>
      <w:r w:rsidRPr="004C7634">
        <w:t xml:space="preserve"> doit permettre</w:t>
      </w:r>
      <w:r w:rsidR="00CF21FE">
        <w:t xml:space="preserve"> un chargement massif de</w:t>
      </w:r>
      <w:r w:rsidRPr="004C7634">
        <w:t xml:space="preserve"> </w:t>
      </w:r>
      <w:proofErr w:type="gramStart"/>
      <w:r w:rsidRPr="004C7634">
        <w:t xml:space="preserve">levée </w:t>
      </w:r>
      <w:r w:rsidR="00CF21FE">
        <w:t xml:space="preserve"> de</w:t>
      </w:r>
      <w:proofErr w:type="gramEnd"/>
      <w:r w:rsidR="00CF21FE">
        <w:t xml:space="preserve"> nantissement de la quantité </w:t>
      </w:r>
      <w:r w:rsidRPr="004C7634">
        <w:t>totale</w:t>
      </w:r>
      <w:ins w:id="365" w:author="souchem" w:date="2015-07-28T18:28:00Z">
        <w:r w:rsidR="00DB401A">
          <w:t xml:space="preserve"> </w:t>
        </w:r>
      </w:ins>
      <w:r w:rsidR="00CF21FE">
        <w:t>et/ou partielle</w:t>
      </w:r>
      <w:ins w:id="366" w:author="souchem" w:date="2015-07-28T17:59:00Z">
        <w:r w:rsidR="00201934">
          <w:t xml:space="preserve"> </w:t>
        </w:r>
      </w:ins>
      <w:r w:rsidR="00CF21FE">
        <w:t>conformément au standard MEGARA</w:t>
      </w:r>
      <w:r w:rsidRPr="004C7634">
        <w:t>. L'utilisateur sélectionne un ensemble de contrat pour lance</w:t>
      </w:r>
      <w:r w:rsidR="00E955F0" w:rsidRPr="004C7634">
        <w:t>r</w:t>
      </w:r>
      <w:r w:rsidRPr="004C7634">
        <w:t xml:space="preserve"> une levée sur la quantité totale pour chaque contrat sélectionné.</w:t>
      </w:r>
    </w:p>
    <w:p w14:paraId="678CFE52" w14:textId="77777777" w:rsidR="00D606EE" w:rsidRDefault="00D606EE" w:rsidP="00D606E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Nantissement pour IPO</w:t>
      </w:r>
    </w:p>
    <w:p w14:paraId="27057864" w14:textId="77777777" w:rsidR="00D606EE" w:rsidRPr="006E2378" w:rsidRDefault="006D1C3A" w:rsidP="00D606EE">
      <w:pPr>
        <w:spacing w:before="240" w:after="240"/>
        <w:contextualSpacing/>
      </w:pPr>
      <w:r>
        <w:t>Le</w:t>
      </w:r>
      <w:r w:rsidR="00041195">
        <w:t xml:space="preserve"> nantissement relatif aux</w:t>
      </w:r>
      <w:r w:rsidR="00D606EE" w:rsidRPr="006E2378">
        <w:t xml:space="preserve"> </w:t>
      </w:r>
      <w:proofErr w:type="spellStart"/>
      <w:r w:rsidR="00D606EE" w:rsidRPr="006E2378">
        <w:t>IPO</w:t>
      </w:r>
      <w:r w:rsidR="00041195">
        <w:t>s</w:t>
      </w:r>
      <w:proofErr w:type="spellEnd"/>
      <w:r w:rsidR="00D606EE" w:rsidRPr="006E2378">
        <w:t xml:space="preserve"> est généré automatiquement en contrepartie de la valeur du crédit dédié. Deux cas se </w:t>
      </w:r>
      <w:proofErr w:type="gramStart"/>
      <w:r w:rsidR="00D606EE" w:rsidRPr="006E2378">
        <w:t>présente:</w:t>
      </w:r>
      <w:proofErr w:type="gramEnd"/>
    </w:p>
    <w:p w14:paraId="17E85DB0" w14:textId="77777777" w:rsidR="00D606EE" w:rsidRPr="006E2378" w:rsidRDefault="00D606EE" w:rsidP="00D606EE">
      <w:pPr>
        <w:spacing w:before="240" w:after="240"/>
        <w:contextualSpacing/>
      </w:pPr>
      <w:r w:rsidRPr="006E2378">
        <w:t xml:space="preserve">-Si le client fait partie du </w:t>
      </w:r>
      <w:proofErr w:type="gramStart"/>
      <w:r w:rsidRPr="006E2378">
        <w:t>personnel:</w:t>
      </w:r>
      <w:proofErr w:type="gramEnd"/>
      <w:r w:rsidRPr="006E2378">
        <w:t xml:space="preserve"> Il faut nantir la totalité de la position.</w:t>
      </w:r>
    </w:p>
    <w:p w14:paraId="485ED5BF" w14:textId="77777777" w:rsidR="00D606EE" w:rsidRPr="006E2378" w:rsidRDefault="00D606EE" w:rsidP="00D606EE">
      <w:pPr>
        <w:spacing w:before="240" w:after="240"/>
        <w:contextualSpacing/>
      </w:pPr>
      <w:r w:rsidRPr="006E2378">
        <w:t xml:space="preserve">-Si le client ne fait pas partie du </w:t>
      </w:r>
      <w:proofErr w:type="gramStart"/>
      <w:r w:rsidRPr="006E2378">
        <w:t>personnel:</w:t>
      </w:r>
      <w:proofErr w:type="gramEnd"/>
      <w:r w:rsidRPr="006E2378">
        <w:t xml:space="preserve"> il faut nantir à la hauteur du crédit dédié.</w:t>
      </w:r>
    </w:p>
    <w:p w14:paraId="793ACBB0" w14:textId="77777777" w:rsidR="00D606EE" w:rsidRPr="006E2378" w:rsidRDefault="000A23A7" w:rsidP="00D606EE">
      <w:pPr>
        <w:spacing w:before="240" w:after="240"/>
        <w:contextualSpacing/>
      </w:pPr>
      <w:r w:rsidRPr="006E2378">
        <w:t>[</w:t>
      </w:r>
      <w:proofErr w:type="gramStart"/>
      <w:r w:rsidRPr="006E2378">
        <w:rPr>
          <w:i/>
        </w:rPr>
        <w:t>se</w:t>
      </w:r>
      <w:proofErr w:type="gramEnd"/>
      <w:r w:rsidRPr="006E2378">
        <w:rPr>
          <w:i/>
        </w:rPr>
        <w:t xml:space="preserve"> référer au SFD de </w:t>
      </w:r>
      <w:proofErr w:type="spellStart"/>
      <w:r w:rsidRPr="006E2378">
        <w:rPr>
          <w:i/>
        </w:rPr>
        <w:t>MegaTade</w:t>
      </w:r>
      <w:proofErr w:type="spellEnd"/>
      <w:r w:rsidRPr="006E2378">
        <w:rPr>
          <w:i/>
        </w:rPr>
        <w:t xml:space="preserve"> pour le détail des processus</w:t>
      </w:r>
      <w:ins w:id="367" w:author="souchem" w:date="2015-07-28T18:28:00Z">
        <w:r w:rsidR="00DB401A">
          <w:rPr>
            <w:i/>
          </w:rPr>
          <w:t xml:space="preserve"> </w:t>
        </w:r>
      </w:ins>
      <w:r w:rsidRPr="006E2378">
        <w:rPr>
          <w:i/>
        </w:rPr>
        <w:t>d'IPO</w:t>
      </w:r>
      <w:r w:rsidRPr="006E2378">
        <w:t>].</w:t>
      </w:r>
    </w:p>
    <w:p w14:paraId="5FA50DD4" w14:textId="77777777" w:rsidR="00D606EE" w:rsidRDefault="000A23A7" w:rsidP="00D606EE">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Attestation de nantissement</w:t>
      </w:r>
    </w:p>
    <w:p w14:paraId="5A10779F" w14:textId="77777777" w:rsidR="00ED5351" w:rsidRPr="004C7634" w:rsidRDefault="00ED5351" w:rsidP="00005170">
      <w:pPr>
        <w:spacing w:before="240" w:after="240" w:line="240" w:lineRule="auto"/>
        <w:ind w:right="142"/>
      </w:pPr>
      <w:r w:rsidRPr="006E2378">
        <w:t>Prévoir un écran (</w:t>
      </w:r>
      <w:r w:rsidRPr="004C7634">
        <w:t xml:space="preserve">ou deux écrans) de génération d'attestation de nantissement une fois l'opération est validée. Le canevas de l'attestation dépend du bénéficiaire du </w:t>
      </w:r>
      <w:proofErr w:type="gramStart"/>
      <w:r w:rsidRPr="004C7634">
        <w:t>nantissement;</w:t>
      </w:r>
      <w:proofErr w:type="gramEnd"/>
      <w:r w:rsidRPr="004C7634">
        <w:t xml:space="preserve"> à </w:t>
      </w:r>
      <w:proofErr w:type="gramStart"/>
      <w:r w:rsidRPr="004C7634">
        <w:t>savoir:</w:t>
      </w:r>
      <w:proofErr w:type="gramEnd"/>
    </w:p>
    <w:p w14:paraId="44CA0765" w14:textId="77777777" w:rsidR="00ED5351" w:rsidRPr="004C7634" w:rsidRDefault="00ED5351" w:rsidP="00676A75">
      <w:pPr>
        <w:pStyle w:val="ListParagraph"/>
        <w:numPr>
          <w:ilvl w:val="0"/>
          <w:numId w:val="28"/>
        </w:numPr>
        <w:spacing w:before="240" w:after="240" w:line="240" w:lineRule="auto"/>
        <w:ind w:right="142"/>
      </w:pPr>
      <w:r w:rsidRPr="004C7634">
        <w:t>Un premier canevas si le bénéficiaire est AWB</w:t>
      </w:r>
    </w:p>
    <w:p w14:paraId="158A9878" w14:textId="77777777" w:rsidR="00641058" w:rsidRPr="004C7634" w:rsidRDefault="00ED5351" w:rsidP="00676A75">
      <w:pPr>
        <w:pStyle w:val="ListParagraph"/>
        <w:numPr>
          <w:ilvl w:val="0"/>
          <w:numId w:val="28"/>
        </w:numPr>
        <w:spacing w:before="240" w:after="240" w:line="240" w:lineRule="auto"/>
        <w:ind w:right="142"/>
      </w:pPr>
      <w:proofErr w:type="gramStart"/>
      <w:r w:rsidRPr="004C7634">
        <w:t>Une deuxième canevas</w:t>
      </w:r>
      <w:proofErr w:type="gramEnd"/>
      <w:r w:rsidRPr="004C7634">
        <w:t xml:space="preserve"> si le bénéficia</w:t>
      </w:r>
      <w:r w:rsidR="00F92D56" w:rsidRPr="004C7634">
        <w:t>i</w:t>
      </w:r>
      <w:r w:rsidRPr="004C7634">
        <w:t>re n'est pas AWB</w:t>
      </w:r>
    </w:p>
    <w:p w14:paraId="0107E0DB" w14:textId="77777777" w:rsidR="00641058" w:rsidRPr="006666E4" w:rsidRDefault="00B261A5" w:rsidP="00641058">
      <w:pPr>
        <w:pStyle w:val="Heading4"/>
      </w:pPr>
      <w:r>
        <w:t>Les blocage</w:t>
      </w:r>
      <w:r w:rsidR="00641058">
        <w:t>s</w:t>
      </w:r>
    </w:p>
    <w:p w14:paraId="2649D9F2" w14:textId="77777777" w:rsidR="00E13743" w:rsidRPr="00620D86" w:rsidRDefault="00E13743" w:rsidP="00E13743">
      <w:pPr>
        <w:spacing w:before="240" w:after="240"/>
        <w:contextualSpacing/>
      </w:pPr>
      <w:r w:rsidRPr="00620D86">
        <w:rPr>
          <w:u w:val="single"/>
        </w:rPr>
        <w:t xml:space="preserve">Les blocages sont </w:t>
      </w:r>
      <w:proofErr w:type="gramStart"/>
      <w:r w:rsidRPr="00620D86">
        <w:rPr>
          <w:u w:val="single"/>
        </w:rPr>
        <w:t>des opération</w:t>
      </w:r>
      <w:r w:rsidR="005B5DFB" w:rsidRPr="00620D86">
        <w:rPr>
          <w:u w:val="single"/>
        </w:rPr>
        <w:t>s</w:t>
      </w:r>
      <w:r w:rsidRPr="00620D86">
        <w:rPr>
          <w:u w:val="single"/>
        </w:rPr>
        <w:t xml:space="preserve"> purement interne</w:t>
      </w:r>
      <w:proofErr w:type="gramEnd"/>
      <w:r w:rsidRPr="00620D86">
        <w:rPr>
          <w:u w:val="single"/>
        </w:rPr>
        <w:t>, non reflété</w:t>
      </w:r>
      <w:r w:rsidR="00D205CB" w:rsidRPr="00620D86">
        <w:rPr>
          <w:u w:val="single"/>
        </w:rPr>
        <w:t>e</w:t>
      </w:r>
      <w:r w:rsidRPr="00620D86">
        <w:rPr>
          <w:u w:val="single"/>
        </w:rPr>
        <w:t>s sur les Nostro</w:t>
      </w:r>
      <w:r w:rsidRPr="00620D86">
        <w:t xml:space="preserve">.  Les positions </w:t>
      </w:r>
      <w:proofErr w:type="gramStart"/>
      <w:r w:rsidRPr="00620D86">
        <w:t>bloquées  restent</w:t>
      </w:r>
      <w:proofErr w:type="gramEnd"/>
      <w:r w:rsidRPr="00620D86">
        <w:t xml:space="preserve"> logées dans le portefeuille du client,</w:t>
      </w:r>
      <w:r w:rsidR="00254B37" w:rsidRPr="00620D86">
        <w:t xml:space="preserve"> mais </w:t>
      </w:r>
      <w:proofErr w:type="gramStart"/>
      <w:r w:rsidR="00254B37" w:rsidRPr="00620D86">
        <w:t>elle ne font</w:t>
      </w:r>
      <w:proofErr w:type="gramEnd"/>
      <w:r w:rsidR="00254B37" w:rsidRPr="00620D86">
        <w:t xml:space="preserve"> pas partie des</w:t>
      </w:r>
      <w:r w:rsidRPr="00620D86">
        <w:t xml:space="preserve"> avoirs disponibles.</w:t>
      </w:r>
    </w:p>
    <w:p w14:paraId="7A3AEF14" w14:textId="77777777" w:rsidR="00982A7C" w:rsidRDefault="00982A7C" w:rsidP="00982A7C">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lastRenderedPageBreak/>
        <w:t>Création d'une opération de blocage</w:t>
      </w:r>
    </w:p>
    <w:p w14:paraId="41F2D9A0" w14:textId="77777777" w:rsidR="00982A7C" w:rsidRPr="00F56040" w:rsidRDefault="00982A7C" w:rsidP="00163FC5">
      <w:pPr>
        <w:pStyle w:val="ListParagraph"/>
        <w:spacing w:before="240" w:after="240" w:line="240" w:lineRule="auto"/>
        <w:ind w:left="0" w:right="142"/>
      </w:pPr>
      <w:r w:rsidRPr="00F56040">
        <w:t>Les opération</w:t>
      </w:r>
      <w:r w:rsidR="003A3C13" w:rsidRPr="00F56040">
        <w:t>s</w:t>
      </w:r>
      <w:r w:rsidRPr="00F56040">
        <w:t xml:space="preserve"> de blocage sont sujet à validation. </w:t>
      </w:r>
      <w:r w:rsidR="004D286C" w:rsidRPr="00F56040">
        <w:t>Les blocages s</w:t>
      </w:r>
      <w:r w:rsidRPr="00F56040">
        <w:t xml:space="preserve">ont </w:t>
      </w:r>
      <w:proofErr w:type="gramStart"/>
      <w:r w:rsidRPr="00F56040">
        <w:t>créées</w:t>
      </w:r>
      <w:proofErr w:type="gramEnd"/>
      <w:r w:rsidRPr="00F56040">
        <w:t xml:space="preserve"> au niveau de </w:t>
      </w:r>
      <w:proofErr w:type="spellStart"/>
      <w:r w:rsidRPr="00F56040">
        <w:t>MegaCustody</w:t>
      </w:r>
      <w:proofErr w:type="spellEnd"/>
      <w:r w:rsidRPr="00F56040">
        <w:t xml:space="preserve"> à travers </w:t>
      </w:r>
      <w:r w:rsidR="00163FC5" w:rsidRPr="00F56040">
        <w:t>des saisies manuelles.</w:t>
      </w:r>
    </w:p>
    <w:p w14:paraId="1C939B08" w14:textId="77777777" w:rsidR="00F56040" w:rsidRDefault="00F56040" w:rsidP="00163FC5">
      <w:pPr>
        <w:pStyle w:val="ListParagraph"/>
        <w:spacing w:before="240" w:after="240" w:line="240" w:lineRule="auto"/>
        <w:ind w:left="0" w:right="142"/>
        <w:rPr>
          <w:highlight w:val="yellow"/>
        </w:rPr>
      </w:pPr>
    </w:p>
    <w:p w14:paraId="65AF3574" w14:textId="77777777" w:rsidR="00F56040" w:rsidRDefault="00F56040" w:rsidP="00F56040">
      <w:pPr>
        <w:pStyle w:val="ListParagraph"/>
        <w:spacing w:before="240" w:after="240" w:line="240" w:lineRule="auto"/>
        <w:ind w:left="0" w:right="142"/>
      </w:pPr>
      <w:r w:rsidRPr="00EB097B">
        <w:t xml:space="preserve">Le tableau suivant décrit les différents champs pour la création d'une </w:t>
      </w:r>
      <w:r w:rsidR="00161D63">
        <w:t xml:space="preserve">opération de </w:t>
      </w:r>
      <w:proofErr w:type="gramStart"/>
      <w:r w:rsidR="00161D63">
        <w:t>blocage</w:t>
      </w:r>
      <w:r w:rsidRPr="00EB097B">
        <w:t>:</w:t>
      </w:r>
      <w:proofErr w:type="gramEnd"/>
    </w:p>
    <w:tbl>
      <w:tblPr>
        <w:tblW w:w="8040" w:type="dxa"/>
        <w:jc w:val="center"/>
        <w:tblCellMar>
          <w:left w:w="70" w:type="dxa"/>
          <w:right w:w="70" w:type="dxa"/>
        </w:tblCellMar>
        <w:tblLook w:val="04A0" w:firstRow="1" w:lastRow="0" w:firstColumn="1" w:lastColumn="0" w:noHBand="0" w:noVBand="1"/>
      </w:tblPr>
      <w:tblGrid>
        <w:gridCol w:w="2380"/>
        <w:gridCol w:w="4060"/>
        <w:gridCol w:w="1600"/>
      </w:tblGrid>
      <w:tr w:rsidR="00F56040" w:rsidRPr="00F56040" w14:paraId="36BA2913" w14:textId="77777777" w:rsidTr="00FC3A30">
        <w:trPr>
          <w:trHeight w:val="300"/>
          <w:jc w:val="center"/>
        </w:trPr>
        <w:tc>
          <w:tcPr>
            <w:tcW w:w="2380" w:type="dxa"/>
            <w:tcBorders>
              <w:top w:val="single" w:sz="4" w:space="0" w:color="auto"/>
              <w:left w:val="single" w:sz="4" w:space="0" w:color="auto"/>
              <w:bottom w:val="single" w:sz="4" w:space="0" w:color="auto"/>
              <w:right w:val="single" w:sz="4" w:space="0" w:color="auto"/>
            </w:tcBorders>
            <w:shd w:val="clear" w:color="000000" w:fill="BFBFBF"/>
            <w:hideMark/>
          </w:tcPr>
          <w:p w14:paraId="0DA2A226" w14:textId="77777777"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Champ</w:t>
            </w:r>
          </w:p>
        </w:tc>
        <w:tc>
          <w:tcPr>
            <w:tcW w:w="4060" w:type="dxa"/>
            <w:tcBorders>
              <w:top w:val="single" w:sz="4" w:space="0" w:color="auto"/>
              <w:left w:val="nil"/>
              <w:bottom w:val="single" w:sz="4" w:space="0" w:color="auto"/>
              <w:right w:val="single" w:sz="4" w:space="0" w:color="auto"/>
            </w:tcBorders>
            <w:shd w:val="clear" w:color="000000" w:fill="BFBFBF"/>
            <w:hideMark/>
          </w:tcPr>
          <w:p w14:paraId="33333AB6" w14:textId="77777777"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 xml:space="preserve">Définition </w:t>
            </w:r>
          </w:p>
        </w:tc>
        <w:tc>
          <w:tcPr>
            <w:tcW w:w="1600" w:type="dxa"/>
            <w:tcBorders>
              <w:top w:val="single" w:sz="4" w:space="0" w:color="auto"/>
              <w:left w:val="nil"/>
              <w:bottom w:val="single" w:sz="4" w:space="0" w:color="auto"/>
              <w:right w:val="single" w:sz="4" w:space="0" w:color="auto"/>
            </w:tcBorders>
            <w:shd w:val="clear" w:color="000000" w:fill="BFBFBF"/>
            <w:hideMark/>
          </w:tcPr>
          <w:p w14:paraId="4F6026B7" w14:textId="77777777" w:rsidR="00F56040" w:rsidRPr="00F56040" w:rsidRDefault="00F56040" w:rsidP="00F56040">
            <w:pPr>
              <w:spacing w:line="240" w:lineRule="auto"/>
              <w:rPr>
                <w:rFonts w:ascii="Calibri" w:eastAsia="Times New Roman" w:hAnsi="Calibri" w:cs="Calibri"/>
                <w:b/>
                <w:bCs/>
                <w:color w:val="000000"/>
                <w:sz w:val="18"/>
                <w:szCs w:val="18"/>
                <w:lang w:eastAsia="fr-FR"/>
              </w:rPr>
            </w:pPr>
            <w:r w:rsidRPr="00F56040">
              <w:rPr>
                <w:rFonts w:ascii="Calibri" w:eastAsia="Times New Roman" w:hAnsi="Calibri" w:cs="Calibri"/>
                <w:b/>
                <w:bCs/>
                <w:color w:val="000000"/>
                <w:sz w:val="18"/>
                <w:szCs w:val="18"/>
                <w:lang w:eastAsia="fr-FR"/>
              </w:rPr>
              <w:t>Caractéristiques</w:t>
            </w:r>
          </w:p>
        </w:tc>
      </w:tr>
      <w:tr w:rsidR="00F56040" w:rsidRPr="00F56040" w14:paraId="3BB4ECDB"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1EC69BA4"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Type de transaction</w:t>
            </w:r>
          </w:p>
        </w:tc>
        <w:tc>
          <w:tcPr>
            <w:tcW w:w="4060" w:type="dxa"/>
            <w:tcBorders>
              <w:top w:val="nil"/>
              <w:left w:val="nil"/>
              <w:bottom w:val="single" w:sz="4" w:space="0" w:color="auto"/>
              <w:right w:val="single" w:sz="4" w:space="0" w:color="auto"/>
            </w:tcBorders>
            <w:hideMark/>
          </w:tcPr>
          <w:p w14:paraId="444D9EF8"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BLOQ</w:t>
            </w:r>
          </w:p>
        </w:tc>
        <w:tc>
          <w:tcPr>
            <w:tcW w:w="1600" w:type="dxa"/>
            <w:tcBorders>
              <w:top w:val="nil"/>
              <w:left w:val="nil"/>
              <w:bottom w:val="single" w:sz="4" w:space="0" w:color="auto"/>
              <w:right w:val="single" w:sz="4" w:space="0" w:color="auto"/>
            </w:tcBorders>
            <w:hideMark/>
          </w:tcPr>
          <w:p w14:paraId="70D8795E"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353D61FE"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26EF6201"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blocage</w:t>
            </w:r>
          </w:p>
        </w:tc>
        <w:tc>
          <w:tcPr>
            <w:tcW w:w="4060" w:type="dxa"/>
            <w:tcBorders>
              <w:top w:val="nil"/>
              <w:left w:val="nil"/>
              <w:bottom w:val="single" w:sz="4" w:space="0" w:color="auto"/>
              <w:right w:val="single" w:sz="4" w:space="0" w:color="auto"/>
            </w:tcBorders>
            <w:hideMark/>
          </w:tcPr>
          <w:p w14:paraId="488F8F0A"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d'effet du blocage</w:t>
            </w:r>
          </w:p>
        </w:tc>
        <w:tc>
          <w:tcPr>
            <w:tcW w:w="1600" w:type="dxa"/>
            <w:tcBorders>
              <w:top w:val="nil"/>
              <w:left w:val="nil"/>
              <w:bottom w:val="single" w:sz="4" w:space="0" w:color="auto"/>
              <w:right w:val="single" w:sz="4" w:space="0" w:color="auto"/>
            </w:tcBorders>
            <w:hideMark/>
          </w:tcPr>
          <w:p w14:paraId="466F41D5"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5913804F" w14:textId="77777777" w:rsidTr="00FC3A30">
        <w:trPr>
          <w:trHeight w:val="375"/>
          <w:jc w:val="center"/>
        </w:trPr>
        <w:tc>
          <w:tcPr>
            <w:tcW w:w="2380" w:type="dxa"/>
            <w:tcBorders>
              <w:top w:val="nil"/>
              <w:left w:val="single" w:sz="4" w:space="0" w:color="auto"/>
              <w:bottom w:val="single" w:sz="4" w:space="0" w:color="auto"/>
              <w:right w:val="single" w:sz="4" w:space="0" w:color="auto"/>
            </w:tcBorders>
            <w:hideMark/>
          </w:tcPr>
          <w:p w14:paraId="0EE53068"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de maturité</w:t>
            </w:r>
          </w:p>
        </w:tc>
        <w:tc>
          <w:tcPr>
            <w:tcW w:w="4060" w:type="dxa"/>
            <w:tcBorders>
              <w:top w:val="nil"/>
              <w:left w:val="nil"/>
              <w:bottom w:val="single" w:sz="4" w:space="0" w:color="auto"/>
              <w:right w:val="single" w:sz="4" w:space="0" w:color="auto"/>
            </w:tcBorders>
            <w:hideMark/>
          </w:tcPr>
          <w:p w14:paraId="097EC52D"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Date prévisionnelle de levée du blocage</w:t>
            </w:r>
          </w:p>
        </w:tc>
        <w:tc>
          <w:tcPr>
            <w:tcW w:w="1600" w:type="dxa"/>
            <w:tcBorders>
              <w:top w:val="nil"/>
              <w:left w:val="nil"/>
              <w:bottom w:val="single" w:sz="4" w:space="0" w:color="auto"/>
              <w:right w:val="single" w:sz="4" w:space="0" w:color="auto"/>
            </w:tcBorders>
            <w:hideMark/>
          </w:tcPr>
          <w:p w14:paraId="5F5EF616"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F56040" w:rsidRPr="00F56040" w14:paraId="58E61853"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5C2E3A21"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Raison de blocage</w:t>
            </w:r>
          </w:p>
        </w:tc>
        <w:tc>
          <w:tcPr>
            <w:tcW w:w="4060" w:type="dxa"/>
            <w:tcBorders>
              <w:top w:val="nil"/>
              <w:left w:val="nil"/>
              <w:bottom w:val="single" w:sz="4" w:space="0" w:color="auto"/>
              <w:right w:val="single" w:sz="4" w:space="0" w:color="auto"/>
            </w:tcBorders>
            <w:hideMark/>
          </w:tcPr>
          <w:p w14:paraId="7478DF40"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A définir</w:t>
            </w:r>
          </w:p>
        </w:tc>
        <w:tc>
          <w:tcPr>
            <w:tcW w:w="1600" w:type="dxa"/>
            <w:tcBorders>
              <w:top w:val="nil"/>
              <w:left w:val="nil"/>
              <w:bottom w:val="single" w:sz="4" w:space="0" w:color="auto"/>
              <w:right w:val="single" w:sz="4" w:space="0" w:color="auto"/>
            </w:tcBorders>
            <w:hideMark/>
          </w:tcPr>
          <w:p w14:paraId="5C197D3B"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182C0C41"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0E400478"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Client</w:t>
            </w:r>
          </w:p>
        </w:tc>
        <w:tc>
          <w:tcPr>
            <w:tcW w:w="4060" w:type="dxa"/>
            <w:tcBorders>
              <w:top w:val="nil"/>
              <w:left w:val="nil"/>
              <w:bottom w:val="single" w:sz="4" w:space="0" w:color="auto"/>
              <w:right w:val="single" w:sz="4" w:space="0" w:color="auto"/>
            </w:tcBorders>
            <w:hideMark/>
          </w:tcPr>
          <w:p w14:paraId="48F81AAD"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Le client détenteur du portefeuille.</w:t>
            </w:r>
          </w:p>
        </w:tc>
        <w:tc>
          <w:tcPr>
            <w:tcW w:w="1600" w:type="dxa"/>
            <w:tcBorders>
              <w:top w:val="nil"/>
              <w:left w:val="nil"/>
              <w:bottom w:val="single" w:sz="4" w:space="0" w:color="auto"/>
              <w:right w:val="single" w:sz="4" w:space="0" w:color="auto"/>
            </w:tcBorders>
            <w:hideMark/>
          </w:tcPr>
          <w:p w14:paraId="712449B1"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231F53E9"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6CDEE450"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Compte titres client</w:t>
            </w:r>
          </w:p>
        </w:tc>
        <w:tc>
          <w:tcPr>
            <w:tcW w:w="4060" w:type="dxa"/>
            <w:tcBorders>
              <w:top w:val="nil"/>
              <w:left w:val="nil"/>
              <w:bottom w:val="single" w:sz="4" w:space="0" w:color="auto"/>
              <w:right w:val="single" w:sz="4" w:space="0" w:color="auto"/>
            </w:tcBorders>
            <w:hideMark/>
          </w:tcPr>
          <w:p w14:paraId="3DE9D4F0"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C’est le compte titres sur lequel sera dénouée l’opération.</w:t>
            </w:r>
          </w:p>
        </w:tc>
        <w:tc>
          <w:tcPr>
            <w:tcW w:w="1600" w:type="dxa"/>
            <w:tcBorders>
              <w:top w:val="nil"/>
              <w:left w:val="nil"/>
              <w:bottom w:val="single" w:sz="4" w:space="0" w:color="auto"/>
              <w:right w:val="single" w:sz="4" w:space="0" w:color="auto"/>
            </w:tcBorders>
            <w:hideMark/>
          </w:tcPr>
          <w:p w14:paraId="4E9AC90A"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28FC7F75" w14:textId="77777777" w:rsidTr="00FC3A30">
        <w:trPr>
          <w:trHeight w:val="720"/>
          <w:jc w:val="center"/>
        </w:trPr>
        <w:tc>
          <w:tcPr>
            <w:tcW w:w="2380" w:type="dxa"/>
            <w:tcBorders>
              <w:top w:val="nil"/>
              <w:left w:val="single" w:sz="4" w:space="0" w:color="auto"/>
              <w:bottom w:val="single" w:sz="4" w:space="0" w:color="auto"/>
              <w:right w:val="single" w:sz="4" w:space="0" w:color="auto"/>
            </w:tcBorders>
            <w:hideMark/>
          </w:tcPr>
          <w:p w14:paraId="03E2CBDE"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Compte espèces client</w:t>
            </w:r>
          </w:p>
        </w:tc>
        <w:tc>
          <w:tcPr>
            <w:tcW w:w="4060" w:type="dxa"/>
            <w:tcBorders>
              <w:top w:val="nil"/>
              <w:left w:val="nil"/>
              <w:bottom w:val="single" w:sz="4" w:space="0" w:color="auto"/>
              <w:right w:val="single" w:sz="4" w:space="0" w:color="auto"/>
            </w:tcBorders>
            <w:hideMark/>
          </w:tcPr>
          <w:p w14:paraId="2EB3BC4C"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C'est le compte rattaché au compte titre, déduit selon la devise de dénouement de l’instruction.</w:t>
            </w:r>
          </w:p>
        </w:tc>
        <w:tc>
          <w:tcPr>
            <w:tcW w:w="1600" w:type="dxa"/>
            <w:tcBorders>
              <w:top w:val="nil"/>
              <w:left w:val="nil"/>
              <w:bottom w:val="single" w:sz="4" w:space="0" w:color="auto"/>
              <w:right w:val="single" w:sz="4" w:space="0" w:color="auto"/>
            </w:tcBorders>
            <w:hideMark/>
          </w:tcPr>
          <w:p w14:paraId="404B6F60"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1061B508" w14:textId="77777777" w:rsidTr="00FC3A30">
        <w:trPr>
          <w:trHeight w:val="720"/>
          <w:jc w:val="center"/>
        </w:trPr>
        <w:tc>
          <w:tcPr>
            <w:tcW w:w="2380" w:type="dxa"/>
            <w:tcBorders>
              <w:top w:val="nil"/>
              <w:left w:val="single" w:sz="4" w:space="0" w:color="auto"/>
              <w:bottom w:val="single" w:sz="4" w:space="0" w:color="auto"/>
              <w:right w:val="single" w:sz="4" w:space="0" w:color="auto"/>
            </w:tcBorders>
            <w:hideMark/>
          </w:tcPr>
          <w:p w14:paraId="79B26D36"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registre</w:t>
            </w:r>
          </w:p>
        </w:tc>
        <w:tc>
          <w:tcPr>
            <w:tcW w:w="4060" w:type="dxa"/>
            <w:tcBorders>
              <w:top w:val="nil"/>
              <w:left w:val="nil"/>
              <w:bottom w:val="single" w:sz="4" w:space="0" w:color="auto"/>
              <w:right w:val="single" w:sz="4" w:space="0" w:color="auto"/>
            </w:tcBorders>
            <w:hideMark/>
          </w:tcPr>
          <w:p w14:paraId="4D14BC48"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registre pour client institutionnel</w:t>
            </w:r>
          </w:p>
        </w:tc>
        <w:tc>
          <w:tcPr>
            <w:tcW w:w="1600" w:type="dxa"/>
            <w:tcBorders>
              <w:top w:val="nil"/>
              <w:left w:val="nil"/>
              <w:bottom w:val="single" w:sz="4" w:space="0" w:color="auto"/>
              <w:right w:val="single" w:sz="4" w:space="0" w:color="auto"/>
            </w:tcBorders>
            <w:hideMark/>
          </w:tcPr>
          <w:p w14:paraId="2F88062D"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 si client institutionnel</w:t>
            </w:r>
          </w:p>
        </w:tc>
      </w:tr>
      <w:tr w:rsidR="00F56040" w:rsidRPr="00F56040" w14:paraId="4703C463"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0F6AAEBA"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CIN</w:t>
            </w:r>
          </w:p>
        </w:tc>
        <w:tc>
          <w:tcPr>
            <w:tcW w:w="4060" w:type="dxa"/>
            <w:tcBorders>
              <w:top w:val="nil"/>
              <w:left w:val="nil"/>
              <w:bottom w:val="single" w:sz="4" w:space="0" w:color="auto"/>
              <w:right w:val="single" w:sz="4" w:space="0" w:color="auto"/>
            </w:tcBorders>
            <w:hideMark/>
          </w:tcPr>
          <w:p w14:paraId="0ABDDF9A"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Numéro de CIN pour client physique</w:t>
            </w:r>
          </w:p>
        </w:tc>
        <w:tc>
          <w:tcPr>
            <w:tcW w:w="1600" w:type="dxa"/>
            <w:tcBorders>
              <w:top w:val="nil"/>
              <w:left w:val="nil"/>
              <w:bottom w:val="single" w:sz="4" w:space="0" w:color="auto"/>
              <w:right w:val="single" w:sz="4" w:space="0" w:color="auto"/>
            </w:tcBorders>
            <w:hideMark/>
          </w:tcPr>
          <w:p w14:paraId="3137DC1B"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 si client physique</w:t>
            </w:r>
          </w:p>
        </w:tc>
      </w:tr>
      <w:tr w:rsidR="00F56040" w:rsidRPr="00F56040" w14:paraId="265758E9"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7691D5DD"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Bénéficiaire</w:t>
            </w:r>
          </w:p>
        </w:tc>
        <w:tc>
          <w:tcPr>
            <w:tcW w:w="4060" w:type="dxa"/>
            <w:tcBorders>
              <w:top w:val="nil"/>
              <w:left w:val="nil"/>
              <w:bottom w:val="single" w:sz="4" w:space="0" w:color="auto"/>
              <w:right w:val="single" w:sz="4" w:space="0" w:color="auto"/>
            </w:tcBorders>
            <w:hideMark/>
          </w:tcPr>
          <w:p w14:paraId="53C67F90"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L'institution contrepartie du blocage, ayant le rôle banque dans le référentiel</w:t>
            </w:r>
          </w:p>
        </w:tc>
        <w:tc>
          <w:tcPr>
            <w:tcW w:w="1600" w:type="dxa"/>
            <w:tcBorders>
              <w:top w:val="nil"/>
              <w:left w:val="nil"/>
              <w:bottom w:val="single" w:sz="4" w:space="0" w:color="auto"/>
              <w:right w:val="single" w:sz="4" w:space="0" w:color="auto"/>
            </w:tcBorders>
            <w:hideMark/>
          </w:tcPr>
          <w:p w14:paraId="01188FF5"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140AB9C3"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7FFAB13E"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Actif</w:t>
            </w:r>
          </w:p>
        </w:tc>
        <w:tc>
          <w:tcPr>
            <w:tcW w:w="4060" w:type="dxa"/>
            <w:tcBorders>
              <w:top w:val="nil"/>
              <w:left w:val="nil"/>
              <w:bottom w:val="single" w:sz="4" w:space="0" w:color="auto"/>
              <w:right w:val="single" w:sz="4" w:space="0" w:color="auto"/>
            </w:tcBorders>
            <w:hideMark/>
          </w:tcPr>
          <w:p w14:paraId="4F6E919E" w14:textId="77777777" w:rsidR="00F56040" w:rsidRPr="00F56040" w:rsidRDefault="00F56040" w:rsidP="00F56040">
            <w:pPr>
              <w:spacing w:line="240" w:lineRule="auto"/>
              <w:rPr>
                <w:rFonts w:ascii="Calibri" w:eastAsia="Times New Roman" w:hAnsi="Calibri" w:cs="Calibri"/>
                <w:color w:val="000000"/>
                <w:sz w:val="18"/>
                <w:szCs w:val="18"/>
                <w:lang w:eastAsia="fr-FR"/>
              </w:rPr>
            </w:pPr>
            <w:proofErr w:type="gramStart"/>
            <w:r w:rsidRPr="00F56040">
              <w:rPr>
                <w:rFonts w:ascii="Calibri" w:eastAsia="Times New Roman" w:hAnsi="Calibri" w:cs="Calibri"/>
                <w:color w:val="000000"/>
                <w:sz w:val="18"/>
                <w:szCs w:val="18"/>
                <w:lang w:eastAsia="fr-FR"/>
              </w:rPr>
              <w:t>le</w:t>
            </w:r>
            <w:proofErr w:type="gramEnd"/>
            <w:r w:rsidRPr="00F56040">
              <w:rPr>
                <w:rFonts w:ascii="Calibri" w:eastAsia="Times New Roman" w:hAnsi="Calibri" w:cs="Calibri"/>
                <w:color w:val="000000"/>
                <w:sz w:val="18"/>
                <w:szCs w:val="18"/>
                <w:lang w:eastAsia="fr-FR"/>
              </w:rPr>
              <w:t xml:space="preserve"> code ISIN du titre retenu comme identifiant unique de la valeur.</w:t>
            </w:r>
          </w:p>
        </w:tc>
        <w:tc>
          <w:tcPr>
            <w:tcW w:w="1600" w:type="dxa"/>
            <w:tcBorders>
              <w:top w:val="nil"/>
              <w:left w:val="nil"/>
              <w:bottom w:val="single" w:sz="4" w:space="0" w:color="auto"/>
              <w:right w:val="single" w:sz="4" w:space="0" w:color="auto"/>
            </w:tcBorders>
            <w:hideMark/>
          </w:tcPr>
          <w:p w14:paraId="5FD546D1"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49A0EE46" w14:textId="77777777" w:rsidTr="00FC3A30">
        <w:trPr>
          <w:trHeight w:val="540"/>
          <w:jc w:val="center"/>
        </w:trPr>
        <w:tc>
          <w:tcPr>
            <w:tcW w:w="2380" w:type="dxa"/>
            <w:tcBorders>
              <w:top w:val="nil"/>
              <w:left w:val="single" w:sz="4" w:space="0" w:color="auto"/>
              <w:bottom w:val="single" w:sz="4" w:space="0" w:color="auto"/>
              <w:right w:val="single" w:sz="4" w:space="0" w:color="auto"/>
            </w:tcBorders>
            <w:hideMark/>
          </w:tcPr>
          <w:p w14:paraId="7A852EA6"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Compte nostro titres</w:t>
            </w:r>
          </w:p>
        </w:tc>
        <w:tc>
          <w:tcPr>
            <w:tcW w:w="4060" w:type="dxa"/>
            <w:tcBorders>
              <w:top w:val="nil"/>
              <w:left w:val="nil"/>
              <w:bottom w:val="single" w:sz="4" w:space="0" w:color="auto"/>
              <w:right w:val="single" w:sz="4" w:space="0" w:color="auto"/>
            </w:tcBorders>
            <w:hideMark/>
          </w:tcPr>
          <w:p w14:paraId="625B9B13"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Il s’agit du compte Nostro de l'affilié ouvert auprès du dépositaire central par type d’avoir.</w:t>
            </w:r>
          </w:p>
        </w:tc>
        <w:tc>
          <w:tcPr>
            <w:tcW w:w="1600" w:type="dxa"/>
            <w:tcBorders>
              <w:top w:val="nil"/>
              <w:left w:val="nil"/>
              <w:bottom w:val="single" w:sz="4" w:space="0" w:color="auto"/>
              <w:right w:val="single" w:sz="4" w:space="0" w:color="auto"/>
            </w:tcBorders>
            <w:hideMark/>
          </w:tcPr>
          <w:p w14:paraId="6F592302"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5522C4C4"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3DE1D8A9"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Quantité disponible</w:t>
            </w:r>
          </w:p>
        </w:tc>
        <w:tc>
          <w:tcPr>
            <w:tcW w:w="4060" w:type="dxa"/>
            <w:tcBorders>
              <w:top w:val="nil"/>
              <w:left w:val="nil"/>
              <w:bottom w:val="single" w:sz="4" w:space="0" w:color="auto"/>
              <w:right w:val="single" w:sz="4" w:space="0" w:color="auto"/>
            </w:tcBorders>
            <w:hideMark/>
          </w:tcPr>
          <w:p w14:paraId="1C418E15"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Quantité dénouée - encours en sortie</w:t>
            </w:r>
          </w:p>
        </w:tc>
        <w:tc>
          <w:tcPr>
            <w:tcW w:w="1600" w:type="dxa"/>
            <w:tcBorders>
              <w:top w:val="nil"/>
              <w:left w:val="nil"/>
              <w:bottom w:val="single" w:sz="4" w:space="0" w:color="auto"/>
              <w:right w:val="single" w:sz="4" w:space="0" w:color="auto"/>
            </w:tcBorders>
            <w:hideMark/>
          </w:tcPr>
          <w:p w14:paraId="19F4886F" w14:textId="77777777" w:rsidR="00F56040" w:rsidRPr="00F56040" w:rsidRDefault="00F56040" w:rsidP="00F56040">
            <w:pPr>
              <w:spacing w:line="240" w:lineRule="auto"/>
              <w:rPr>
                <w:rFonts w:ascii="Calibri" w:eastAsia="Times New Roman" w:hAnsi="Calibri" w:cs="Calibri"/>
                <w:color w:val="000000"/>
                <w:sz w:val="18"/>
                <w:szCs w:val="18"/>
                <w:lang w:eastAsia="fr-FR"/>
              </w:rPr>
            </w:pPr>
            <w:r w:rsidRPr="00F56040">
              <w:rPr>
                <w:rFonts w:ascii="Calibri" w:eastAsia="Times New Roman" w:hAnsi="Calibri" w:cs="Calibri"/>
                <w:color w:val="000000"/>
                <w:sz w:val="18"/>
                <w:szCs w:val="18"/>
                <w:lang w:eastAsia="fr-FR"/>
              </w:rPr>
              <w:t>Obligatoire</w:t>
            </w:r>
          </w:p>
        </w:tc>
      </w:tr>
      <w:tr w:rsidR="00F56040" w:rsidRPr="00F56040" w14:paraId="5C9CFB61"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31E3871E"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Quantité</w:t>
            </w:r>
          </w:p>
        </w:tc>
        <w:tc>
          <w:tcPr>
            <w:tcW w:w="4060" w:type="dxa"/>
            <w:tcBorders>
              <w:top w:val="nil"/>
              <w:left w:val="nil"/>
              <w:bottom w:val="single" w:sz="4" w:space="0" w:color="auto"/>
              <w:right w:val="single" w:sz="4" w:space="0" w:color="auto"/>
            </w:tcBorders>
            <w:hideMark/>
          </w:tcPr>
          <w:p w14:paraId="00C363AB"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Quantité à bloquer</w:t>
            </w:r>
          </w:p>
        </w:tc>
        <w:tc>
          <w:tcPr>
            <w:tcW w:w="1600" w:type="dxa"/>
            <w:tcBorders>
              <w:top w:val="nil"/>
              <w:left w:val="nil"/>
              <w:bottom w:val="single" w:sz="4" w:space="0" w:color="auto"/>
              <w:right w:val="single" w:sz="4" w:space="0" w:color="auto"/>
            </w:tcBorders>
            <w:hideMark/>
          </w:tcPr>
          <w:p w14:paraId="62D33B76"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6AA98492"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0D64918E"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Type de quantité</w:t>
            </w:r>
          </w:p>
        </w:tc>
        <w:tc>
          <w:tcPr>
            <w:tcW w:w="4060" w:type="dxa"/>
            <w:tcBorders>
              <w:top w:val="nil"/>
              <w:left w:val="nil"/>
              <w:bottom w:val="single" w:sz="4" w:space="0" w:color="auto"/>
              <w:right w:val="single" w:sz="4" w:space="0" w:color="auto"/>
            </w:tcBorders>
            <w:hideMark/>
          </w:tcPr>
          <w:p w14:paraId="6630BBD7"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Donnée déterminant le type de la quantité. « UNIT » pour </w:t>
            </w:r>
            <w:proofErr w:type="gramStart"/>
            <w:r w:rsidRPr="004C7634">
              <w:rPr>
                <w:rFonts w:ascii="Calibri" w:eastAsia="Times New Roman" w:hAnsi="Calibri" w:cs="Calibri"/>
                <w:color w:val="000000"/>
                <w:sz w:val="18"/>
                <w:szCs w:val="18"/>
                <w:lang w:eastAsia="fr-FR"/>
              </w:rPr>
              <w:t>les valeurs locale</w:t>
            </w:r>
            <w:proofErr w:type="gramEnd"/>
            <w:r w:rsidRPr="004C7634">
              <w:rPr>
                <w:rFonts w:ascii="Calibri" w:eastAsia="Times New Roman" w:hAnsi="Calibri" w:cs="Calibri"/>
                <w:color w:val="000000"/>
                <w:sz w:val="18"/>
                <w:szCs w:val="18"/>
                <w:lang w:eastAsia="fr-FR"/>
              </w:rPr>
              <w:t>.</w:t>
            </w:r>
          </w:p>
        </w:tc>
        <w:tc>
          <w:tcPr>
            <w:tcW w:w="1600" w:type="dxa"/>
            <w:tcBorders>
              <w:top w:val="nil"/>
              <w:left w:val="nil"/>
              <w:bottom w:val="single" w:sz="4" w:space="0" w:color="auto"/>
              <w:right w:val="single" w:sz="4" w:space="0" w:color="auto"/>
            </w:tcBorders>
            <w:hideMark/>
          </w:tcPr>
          <w:p w14:paraId="76A31D57"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3022EACA" w14:textId="77777777" w:rsidTr="00FC3A30">
        <w:trPr>
          <w:trHeight w:val="480"/>
          <w:jc w:val="center"/>
        </w:trPr>
        <w:tc>
          <w:tcPr>
            <w:tcW w:w="2380" w:type="dxa"/>
            <w:tcBorders>
              <w:top w:val="nil"/>
              <w:left w:val="single" w:sz="4" w:space="0" w:color="auto"/>
              <w:bottom w:val="single" w:sz="4" w:space="0" w:color="auto"/>
              <w:right w:val="single" w:sz="4" w:space="0" w:color="auto"/>
            </w:tcBorders>
            <w:hideMark/>
          </w:tcPr>
          <w:p w14:paraId="044FB986"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w:t>
            </w:r>
          </w:p>
        </w:tc>
        <w:tc>
          <w:tcPr>
            <w:tcW w:w="4060" w:type="dxa"/>
            <w:tcBorders>
              <w:top w:val="nil"/>
              <w:left w:val="nil"/>
              <w:bottom w:val="single" w:sz="4" w:space="0" w:color="auto"/>
              <w:right w:val="single" w:sz="4" w:space="0" w:color="auto"/>
            </w:tcBorders>
            <w:hideMark/>
          </w:tcPr>
          <w:p w14:paraId="018CED0D"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 xml:space="preserve">Prix = dernier cours disponible, Fournisseur </w:t>
            </w:r>
            <w:proofErr w:type="spellStart"/>
            <w:r w:rsidRPr="004C7634">
              <w:rPr>
                <w:rFonts w:ascii="Calibri" w:eastAsia="Times New Roman" w:hAnsi="Calibri" w:cs="Calibri"/>
                <w:color w:val="000000"/>
                <w:sz w:val="18"/>
                <w:szCs w:val="18"/>
                <w:lang w:eastAsia="fr-FR"/>
              </w:rPr>
              <w:t>Telekurs</w:t>
            </w:r>
            <w:proofErr w:type="spellEnd"/>
            <w:ins w:id="368" w:author="souchem" w:date="2015-07-28T18:28:00Z">
              <w:r w:rsidR="00DB401A">
                <w:rPr>
                  <w:rFonts w:ascii="Calibri" w:eastAsia="Times New Roman" w:hAnsi="Calibri" w:cs="Calibri"/>
                  <w:color w:val="000000"/>
                  <w:sz w:val="18"/>
                  <w:szCs w:val="18"/>
                  <w:lang w:eastAsia="fr-FR"/>
                </w:rPr>
                <w:t xml:space="preserve"> [</w:t>
              </w:r>
            </w:ins>
            <w:ins w:id="369" w:author="souchem" w:date="2015-07-28T18:29:00Z">
              <w:r w:rsidR="00DB401A">
                <w:rPr>
                  <w:rFonts w:ascii="Calibri" w:eastAsia="Times New Roman" w:hAnsi="Calibri" w:cs="Calibri"/>
                  <w:color w:val="000000"/>
                  <w:sz w:val="18"/>
                  <w:szCs w:val="18"/>
                  <w:lang w:eastAsia="fr-FR"/>
                </w:rPr>
                <w:t xml:space="preserve">Valorisation selon prix de </w:t>
              </w:r>
              <w:proofErr w:type="gramStart"/>
              <w:r w:rsidR="00DB401A">
                <w:rPr>
                  <w:rFonts w:ascii="Calibri" w:eastAsia="Times New Roman" w:hAnsi="Calibri" w:cs="Calibri"/>
                  <w:color w:val="000000"/>
                  <w:sz w:val="18"/>
                  <w:szCs w:val="18"/>
                  <w:lang w:eastAsia="fr-FR"/>
                </w:rPr>
                <w:t>marché:</w:t>
              </w:r>
              <w:proofErr w:type="gramEnd"/>
              <w:r w:rsidR="00DB401A">
                <w:rPr>
                  <w:rFonts w:ascii="Calibri" w:eastAsia="Times New Roman" w:hAnsi="Calibri" w:cs="Calibri"/>
                  <w:color w:val="000000"/>
                  <w:sz w:val="18"/>
                  <w:szCs w:val="18"/>
                  <w:lang w:eastAsia="fr-FR"/>
                </w:rPr>
                <w:t xml:space="preserve"> </w:t>
              </w:r>
            </w:ins>
            <w:ins w:id="370" w:author="souchem" w:date="2015-07-28T18:28:00Z">
              <w:r w:rsidR="00DB401A">
                <w:rPr>
                  <w:rFonts w:ascii="Calibri" w:eastAsia="Times New Roman" w:hAnsi="Calibri" w:cs="Calibri"/>
                  <w:color w:val="000000"/>
                  <w:sz w:val="18"/>
                  <w:szCs w:val="18"/>
                  <w:lang w:eastAsia="fr-FR"/>
                </w:rPr>
                <w:t>GAP NON RETENU]</w:t>
              </w:r>
            </w:ins>
          </w:p>
        </w:tc>
        <w:tc>
          <w:tcPr>
            <w:tcW w:w="1600" w:type="dxa"/>
            <w:tcBorders>
              <w:top w:val="nil"/>
              <w:left w:val="nil"/>
              <w:bottom w:val="single" w:sz="4" w:space="0" w:color="auto"/>
              <w:right w:val="single" w:sz="4" w:space="0" w:color="auto"/>
            </w:tcBorders>
            <w:hideMark/>
          </w:tcPr>
          <w:p w14:paraId="166EB503"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r w:rsidR="00F56040" w:rsidRPr="00F56040" w14:paraId="21E38723"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46961D4A"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Devise</w:t>
            </w:r>
          </w:p>
        </w:tc>
        <w:tc>
          <w:tcPr>
            <w:tcW w:w="4060" w:type="dxa"/>
            <w:tcBorders>
              <w:top w:val="nil"/>
              <w:left w:val="nil"/>
              <w:bottom w:val="single" w:sz="4" w:space="0" w:color="auto"/>
              <w:right w:val="single" w:sz="4" w:space="0" w:color="auto"/>
            </w:tcBorders>
            <w:hideMark/>
          </w:tcPr>
          <w:p w14:paraId="07EE702C"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MAD</w:t>
            </w:r>
          </w:p>
        </w:tc>
        <w:tc>
          <w:tcPr>
            <w:tcW w:w="1600" w:type="dxa"/>
            <w:tcBorders>
              <w:top w:val="nil"/>
              <w:left w:val="nil"/>
              <w:bottom w:val="single" w:sz="4" w:space="0" w:color="auto"/>
              <w:right w:val="single" w:sz="4" w:space="0" w:color="auto"/>
            </w:tcBorders>
            <w:hideMark/>
          </w:tcPr>
          <w:p w14:paraId="61520054"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Obligatoire</w:t>
            </w:r>
          </w:p>
        </w:tc>
      </w:tr>
      <w:tr w:rsidR="00F56040" w:rsidRPr="00F56040" w14:paraId="6D17662A" w14:textId="77777777" w:rsidTr="00FC3A30">
        <w:trPr>
          <w:trHeight w:val="300"/>
          <w:jc w:val="center"/>
        </w:trPr>
        <w:tc>
          <w:tcPr>
            <w:tcW w:w="2380" w:type="dxa"/>
            <w:tcBorders>
              <w:top w:val="nil"/>
              <w:left w:val="single" w:sz="4" w:space="0" w:color="auto"/>
              <w:bottom w:val="single" w:sz="4" w:space="0" w:color="auto"/>
              <w:right w:val="single" w:sz="4" w:space="0" w:color="auto"/>
            </w:tcBorders>
            <w:hideMark/>
          </w:tcPr>
          <w:p w14:paraId="30C3FD6B"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Valeur de blocage</w:t>
            </w:r>
          </w:p>
        </w:tc>
        <w:tc>
          <w:tcPr>
            <w:tcW w:w="4060" w:type="dxa"/>
            <w:tcBorders>
              <w:top w:val="nil"/>
              <w:left w:val="nil"/>
              <w:bottom w:val="single" w:sz="4" w:space="0" w:color="auto"/>
              <w:right w:val="single" w:sz="4" w:space="0" w:color="auto"/>
            </w:tcBorders>
            <w:hideMark/>
          </w:tcPr>
          <w:p w14:paraId="69DDB215"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Prix X Quantité</w:t>
            </w:r>
          </w:p>
        </w:tc>
        <w:tc>
          <w:tcPr>
            <w:tcW w:w="1600" w:type="dxa"/>
            <w:tcBorders>
              <w:top w:val="nil"/>
              <w:left w:val="nil"/>
              <w:bottom w:val="single" w:sz="4" w:space="0" w:color="auto"/>
              <w:right w:val="single" w:sz="4" w:space="0" w:color="auto"/>
            </w:tcBorders>
            <w:hideMark/>
          </w:tcPr>
          <w:p w14:paraId="7905C304" w14:textId="77777777" w:rsidR="00F56040" w:rsidRPr="004C7634" w:rsidRDefault="00F56040" w:rsidP="00F56040">
            <w:pPr>
              <w:spacing w:line="240" w:lineRule="auto"/>
              <w:rPr>
                <w:rFonts w:ascii="Calibri" w:eastAsia="Times New Roman" w:hAnsi="Calibri" w:cs="Calibri"/>
                <w:color w:val="000000"/>
                <w:sz w:val="18"/>
                <w:szCs w:val="18"/>
                <w:lang w:eastAsia="fr-FR"/>
              </w:rPr>
            </w:pPr>
            <w:r w:rsidRPr="004C7634">
              <w:rPr>
                <w:rFonts w:ascii="Calibri" w:eastAsia="Times New Roman" w:hAnsi="Calibri" w:cs="Calibri"/>
                <w:color w:val="000000"/>
                <w:sz w:val="18"/>
                <w:szCs w:val="18"/>
                <w:lang w:eastAsia="fr-FR"/>
              </w:rPr>
              <w:t>Optionnel</w:t>
            </w:r>
          </w:p>
        </w:tc>
      </w:tr>
    </w:tbl>
    <w:p w14:paraId="35B740E2" w14:textId="77777777" w:rsidR="00F56040" w:rsidRPr="00FA3E80" w:rsidRDefault="00F56040" w:rsidP="00163FC5">
      <w:pPr>
        <w:pStyle w:val="ListParagraph"/>
        <w:spacing w:before="240" w:after="240" w:line="240" w:lineRule="auto"/>
        <w:ind w:left="0" w:right="142"/>
        <w:rPr>
          <w:highlight w:val="yellow"/>
        </w:rPr>
      </w:pPr>
    </w:p>
    <w:p w14:paraId="52410008" w14:textId="77777777" w:rsidR="00D81113" w:rsidRPr="00695230" w:rsidRDefault="00D81113" w:rsidP="00D81113">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 règles métier</w:t>
      </w:r>
    </w:p>
    <w:p w14:paraId="22AB1C42" w14:textId="77777777" w:rsidR="00FC3A30" w:rsidRDefault="00FC3A30" w:rsidP="00FC3A30">
      <w:pPr>
        <w:pStyle w:val="ListParagraph"/>
        <w:spacing w:before="240" w:after="240" w:line="240" w:lineRule="auto"/>
        <w:ind w:left="0" w:right="142"/>
      </w:pPr>
      <w:r w:rsidRPr="00EB097B">
        <w:t>A la cr</w:t>
      </w:r>
      <w:r>
        <w:t>éation du blocage</w:t>
      </w:r>
      <w:r w:rsidRPr="00EB097B">
        <w:t>, le système applique une liste de contrôles applicatifs de règle métier. Si les règles ne sont pas respectées, le système génère l'IRL dans un statut "Incomplet" avec le (ou les) message(s) d'erreur (voir liste ci-dessous). L'utilisateur peut "réparer" son instruction et la recycler ou rejeter L'IRL manuellement.</w:t>
      </w:r>
    </w:p>
    <w:tbl>
      <w:tblPr>
        <w:tblW w:w="4700" w:type="dxa"/>
        <w:jc w:val="center"/>
        <w:tblCellMar>
          <w:left w:w="70" w:type="dxa"/>
          <w:right w:w="70" w:type="dxa"/>
        </w:tblCellMar>
        <w:tblLook w:val="04A0" w:firstRow="1" w:lastRow="0" w:firstColumn="1" w:lastColumn="0" w:noHBand="0" w:noVBand="1"/>
      </w:tblPr>
      <w:tblGrid>
        <w:gridCol w:w="4700"/>
      </w:tblGrid>
      <w:tr w:rsidR="001D7DCF" w:rsidRPr="001D7DCF" w14:paraId="3EFB3135" w14:textId="77777777" w:rsidTr="001D7DCF">
        <w:trPr>
          <w:trHeight w:val="300"/>
          <w:jc w:val="center"/>
        </w:trPr>
        <w:tc>
          <w:tcPr>
            <w:tcW w:w="4700" w:type="dxa"/>
            <w:tcBorders>
              <w:top w:val="single" w:sz="4" w:space="0" w:color="auto"/>
              <w:left w:val="single" w:sz="4" w:space="0" w:color="auto"/>
              <w:bottom w:val="single" w:sz="4" w:space="0" w:color="auto"/>
              <w:right w:val="single" w:sz="4" w:space="0" w:color="auto"/>
            </w:tcBorders>
            <w:shd w:val="clear" w:color="000000" w:fill="BFBFBF"/>
            <w:hideMark/>
          </w:tcPr>
          <w:p w14:paraId="1967D24A" w14:textId="77777777" w:rsidR="001D7DCF" w:rsidRPr="001D7DCF" w:rsidRDefault="001D7DCF" w:rsidP="001D7DCF">
            <w:pPr>
              <w:spacing w:line="240" w:lineRule="auto"/>
              <w:rPr>
                <w:rFonts w:ascii="Calibri" w:eastAsia="Times New Roman" w:hAnsi="Calibri" w:cs="Calibri"/>
                <w:b/>
                <w:bCs/>
                <w:color w:val="000000"/>
                <w:sz w:val="20"/>
                <w:szCs w:val="20"/>
                <w:lang w:eastAsia="fr-FR"/>
              </w:rPr>
            </w:pPr>
            <w:r w:rsidRPr="001D7DCF">
              <w:rPr>
                <w:rFonts w:ascii="Calibri" w:eastAsia="Times New Roman" w:hAnsi="Calibri" w:cs="Calibri"/>
                <w:b/>
                <w:bCs/>
                <w:color w:val="000000"/>
                <w:sz w:val="20"/>
                <w:szCs w:val="20"/>
                <w:lang w:eastAsia="fr-FR"/>
              </w:rPr>
              <w:t>Message d'erreur</w:t>
            </w:r>
          </w:p>
        </w:tc>
      </w:tr>
      <w:tr w:rsidR="001D7DCF" w:rsidRPr="001D7DCF" w14:paraId="7B88B503"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459B8D4E"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Date de blocage est un jour férié</w:t>
            </w:r>
          </w:p>
        </w:tc>
      </w:tr>
      <w:tr w:rsidR="001D7DCF" w:rsidRPr="001D7DCF" w14:paraId="61E4D6F2"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46951F76"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Date de levée de blocage un jour férié</w:t>
            </w:r>
          </w:p>
        </w:tc>
      </w:tr>
      <w:tr w:rsidR="001D7DCF" w:rsidRPr="001D7DCF" w14:paraId="3F2A2A96"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2316DD07" w14:textId="77777777" w:rsidR="001D7DCF" w:rsidRPr="001D7DCF" w:rsidRDefault="001D7DCF" w:rsidP="001D7DCF">
            <w:pPr>
              <w:spacing w:line="240" w:lineRule="auto"/>
              <w:rPr>
                <w:rFonts w:ascii="Calibri" w:eastAsia="Times New Roman" w:hAnsi="Calibri" w:cs="Calibri"/>
                <w:color w:val="000000"/>
                <w:sz w:val="20"/>
                <w:szCs w:val="20"/>
                <w:lang w:eastAsia="fr-FR"/>
              </w:rPr>
            </w:pPr>
            <w:r>
              <w:rPr>
                <w:rFonts w:ascii="Calibri" w:eastAsia="Times New Roman" w:hAnsi="Calibri" w:cs="Calibri"/>
                <w:color w:val="000000"/>
                <w:sz w:val="20"/>
                <w:szCs w:val="20"/>
                <w:lang w:eastAsia="fr-FR"/>
              </w:rPr>
              <w:t>Le client n'est pas é</w:t>
            </w:r>
            <w:r w:rsidRPr="001D7DCF">
              <w:rPr>
                <w:rFonts w:ascii="Calibri" w:eastAsia="Times New Roman" w:hAnsi="Calibri" w:cs="Calibri"/>
                <w:color w:val="000000"/>
                <w:sz w:val="20"/>
                <w:szCs w:val="20"/>
                <w:lang w:eastAsia="fr-FR"/>
              </w:rPr>
              <w:t>ligible pour cette transaction</w:t>
            </w:r>
          </w:p>
        </w:tc>
      </w:tr>
      <w:tr w:rsidR="001D7DCF" w:rsidRPr="001D7DCF" w14:paraId="4572A1D1"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4FB09C8D"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lastRenderedPageBreak/>
              <w:t>Le bénéficiaire n'est pas renseigné.</w:t>
            </w:r>
          </w:p>
        </w:tc>
      </w:tr>
      <w:tr w:rsidR="001D7DCF" w:rsidRPr="001D7DCF" w14:paraId="4FDF9417"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59B6AB89"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Raison de Blocage n'est pas renseigné.</w:t>
            </w:r>
          </w:p>
        </w:tc>
      </w:tr>
      <w:tr w:rsidR="001D7DCF" w:rsidRPr="001D7DCF" w14:paraId="0E2B3EEF"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4F4110B8"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Type de quantité erroné.</w:t>
            </w:r>
          </w:p>
        </w:tc>
      </w:tr>
      <w:tr w:rsidR="001D7DCF" w:rsidRPr="001D7DCF" w14:paraId="7F65CDFE" w14:textId="77777777" w:rsidTr="001D7DCF">
        <w:trPr>
          <w:trHeight w:val="300"/>
          <w:jc w:val="center"/>
        </w:trPr>
        <w:tc>
          <w:tcPr>
            <w:tcW w:w="4700" w:type="dxa"/>
            <w:tcBorders>
              <w:top w:val="nil"/>
              <w:left w:val="single" w:sz="4" w:space="0" w:color="auto"/>
              <w:bottom w:val="single" w:sz="4" w:space="0" w:color="auto"/>
              <w:right w:val="single" w:sz="4" w:space="0" w:color="auto"/>
            </w:tcBorders>
            <w:noWrap/>
            <w:vAlign w:val="bottom"/>
            <w:hideMark/>
          </w:tcPr>
          <w:p w14:paraId="2C1A135E" w14:textId="77777777" w:rsidR="001D7DCF" w:rsidRPr="001D7DCF" w:rsidRDefault="001D7DCF" w:rsidP="001D7DCF">
            <w:pPr>
              <w:spacing w:line="240" w:lineRule="auto"/>
              <w:rPr>
                <w:rFonts w:ascii="Calibri" w:eastAsia="Times New Roman" w:hAnsi="Calibri" w:cs="Calibri"/>
                <w:color w:val="000000"/>
                <w:sz w:val="20"/>
                <w:szCs w:val="20"/>
                <w:lang w:eastAsia="fr-FR"/>
              </w:rPr>
            </w:pPr>
            <w:r w:rsidRPr="001D7DCF">
              <w:rPr>
                <w:rFonts w:ascii="Calibri" w:eastAsia="Times New Roman" w:hAnsi="Calibri" w:cs="Calibri"/>
                <w:color w:val="000000"/>
                <w:sz w:val="20"/>
                <w:szCs w:val="20"/>
                <w:lang w:eastAsia="fr-FR"/>
              </w:rPr>
              <w:t xml:space="preserve">La </w:t>
            </w:r>
            <w:proofErr w:type="gramStart"/>
            <w:r w:rsidRPr="001D7DCF">
              <w:rPr>
                <w:rFonts w:ascii="Calibri" w:eastAsia="Times New Roman" w:hAnsi="Calibri" w:cs="Calibri"/>
                <w:color w:val="000000"/>
                <w:sz w:val="20"/>
                <w:szCs w:val="20"/>
                <w:lang w:eastAsia="fr-FR"/>
              </w:rPr>
              <w:t>quantité  ne</w:t>
            </w:r>
            <w:proofErr w:type="gramEnd"/>
            <w:r w:rsidRPr="001D7DCF">
              <w:rPr>
                <w:rFonts w:ascii="Calibri" w:eastAsia="Times New Roman" w:hAnsi="Calibri" w:cs="Calibri"/>
                <w:color w:val="000000"/>
                <w:sz w:val="20"/>
                <w:szCs w:val="20"/>
                <w:lang w:eastAsia="fr-FR"/>
              </w:rPr>
              <w:t xml:space="preserve"> doit pas être négative.</w:t>
            </w:r>
          </w:p>
        </w:tc>
      </w:tr>
    </w:tbl>
    <w:p w14:paraId="7F9C8919" w14:textId="77777777" w:rsidR="001D7DCF" w:rsidRDefault="001D7DCF" w:rsidP="00FC3A30">
      <w:pPr>
        <w:pStyle w:val="ListParagraph"/>
        <w:spacing w:before="240" w:after="240" w:line="240" w:lineRule="auto"/>
        <w:ind w:left="0" w:right="142"/>
      </w:pPr>
    </w:p>
    <w:p w14:paraId="33447FCA" w14:textId="77777777" w:rsidR="000E1A08" w:rsidRDefault="000E1A08" w:rsidP="000E1A08">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Contrôles provisions</w:t>
      </w:r>
    </w:p>
    <w:p w14:paraId="65E73E06" w14:textId="77777777" w:rsidR="009F4246" w:rsidRDefault="009F4246" w:rsidP="009F4246">
      <w:pPr>
        <w:spacing w:before="240" w:after="240"/>
        <w:contextualSpacing/>
      </w:pPr>
      <w:r w:rsidRPr="001401A1">
        <w:t xml:space="preserve">Pour les opérations de </w:t>
      </w:r>
      <w:r>
        <w:t>nantissement</w:t>
      </w:r>
      <w:r w:rsidRPr="001401A1">
        <w:t xml:space="preserve">, le système applique un contrôle sur la disponibilité des titres sur la base de </w:t>
      </w:r>
      <w:proofErr w:type="gramStart"/>
      <w:r w:rsidRPr="001401A1">
        <w:t>la</w:t>
      </w:r>
      <w:r>
        <w:t>:</w:t>
      </w:r>
      <w:proofErr w:type="gramEnd"/>
    </w:p>
    <w:p w14:paraId="73435D9E" w14:textId="77777777" w:rsidR="009F4246" w:rsidRDefault="009F4246" w:rsidP="009F4246">
      <w:pPr>
        <w:spacing w:before="240" w:after="240"/>
        <w:contextualSpacing/>
        <w:jc w:val="center"/>
      </w:pPr>
      <w:proofErr w:type="gramStart"/>
      <w:r w:rsidRPr="0055110F">
        <w:rPr>
          <w:b/>
        </w:rPr>
        <w:t>«Position</w:t>
      </w:r>
      <w:proofErr w:type="gramEnd"/>
      <w:r w:rsidRPr="0055110F">
        <w:rPr>
          <w:b/>
        </w:rPr>
        <w:t xml:space="preserve"> </w:t>
      </w:r>
      <w:r>
        <w:rPr>
          <w:b/>
        </w:rPr>
        <w:t xml:space="preserve">disponible = Position </w:t>
      </w:r>
      <w:r w:rsidRPr="0055110F">
        <w:rPr>
          <w:b/>
        </w:rPr>
        <w:t xml:space="preserve">dénouée </w:t>
      </w:r>
      <w:r>
        <w:rPr>
          <w:b/>
        </w:rPr>
        <w:t xml:space="preserve">- </w:t>
      </w:r>
      <w:proofErr w:type="gramStart"/>
      <w:r>
        <w:rPr>
          <w:b/>
        </w:rPr>
        <w:t>Ventes</w:t>
      </w:r>
      <w:r w:rsidRPr="0055110F">
        <w:rPr>
          <w:b/>
        </w:rPr>
        <w:t>»</w:t>
      </w:r>
      <w:proofErr w:type="gramEnd"/>
      <w:r w:rsidRPr="0055110F">
        <w:t>.</w:t>
      </w:r>
    </w:p>
    <w:p w14:paraId="7A6B76BF" w14:textId="77777777" w:rsidR="009F4246" w:rsidRDefault="009F4246" w:rsidP="009F4246">
      <w:pPr>
        <w:spacing w:before="240" w:after="240"/>
        <w:contextualSpacing/>
      </w:pPr>
      <w:r>
        <w:t xml:space="preserve"> Ventes comprennent :</w:t>
      </w:r>
    </w:p>
    <w:p w14:paraId="07B78370" w14:textId="77777777" w:rsidR="009F4246" w:rsidRDefault="009F4246" w:rsidP="009F4246">
      <w:pPr>
        <w:spacing w:before="240" w:after="240"/>
        <w:contextualSpacing/>
      </w:pPr>
      <w:r>
        <w:tab/>
        <w:t>-Ventes « Validés » en attente d’exécution sur le carnet d’ordres (</w:t>
      </w:r>
      <w:proofErr w:type="spellStart"/>
      <w:r>
        <w:t>MegaTrade</w:t>
      </w:r>
      <w:proofErr w:type="spellEnd"/>
      <w:r>
        <w:t>)</w:t>
      </w:r>
    </w:p>
    <w:p w14:paraId="263A1184" w14:textId="77777777" w:rsidR="009F4246" w:rsidRDefault="009F4246" w:rsidP="009F4246">
      <w:pPr>
        <w:spacing w:before="240" w:after="240"/>
        <w:contextualSpacing/>
      </w:pPr>
      <w:r>
        <w:tab/>
        <w:t>-Ventes « Exécutés » sur le carnet d’ordres (</w:t>
      </w:r>
      <w:proofErr w:type="spellStart"/>
      <w:r>
        <w:t>MegaTrade</w:t>
      </w:r>
      <w:proofErr w:type="spellEnd"/>
      <w:r>
        <w:t>)</w:t>
      </w:r>
      <w:r>
        <w:tab/>
      </w:r>
    </w:p>
    <w:p w14:paraId="1CBEC6C7" w14:textId="77777777" w:rsidR="009F4246" w:rsidRDefault="009F4246" w:rsidP="009F4246">
      <w:pPr>
        <w:spacing w:before="240" w:after="240"/>
        <w:contextualSpacing/>
      </w:pPr>
      <w:r>
        <w:tab/>
        <w:t>- Vente</w:t>
      </w:r>
      <w:r w:rsidR="009824EC">
        <w:t>s</w:t>
      </w:r>
      <w:r>
        <w:t xml:space="preserve"> « Instruits » (</w:t>
      </w:r>
      <w:proofErr w:type="spellStart"/>
      <w:r>
        <w:t>MegaCustody</w:t>
      </w:r>
      <w:proofErr w:type="spellEnd"/>
      <w:r>
        <w:t>)</w:t>
      </w:r>
    </w:p>
    <w:p w14:paraId="5DDC8141" w14:textId="77777777" w:rsidR="009F4246" w:rsidRPr="0055110F" w:rsidRDefault="009F4246" w:rsidP="009F4246">
      <w:pPr>
        <w:spacing w:before="240" w:after="240"/>
        <w:contextualSpacing/>
      </w:pPr>
      <w:r>
        <w:tab/>
        <w:t xml:space="preserve">- Ventes « Appariés </w:t>
      </w:r>
      <w:proofErr w:type="gramStart"/>
      <w:r>
        <w:t>»  (</w:t>
      </w:r>
      <w:proofErr w:type="spellStart"/>
      <w:proofErr w:type="gramEnd"/>
      <w:r>
        <w:t>MegaCustody</w:t>
      </w:r>
      <w:proofErr w:type="spellEnd"/>
      <w:r>
        <w:t>)</w:t>
      </w:r>
    </w:p>
    <w:p w14:paraId="6F5786F5" w14:textId="77777777" w:rsidR="009F4246" w:rsidRDefault="009F4246" w:rsidP="009F4246">
      <w:pPr>
        <w:spacing w:before="240" w:after="240"/>
        <w:contextualSpacing/>
        <w:rPr>
          <w:b/>
        </w:rPr>
      </w:pPr>
    </w:p>
    <w:p w14:paraId="0BE157DF" w14:textId="77777777" w:rsidR="009B14E4" w:rsidRPr="006E2378" w:rsidRDefault="009B14E4" w:rsidP="009B14E4">
      <w:pPr>
        <w:spacing w:before="240" w:after="240"/>
        <w:contextualSpacing/>
      </w:pPr>
      <w:r w:rsidRPr="006E2378">
        <w:t xml:space="preserve">La quantité </w:t>
      </w:r>
      <w:r>
        <w:t>bloquée</w:t>
      </w:r>
      <w:r w:rsidRPr="006E2378">
        <w:t xml:space="preserve"> est déduite de la position "dénouée" et devient logée dans une nature de position de </w:t>
      </w:r>
      <w:r>
        <w:t>blocage</w:t>
      </w:r>
      <w:r w:rsidRPr="006E2378">
        <w:t>.</w:t>
      </w:r>
    </w:p>
    <w:p w14:paraId="5EF4CB05" w14:textId="77777777" w:rsidR="009B14E4" w:rsidRPr="0001275D" w:rsidRDefault="009B14E4" w:rsidP="000E1A08">
      <w:pPr>
        <w:spacing w:before="240" w:after="240"/>
        <w:contextualSpacing/>
        <w:rPr>
          <w:highlight w:val="yellow"/>
        </w:rPr>
      </w:pPr>
    </w:p>
    <w:p w14:paraId="701D63D1" w14:textId="77777777" w:rsidR="000E1A08" w:rsidRDefault="00E955F0" w:rsidP="000E1A08">
      <w:pPr>
        <w:pStyle w:val="Heading5"/>
        <w:rPr>
          <w:rFonts w:asciiTheme="minorHAnsi" w:hAnsiTheme="minorHAnsi" w:cstheme="minorHAnsi"/>
          <w:b/>
          <w:i/>
          <w:sz w:val="20"/>
          <w:szCs w:val="20"/>
          <w:u w:val="single"/>
        </w:rPr>
      </w:pPr>
      <w:r>
        <w:rPr>
          <w:rFonts w:asciiTheme="minorHAnsi" w:hAnsiTheme="minorHAnsi" w:cstheme="minorHAnsi"/>
          <w:b/>
          <w:i/>
          <w:sz w:val="20"/>
          <w:szCs w:val="20"/>
          <w:u w:val="single"/>
        </w:rPr>
        <w:t>Levée de blocage</w:t>
      </w:r>
    </w:p>
    <w:p w14:paraId="328B436F" w14:textId="77777777" w:rsidR="000E1A08" w:rsidRPr="004C7634" w:rsidRDefault="00683708" w:rsidP="000E1A08">
      <w:pPr>
        <w:pStyle w:val="ListParagraph"/>
        <w:numPr>
          <w:ilvl w:val="0"/>
          <w:numId w:val="28"/>
        </w:numPr>
        <w:spacing w:before="240" w:after="240" w:line="240" w:lineRule="auto"/>
        <w:ind w:right="142"/>
      </w:pPr>
      <w:r w:rsidRPr="004C7634">
        <w:t>La levée de blocage</w:t>
      </w:r>
      <w:r w:rsidR="000E1A08" w:rsidRPr="004C7634">
        <w:t xml:space="preserve"> prend place avec une action manuelle de l'utilisateur en indiquant si la levée est totale (quantité totale) ou partielle (quantité inférieure à la quantité totale). </w:t>
      </w:r>
    </w:p>
    <w:p w14:paraId="23A6D291" w14:textId="77777777" w:rsidR="000E1A08" w:rsidRPr="004C7634" w:rsidRDefault="000E1A08" w:rsidP="000E1A08">
      <w:pPr>
        <w:pStyle w:val="ListParagraph"/>
        <w:numPr>
          <w:ilvl w:val="0"/>
          <w:numId w:val="28"/>
        </w:numPr>
        <w:spacing w:before="240" w:after="240" w:line="240" w:lineRule="auto"/>
        <w:ind w:right="142"/>
      </w:pPr>
      <w:proofErr w:type="spellStart"/>
      <w:r w:rsidRPr="004C7634">
        <w:t>Megara</w:t>
      </w:r>
      <w:proofErr w:type="spellEnd"/>
      <w:r w:rsidRPr="004C7634">
        <w:t xml:space="preserve"> doit permettre une levé</w:t>
      </w:r>
      <w:r w:rsidR="00683708" w:rsidRPr="004C7634">
        <w:t>e totale massive de blocage</w:t>
      </w:r>
      <w:r w:rsidRPr="004C7634">
        <w:t>. L'utilisateur sélectionne un ensemble de contrat pour lance</w:t>
      </w:r>
      <w:r w:rsidR="00683708" w:rsidRPr="004C7634">
        <w:t>r</w:t>
      </w:r>
      <w:r w:rsidRPr="004C7634">
        <w:t xml:space="preserve"> une levée sur la quantité totale pour chaque contrat sélectionné.</w:t>
      </w:r>
    </w:p>
    <w:p w14:paraId="51E8C4F7" w14:textId="77777777" w:rsidR="00495899" w:rsidRPr="00641058" w:rsidRDefault="00495899" w:rsidP="00495899">
      <w:pPr>
        <w:pStyle w:val="ListParagraph"/>
        <w:spacing w:before="240" w:after="240" w:line="240" w:lineRule="auto"/>
        <w:ind w:right="142"/>
        <w:rPr>
          <w:highlight w:val="yellow"/>
        </w:rPr>
      </w:pPr>
    </w:p>
    <w:p w14:paraId="69D90BB9" w14:textId="77777777" w:rsidR="00495899" w:rsidRPr="006666E4" w:rsidRDefault="00495899" w:rsidP="00495899">
      <w:pPr>
        <w:pStyle w:val="Heading4"/>
      </w:pPr>
      <w:proofErr w:type="gramStart"/>
      <w:r>
        <w:t>Les conversion</w:t>
      </w:r>
      <w:proofErr w:type="gramEnd"/>
      <w:r>
        <w:t xml:space="preserve"> de forme de détention de titres</w:t>
      </w:r>
    </w:p>
    <w:p w14:paraId="46A3A9CC" w14:textId="77777777" w:rsidR="0036007F" w:rsidRPr="00AF62A3" w:rsidRDefault="0036007F" w:rsidP="0036007F">
      <w:pPr>
        <w:spacing w:before="240" w:after="240" w:line="240" w:lineRule="auto"/>
        <w:ind w:right="142"/>
      </w:pPr>
      <w:r w:rsidRPr="00AF62A3">
        <w:t>Les cas de conversions ci-après sont traités via les systèmes de MAROCLEAR :</w:t>
      </w:r>
    </w:p>
    <w:p w14:paraId="0FB5DF0A" w14:textId="77777777" w:rsidR="0036007F" w:rsidRPr="00AF62A3" w:rsidRDefault="0036007F" w:rsidP="0036007F">
      <w:pPr>
        <w:pStyle w:val="ListParagraph"/>
        <w:numPr>
          <w:ilvl w:val="0"/>
          <w:numId w:val="52"/>
        </w:numPr>
        <w:spacing w:before="240" w:after="240" w:line="240" w:lineRule="auto"/>
        <w:ind w:right="142"/>
      </w:pPr>
      <w:r w:rsidRPr="00AF62A3">
        <w:t>Passage de porteur à nominatif administré et inversement ;</w:t>
      </w:r>
    </w:p>
    <w:p w14:paraId="4F3A33A3" w14:textId="77777777" w:rsidR="0036007F" w:rsidRPr="00AF62A3" w:rsidRDefault="0036007F" w:rsidP="0036007F">
      <w:pPr>
        <w:pStyle w:val="ListParagraph"/>
        <w:numPr>
          <w:ilvl w:val="0"/>
          <w:numId w:val="52"/>
        </w:numPr>
        <w:spacing w:before="240" w:after="240" w:line="240" w:lineRule="auto"/>
        <w:ind w:right="142"/>
      </w:pPr>
      <w:r w:rsidRPr="00AF62A3">
        <w:t>Passage de porteur à nominatif pur et inversement ;</w:t>
      </w:r>
    </w:p>
    <w:p w14:paraId="06DBC61E" w14:textId="77777777" w:rsidR="0036007F" w:rsidRPr="00AF62A3" w:rsidRDefault="0036007F" w:rsidP="0036007F">
      <w:pPr>
        <w:pStyle w:val="ListParagraph"/>
        <w:numPr>
          <w:ilvl w:val="0"/>
          <w:numId w:val="52"/>
        </w:numPr>
        <w:spacing w:before="240" w:after="240" w:line="240" w:lineRule="auto"/>
        <w:ind w:right="142"/>
      </w:pPr>
      <w:r w:rsidRPr="00AF62A3">
        <w:t>Passage de nominatif administré à nominatif pur et inversement.</w:t>
      </w:r>
    </w:p>
    <w:p w14:paraId="384C0E78" w14:textId="77777777" w:rsidR="0036007F" w:rsidRPr="00AF62A3" w:rsidRDefault="00D11A57" w:rsidP="00D11A57">
      <w:pPr>
        <w:spacing w:before="240" w:after="240" w:line="240" w:lineRule="auto"/>
        <w:ind w:right="142"/>
      </w:pPr>
      <w:r w:rsidRPr="00AF62A3">
        <w:t xml:space="preserve">La saisie des opérations de conversion s’opère directement sur le terminal </w:t>
      </w:r>
      <w:proofErr w:type="spellStart"/>
      <w:r w:rsidRPr="00AF62A3">
        <w:t>Maroclear</w:t>
      </w:r>
      <w:proofErr w:type="spellEnd"/>
      <w:r w:rsidRPr="00AF62A3">
        <w:t xml:space="preserve">. </w:t>
      </w:r>
      <w:r w:rsidR="0036007F" w:rsidRPr="00AF62A3">
        <w:t xml:space="preserve">La prise en charge des conversions par </w:t>
      </w:r>
      <w:proofErr w:type="spellStart"/>
      <w:r w:rsidR="0036007F" w:rsidRPr="00AF62A3">
        <w:t>Megara</w:t>
      </w:r>
      <w:proofErr w:type="spellEnd"/>
      <w:r w:rsidR="0036007F" w:rsidRPr="00AF62A3">
        <w:t xml:space="preserve"> </w:t>
      </w:r>
      <w:proofErr w:type="gramStart"/>
      <w:r w:rsidR="0036007F" w:rsidRPr="00AF62A3">
        <w:t>est</w:t>
      </w:r>
      <w:r w:rsidR="00E335A2" w:rsidRPr="00AF62A3">
        <w:t xml:space="preserve"> ,selon</w:t>
      </w:r>
      <w:proofErr w:type="gramEnd"/>
      <w:r w:rsidR="00E335A2" w:rsidRPr="00AF62A3">
        <w:t xml:space="preserve"> le cas,</w:t>
      </w:r>
      <w:r w:rsidR="0036007F" w:rsidRPr="00AF62A3">
        <w:t xml:space="preserve"> manuelle</w:t>
      </w:r>
      <w:r w:rsidR="00E335A2" w:rsidRPr="00AF62A3">
        <w:t xml:space="preserve"> ou automatique à partir de </w:t>
      </w:r>
      <w:proofErr w:type="spellStart"/>
      <w:r w:rsidR="00E335A2" w:rsidRPr="00AF62A3">
        <w:t>MegaIssuer</w:t>
      </w:r>
      <w:proofErr w:type="spellEnd"/>
      <w:r w:rsidR="0036007F" w:rsidRPr="00AF62A3">
        <w:t xml:space="preserve">. </w:t>
      </w:r>
      <w:proofErr w:type="spellStart"/>
      <w:r w:rsidR="00E335A2" w:rsidRPr="00AF62A3">
        <w:t>Megara</w:t>
      </w:r>
      <w:proofErr w:type="spellEnd"/>
      <w:r w:rsidR="00E335A2" w:rsidRPr="00AF62A3">
        <w:t xml:space="preserve"> offre des types d'opération dédiés aux opérations de conversion. </w:t>
      </w:r>
      <w:r w:rsidR="0036007F" w:rsidRPr="00AF62A3">
        <w:t xml:space="preserve">Aucun flux (IN ou OUT) n'est échangé avec </w:t>
      </w:r>
      <w:proofErr w:type="spellStart"/>
      <w:r w:rsidR="0036007F" w:rsidRPr="00AF62A3">
        <w:t>MaroClear</w:t>
      </w:r>
      <w:proofErr w:type="spellEnd"/>
      <w:r w:rsidR="0036007F" w:rsidRPr="00AF62A3">
        <w:t xml:space="preserve">. </w:t>
      </w:r>
    </w:p>
    <w:p w14:paraId="58D3D374" w14:textId="77777777" w:rsidR="0036007F" w:rsidRDefault="000B3279" w:rsidP="0036007F">
      <w:pPr>
        <w:spacing w:before="240" w:after="240" w:line="240" w:lineRule="auto"/>
        <w:ind w:right="142"/>
      </w:pPr>
      <w:r w:rsidRPr="00AF62A3">
        <w:t>La conversion de la forme de détention peut se faire comme suit :</w:t>
      </w:r>
    </w:p>
    <w:tbl>
      <w:tblPr>
        <w:tblW w:w="10320" w:type="dxa"/>
        <w:tblInd w:w="55" w:type="dxa"/>
        <w:tblCellMar>
          <w:left w:w="70" w:type="dxa"/>
          <w:right w:w="70" w:type="dxa"/>
        </w:tblCellMar>
        <w:tblLook w:val="04A0" w:firstRow="1" w:lastRow="0" w:firstColumn="1" w:lastColumn="0" w:noHBand="0" w:noVBand="1"/>
      </w:tblPr>
      <w:tblGrid>
        <w:gridCol w:w="500"/>
        <w:gridCol w:w="1058"/>
        <w:gridCol w:w="2940"/>
        <w:gridCol w:w="2940"/>
        <w:gridCol w:w="2940"/>
      </w:tblGrid>
      <w:tr w:rsidR="0019715E" w:rsidRPr="0019715E" w14:paraId="2D63F73E" w14:textId="77777777" w:rsidTr="0019715E">
        <w:trPr>
          <w:trHeight w:val="300"/>
        </w:trPr>
        <w:tc>
          <w:tcPr>
            <w:tcW w:w="500" w:type="dxa"/>
            <w:tcBorders>
              <w:top w:val="nil"/>
              <w:left w:val="nil"/>
              <w:bottom w:val="nil"/>
              <w:right w:val="nil"/>
            </w:tcBorders>
            <w:noWrap/>
            <w:vAlign w:val="bottom"/>
            <w:hideMark/>
          </w:tcPr>
          <w:p w14:paraId="5163FC61" w14:textId="77777777"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1000" w:type="dxa"/>
            <w:tcBorders>
              <w:top w:val="nil"/>
              <w:left w:val="nil"/>
              <w:bottom w:val="nil"/>
              <w:right w:val="nil"/>
            </w:tcBorders>
            <w:noWrap/>
            <w:vAlign w:val="bottom"/>
            <w:hideMark/>
          </w:tcPr>
          <w:p w14:paraId="03D5FD05" w14:textId="77777777"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8820" w:type="dxa"/>
            <w:gridSpan w:val="3"/>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3584BE2" w14:textId="77777777" w:rsidR="0019715E" w:rsidRPr="0019715E" w:rsidRDefault="0019715E" w:rsidP="00570FA7">
            <w:pPr>
              <w:spacing w:line="240" w:lineRule="auto"/>
              <w:jc w:val="center"/>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 xml:space="preserve">Forme de </w:t>
            </w:r>
            <w:r w:rsidR="00570FA7">
              <w:rPr>
                <w:rFonts w:ascii="Calibri" w:eastAsia="Times New Roman" w:hAnsi="Calibri" w:cs="Calibri"/>
                <w:b/>
                <w:bCs/>
                <w:color w:val="000000"/>
                <w:sz w:val="20"/>
                <w:szCs w:val="20"/>
                <w:lang w:eastAsia="fr-FR"/>
              </w:rPr>
              <w:t>détention</w:t>
            </w:r>
            <w:r w:rsidRPr="0019715E">
              <w:rPr>
                <w:rFonts w:ascii="Calibri" w:eastAsia="Times New Roman" w:hAnsi="Calibri" w:cs="Calibri"/>
                <w:b/>
                <w:bCs/>
                <w:color w:val="000000"/>
                <w:sz w:val="20"/>
                <w:szCs w:val="20"/>
                <w:lang w:eastAsia="fr-FR"/>
              </w:rPr>
              <w:t xml:space="preserve"> cible</w:t>
            </w:r>
          </w:p>
        </w:tc>
      </w:tr>
      <w:tr w:rsidR="0019715E" w:rsidRPr="0019715E" w14:paraId="0854B07F" w14:textId="77777777" w:rsidTr="0019715E">
        <w:trPr>
          <w:trHeight w:val="300"/>
        </w:trPr>
        <w:tc>
          <w:tcPr>
            <w:tcW w:w="500" w:type="dxa"/>
            <w:tcBorders>
              <w:top w:val="nil"/>
              <w:left w:val="nil"/>
              <w:bottom w:val="nil"/>
              <w:right w:val="nil"/>
            </w:tcBorders>
            <w:noWrap/>
            <w:vAlign w:val="bottom"/>
            <w:hideMark/>
          </w:tcPr>
          <w:p w14:paraId="6F10CCB4" w14:textId="77777777"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1000" w:type="dxa"/>
            <w:tcBorders>
              <w:top w:val="nil"/>
              <w:left w:val="nil"/>
              <w:bottom w:val="nil"/>
              <w:right w:val="nil"/>
            </w:tcBorders>
            <w:noWrap/>
            <w:vAlign w:val="bottom"/>
            <w:hideMark/>
          </w:tcPr>
          <w:p w14:paraId="728A04A8" w14:textId="77777777" w:rsidR="0019715E" w:rsidRPr="0019715E" w:rsidRDefault="0019715E" w:rsidP="0019715E">
            <w:pPr>
              <w:spacing w:line="240" w:lineRule="auto"/>
              <w:rPr>
                <w:rFonts w:ascii="Calibri" w:eastAsia="Times New Roman" w:hAnsi="Calibri" w:cs="Calibri"/>
                <w:color w:val="000000"/>
                <w:sz w:val="20"/>
                <w:szCs w:val="20"/>
                <w:lang w:eastAsia="fr-FR"/>
              </w:rPr>
            </w:pPr>
          </w:p>
        </w:tc>
        <w:tc>
          <w:tcPr>
            <w:tcW w:w="2940" w:type="dxa"/>
            <w:tcBorders>
              <w:top w:val="nil"/>
              <w:left w:val="single" w:sz="4" w:space="0" w:color="auto"/>
              <w:bottom w:val="single" w:sz="4" w:space="0" w:color="auto"/>
              <w:right w:val="single" w:sz="4" w:space="0" w:color="auto"/>
            </w:tcBorders>
            <w:shd w:val="clear" w:color="000000" w:fill="BFBFBF"/>
            <w:noWrap/>
            <w:vAlign w:val="bottom"/>
            <w:hideMark/>
          </w:tcPr>
          <w:p w14:paraId="33E19732"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Porteur</w:t>
            </w:r>
          </w:p>
        </w:tc>
        <w:tc>
          <w:tcPr>
            <w:tcW w:w="2940" w:type="dxa"/>
            <w:tcBorders>
              <w:top w:val="nil"/>
              <w:left w:val="nil"/>
              <w:bottom w:val="single" w:sz="4" w:space="0" w:color="auto"/>
              <w:right w:val="single" w:sz="4" w:space="0" w:color="auto"/>
            </w:tcBorders>
            <w:shd w:val="clear" w:color="000000" w:fill="BFBFBF"/>
            <w:noWrap/>
            <w:vAlign w:val="bottom"/>
            <w:hideMark/>
          </w:tcPr>
          <w:p w14:paraId="70721DDF"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Administré</w:t>
            </w:r>
          </w:p>
        </w:tc>
        <w:tc>
          <w:tcPr>
            <w:tcW w:w="2940" w:type="dxa"/>
            <w:tcBorders>
              <w:top w:val="nil"/>
              <w:left w:val="nil"/>
              <w:bottom w:val="single" w:sz="4" w:space="0" w:color="auto"/>
              <w:right w:val="single" w:sz="4" w:space="0" w:color="auto"/>
            </w:tcBorders>
            <w:shd w:val="clear" w:color="000000" w:fill="BFBFBF"/>
            <w:noWrap/>
            <w:vAlign w:val="bottom"/>
            <w:hideMark/>
          </w:tcPr>
          <w:p w14:paraId="64F0E381"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Pur</w:t>
            </w:r>
          </w:p>
        </w:tc>
      </w:tr>
      <w:tr w:rsidR="0019715E" w:rsidRPr="0019715E" w14:paraId="04EC6CF1" w14:textId="77777777" w:rsidTr="0019715E">
        <w:trPr>
          <w:trHeight w:val="1410"/>
        </w:trPr>
        <w:tc>
          <w:tcPr>
            <w:tcW w:w="500" w:type="dxa"/>
            <w:vMerge w:val="restart"/>
            <w:tcBorders>
              <w:top w:val="single" w:sz="4" w:space="0" w:color="auto"/>
              <w:left w:val="single" w:sz="4" w:space="0" w:color="auto"/>
              <w:bottom w:val="single" w:sz="4" w:space="0" w:color="auto"/>
              <w:right w:val="single" w:sz="4" w:space="0" w:color="auto"/>
            </w:tcBorders>
            <w:shd w:val="clear" w:color="000000" w:fill="BFBFBF"/>
            <w:noWrap/>
            <w:textDirection w:val="btLr"/>
            <w:vAlign w:val="center"/>
            <w:hideMark/>
          </w:tcPr>
          <w:p w14:paraId="3403A971" w14:textId="77777777" w:rsidR="0019715E" w:rsidRPr="0019715E" w:rsidRDefault="0019715E" w:rsidP="0019715E">
            <w:pPr>
              <w:spacing w:line="240" w:lineRule="auto"/>
              <w:jc w:val="center"/>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lastRenderedPageBreak/>
              <w:t xml:space="preserve">Forme de </w:t>
            </w:r>
            <w:r w:rsidR="00570FA7" w:rsidRPr="0019715E">
              <w:rPr>
                <w:rFonts w:ascii="Calibri" w:eastAsia="Times New Roman" w:hAnsi="Calibri" w:cs="Calibri"/>
                <w:b/>
                <w:bCs/>
                <w:color w:val="000000"/>
                <w:sz w:val="20"/>
                <w:szCs w:val="20"/>
                <w:lang w:eastAsia="fr-FR"/>
              </w:rPr>
              <w:t>détention</w:t>
            </w:r>
            <w:r w:rsidRPr="0019715E">
              <w:rPr>
                <w:rFonts w:ascii="Calibri" w:eastAsia="Times New Roman" w:hAnsi="Calibri" w:cs="Calibri"/>
                <w:b/>
                <w:bCs/>
                <w:color w:val="000000"/>
                <w:sz w:val="20"/>
                <w:szCs w:val="20"/>
                <w:lang w:eastAsia="fr-FR"/>
              </w:rPr>
              <w:t xml:space="preserve"> source</w:t>
            </w:r>
          </w:p>
        </w:tc>
        <w:tc>
          <w:tcPr>
            <w:tcW w:w="1000" w:type="dxa"/>
            <w:tcBorders>
              <w:top w:val="single" w:sz="4" w:space="0" w:color="auto"/>
              <w:left w:val="nil"/>
              <w:bottom w:val="single" w:sz="4" w:space="0" w:color="auto"/>
              <w:right w:val="single" w:sz="4" w:space="0" w:color="auto"/>
            </w:tcBorders>
            <w:shd w:val="clear" w:color="000000" w:fill="BFBFBF"/>
            <w:hideMark/>
          </w:tcPr>
          <w:p w14:paraId="0B881B76"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Porteur</w:t>
            </w:r>
          </w:p>
        </w:tc>
        <w:tc>
          <w:tcPr>
            <w:tcW w:w="2940" w:type="dxa"/>
            <w:tcBorders>
              <w:top w:val="nil"/>
              <w:left w:val="nil"/>
              <w:bottom w:val="single" w:sz="4" w:space="0" w:color="auto"/>
              <w:right w:val="single" w:sz="4" w:space="0" w:color="auto"/>
            </w:tcBorders>
            <w:noWrap/>
            <w:hideMark/>
          </w:tcPr>
          <w:p w14:paraId="7F923550"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c>
          <w:tcPr>
            <w:tcW w:w="2940" w:type="dxa"/>
            <w:tcBorders>
              <w:top w:val="nil"/>
              <w:left w:val="nil"/>
              <w:bottom w:val="single" w:sz="4" w:space="0" w:color="auto"/>
              <w:right w:val="single" w:sz="4" w:space="0" w:color="auto"/>
            </w:tcBorders>
            <w:hideMark/>
          </w:tcPr>
          <w:p w14:paraId="271427CA"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de compte à compte (chez le même dépositaire) avec changement de catégorie</w:t>
            </w:r>
            <w:r w:rsidRPr="0019715E">
              <w:rPr>
                <w:rFonts w:ascii="Calibri" w:eastAsia="Times New Roman" w:hAnsi="Calibri" w:cs="Calibri"/>
                <w:color w:val="000000"/>
                <w:sz w:val="18"/>
                <w:szCs w:val="18"/>
                <w:lang w:eastAsia="fr-FR"/>
              </w:rPr>
              <w:br/>
              <w:t>d’</w:t>
            </w:r>
            <w:proofErr w:type="spellStart"/>
            <w:r w:rsidRPr="0019715E">
              <w:rPr>
                <w:rFonts w:ascii="Calibri" w:eastAsia="Times New Roman" w:hAnsi="Calibri" w:cs="Calibri"/>
                <w:color w:val="000000"/>
                <w:sz w:val="18"/>
                <w:szCs w:val="18"/>
                <w:lang w:eastAsia="fr-FR"/>
              </w:rPr>
              <w:t>avoirs</w:t>
            </w:r>
            <w:proofErr w:type="spellEnd"/>
            <w:r w:rsidRPr="0019715E">
              <w:rPr>
                <w:rFonts w:ascii="Calibri" w:eastAsia="Times New Roman" w:hAnsi="Calibri" w:cs="Calibri"/>
                <w:color w:val="000000"/>
                <w:sz w:val="18"/>
                <w:szCs w:val="18"/>
                <w:lang w:eastAsia="fr-FR"/>
              </w:rPr>
              <w:t xml:space="preserve">. Deux Franco IN &amp; OUT libre de paiement sans communication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(1)</w:t>
            </w:r>
          </w:p>
        </w:tc>
        <w:tc>
          <w:tcPr>
            <w:tcW w:w="2940" w:type="dxa"/>
            <w:tcBorders>
              <w:top w:val="nil"/>
              <w:left w:val="nil"/>
              <w:bottom w:val="single" w:sz="4" w:space="0" w:color="auto"/>
              <w:right w:val="single" w:sz="4" w:space="0" w:color="auto"/>
            </w:tcBorders>
            <w:hideMark/>
          </w:tcPr>
          <w:p w14:paraId="4B472F3F"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vers l’Emetteur ou son mandataire. C’est un Franco OUT du compte client au profit d’une contrepartie externe sans</w:t>
            </w:r>
            <w:r w:rsidRPr="0019715E">
              <w:rPr>
                <w:rFonts w:ascii="Calibri" w:eastAsia="Times New Roman" w:hAnsi="Calibri" w:cs="Calibri"/>
                <w:color w:val="000000"/>
                <w:sz w:val="18"/>
                <w:szCs w:val="18"/>
                <w:lang w:eastAsia="fr-FR"/>
              </w:rPr>
              <w:br/>
              <w:t xml:space="preserve">communication par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(2)</w:t>
            </w:r>
          </w:p>
        </w:tc>
      </w:tr>
      <w:tr w:rsidR="0019715E" w:rsidRPr="0019715E" w14:paraId="3625AEC4" w14:textId="77777777" w:rsidTr="0019715E">
        <w:trPr>
          <w:trHeight w:val="1710"/>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7D1BFFFC"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p>
        </w:tc>
        <w:tc>
          <w:tcPr>
            <w:tcW w:w="1000" w:type="dxa"/>
            <w:tcBorders>
              <w:top w:val="nil"/>
              <w:left w:val="nil"/>
              <w:bottom w:val="single" w:sz="4" w:space="0" w:color="auto"/>
              <w:right w:val="single" w:sz="4" w:space="0" w:color="auto"/>
            </w:tcBorders>
            <w:shd w:val="clear" w:color="000000" w:fill="BFBFBF"/>
            <w:hideMark/>
          </w:tcPr>
          <w:p w14:paraId="36386DB8"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Administré</w:t>
            </w:r>
          </w:p>
        </w:tc>
        <w:tc>
          <w:tcPr>
            <w:tcW w:w="2940" w:type="dxa"/>
            <w:tcBorders>
              <w:top w:val="nil"/>
              <w:left w:val="nil"/>
              <w:bottom w:val="single" w:sz="4" w:space="0" w:color="auto"/>
              <w:right w:val="single" w:sz="4" w:space="0" w:color="auto"/>
            </w:tcBorders>
            <w:hideMark/>
          </w:tcPr>
          <w:p w14:paraId="2DD5F965"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de compte à compte (chez le même</w:t>
            </w:r>
            <w:r w:rsidRPr="0019715E">
              <w:rPr>
                <w:rFonts w:ascii="Calibri" w:eastAsia="Times New Roman" w:hAnsi="Calibri" w:cs="Calibri"/>
                <w:color w:val="000000"/>
                <w:sz w:val="18"/>
                <w:szCs w:val="18"/>
                <w:lang w:eastAsia="fr-FR"/>
              </w:rPr>
              <w:br/>
              <w:t>dépositaire) avec changement de catégorie</w:t>
            </w:r>
            <w:r w:rsidRPr="0019715E">
              <w:rPr>
                <w:rFonts w:ascii="Calibri" w:eastAsia="Times New Roman" w:hAnsi="Calibri" w:cs="Calibri"/>
                <w:color w:val="000000"/>
                <w:sz w:val="18"/>
                <w:szCs w:val="18"/>
                <w:lang w:eastAsia="fr-FR"/>
              </w:rPr>
              <w:br/>
              <w:t>d’</w:t>
            </w:r>
            <w:proofErr w:type="spellStart"/>
            <w:r w:rsidRPr="0019715E">
              <w:rPr>
                <w:rFonts w:ascii="Calibri" w:eastAsia="Times New Roman" w:hAnsi="Calibri" w:cs="Calibri"/>
                <w:color w:val="000000"/>
                <w:sz w:val="18"/>
                <w:szCs w:val="18"/>
                <w:lang w:eastAsia="fr-FR"/>
              </w:rPr>
              <w:t>avoirs</w:t>
            </w:r>
            <w:proofErr w:type="spellEnd"/>
            <w:r w:rsidRPr="0019715E">
              <w:rPr>
                <w:rFonts w:ascii="Calibri" w:eastAsia="Times New Roman" w:hAnsi="Calibri" w:cs="Calibri"/>
                <w:color w:val="000000"/>
                <w:sz w:val="18"/>
                <w:szCs w:val="18"/>
                <w:lang w:eastAsia="fr-FR"/>
              </w:rPr>
              <w:t xml:space="preserve">. Deux Franco IN &amp; OUT libre de paiement sans communication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(3)</w:t>
            </w:r>
          </w:p>
        </w:tc>
        <w:tc>
          <w:tcPr>
            <w:tcW w:w="2940" w:type="dxa"/>
            <w:tcBorders>
              <w:top w:val="nil"/>
              <w:left w:val="nil"/>
              <w:bottom w:val="single" w:sz="4" w:space="0" w:color="auto"/>
              <w:right w:val="single" w:sz="4" w:space="0" w:color="auto"/>
            </w:tcBorders>
            <w:noWrap/>
            <w:hideMark/>
          </w:tcPr>
          <w:p w14:paraId="04CD7176"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c>
          <w:tcPr>
            <w:tcW w:w="2940" w:type="dxa"/>
            <w:tcBorders>
              <w:top w:val="nil"/>
              <w:left w:val="nil"/>
              <w:bottom w:val="single" w:sz="4" w:space="0" w:color="auto"/>
              <w:right w:val="single" w:sz="4" w:space="0" w:color="auto"/>
            </w:tcBorders>
            <w:hideMark/>
          </w:tcPr>
          <w:p w14:paraId="58866035"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Transfert vers l’Emetteur ou son mandataire. C’est un Franco OUT du compte client au profit d’une contrepartie externe sans</w:t>
            </w:r>
            <w:r w:rsidRPr="0019715E">
              <w:rPr>
                <w:rFonts w:ascii="Calibri" w:eastAsia="Times New Roman" w:hAnsi="Calibri" w:cs="Calibri"/>
                <w:color w:val="000000"/>
                <w:sz w:val="18"/>
                <w:szCs w:val="18"/>
                <w:lang w:eastAsia="fr-FR"/>
              </w:rPr>
              <w:br/>
              <w:t xml:space="preserve">communication par </w:t>
            </w:r>
            <w:proofErr w:type="spellStart"/>
            <w:r w:rsidRPr="0019715E">
              <w:rPr>
                <w:rFonts w:ascii="Calibri" w:eastAsia="Times New Roman" w:hAnsi="Calibri" w:cs="Calibri"/>
                <w:color w:val="000000"/>
                <w:sz w:val="18"/>
                <w:szCs w:val="18"/>
                <w:lang w:eastAsia="fr-FR"/>
              </w:rPr>
              <w:t>Maroclear</w:t>
            </w:r>
            <w:proofErr w:type="spellEnd"/>
            <w:r w:rsidR="00086AB4">
              <w:rPr>
                <w:rFonts w:ascii="Calibri" w:eastAsia="Times New Roman" w:hAnsi="Calibri" w:cs="Calibri"/>
                <w:color w:val="000000"/>
                <w:sz w:val="18"/>
                <w:szCs w:val="18"/>
                <w:lang w:eastAsia="fr-FR"/>
              </w:rPr>
              <w:t>. (4)</w:t>
            </w:r>
          </w:p>
        </w:tc>
      </w:tr>
      <w:tr w:rsidR="0019715E" w:rsidRPr="0019715E" w14:paraId="22F5053C" w14:textId="77777777" w:rsidTr="0019715E">
        <w:trPr>
          <w:trHeight w:val="1410"/>
        </w:trPr>
        <w:tc>
          <w:tcPr>
            <w:tcW w:w="500" w:type="dxa"/>
            <w:vMerge/>
            <w:tcBorders>
              <w:top w:val="single" w:sz="4" w:space="0" w:color="auto"/>
              <w:left w:val="single" w:sz="4" w:space="0" w:color="auto"/>
              <w:bottom w:val="single" w:sz="4" w:space="0" w:color="auto"/>
              <w:right w:val="single" w:sz="4" w:space="0" w:color="auto"/>
            </w:tcBorders>
            <w:vAlign w:val="center"/>
            <w:hideMark/>
          </w:tcPr>
          <w:p w14:paraId="5EAE630D"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p>
        </w:tc>
        <w:tc>
          <w:tcPr>
            <w:tcW w:w="1000" w:type="dxa"/>
            <w:tcBorders>
              <w:top w:val="nil"/>
              <w:left w:val="nil"/>
              <w:bottom w:val="single" w:sz="4" w:space="0" w:color="auto"/>
              <w:right w:val="single" w:sz="4" w:space="0" w:color="auto"/>
            </w:tcBorders>
            <w:shd w:val="clear" w:color="000000" w:fill="BFBFBF"/>
            <w:hideMark/>
          </w:tcPr>
          <w:p w14:paraId="631ADF5C" w14:textId="77777777" w:rsidR="0019715E" w:rsidRPr="0019715E" w:rsidRDefault="0019715E" w:rsidP="0019715E">
            <w:pPr>
              <w:spacing w:line="240" w:lineRule="auto"/>
              <w:rPr>
                <w:rFonts w:ascii="Calibri" w:eastAsia="Times New Roman" w:hAnsi="Calibri" w:cs="Calibri"/>
                <w:b/>
                <w:bCs/>
                <w:color w:val="000000"/>
                <w:sz w:val="20"/>
                <w:szCs w:val="20"/>
                <w:lang w:eastAsia="fr-FR"/>
              </w:rPr>
            </w:pPr>
            <w:r w:rsidRPr="0019715E">
              <w:rPr>
                <w:rFonts w:ascii="Calibri" w:eastAsia="Times New Roman" w:hAnsi="Calibri" w:cs="Calibri"/>
                <w:b/>
                <w:bCs/>
                <w:color w:val="000000"/>
                <w:sz w:val="20"/>
                <w:szCs w:val="20"/>
                <w:lang w:eastAsia="fr-FR"/>
              </w:rPr>
              <w:t>Nominatif Pur</w:t>
            </w:r>
          </w:p>
        </w:tc>
        <w:tc>
          <w:tcPr>
            <w:tcW w:w="2940" w:type="dxa"/>
            <w:tcBorders>
              <w:top w:val="nil"/>
              <w:left w:val="nil"/>
              <w:bottom w:val="single" w:sz="4" w:space="0" w:color="auto"/>
              <w:right w:val="single" w:sz="4" w:space="0" w:color="auto"/>
            </w:tcBorders>
            <w:hideMark/>
          </w:tcPr>
          <w:p w14:paraId="18F7AD02"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 xml:space="preserve">Inscription dans le compte du client. C’est un Franco IN sans communication par </w:t>
            </w:r>
            <w:proofErr w:type="spellStart"/>
            <w:proofErr w:type="gramStart"/>
            <w:r w:rsidRPr="0019715E">
              <w:rPr>
                <w:rFonts w:ascii="Calibri" w:eastAsia="Times New Roman" w:hAnsi="Calibri" w:cs="Calibri"/>
                <w:color w:val="000000"/>
                <w:sz w:val="18"/>
                <w:szCs w:val="18"/>
                <w:lang w:eastAsia="fr-FR"/>
              </w:rPr>
              <w:t>Maroclear</w:t>
            </w:r>
            <w:proofErr w:type="spellEnd"/>
            <w:r w:rsidRPr="0019715E">
              <w:rPr>
                <w:rFonts w:ascii="Calibri" w:eastAsia="Times New Roman" w:hAnsi="Calibri" w:cs="Calibri"/>
                <w:color w:val="000000"/>
                <w:sz w:val="18"/>
                <w:szCs w:val="18"/>
                <w:lang w:eastAsia="fr-FR"/>
              </w:rPr>
              <w:t>:</w:t>
            </w:r>
            <w:proofErr w:type="gramEnd"/>
            <w:r w:rsidRPr="0019715E">
              <w:rPr>
                <w:rFonts w:ascii="Calibri" w:eastAsia="Times New Roman" w:hAnsi="Calibri" w:cs="Calibri"/>
                <w:color w:val="000000"/>
                <w:sz w:val="18"/>
                <w:szCs w:val="18"/>
                <w:lang w:eastAsia="fr-FR"/>
              </w:rPr>
              <w:t xml:space="preserve"> Déversé automatiquement à partir de </w:t>
            </w:r>
            <w:proofErr w:type="spellStart"/>
            <w:r w:rsidRPr="0019715E">
              <w:rPr>
                <w:rFonts w:ascii="Calibri" w:eastAsia="Times New Roman" w:hAnsi="Calibri" w:cs="Calibri"/>
                <w:color w:val="000000"/>
                <w:sz w:val="18"/>
                <w:szCs w:val="18"/>
                <w:lang w:eastAsia="fr-FR"/>
              </w:rPr>
              <w:t>MegaIssuer</w:t>
            </w:r>
            <w:proofErr w:type="spellEnd"/>
            <w:r w:rsidRPr="0019715E">
              <w:rPr>
                <w:rFonts w:ascii="Calibri" w:eastAsia="Times New Roman" w:hAnsi="Calibri" w:cs="Calibri"/>
                <w:color w:val="000000"/>
                <w:sz w:val="18"/>
                <w:szCs w:val="18"/>
                <w:lang w:eastAsia="fr-FR"/>
              </w:rPr>
              <w:t>.</w:t>
            </w:r>
            <w:r w:rsidR="00086AB4">
              <w:rPr>
                <w:rFonts w:ascii="Calibri" w:eastAsia="Times New Roman" w:hAnsi="Calibri" w:cs="Calibri"/>
                <w:color w:val="000000"/>
                <w:sz w:val="18"/>
                <w:szCs w:val="18"/>
                <w:lang w:eastAsia="fr-FR"/>
              </w:rPr>
              <w:t xml:space="preserve"> (5)</w:t>
            </w:r>
          </w:p>
        </w:tc>
        <w:tc>
          <w:tcPr>
            <w:tcW w:w="2940" w:type="dxa"/>
            <w:tcBorders>
              <w:top w:val="nil"/>
              <w:left w:val="nil"/>
              <w:bottom w:val="single" w:sz="4" w:space="0" w:color="auto"/>
              <w:right w:val="single" w:sz="4" w:space="0" w:color="auto"/>
            </w:tcBorders>
            <w:hideMark/>
          </w:tcPr>
          <w:p w14:paraId="70B4DE5F"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 xml:space="preserve">Inscription dans le compte du client. C’est un Franco IN avec l’émetteur sans communication par </w:t>
            </w:r>
            <w:proofErr w:type="spellStart"/>
            <w:proofErr w:type="gramStart"/>
            <w:r w:rsidRPr="0019715E">
              <w:rPr>
                <w:rFonts w:ascii="Calibri" w:eastAsia="Times New Roman" w:hAnsi="Calibri" w:cs="Calibri"/>
                <w:color w:val="000000"/>
                <w:sz w:val="18"/>
                <w:szCs w:val="18"/>
                <w:lang w:eastAsia="fr-FR"/>
              </w:rPr>
              <w:t>Maroclear</w:t>
            </w:r>
            <w:proofErr w:type="spellEnd"/>
            <w:r w:rsidRPr="0019715E">
              <w:rPr>
                <w:rFonts w:ascii="Calibri" w:eastAsia="Times New Roman" w:hAnsi="Calibri" w:cs="Calibri"/>
                <w:color w:val="000000"/>
                <w:sz w:val="18"/>
                <w:szCs w:val="18"/>
                <w:lang w:eastAsia="fr-FR"/>
              </w:rPr>
              <w:t>:</w:t>
            </w:r>
            <w:proofErr w:type="gramEnd"/>
            <w:r w:rsidRPr="0019715E">
              <w:rPr>
                <w:rFonts w:ascii="Calibri" w:eastAsia="Times New Roman" w:hAnsi="Calibri" w:cs="Calibri"/>
                <w:color w:val="000000"/>
                <w:sz w:val="18"/>
                <w:szCs w:val="18"/>
                <w:lang w:eastAsia="fr-FR"/>
              </w:rPr>
              <w:t xml:space="preserve"> Déversé automatiquement à partir de </w:t>
            </w:r>
            <w:proofErr w:type="spellStart"/>
            <w:r w:rsidRPr="0019715E">
              <w:rPr>
                <w:rFonts w:ascii="Calibri" w:eastAsia="Times New Roman" w:hAnsi="Calibri" w:cs="Calibri"/>
                <w:color w:val="000000"/>
                <w:sz w:val="18"/>
                <w:szCs w:val="18"/>
                <w:lang w:eastAsia="fr-FR"/>
              </w:rPr>
              <w:t>MegaIssuer</w:t>
            </w:r>
            <w:proofErr w:type="spellEnd"/>
            <w:r w:rsidRPr="0019715E">
              <w:rPr>
                <w:rFonts w:ascii="Calibri" w:eastAsia="Times New Roman" w:hAnsi="Calibri" w:cs="Calibri"/>
                <w:color w:val="000000"/>
                <w:sz w:val="18"/>
                <w:szCs w:val="18"/>
                <w:lang w:eastAsia="fr-FR"/>
              </w:rPr>
              <w:t>.</w:t>
            </w:r>
            <w:r w:rsidR="00086AB4">
              <w:rPr>
                <w:rFonts w:ascii="Calibri" w:eastAsia="Times New Roman" w:hAnsi="Calibri" w:cs="Calibri"/>
                <w:color w:val="000000"/>
                <w:sz w:val="18"/>
                <w:szCs w:val="18"/>
                <w:lang w:eastAsia="fr-FR"/>
              </w:rPr>
              <w:t xml:space="preserve"> (6)</w:t>
            </w:r>
          </w:p>
        </w:tc>
        <w:tc>
          <w:tcPr>
            <w:tcW w:w="2940" w:type="dxa"/>
            <w:tcBorders>
              <w:top w:val="nil"/>
              <w:left w:val="nil"/>
              <w:bottom w:val="single" w:sz="4" w:space="0" w:color="auto"/>
              <w:right w:val="single" w:sz="4" w:space="0" w:color="auto"/>
            </w:tcBorders>
            <w:noWrap/>
            <w:hideMark/>
          </w:tcPr>
          <w:p w14:paraId="65C3C8A3" w14:textId="77777777" w:rsidR="0019715E" w:rsidRPr="0019715E" w:rsidRDefault="0019715E" w:rsidP="0019715E">
            <w:pPr>
              <w:spacing w:line="240" w:lineRule="auto"/>
              <w:rPr>
                <w:rFonts w:ascii="Calibri" w:eastAsia="Times New Roman" w:hAnsi="Calibri" w:cs="Calibri"/>
                <w:color w:val="000000"/>
                <w:sz w:val="18"/>
                <w:szCs w:val="18"/>
                <w:lang w:eastAsia="fr-FR"/>
              </w:rPr>
            </w:pPr>
            <w:r w:rsidRPr="0019715E">
              <w:rPr>
                <w:rFonts w:ascii="Calibri" w:eastAsia="Times New Roman" w:hAnsi="Calibri" w:cs="Calibri"/>
                <w:color w:val="000000"/>
                <w:sz w:val="18"/>
                <w:szCs w:val="18"/>
                <w:lang w:eastAsia="fr-FR"/>
              </w:rPr>
              <w:t>NA</w:t>
            </w:r>
          </w:p>
        </w:tc>
      </w:tr>
    </w:tbl>
    <w:p w14:paraId="2CD6977B" w14:textId="77777777" w:rsidR="000B3279" w:rsidRDefault="00570FA7" w:rsidP="0036007F">
      <w:pPr>
        <w:spacing w:before="240" w:after="240" w:line="240" w:lineRule="auto"/>
        <w:ind w:right="142"/>
      </w:pPr>
      <w:r>
        <w:t>----&gt;</w:t>
      </w:r>
      <w:r w:rsidRPr="001847E2">
        <w:t xml:space="preserve">Aucune commission RL n'est appliquée </w:t>
      </w:r>
      <w:r w:rsidR="009B7923">
        <w:t xml:space="preserve">pour toute opération de conversion </w:t>
      </w:r>
      <w:r w:rsidR="001847E2" w:rsidRPr="001847E2">
        <w:t>[</w:t>
      </w:r>
      <w:r w:rsidR="00A00743" w:rsidRPr="001847E2">
        <w:rPr>
          <w:i/>
        </w:rPr>
        <w:t xml:space="preserve">Se référer à la matrice </w:t>
      </w:r>
      <w:r w:rsidR="001847E2" w:rsidRPr="001847E2">
        <w:rPr>
          <w:i/>
        </w:rPr>
        <w:t>commissionnement</w:t>
      </w:r>
      <w:r w:rsidR="001847E2" w:rsidRPr="001847E2">
        <w:t>]</w:t>
      </w:r>
      <w:r w:rsidR="00A00743" w:rsidRPr="001847E2">
        <w:t>.</w:t>
      </w:r>
    </w:p>
    <w:p w14:paraId="3F7E0481" w14:textId="77777777" w:rsidR="001D515B" w:rsidRDefault="001D515B" w:rsidP="001D515B">
      <w:pPr>
        <w:pStyle w:val="Style2"/>
      </w:pPr>
      <w:bookmarkStart w:id="371" w:name="_Toc412633998"/>
      <w:r w:rsidRPr="00450A1F">
        <w:t>Processus</w:t>
      </w:r>
      <w:r>
        <w:t xml:space="preserve"> "Opérations triangulaires"</w:t>
      </w:r>
      <w:bookmarkEnd w:id="371"/>
    </w:p>
    <w:p w14:paraId="607F92E4" w14:textId="77777777" w:rsidR="00645BDD" w:rsidRPr="00450A1F" w:rsidRDefault="00645BDD" w:rsidP="00645BDD">
      <w:pPr>
        <w:pStyle w:val="Style3"/>
      </w:pPr>
      <w:bookmarkStart w:id="372" w:name="_Toc412633999"/>
      <w:r w:rsidRPr="00450A1F">
        <w:t>Description générale</w:t>
      </w:r>
      <w:bookmarkEnd w:id="372"/>
    </w:p>
    <w:p w14:paraId="1933205A" w14:textId="77777777" w:rsidR="00F04743" w:rsidRPr="00383F82" w:rsidRDefault="00F04743" w:rsidP="00005170">
      <w:pPr>
        <w:spacing w:before="240" w:after="240" w:line="240" w:lineRule="auto"/>
        <w:ind w:right="142"/>
      </w:pPr>
      <w:r w:rsidRPr="00383F82">
        <w:t xml:space="preserve">Les acteurs intervenant dans les opérations triangulaires </w:t>
      </w:r>
      <w:proofErr w:type="gramStart"/>
      <w:r w:rsidRPr="00383F82">
        <w:t>sont:</w:t>
      </w:r>
      <w:proofErr w:type="gramEnd"/>
    </w:p>
    <w:p w14:paraId="596CE945" w14:textId="77777777" w:rsidR="00F04743" w:rsidRPr="00383F82" w:rsidRDefault="00F04743" w:rsidP="005560FE">
      <w:pPr>
        <w:pStyle w:val="ListParagraph"/>
        <w:numPr>
          <w:ilvl w:val="0"/>
          <w:numId w:val="41"/>
        </w:numPr>
        <w:spacing w:before="240" w:after="240" w:line="240" w:lineRule="auto"/>
        <w:ind w:right="142"/>
      </w:pPr>
      <w:r w:rsidRPr="00383F82">
        <w:t>Le client investisseur étranger (</w:t>
      </w:r>
      <w:proofErr w:type="gramStart"/>
      <w:r w:rsidRPr="00383F82">
        <w:t>Non résident</w:t>
      </w:r>
      <w:proofErr w:type="gramEnd"/>
      <w:r w:rsidRPr="00383F82">
        <w:t>)</w:t>
      </w:r>
    </w:p>
    <w:p w14:paraId="423DEE55" w14:textId="77777777" w:rsidR="00F04743" w:rsidRPr="00383F82" w:rsidRDefault="00F04743" w:rsidP="005560FE">
      <w:pPr>
        <w:pStyle w:val="ListParagraph"/>
        <w:numPr>
          <w:ilvl w:val="0"/>
          <w:numId w:val="41"/>
        </w:numPr>
        <w:spacing w:before="240" w:after="240" w:line="240" w:lineRule="auto"/>
        <w:ind w:right="142"/>
      </w:pPr>
      <w:r w:rsidRPr="00383F82">
        <w:t>L'intermédiaire ou broker étranger (</w:t>
      </w:r>
      <w:proofErr w:type="gramStart"/>
      <w:r w:rsidRPr="00383F82">
        <w:t>Non résident</w:t>
      </w:r>
      <w:proofErr w:type="gramEnd"/>
      <w:r w:rsidRPr="00383F82">
        <w:t>)</w:t>
      </w:r>
    </w:p>
    <w:p w14:paraId="5CED0CCB" w14:textId="77777777" w:rsidR="00F04743" w:rsidRPr="00383F82" w:rsidRDefault="00F04743" w:rsidP="005560FE">
      <w:pPr>
        <w:pStyle w:val="ListParagraph"/>
        <w:numPr>
          <w:ilvl w:val="0"/>
          <w:numId w:val="41"/>
        </w:numPr>
        <w:spacing w:before="240" w:after="240" w:line="240" w:lineRule="auto"/>
        <w:ind w:right="142"/>
      </w:pPr>
      <w:r w:rsidRPr="00383F82">
        <w:t>La société de bourse locale</w:t>
      </w:r>
    </w:p>
    <w:p w14:paraId="0D10A064" w14:textId="77777777" w:rsidR="00F04743" w:rsidRPr="00383F82" w:rsidRDefault="00F04743" w:rsidP="005560FE">
      <w:pPr>
        <w:pStyle w:val="ListParagraph"/>
        <w:numPr>
          <w:ilvl w:val="0"/>
          <w:numId w:val="41"/>
        </w:numPr>
        <w:spacing w:before="240" w:after="240" w:line="240" w:lineRule="auto"/>
        <w:ind w:right="142"/>
      </w:pPr>
      <w:r w:rsidRPr="00383F82">
        <w:t xml:space="preserve">Le dépositaire local de l'investisseur étranger </w:t>
      </w:r>
    </w:p>
    <w:p w14:paraId="51E5CB3C" w14:textId="77777777" w:rsidR="00F04743" w:rsidRPr="00383F82" w:rsidRDefault="00F04743" w:rsidP="005560FE">
      <w:pPr>
        <w:pStyle w:val="ListParagraph"/>
        <w:numPr>
          <w:ilvl w:val="0"/>
          <w:numId w:val="41"/>
        </w:numPr>
        <w:spacing w:before="240" w:after="240" w:line="240" w:lineRule="auto"/>
        <w:ind w:right="142"/>
      </w:pPr>
      <w:r w:rsidRPr="00383F82">
        <w:t>Le dépositaire local du broker étranger</w:t>
      </w:r>
    </w:p>
    <w:p w14:paraId="77B28B65" w14:textId="77777777" w:rsidR="005560FE" w:rsidRPr="00383F82" w:rsidRDefault="00C356DA" w:rsidP="00C356DA">
      <w:pPr>
        <w:spacing w:before="240" w:after="240" w:line="240" w:lineRule="auto"/>
        <w:ind w:right="142"/>
      </w:pPr>
      <w:r w:rsidRPr="00383F82">
        <w:t xml:space="preserve">L’opération à dénouement triangulaire fait intervenir les deux filières de </w:t>
      </w:r>
      <w:proofErr w:type="spellStart"/>
      <w:r w:rsidRPr="00383F82">
        <w:t>Maroclear</w:t>
      </w:r>
      <w:proofErr w:type="spellEnd"/>
      <w:r w:rsidRPr="00383F82">
        <w:t xml:space="preserve"> pour son dénouement : « ajustement » et « appariement »</w:t>
      </w:r>
      <w:r w:rsidR="00686F65" w:rsidRPr="00383F82">
        <w:t>, elle</w:t>
      </w:r>
      <w:r w:rsidR="005560FE" w:rsidRPr="00383F82">
        <w:t xml:space="preserve"> se déroule comme suit :</w:t>
      </w:r>
    </w:p>
    <w:p w14:paraId="179A904A" w14:textId="77777777" w:rsidR="005560FE" w:rsidRPr="00383F82" w:rsidRDefault="00C356DA" w:rsidP="005560FE">
      <w:pPr>
        <w:spacing w:before="240" w:after="240" w:line="240" w:lineRule="auto"/>
        <w:ind w:right="142"/>
      </w:pPr>
      <w:r w:rsidRPr="00383F82">
        <w:t>-</w:t>
      </w:r>
      <w:r w:rsidR="005560FE" w:rsidRPr="00383F82">
        <w:t>Un client étranger donne à son broker non-résident un ordre d’achat ou de vente portant sur des valeurs mobilières marocaines cotées.</w:t>
      </w:r>
    </w:p>
    <w:p w14:paraId="1F9E1E42" w14:textId="77777777" w:rsidR="005560FE" w:rsidRPr="00383F82" w:rsidRDefault="00C356DA" w:rsidP="00C356DA">
      <w:pPr>
        <w:spacing w:before="240" w:after="240" w:line="240" w:lineRule="auto"/>
        <w:ind w:right="142"/>
      </w:pPr>
      <w:r w:rsidRPr="00383F82">
        <w:t>-</w:t>
      </w:r>
      <w:r w:rsidR="005560FE" w:rsidRPr="00383F82">
        <w:t>Le broker non-résident exécute l’ordre auprès d’une société de bourse marocaine pour le compte de son client.</w:t>
      </w:r>
    </w:p>
    <w:p w14:paraId="0FFB865F" w14:textId="77777777" w:rsidR="005560FE" w:rsidRPr="00383F82" w:rsidRDefault="00C356DA" w:rsidP="005560FE">
      <w:pPr>
        <w:spacing w:before="240" w:after="240" w:line="240" w:lineRule="auto"/>
        <w:ind w:right="142"/>
      </w:pPr>
      <w:r w:rsidRPr="00383F82">
        <w:t>-</w:t>
      </w:r>
      <w:r w:rsidR="005560FE" w:rsidRPr="00383F82">
        <w:t>Le broker non-résident, selon qu’il s’agisse d’un achat ou d’une vente, agit comme suit :</w:t>
      </w:r>
    </w:p>
    <w:p w14:paraId="3F5EAD6C" w14:textId="77777777" w:rsidR="005560FE" w:rsidRPr="00383F82" w:rsidRDefault="005560FE" w:rsidP="005233E4">
      <w:pPr>
        <w:pStyle w:val="ListParagraph"/>
        <w:numPr>
          <w:ilvl w:val="0"/>
          <w:numId w:val="42"/>
        </w:numPr>
        <w:spacing w:before="240" w:after="240" w:line="240" w:lineRule="auto"/>
        <w:ind w:right="142"/>
      </w:pPr>
      <w:r w:rsidRPr="00383F82">
        <w:t>Dans le cas d’un achat, il achète les titres pour le compte de son client à travers la Bourse</w:t>
      </w:r>
      <w:ins w:id="373" w:author="souchem" w:date="2015-07-28T17:59:00Z">
        <w:r w:rsidR="00201934">
          <w:t xml:space="preserve"> </w:t>
        </w:r>
      </w:ins>
      <w:r w:rsidRPr="00383F82">
        <w:t>de Casablanca via une SDB locale et, à l'issue de la réception des titres, les livre contre</w:t>
      </w:r>
      <w:ins w:id="374" w:author="souchem" w:date="2015-07-28T17:59:00Z">
        <w:r w:rsidR="00201934">
          <w:t xml:space="preserve"> </w:t>
        </w:r>
      </w:ins>
      <w:r w:rsidRPr="00383F82">
        <w:t>paiement au dépositaire marocain du dit client.</w:t>
      </w:r>
    </w:p>
    <w:p w14:paraId="2E2FE9F1" w14:textId="77777777" w:rsidR="005560FE" w:rsidRPr="00383F82" w:rsidRDefault="005560FE" w:rsidP="005233E4">
      <w:pPr>
        <w:pStyle w:val="ListParagraph"/>
        <w:numPr>
          <w:ilvl w:val="0"/>
          <w:numId w:val="42"/>
        </w:numPr>
        <w:spacing w:before="240" w:after="240" w:line="240" w:lineRule="auto"/>
        <w:ind w:right="142"/>
      </w:pPr>
      <w:r w:rsidRPr="00383F82">
        <w:t>Dans le cas d'une vente, le broker non-résident vend sur la Bourse de Casablanca via une</w:t>
      </w:r>
      <w:ins w:id="375" w:author="souchem" w:date="2015-07-28T17:59:00Z">
        <w:r w:rsidR="00201934">
          <w:t xml:space="preserve"> </w:t>
        </w:r>
      </w:ins>
      <w:r w:rsidRPr="00383F82">
        <w:t>SDB les titres reçus de son client et verse le produit de la vente au dépositaire marocain dudit client.</w:t>
      </w:r>
    </w:p>
    <w:p w14:paraId="7F2E96FE" w14:textId="77777777" w:rsidR="001D515B" w:rsidRPr="00383F82" w:rsidRDefault="00841C64" w:rsidP="005560FE">
      <w:pPr>
        <w:spacing w:before="240" w:after="240" w:line="240" w:lineRule="auto"/>
        <w:ind w:right="142"/>
      </w:pPr>
      <w:r w:rsidRPr="00383F82">
        <w:t xml:space="preserve">Nous distinguons trois cas de figure d'opérations </w:t>
      </w:r>
      <w:proofErr w:type="gramStart"/>
      <w:r w:rsidRPr="00383F82">
        <w:t>triangulaires:</w:t>
      </w:r>
      <w:proofErr w:type="gramEnd"/>
    </w:p>
    <w:p w14:paraId="39638350" w14:textId="77777777" w:rsidR="0042750C" w:rsidRPr="00383F82" w:rsidRDefault="0042750C" w:rsidP="005233E4">
      <w:pPr>
        <w:pStyle w:val="ListParagraph"/>
        <w:numPr>
          <w:ilvl w:val="0"/>
          <w:numId w:val="43"/>
        </w:numPr>
        <w:spacing w:before="240" w:after="240" w:line="240" w:lineRule="auto"/>
        <w:ind w:right="142"/>
      </w:pPr>
      <w:r w:rsidRPr="00383F82">
        <w:lastRenderedPageBreak/>
        <w:t>L'investisseur étranger est client de AWB. Le broker étranger est client de AWB.</w:t>
      </w:r>
    </w:p>
    <w:p w14:paraId="39B1636A" w14:textId="77777777" w:rsidR="0042750C" w:rsidRPr="00383F82" w:rsidRDefault="0042750C" w:rsidP="005233E4">
      <w:pPr>
        <w:pStyle w:val="ListParagraph"/>
        <w:numPr>
          <w:ilvl w:val="0"/>
          <w:numId w:val="43"/>
        </w:numPr>
        <w:spacing w:before="240" w:after="240" w:line="240" w:lineRule="auto"/>
        <w:ind w:right="142"/>
      </w:pPr>
      <w:r w:rsidRPr="00383F82">
        <w:t>L'investisseur étranger est client de AWB. Le broker étranger n'est pas client de AWB.</w:t>
      </w:r>
    </w:p>
    <w:p w14:paraId="653F9AB2" w14:textId="77777777" w:rsidR="00841C64" w:rsidRPr="00383F82" w:rsidRDefault="0042750C" w:rsidP="005233E4">
      <w:pPr>
        <w:pStyle w:val="ListParagraph"/>
        <w:numPr>
          <w:ilvl w:val="0"/>
          <w:numId w:val="43"/>
        </w:numPr>
        <w:spacing w:before="240" w:after="240" w:line="240" w:lineRule="auto"/>
        <w:ind w:right="142"/>
      </w:pPr>
      <w:r w:rsidRPr="00383F82">
        <w:t>L'investisseur étranger n'est pas client de AWB. Le broker étranger est client de AWB.</w:t>
      </w:r>
    </w:p>
    <w:p w14:paraId="541E798D" w14:textId="77777777" w:rsidR="00645BDD" w:rsidRPr="005135B2" w:rsidRDefault="00645BDD" w:rsidP="00645BDD">
      <w:pPr>
        <w:pStyle w:val="ListParagraph"/>
        <w:spacing w:before="240" w:after="240" w:line="240" w:lineRule="auto"/>
        <w:ind w:left="714" w:right="142"/>
      </w:pPr>
    </w:p>
    <w:p w14:paraId="3029FCBA" w14:textId="77777777" w:rsidR="00F9145F" w:rsidRDefault="00645BDD" w:rsidP="00F9145F">
      <w:pPr>
        <w:pStyle w:val="Style3"/>
      </w:pPr>
      <w:bookmarkStart w:id="376" w:name="_Toc412634000"/>
      <w:r w:rsidRPr="00450A1F">
        <w:t>Description détaillée</w:t>
      </w:r>
      <w:bookmarkEnd w:id="376"/>
    </w:p>
    <w:p w14:paraId="55D131A1" w14:textId="77777777" w:rsidR="00853924" w:rsidRDefault="00853924" w:rsidP="00853924"/>
    <w:p w14:paraId="5569C0F5" w14:textId="77777777" w:rsidR="00853924" w:rsidRDefault="00360DC1" w:rsidP="00853924">
      <w:r>
        <w:t xml:space="preserve">Remarques </w:t>
      </w:r>
      <w:proofErr w:type="gramStart"/>
      <w:r>
        <w:t>générales:</w:t>
      </w:r>
      <w:proofErr w:type="gramEnd"/>
    </w:p>
    <w:p w14:paraId="551C5E2E" w14:textId="77777777" w:rsidR="00290DB3" w:rsidRDefault="00290DB3" w:rsidP="005233E4">
      <w:pPr>
        <w:pStyle w:val="ListParagraph"/>
        <w:numPr>
          <w:ilvl w:val="0"/>
          <w:numId w:val="46"/>
        </w:numPr>
      </w:pPr>
      <w:r>
        <w:t xml:space="preserve">Reconnaitre les </w:t>
      </w:r>
      <w:proofErr w:type="spellStart"/>
      <w:r>
        <w:t>IRLs</w:t>
      </w:r>
      <w:proofErr w:type="spellEnd"/>
      <w:r>
        <w:t xml:space="preserve"> des opérations </w:t>
      </w:r>
      <w:proofErr w:type="gramStart"/>
      <w:r>
        <w:t>triangulaire:</w:t>
      </w:r>
      <w:proofErr w:type="gramEnd"/>
    </w:p>
    <w:p w14:paraId="3C55E91F" w14:textId="77777777" w:rsidR="00290DB3" w:rsidRDefault="00290DB3" w:rsidP="005233E4">
      <w:pPr>
        <w:pStyle w:val="ListParagraph"/>
        <w:numPr>
          <w:ilvl w:val="1"/>
          <w:numId w:val="47"/>
        </w:numPr>
      </w:pPr>
      <w:r>
        <w:t>Si l'IRL du client investisseur étranger porte sur la un titre coté avec une contrepartie dépositaire, alors il s'agit d'une opération triangulaire.</w:t>
      </w:r>
    </w:p>
    <w:p w14:paraId="46DD1F01" w14:textId="77777777" w:rsidR="00290DB3" w:rsidRDefault="00290DB3" w:rsidP="005233E4">
      <w:pPr>
        <w:pStyle w:val="ListParagraph"/>
        <w:numPr>
          <w:ilvl w:val="1"/>
          <w:numId w:val="47"/>
        </w:numPr>
      </w:pPr>
      <w:r>
        <w:t>Si l'IRL du broker porte sur un compte titre OTG (bourse ou OTC), alors il s'agit d'une opération triangulaire.</w:t>
      </w:r>
    </w:p>
    <w:p w14:paraId="2BFB53EA" w14:textId="77777777" w:rsidR="001956DA" w:rsidRDefault="001956DA" w:rsidP="005233E4">
      <w:pPr>
        <w:pStyle w:val="ListParagraph"/>
        <w:numPr>
          <w:ilvl w:val="0"/>
          <w:numId w:val="46"/>
        </w:numPr>
      </w:pPr>
      <w:r>
        <w:t xml:space="preserve">Un nouveau champ dans l'IRL </w:t>
      </w:r>
      <w:proofErr w:type="gramStart"/>
      <w:r>
        <w:t>".OTG</w:t>
      </w:r>
      <w:proofErr w:type="gramEnd"/>
      <w:r>
        <w:t>" indique qu'il s'agit d'un IRL triangulaire (IRL client et IRL broker).</w:t>
      </w:r>
    </w:p>
    <w:p w14:paraId="63CEF6B9" w14:textId="77777777" w:rsidR="00360DC1" w:rsidRDefault="00AB41D6" w:rsidP="005233E4">
      <w:pPr>
        <w:pStyle w:val="ListParagraph"/>
        <w:numPr>
          <w:ilvl w:val="0"/>
          <w:numId w:val="46"/>
        </w:numPr>
      </w:pPr>
      <w:r>
        <w:t xml:space="preserve">Ne pas faire de contrôle provision titres sur les IRL du client broker étranger, car son compte est un compte titre dédié au </w:t>
      </w:r>
      <w:proofErr w:type="spellStart"/>
      <w:r>
        <w:t>brokerage</w:t>
      </w:r>
      <w:proofErr w:type="spellEnd"/>
      <w:r>
        <w:t xml:space="preserve"> (compte titres OTG).</w:t>
      </w:r>
    </w:p>
    <w:p w14:paraId="15DBF253" w14:textId="77777777" w:rsidR="00AB41D6" w:rsidRDefault="00AB41D6" w:rsidP="005233E4">
      <w:pPr>
        <w:pStyle w:val="ListParagraph"/>
        <w:numPr>
          <w:ilvl w:val="0"/>
          <w:numId w:val="46"/>
        </w:numPr>
      </w:pPr>
      <w:r>
        <w:t>Tous montants et les commissions des opérations triangulaires sont exprimés en MAD.</w:t>
      </w:r>
    </w:p>
    <w:p w14:paraId="31EC08D5" w14:textId="77777777" w:rsidR="00853924" w:rsidRPr="00853924" w:rsidRDefault="00853924" w:rsidP="00853924"/>
    <w:p w14:paraId="471BB370" w14:textId="77777777" w:rsidR="00F9145F" w:rsidRPr="006666E4" w:rsidRDefault="00F9145F" w:rsidP="00F9145F">
      <w:pPr>
        <w:pStyle w:val="Heading4"/>
      </w:pPr>
      <w:r w:rsidRPr="00F9145F">
        <w:t xml:space="preserve"> L'investisseur étranger est client de AWB. Le broker étranger est client de AWB.</w:t>
      </w:r>
    </w:p>
    <w:p w14:paraId="0CBFA449" w14:textId="77777777" w:rsidR="0042750C" w:rsidRDefault="00D4130A" w:rsidP="005233E4">
      <w:pPr>
        <w:pStyle w:val="ListParagraph"/>
        <w:numPr>
          <w:ilvl w:val="0"/>
          <w:numId w:val="44"/>
        </w:numPr>
        <w:spacing w:before="240" w:after="240" w:line="240" w:lineRule="auto"/>
        <w:ind w:right="142"/>
      </w:pPr>
      <w:r>
        <w:t xml:space="preserve">L'investisseur étranger communique une IRL </w:t>
      </w:r>
      <w:proofErr w:type="gramStart"/>
      <w:r>
        <w:t>OTC  (J,J</w:t>
      </w:r>
      <w:proofErr w:type="gramEnd"/>
      <w:r>
        <w:t>+3) à AWB</w:t>
      </w:r>
      <w:r w:rsidR="00C535A9">
        <w:t>.</w:t>
      </w:r>
    </w:p>
    <w:p w14:paraId="2F0E3AC5" w14:textId="77777777" w:rsidR="005772FD" w:rsidRDefault="00D4130A" w:rsidP="005233E4">
      <w:pPr>
        <w:pStyle w:val="ListParagraph"/>
        <w:numPr>
          <w:ilvl w:val="0"/>
          <w:numId w:val="44"/>
        </w:numPr>
        <w:spacing w:before="240" w:after="240" w:line="240" w:lineRule="auto"/>
        <w:ind w:right="142"/>
      </w:pPr>
      <w:r>
        <w:t xml:space="preserve">Le broker étranger communique deux </w:t>
      </w:r>
      <w:proofErr w:type="spellStart"/>
      <w:r>
        <w:t>IRLs</w:t>
      </w:r>
      <w:proofErr w:type="spellEnd"/>
      <w:r w:rsidR="000D01DD">
        <w:t xml:space="preserve"> sur son compte titre dédié </w:t>
      </w:r>
      <w:proofErr w:type="gramStart"/>
      <w:r w:rsidR="000D01DD">
        <w:t>OTG</w:t>
      </w:r>
      <w:r>
        <w:t>:</w:t>
      </w:r>
      <w:proofErr w:type="gramEnd"/>
      <w:r>
        <w:t xml:space="preserve"> une OTC (</w:t>
      </w:r>
      <w:proofErr w:type="gramStart"/>
      <w:r>
        <w:t>J,J</w:t>
      </w:r>
      <w:proofErr w:type="gramEnd"/>
      <w:r>
        <w:t>+3) et une Bourse (</w:t>
      </w:r>
      <w:proofErr w:type="gramStart"/>
      <w:r>
        <w:t>J,J</w:t>
      </w:r>
      <w:proofErr w:type="gramEnd"/>
      <w:r>
        <w:t>+3</w:t>
      </w:r>
      <w:proofErr w:type="gramStart"/>
      <w:r>
        <w:t>)</w:t>
      </w:r>
      <w:r w:rsidR="00C535A9">
        <w:t>.</w:t>
      </w:r>
      <w:r w:rsidR="00554F3A">
        <w:t>Ne</w:t>
      </w:r>
      <w:proofErr w:type="gramEnd"/>
      <w:r w:rsidR="00554F3A">
        <w:t xml:space="preserve"> pas lancer un Pré-</w:t>
      </w:r>
      <w:proofErr w:type="spellStart"/>
      <w:r w:rsidR="00554F3A">
        <w:t>matching</w:t>
      </w:r>
      <w:proofErr w:type="spellEnd"/>
      <w:r w:rsidR="00554F3A">
        <w:t xml:space="preserve"> entre les deux IRL OTC, car le Pré-</w:t>
      </w:r>
      <w:proofErr w:type="spellStart"/>
      <w:r w:rsidR="00554F3A">
        <w:t>matching</w:t>
      </w:r>
      <w:proofErr w:type="spellEnd"/>
      <w:r w:rsidR="00554F3A">
        <w:t xml:space="preserve"> est conditionné par le Pré-ajustement.</w:t>
      </w:r>
    </w:p>
    <w:p w14:paraId="4FF15E86" w14:textId="77777777" w:rsidR="00D4130A" w:rsidRDefault="00D4130A" w:rsidP="005233E4">
      <w:pPr>
        <w:pStyle w:val="ListParagraph"/>
        <w:numPr>
          <w:ilvl w:val="0"/>
          <w:numId w:val="44"/>
        </w:numPr>
        <w:spacing w:before="240" w:after="240" w:line="240" w:lineRule="auto"/>
        <w:ind w:right="142"/>
      </w:pPr>
      <w:r>
        <w:t xml:space="preserve">Réception de l'AOE (ou des </w:t>
      </w:r>
      <w:proofErr w:type="spellStart"/>
      <w:r>
        <w:t>AOEs</w:t>
      </w:r>
      <w:proofErr w:type="spellEnd"/>
      <w:r>
        <w:t xml:space="preserve"> à regrouper)</w:t>
      </w:r>
      <w:r w:rsidR="00C535A9">
        <w:t>.</w:t>
      </w:r>
    </w:p>
    <w:p w14:paraId="79C4150A" w14:textId="77777777" w:rsidR="00D4130A" w:rsidRDefault="00D4130A" w:rsidP="005233E4">
      <w:pPr>
        <w:pStyle w:val="ListParagraph"/>
        <w:numPr>
          <w:ilvl w:val="0"/>
          <w:numId w:val="44"/>
        </w:numPr>
        <w:spacing w:before="240" w:after="240" w:line="240" w:lineRule="auto"/>
        <w:ind w:right="142"/>
      </w:pPr>
      <w:r>
        <w:t xml:space="preserve">Lancer un Pré-ajustement de l'IRL bourse avec l'AOE (ou les </w:t>
      </w:r>
      <w:proofErr w:type="spellStart"/>
      <w:r>
        <w:t>AOEs</w:t>
      </w:r>
      <w:proofErr w:type="spellEnd"/>
      <w:r>
        <w:t xml:space="preserve"> regroupés)</w:t>
      </w:r>
      <w:r w:rsidR="000D01DD">
        <w:t xml:space="preserve">. </w:t>
      </w:r>
      <w:r w:rsidR="000D01DD" w:rsidRPr="004F0A10">
        <w:rPr>
          <w:u w:val="single"/>
        </w:rPr>
        <w:t>Ne pas faire l'</w:t>
      </w:r>
      <w:proofErr w:type="spellStart"/>
      <w:r w:rsidR="000D01DD" w:rsidRPr="004F0A10">
        <w:rPr>
          <w:u w:val="single"/>
        </w:rPr>
        <w:t>ajustement</w:t>
      </w:r>
      <w:r w:rsidR="004535E1">
        <w:t>car</w:t>
      </w:r>
      <w:proofErr w:type="spellEnd"/>
      <w:r w:rsidR="004535E1">
        <w:t xml:space="preserve"> ce dernier</w:t>
      </w:r>
      <w:r w:rsidR="000D01DD">
        <w:t xml:space="preserve"> est conditionné par le </w:t>
      </w:r>
      <w:r w:rsidR="004535E1">
        <w:t>P</w:t>
      </w:r>
      <w:r w:rsidR="000D01DD">
        <w:t>ré</w:t>
      </w:r>
      <w:r w:rsidR="004535E1">
        <w:t>-</w:t>
      </w:r>
      <w:proofErr w:type="spellStart"/>
      <w:r w:rsidR="000D01DD">
        <w:t>matching</w:t>
      </w:r>
      <w:proofErr w:type="spellEnd"/>
      <w:r w:rsidR="004535E1">
        <w:t>.</w:t>
      </w:r>
    </w:p>
    <w:p w14:paraId="72682315" w14:textId="77777777" w:rsidR="00D4130A" w:rsidRDefault="00554F3A" w:rsidP="005233E4">
      <w:pPr>
        <w:pStyle w:val="ListParagraph"/>
        <w:numPr>
          <w:ilvl w:val="0"/>
          <w:numId w:val="44"/>
        </w:numPr>
        <w:spacing w:before="240" w:after="240" w:line="240" w:lineRule="auto"/>
        <w:ind w:right="142"/>
      </w:pPr>
      <w:r>
        <w:t>Si le Pré-ajustement est OK, l</w:t>
      </w:r>
      <w:r w:rsidR="0046562D">
        <w:t xml:space="preserve">ancer </w:t>
      </w:r>
      <w:r w:rsidR="0046562D" w:rsidRPr="00032BBC">
        <w:rPr>
          <w:u w:val="single"/>
        </w:rPr>
        <w:t>un Pré-</w:t>
      </w:r>
      <w:proofErr w:type="spellStart"/>
      <w:r w:rsidR="0046562D" w:rsidRPr="00032BBC">
        <w:rPr>
          <w:u w:val="single"/>
        </w:rPr>
        <w:t>matching</w:t>
      </w:r>
      <w:proofErr w:type="spellEnd"/>
      <w:r w:rsidR="0046562D" w:rsidRPr="00032BBC">
        <w:rPr>
          <w:u w:val="single"/>
        </w:rPr>
        <w:t xml:space="preserve"> </w:t>
      </w:r>
      <w:proofErr w:type="spellStart"/>
      <w:r w:rsidR="00BF2823" w:rsidRPr="00032BBC">
        <w:rPr>
          <w:u w:val="single"/>
        </w:rPr>
        <w:t>automatique</w:t>
      </w:r>
      <w:r w:rsidR="0046562D">
        <w:t>entre</w:t>
      </w:r>
      <w:proofErr w:type="spellEnd"/>
      <w:r w:rsidR="0046562D">
        <w:t xml:space="preserve"> les IRL </w:t>
      </w:r>
      <w:proofErr w:type="gramStart"/>
      <w:r w:rsidR="0046562D">
        <w:t>OTC:</w:t>
      </w:r>
      <w:proofErr w:type="gramEnd"/>
      <w:r w:rsidR="0046562D">
        <w:t xml:space="preserve"> celle du client avec celle du broker</w:t>
      </w:r>
      <w:r w:rsidR="00E23EF1">
        <w:t xml:space="preserve"> (</w:t>
      </w:r>
      <w:r w:rsidR="0046562D">
        <w:t xml:space="preserve">Possibilité de générer manuellement des </w:t>
      </w:r>
      <w:proofErr w:type="spellStart"/>
      <w:r w:rsidR="0046562D">
        <w:t>swift</w:t>
      </w:r>
      <w:proofErr w:type="spellEnd"/>
      <w:r w:rsidR="0046562D">
        <w:t xml:space="preserve"> MT548 de </w:t>
      </w:r>
      <w:r w:rsidR="00E23EF1">
        <w:t xml:space="preserve">suspens </w:t>
      </w:r>
      <w:r w:rsidR="0046562D">
        <w:t>Pré-</w:t>
      </w:r>
      <w:proofErr w:type="spellStart"/>
      <w:r w:rsidR="0046562D">
        <w:t>matching</w:t>
      </w:r>
      <w:proofErr w:type="spellEnd"/>
      <w:r w:rsidR="00E23EF1">
        <w:t>)</w:t>
      </w:r>
      <w:r w:rsidR="0046562D">
        <w:t xml:space="preserve">. </w:t>
      </w:r>
    </w:p>
    <w:p w14:paraId="2016BF9D" w14:textId="77777777" w:rsidR="0046562D" w:rsidRDefault="008E1FDC" w:rsidP="005233E4">
      <w:pPr>
        <w:pStyle w:val="ListParagraph"/>
        <w:numPr>
          <w:ilvl w:val="0"/>
          <w:numId w:val="44"/>
        </w:numPr>
        <w:spacing w:before="240" w:after="240" w:line="240" w:lineRule="auto"/>
        <w:ind w:right="142"/>
      </w:pPr>
      <w:r>
        <w:t>Si le Pré-</w:t>
      </w:r>
      <w:proofErr w:type="spellStart"/>
      <w:r>
        <w:t>matching</w:t>
      </w:r>
      <w:proofErr w:type="spellEnd"/>
      <w:r>
        <w:t xml:space="preserve"> est OK</w:t>
      </w:r>
      <w:r w:rsidR="00112936">
        <w:t xml:space="preserve"> (---&gt; Générer automatiquement </w:t>
      </w:r>
      <w:r w:rsidR="00611F54">
        <w:t xml:space="preserve">pour les clients </w:t>
      </w:r>
      <w:proofErr w:type="spellStart"/>
      <w:r w:rsidR="00611F54">
        <w:t>swiftables</w:t>
      </w:r>
      <w:proofErr w:type="spellEnd"/>
      <w:r w:rsidR="00611F54">
        <w:t xml:space="preserve"> un </w:t>
      </w:r>
      <w:r w:rsidR="00112936">
        <w:t>MT548</w:t>
      </w:r>
      <w:r w:rsidR="00C16F36">
        <w:t>MA</w:t>
      </w:r>
      <w:r w:rsidR="00112936">
        <w:t xml:space="preserve">CH pour les deux </w:t>
      </w:r>
      <w:proofErr w:type="spellStart"/>
      <w:r w:rsidR="00112936">
        <w:t>I</w:t>
      </w:r>
      <w:r w:rsidR="00611F54">
        <w:t>RLs</w:t>
      </w:r>
      <w:proofErr w:type="spellEnd"/>
      <w:r w:rsidR="00611F54">
        <w:t xml:space="preserve"> </w:t>
      </w:r>
      <w:r w:rsidR="00112936">
        <w:t>OTC</w:t>
      </w:r>
      <w:proofErr w:type="gramStart"/>
      <w:r w:rsidR="00112936">
        <w:t xml:space="preserve">) </w:t>
      </w:r>
      <w:r>
        <w:t>,</w:t>
      </w:r>
      <w:proofErr w:type="gramEnd"/>
      <w:r>
        <w:t xml:space="preserve"> l'ajustement </w:t>
      </w:r>
      <w:r w:rsidR="00BF2823">
        <w:t>est alors réalisé</w:t>
      </w:r>
      <w:r w:rsidR="00112936">
        <w:t xml:space="preserve"> (---&gt; Générer automatiquement </w:t>
      </w:r>
      <w:r w:rsidR="00611F54">
        <w:t xml:space="preserve">pour les clients </w:t>
      </w:r>
      <w:proofErr w:type="spellStart"/>
      <w:proofErr w:type="gramStart"/>
      <w:r w:rsidR="00611F54">
        <w:t>swiftables</w:t>
      </w:r>
      <w:proofErr w:type="spellEnd"/>
      <w:r w:rsidR="00611F54">
        <w:t xml:space="preserve">  un</w:t>
      </w:r>
      <w:proofErr w:type="gramEnd"/>
      <w:r w:rsidR="00611F54">
        <w:t xml:space="preserve"> </w:t>
      </w:r>
      <w:r w:rsidR="00112936">
        <w:t>MT548MACH pour l'IRL bourse)</w:t>
      </w:r>
      <w:r w:rsidR="00BF2823">
        <w:t>.</w:t>
      </w:r>
    </w:p>
    <w:p w14:paraId="23C19B91" w14:textId="77777777" w:rsidR="000D5A5B" w:rsidRPr="006177BD" w:rsidRDefault="000D5A5B" w:rsidP="005233E4">
      <w:pPr>
        <w:pStyle w:val="ListParagraph"/>
        <w:numPr>
          <w:ilvl w:val="0"/>
          <w:numId w:val="44"/>
        </w:numPr>
        <w:spacing w:before="240" w:after="240" w:line="240" w:lineRule="auto"/>
        <w:ind w:right="142"/>
      </w:pPr>
      <w:r w:rsidRPr="006177BD">
        <w:t>A J+3</w:t>
      </w:r>
      <w:r w:rsidR="00941256">
        <w:t xml:space="preserve"> (ou </w:t>
      </w:r>
      <w:proofErr w:type="spellStart"/>
      <w:r w:rsidR="00941256">
        <w:t>J+n</w:t>
      </w:r>
      <w:proofErr w:type="spellEnd"/>
      <w:r w:rsidR="00941256">
        <w:t xml:space="preserve"> avec n&gt;3)</w:t>
      </w:r>
      <w:r w:rsidRPr="006177BD">
        <w:t xml:space="preserve">, deux cas se </w:t>
      </w:r>
      <w:proofErr w:type="gramStart"/>
      <w:r w:rsidRPr="006177BD">
        <w:t>présentent:</w:t>
      </w:r>
      <w:proofErr w:type="gramEnd"/>
    </w:p>
    <w:p w14:paraId="5579BFA0" w14:textId="77777777" w:rsidR="0038482C" w:rsidRPr="006177BD" w:rsidRDefault="000D5A5B" w:rsidP="005233E4">
      <w:pPr>
        <w:pStyle w:val="ListParagraph"/>
        <w:numPr>
          <w:ilvl w:val="1"/>
          <w:numId w:val="44"/>
        </w:numPr>
        <w:spacing w:before="240" w:after="240" w:line="240" w:lineRule="auto"/>
        <w:ind w:right="142"/>
      </w:pPr>
      <w:r w:rsidRPr="006177BD">
        <w:t xml:space="preserve">Si le dénouement des </w:t>
      </w:r>
      <w:proofErr w:type="spellStart"/>
      <w:r w:rsidRPr="006177BD">
        <w:t>IRLs</w:t>
      </w:r>
      <w:proofErr w:type="spellEnd"/>
      <w:r w:rsidRPr="006177BD">
        <w:t xml:space="preserve"> OTC est interne</w:t>
      </w:r>
      <w:r w:rsidR="0038482C" w:rsidRPr="006177BD">
        <w:t xml:space="preserve"> alors </w:t>
      </w:r>
      <w:proofErr w:type="spellStart"/>
      <w:r w:rsidR="0038482C" w:rsidRPr="006177BD">
        <w:t>Megara</w:t>
      </w:r>
      <w:proofErr w:type="spellEnd"/>
      <w:r w:rsidR="0038482C" w:rsidRPr="006177BD">
        <w:t xml:space="preserve"> lance automatiquement l'appariement des </w:t>
      </w:r>
      <w:proofErr w:type="spellStart"/>
      <w:r w:rsidR="0038482C" w:rsidRPr="006177BD">
        <w:t>IRLs</w:t>
      </w:r>
      <w:proofErr w:type="spellEnd"/>
      <w:r w:rsidR="0038482C" w:rsidRPr="006177BD">
        <w:t>. Le Dénouement est lancé manuellement ou par job configuré.</w:t>
      </w:r>
    </w:p>
    <w:p w14:paraId="3AB92E93" w14:textId="77777777" w:rsidR="0051730E" w:rsidRPr="006177BD" w:rsidRDefault="0038482C" w:rsidP="005233E4">
      <w:pPr>
        <w:pStyle w:val="ListParagraph"/>
        <w:numPr>
          <w:ilvl w:val="1"/>
          <w:numId w:val="44"/>
        </w:numPr>
        <w:spacing w:before="240" w:after="240" w:line="240" w:lineRule="auto"/>
        <w:ind w:right="142"/>
      </w:pPr>
      <w:r w:rsidRPr="006177BD">
        <w:t xml:space="preserve">Si le dénouement des </w:t>
      </w:r>
      <w:proofErr w:type="spellStart"/>
      <w:r w:rsidRPr="006177BD">
        <w:t>IRLs</w:t>
      </w:r>
      <w:proofErr w:type="spellEnd"/>
      <w:r w:rsidRPr="006177BD">
        <w:t xml:space="preserve"> </w:t>
      </w:r>
      <w:proofErr w:type="gramStart"/>
      <w:r w:rsidRPr="006177BD">
        <w:t>OTC  est</w:t>
      </w:r>
      <w:proofErr w:type="gramEnd"/>
      <w:r w:rsidRPr="006177BD">
        <w:t xml:space="preserve"> externe </w:t>
      </w:r>
      <w:r w:rsidR="000D5A5B" w:rsidRPr="006177BD">
        <w:t xml:space="preserve">alors </w:t>
      </w:r>
      <w:r w:rsidR="00172173" w:rsidRPr="006177BD">
        <w:t>AWB</w:t>
      </w:r>
      <w:ins w:id="377" w:author="souchem" w:date="2015-07-28T18:00:00Z">
        <w:r w:rsidR="00201934">
          <w:t xml:space="preserve"> </w:t>
        </w:r>
      </w:ins>
      <w:r w:rsidR="00172173" w:rsidRPr="006177BD">
        <w:t xml:space="preserve">instruit </w:t>
      </w:r>
      <w:proofErr w:type="spellStart"/>
      <w:r w:rsidR="00172173" w:rsidRPr="006177BD">
        <w:t>MaroClear</w:t>
      </w:r>
      <w:proofErr w:type="spellEnd"/>
      <w:r w:rsidR="00172173" w:rsidRPr="006177BD">
        <w:t xml:space="preserve"> </w:t>
      </w:r>
      <w:r w:rsidRPr="006177BD">
        <w:t xml:space="preserve">sur les deux </w:t>
      </w:r>
      <w:proofErr w:type="spellStart"/>
      <w:r w:rsidRPr="006177BD">
        <w:t>IRLs</w:t>
      </w:r>
      <w:proofErr w:type="spellEnd"/>
      <w:r w:rsidR="006177BD" w:rsidRPr="006177BD">
        <w:t xml:space="preserve"> (MT540 et MT542)</w:t>
      </w:r>
      <w:r w:rsidR="006177BD">
        <w:t xml:space="preserve"> (date de négociation J / date de dénouement </w:t>
      </w:r>
      <w:proofErr w:type="spellStart"/>
      <w:r w:rsidR="006177BD">
        <w:t>J+n</w:t>
      </w:r>
      <w:proofErr w:type="spellEnd"/>
      <w:r w:rsidR="006177BD">
        <w:t xml:space="preserve"> = date métier)</w:t>
      </w:r>
      <w:r w:rsidRPr="006177BD">
        <w:t>.</w:t>
      </w:r>
      <w:r w:rsidR="006177BD" w:rsidRPr="006177BD">
        <w:t xml:space="preserve"> AWB reçoit les </w:t>
      </w:r>
      <w:proofErr w:type="spellStart"/>
      <w:r w:rsidR="006177BD" w:rsidRPr="006177BD">
        <w:t>swifts</w:t>
      </w:r>
      <w:proofErr w:type="spellEnd"/>
      <w:r w:rsidR="006177BD" w:rsidRPr="006177BD">
        <w:t xml:space="preserve"> d'appariement (MT548) et de dénouement (MT54Y) des deux </w:t>
      </w:r>
      <w:proofErr w:type="spellStart"/>
      <w:r w:rsidR="006177BD" w:rsidRPr="006177BD">
        <w:t>IRLs</w:t>
      </w:r>
      <w:proofErr w:type="spellEnd"/>
      <w:r w:rsidR="006177BD" w:rsidRPr="006177BD">
        <w:t xml:space="preserve"> OTC.</w:t>
      </w:r>
    </w:p>
    <w:p w14:paraId="6D3C81E2" w14:textId="77777777" w:rsidR="0051730E" w:rsidRDefault="0052589F" w:rsidP="005233E4">
      <w:pPr>
        <w:pStyle w:val="ListParagraph"/>
        <w:numPr>
          <w:ilvl w:val="0"/>
          <w:numId w:val="44"/>
        </w:numPr>
        <w:spacing w:before="240" w:after="240" w:line="240" w:lineRule="auto"/>
        <w:ind w:right="142"/>
      </w:pPr>
      <w:r>
        <w:t>A J+3</w:t>
      </w:r>
      <w:r w:rsidR="00941256">
        <w:t xml:space="preserve"> (ou </w:t>
      </w:r>
      <w:proofErr w:type="spellStart"/>
      <w:r w:rsidR="00941256">
        <w:t>J+n</w:t>
      </w:r>
      <w:proofErr w:type="spellEnd"/>
      <w:r w:rsidR="00941256">
        <w:t xml:space="preserve"> avec n&gt;3)</w:t>
      </w:r>
      <w:r w:rsidR="00941256" w:rsidRPr="006177BD">
        <w:t xml:space="preserve">, </w:t>
      </w:r>
      <w:r>
        <w:t>AWB reçoit</w:t>
      </w:r>
      <w:r w:rsidR="005772FD">
        <w:t xml:space="preserve"> le RMQ pour dénouer l'IRL bourse.</w:t>
      </w:r>
    </w:p>
    <w:p w14:paraId="454FBC0E" w14:textId="77777777" w:rsidR="008A3AA6" w:rsidRDefault="008A3AA6" w:rsidP="005233E4">
      <w:pPr>
        <w:pStyle w:val="ListParagraph"/>
        <w:numPr>
          <w:ilvl w:val="0"/>
          <w:numId w:val="44"/>
        </w:numPr>
        <w:spacing w:before="240" w:after="240" w:line="240" w:lineRule="auto"/>
        <w:ind w:right="142"/>
      </w:pPr>
      <w:r>
        <w:t xml:space="preserve">Le postage espèces de chaque IRL (trois </w:t>
      </w:r>
      <w:proofErr w:type="spellStart"/>
      <w:r>
        <w:t>IRLs</w:t>
      </w:r>
      <w:proofErr w:type="spellEnd"/>
      <w:r>
        <w:t xml:space="preserve">) se fait au dénouement avec date valeur effective au dénouement. </w:t>
      </w:r>
    </w:p>
    <w:p w14:paraId="1EEE2FCB" w14:textId="77777777" w:rsidR="00611F54" w:rsidRPr="006177BD" w:rsidRDefault="00611F54" w:rsidP="005233E4">
      <w:pPr>
        <w:pStyle w:val="ListParagraph"/>
        <w:numPr>
          <w:ilvl w:val="0"/>
          <w:numId w:val="44"/>
        </w:numPr>
        <w:spacing w:before="240" w:after="240" w:line="240" w:lineRule="auto"/>
        <w:ind w:right="142"/>
      </w:pPr>
      <w:r>
        <w:t xml:space="preserve">Pour les clients </w:t>
      </w:r>
      <w:proofErr w:type="spellStart"/>
      <w:r>
        <w:t>swiftab</w:t>
      </w:r>
      <w:r w:rsidR="00D0620A">
        <w:t>les</w:t>
      </w:r>
      <w:proofErr w:type="spellEnd"/>
      <w:r w:rsidR="00D0620A">
        <w:t>, générer automatiquement un</w:t>
      </w:r>
      <w:r>
        <w:t xml:space="preserve"> </w:t>
      </w:r>
      <w:proofErr w:type="spellStart"/>
      <w:r>
        <w:t>swift</w:t>
      </w:r>
      <w:proofErr w:type="spellEnd"/>
      <w:r>
        <w:t xml:space="preserve"> de confirmation de dénouement MT54Y de chaque IRL.</w:t>
      </w:r>
    </w:p>
    <w:p w14:paraId="32AC35E5" w14:textId="77777777" w:rsidR="005772FD" w:rsidRDefault="005772FD" w:rsidP="005772FD">
      <w:pPr>
        <w:pStyle w:val="ListParagraph"/>
        <w:spacing w:before="240" w:after="240" w:line="240" w:lineRule="auto"/>
        <w:ind w:right="142"/>
      </w:pPr>
    </w:p>
    <w:p w14:paraId="139C600C" w14:textId="4B720197" w:rsidR="0024448D" w:rsidRDefault="00683426" w:rsidP="005772FD">
      <w:pPr>
        <w:pStyle w:val="ListParagraph"/>
        <w:spacing w:before="240" w:after="240" w:line="240" w:lineRule="auto"/>
        <w:ind w:right="142"/>
      </w:pPr>
      <w:r>
        <w:rPr>
          <w:noProof/>
          <w:lang w:eastAsia="fr-FR"/>
        </w:rPr>
        <w:lastRenderedPageBreak/>
        <mc:AlternateContent>
          <mc:Choice Requires="wpg">
            <w:drawing>
              <wp:inline distT="0" distB="0" distL="0" distR="0" wp14:anchorId="624B3B46" wp14:editId="674E8C87">
                <wp:extent cx="5759450" cy="3816350"/>
                <wp:effectExtent l="14605" t="14605" r="17145" b="0"/>
                <wp:docPr id="138357370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0" cy="3816350"/>
                          <a:chOff x="0" y="8572"/>
                          <a:chExt cx="91440" cy="60583"/>
                        </a:xfrm>
                      </wpg:grpSpPr>
                      <wps:wsp>
                        <wps:cNvPr id="913980679" name="Rectangle à coins arrondis 69"/>
                        <wps:cNvSpPr>
                          <a:spLocks noChangeArrowheads="1"/>
                        </wps:cNvSpPr>
                        <wps:spPr bwMode="auto">
                          <a:xfrm>
                            <a:off x="0" y="10001"/>
                            <a:ext cx="91440" cy="56436"/>
                          </a:xfrm>
                          <a:prstGeom prst="roundRect">
                            <a:avLst>
                              <a:gd name="adj" fmla="val 16667"/>
                            </a:avLst>
                          </a:prstGeom>
                          <a:solidFill>
                            <a:schemeClr val="bg1">
                              <a:lumMod val="85000"/>
                              <a:lumOff val="0"/>
                            </a:schemeClr>
                          </a:solidFill>
                          <a:ln w="25400">
                            <a:solidFill>
                              <a:schemeClr val="accent3">
                                <a:lumMod val="75000"/>
                                <a:lumOff val="0"/>
                              </a:schemeClr>
                            </a:solidFill>
                            <a:prstDash val="sysDash"/>
                            <a:round/>
                            <a:headEnd/>
                            <a:tailEnd/>
                          </a:ln>
                        </wps:spPr>
                        <wps:txbx>
                          <w:txbxContent>
                            <w:p w14:paraId="5610E591"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wps:txbx>
                        <wps:bodyPr rot="0" vert="horz" wrap="square" lIns="91440" tIns="45720" rIns="91440" bIns="45720" anchor="ctr" anchorCtr="0" upright="1">
                          <a:noAutofit/>
                        </wps:bodyPr>
                      </wps:wsp>
                      <wps:wsp>
                        <wps:cNvPr id="2118177580" name="ZoneTexte 26"/>
                        <wps:cNvSpPr txBox="1">
                          <a:spLocks noChangeArrowheads="1"/>
                        </wps:cNvSpPr>
                        <wps:spPr bwMode="auto">
                          <a:xfrm>
                            <a:off x="16430" y="10001"/>
                            <a:ext cx="60721" cy="1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713DE"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1</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Broker International » est client de « AWB » &amp;</w:t>
                              </w:r>
                            </w:p>
                            <w:p w14:paraId="7EC1E245"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est client de « AWB »</w:t>
                              </w:r>
                            </w:p>
                          </w:txbxContent>
                        </wps:txbx>
                        <wps:bodyPr rot="0" vert="horz" wrap="square" lIns="91440" tIns="45720" rIns="91440" bIns="45720" anchor="t" anchorCtr="0" upright="1">
                          <a:spAutoFit/>
                        </wps:bodyPr>
                      </wps:wsp>
                      <wps:wsp>
                        <wps:cNvPr id="1645421326" name="Rectangle à coins arrondis 40"/>
                        <wps:cNvSpPr>
                          <a:spLocks noChangeArrowheads="1"/>
                        </wps:cNvSpPr>
                        <wps:spPr bwMode="auto">
                          <a:xfrm>
                            <a:off x="3571" y="18573"/>
                            <a:ext cx="11430" cy="5001"/>
                          </a:xfrm>
                          <a:prstGeom prst="roundRect">
                            <a:avLst>
                              <a:gd name="adj" fmla="val 16667"/>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round/>
                            <a:headEnd/>
                            <a:tailEnd/>
                          </a:ln>
                          <a:effectLst>
                            <a:outerShdw dist="20000" dir="5400000" rotWithShape="0">
                              <a:srgbClr val="000000">
                                <a:alpha val="37999"/>
                              </a:srgbClr>
                            </a:outerShdw>
                          </a:effectLst>
                        </wps:spPr>
                        <wps:txbx>
                          <w:txbxContent>
                            <w:p w14:paraId="2E34D37C"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wps:txbx>
                        <wps:bodyPr rot="0" vert="horz" wrap="square" lIns="91440" tIns="45720" rIns="91440" bIns="45720" anchor="ctr" anchorCtr="0" upright="1">
                          <a:noAutofit/>
                        </wps:bodyPr>
                      </wps:wsp>
                      <wps:wsp>
                        <wps:cNvPr id="2145247975" name="Rectangle à coins arrondis 41"/>
                        <wps:cNvSpPr>
                          <a:spLocks noChangeArrowheads="1"/>
                        </wps:cNvSpPr>
                        <wps:spPr bwMode="auto">
                          <a:xfrm>
                            <a:off x="54292" y="17859"/>
                            <a:ext cx="12145" cy="7144"/>
                          </a:xfrm>
                          <a:prstGeom prst="roundRect">
                            <a:avLst>
                              <a:gd name="adj" fmla="val 16667"/>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round/>
                            <a:headEnd/>
                            <a:tailEnd/>
                          </a:ln>
                          <a:effectLst>
                            <a:outerShdw dist="20000" dir="5400000" rotWithShape="0">
                              <a:srgbClr val="000000">
                                <a:alpha val="37999"/>
                              </a:srgbClr>
                            </a:outerShdw>
                          </a:effectLst>
                        </wps:spPr>
                        <wps:txbx>
                          <w:txbxContent>
                            <w:p w14:paraId="547EF38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wps:txbx>
                        <wps:bodyPr rot="0" vert="horz" wrap="square" lIns="91440" tIns="45720" rIns="91440" bIns="45720" anchor="ctr" anchorCtr="0" upright="1">
                          <a:noAutofit/>
                        </wps:bodyPr>
                      </wps:wsp>
                      <wps:wsp>
                        <wps:cNvPr id="2066474639" name="Rectangle à coins arrondis 42"/>
                        <wps:cNvSpPr>
                          <a:spLocks noChangeArrowheads="1"/>
                        </wps:cNvSpPr>
                        <wps:spPr bwMode="auto">
                          <a:xfrm>
                            <a:off x="29289" y="17859"/>
                            <a:ext cx="10001" cy="7144"/>
                          </a:xfrm>
                          <a:prstGeom prst="roundRect">
                            <a:avLst>
                              <a:gd name="adj" fmla="val 16667"/>
                            </a:avLst>
                          </a:prstGeom>
                          <a:gradFill rotWithShape="1">
                            <a:gsLst>
                              <a:gs pos="0">
                                <a:srgbClr val="DAFDA7"/>
                              </a:gs>
                              <a:gs pos="35001">
                                <a:srgbClr val="E4FDC2"/>
                              </a:gs>
                              <a:gs pos="100000">
                                <a:srgbClr val="F5FFE6"/>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2BE2C6B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wps:txbx>
                        <wps:bodyPr rot="0" vert="horz" wrap="square" lIns="91440" tIns="45720" rIns="91440" bIns="45720" anchor="ctr" anchorCtr="0" upright="1">
                          <a:noAutofit/>
                        </wps:bodyPr>
                      </wps:wsp>
                      <wps:wsp>
                        <wps:cNvPr id="203998249" name="Rectangle à coins arrondis 47"/>
                        <wps:cNvSpPr>
                          <a:spLocks noChangeArrowheads="1"/>
                        </wps:cNvSpPr>
                        <wps:spPr bwMode="auto">
                          <a:xfrm>
                            <a:off x="71437" y="47148"/>
                            <a:ext cx="12145" cy="17860"/>
                          </a:xfrm>
                          <a:prstGeom prst="roundRect">
                            <a:avLst>
                              <a:gd name="adj" fmla="val 16667"/>
                            </a:avLst>
                          </a:prstGeom>
                          <a:solidFill>
                            <a:schemeClr val="accent6">
                              <a:lumMod val="100000"/>
                              <a:lumOff val="0"/>
                            </a:schemeClr>
                          </a:solidFill>
                          <a:ln w="38100">
                            <a:solidFill>
                              <a:schemeClr val="lt1">
                                <a:lumMod val="100000"/>
                                <a:lumOff val="0"/>
                              </a:schemeClr>
                            </a:solidFill>
                            <a:round/>
                            <a:headEnd/>
                            <a:tailEnd/>
                          </a:ln>
                          <a:effectLst>
                            <a:outerShdw dist="20000" dir="5400000" rotWithShape="0">
                              <a:srgbClr val="000000">
                                <a:alpha val="37999"/>
                              </a:srgbClr>
                            </a:outerShdw>
                          </a:effectLst>
                        </wps:spPr>
                        <wps:txbx>
                          <w:txbxContent>
                            <w:p w14:paraId="08F63D8A"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wps:txbx>
                        <wps:bodyPr rot="0" vert="horz" wrap="square" lIns="91440" tIns="45720" rIns="91440" bIns="45720" anchor="ctr" anchorCtr="0" upright="1">
                          <a:noAutofit/>
                        </wps:bodyPr>
                      </wps:wsp>
                      <wps:wsp>
                        <wps:cNvPr id="1328417425" name="Rectangle à coins arrondis 49"/>
                        <wps:cNvSpPr>
                          <a:spLocks noChangeArrowheads="1"/>
                        </wps:cNvSpPr>
                        <wps:spPr bwMode="auto">
                          <a:xfrm>
                            <a:off x="30003" y="46434"/>
                            <a:ext cx="11430" cy="18574"/>
                          </a:xfrm>
                          <a:prstGeom prst="roundRect">
                            <a:avLst>
                              <a:gd name="adj" fmla="val 16667"/>
                            </a:avLst>
                          </a:prstGeom>
                          <a:gradFill rotWithShape="1">
                            <a:gsLst>
                              <a:gs pos="0">
                                <a:srgbClr val="5D417E"/>
                              </a:gs>
                              <a:gs pos="80000">
                                <a:srgbClr val="7B58A6"/>
                              </a:gs>
                              <a:gs pos="100000">
                                <a:srgbClr val="7B57A8"/>
                              </a:gs>
                            </a:gsLst>
                            <a:lin ang="16200000"/>
                          </a:gradFill>
                          <a:ln w="9525">
                            <a:solidFill>
                              <a:schemeClr val="accent4">
                                <a:lumMod val="95000"/>
                                <a:lumOff val="0"/>
                              </a:schemeClr>
                            </a:solidFill>
                            <a:round/>
                            <a:headEnd/>
                            <a:tailEnd/>
                          </a:ln>
                          <a:effectLst>
                            <a:outerShdw dist="23000" dir="5400000" rotWithShape="0">
                              <a:srgbClr val="000000">
                                <a:alpha val="34999"/>
                              </a:srgbClr>
                            </a:outerShdw>
                          </a:effectLst>
                        </wps:spPr>
                        <wps:txbx>
                          <w:txbxContent>
                            <w:p w14:paraId="4533EFE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wps:txbx>
                        <wps:bodyPr rot="0" vert="horz" wrap="square" lIns="91440" tIns="45720" rIns="91440" bIns="45720" anchor="ctr" anchorCtr="0" upright="1">
                          <a:noAutofit/>
                        </wps:bodyPr>
                      </wps:wsp>
                      <wps:wsp>
                        <wps:cNvPr id="1253380755" name="Connecteur droit 53"/>
                        <wps:cNvCnPr>
                          <a:cxnSpLocks noChangeShapeType="1"/>
                        </wps:cNvCnPr>
                        <wps:spPr bwMode="auto">
                          <a:xfrm>
                            <a:off x="2142" y="27860"/>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508569361" name="ZoneTexte 58"/>
                        <wps:cNvSpPr txBox="1">
                          <a:spLocks noChangeArrowheads="1"/>
                        </wps:cNvSpPr>
                        <wps:spPr bwMode="auto">
                          <a:xfrm>
                            <a:off x="2142" y="26210"/>
                            <a:ext cx="7138" cy="9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D29D3"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wps:txbx>
                        <wps:bodyPr rot="0" vert="horz" wrap="square" lIns="91440" tIns="45720" rIns="91440" bIns="45720" anchor="t" anchorCtr="0" upright="1">
                          <a:spAutoFit/>
                        </wps:bodyPr>
                      </wps:wsp>
                      <wps:wsp>
                        <wps:cNvPr id="1292378143" name="Connecteur droit 66"/>
                        <wps:cNvCnPr>
                          <a:cxnSpLocks noChangeShapeType="1"/>
                        </wps:cNvCnPr>
                        <wps:spPr bwMode="auto">
                          <a:xfrm>
                            <a:off x="2142" y="33575"/>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593707841" name="Connecteur droit 70"/>
                        <wps:cNvCnPr>
                          <a:cxnSpLocks noChangeShapeType="1"/>
                        </wps:cNvCnPr>
                        <wps:spPr bwMode="auto">
                          <a:xfrm>
                            <a:off x="2142" y="57864"/>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439079958" name="ZoneTexte 67"/>
                        <wps:cNvSpPr txBox="1">
                          <a:spLocks noChangeArrowheads="1"/>
                        </wps:cNvSpPr>
                        <wps:spPr bwMode="auto">
                          <a:xfrm>
                            <a:off x="2142" y="32145"/>
                            <a:ext cx="8570"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14AC8"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wps:txbx>
                        <wps:bodyPr rot="0" vert="horz" wrap="square" lIns="91440" tIns="45720" rIns="91440" bIns="45720" anchor="t" anchorCtr="0" upright="1">
                          <a:spAutoFit/>
                        </wps:bodyPr>
                      </wps:wsp>
                      <wps:wsp>
                        <wps:cNvPr id="1665259359" name="ZoneTexte 72"/>
                        <wps:cNvSpPr txBox="1">
                          <a:spLocks noChangeArrowheads="1"/>
                        </wps:cNvSpPr>
                        <wps:spPr bwMode="auto">
                          <a:xfrm>
                            <a:off x="2142" y="56212"/>
                            <a:ext cx="8570"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DCCE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wps:txbx>
                        <wps:bodyPr rot="0" vert="horz" wrap="square" lIns="91440" tIns="45720" rIns="91440" bIns="45720" anchor="t" anchorCtr="0" upright="1">
                          <a:spAutoFit/>
                        </wps:bodyPr>
                      </wps:wsp>
                      <pic:pic xmlns:pic="http://schemas.openxmlformats.org/drawingml/2006/picture">
                        <pic:nvPicPr>
                          <pic:cNvPr id="148058086" name="Diagramme 7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6646" y="17959"/>
                            <a:ext cx="22648" cy="10354"/>
                          </a:xfrm>
                          <a:prstGeom prst="rect">
                            <a:avLst/>
                          </a:prstGeom>
                          <a:noFill/>
                          <a:extLst>
                            <a:ext uri="{909E8E84-426E-40DD-AFC4-6F175D3DCCD1}">
                              <a14:hiddenFill xmlns:a14="http://schemas.microsoft.com/office/drawing/2010/main">
                                <a:solidFill>
                                  <a:srgbClr val="FFFFFF"/>
                                </a:solidFill>
                              </a14:hiddenFill>
                            </a:ext>
                          </a:extLst>
                        </pic:spPr>
                      </pic:pic>
                      <wps:wsp>
                        <wps:cNvPr id="298819146" name="Connecteur en angle 83"/>
                        <wps:cNvCnPr>
                          <a:cxnSpLocks noChangeShapeType="1"/>
                        </wps:cNvCnPr>
                        <wps:spPr bwMode="auto">
                          <a:xfrm rot="16200000" flipH="1">
                            <a:off x="3571" y="29289"/>
                            <a:ext cx="32147" cy="20717"/>
                          </a:xfrm>
                          <a:prstGeom prst="bentConnector2">
                            <a:avLst/>
                          </a:prstGeom>
                          <a:noFill/>
                          <a:ln w="31750">
                            <a:solidFill>
                              <a:schemeClr val="accent1">
                                <a:lumMod val="9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496585285" name="ZoneTexte 85"/>
                        <wps:cNvSpPr txBox="1">
                          <a:spLocks noChangeArrowheads="1"/>
                        </wps:cNvSpPr>
                        <wps:spPr bwMode="auto">
                          <a:xfrm>
                            <a:off x="9286" y="47860"/>
                            <a:ext cx="7148" cy="6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566C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pic:pic xmlns:pic="http://schemas.openxmlformats.org/drawingml/2006/picture">
                        <pic:nvPicPr>
                          <pic:cNvPr id="1507259039" name="Diagramme 8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40939" y="17959"/>
                            <a:ext cx="22550" cy="10354"/>
                          </a:xfrm>
                          <a:prstGeom prst="rect">
                            <a:avLst/>
                          </a:prstGeom>
                          <a:noFill/>
                          <a:extLst>
                            <a:ext uri="{909E8E84-426E-40DD-AFC4-6F175D3DCCD1}">
                              <a14:hiddenFill xmlns:a14="http://schemas.microsoft.com/office/drawing/2010/main">
                                <a:solidFill>
                                  <a:srgbClr val="FFFFFF"/>
                                </a:solidFill>
                              </a14:hiddenFill>
                            </a:ext>
                          </a:extLst>
                        </pic:spPr>
                      </pic:pic>
                      <wps:wsp>
                        <wps:cNvPr id="168083811" name="Rectangle à coins arrondis 89"/>
                        <wps:cNvSpPr>
                          <a:spLocks noChangeArrowheads="1"/>
                        </wps:cNvSpPr>
                        <wps:spPr bwMode="auto">
                          <a:xfrm>
                            <a:off x="82153" y="18573"/>
                            <a:ext cx="7858" cy="7144"/>
                          </a:xfrm>
                          <a:prstGeom prst="roundRect">
                            <a:avLst>
                              <a:gd name="adj" fmla="val 16667"/>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round/>
                            <a:headEnd/>
                            <a:tailEnd/>
                          </a:ln>
                          <a:effectLst>
                            <a:outerShdw dist="20000" dir="5400000" rotWithShape="0">
                              <a:srgbClr val="000000">
                                <a:alpha val="37999"/>
                              </a:srgbClr>
                            </a:outerShdw>
                          </a:effectLst>
                        </wps:spPr>
                        <wps:txbx>
                          <w:txbxContent>
                            <w:p w14:paraId="07AD871C"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wps:txbx>
                        <wps:bodyPr rot="0" vert="horz" wrap="square" lIns="91440" tIns="45720" rIns="91440" bIns="45720" anchor="ctr" anchorCtr="0" upright="1">
                          <a:noAutofit/>
                        </wps:bodyPr>
                      </wps:wsp>
                      <pic:pic xmlns:pic="http://schemas.openxmlformats.org/drawingml/2006/picture">
                        <pic:nvPicPr>
                          <pic:cNvPr id="2060120414" name="Diagramme 90"/>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68812" y="18733"/>
                            <a:ext cx="22454" cy="10258"/>
                          </a:xfrm>
                          <a:prstGeom prst="rect">
                            <a:avLst/>
                          </a:prstGeom>
                          <a:noFill/>
                          <a:extLst>
                            <a:ext uri="{909E8E84-426E-40DD-AFC4-6F175D3DCCD1}">
                              <a14:hiddenFill xmlns:a14="http://schemas.microsoft.com/office/drawing/2010/main">
                                <a:solidFill>
                                  <a:srgbClr val="FFFFFF"/>
                                </a:solidFill>
                              </a14:hiddenFill>
                            </a:ext>
                          </a:extLst>
                        </pic:spPr>
                      </pic:pic>
                      <wps:wsp>
                        <wps:cNvPr id="1181954224" name="Connecteur en angle 92"/>
                        <wps:cNvCnPr>
                          <a:cxnSpLocks noChangeShapeType="1"/>
                        </wps:cNvCnPr>
                        <wps:spPr bwMode="auto">
                          <a:xfrm rot="5400000">
                            <a:off x="71080" y="32146"/>
                            <a:ext cx="21431" cy="8573"/>
                          </a:xfrm>
                          <a:prstGeom prst="bentConnector3">
                            <a:avLst>
                              <a:gd name="adj1" fmla="val 50000"/>
                            </a:avLst>
                          </a:prstGeom>
                          <a:noFill/>
                          <a:ln w="31750">
                            <a:solidFill>
                              <a:schemeClr val="accent1">
                                <a:lumMod val="95000"/>
                                <a:lumOff val="0"/>
                              </a:schemeClr>
                            </a:solidFill>
                            <a:prstDash val="sysDot"/>
                            <a:miter lim="800000"/>
                            <a:headEnd type="oval" w="med" len="med"/>
                            <a:tailEnd type="arrow" w="med" len="med"/>
                          </a:ln>
                          <a:extLst>
                            <a:ext uri="{909E8E84-426E-40DD-AFC4-6F175D3DCCD1}">
                              <a14:hiddenFill xmlns:a14="http://schemas.microsoft.com/office/drawing/2010/main">
                                <a:noFill/>
                              </a14:hiddenFill>
                            </a:ext>
                          </a:extLst>
                        </wps:spPr>
                        <wps:bodyPr/>
                      </wps:wsp>
                      <wps:wsp>
                        <wps:cNvPr id="616622316" name="Connecteur en angle 99"/>
                        <wps:cNvCnPr>
                          <a:cxnSpLocks noChangeShapeType="1"/>
                        </wps:cNvCnPr>
                        <wps:spPr bwMode="auto">
                          <a:xfrm rot="10800000">
                            <a:off x="41433" y="55721"/>
                            <a:ext cx="29290" cy="714"/>
                          </a:xfrm>
                          <a:prstGeom prst="bentConnector3">
                            <a:avLst>
                              <a:gd name="adj1" fmla="val 50000"/>
                            </a:avLst>
                          </a:prstGeom>
                          <a:noFill/>
                          <a:ln w="25400">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1333689969" name="ZoneTexte 100"/>
                        <wps:cNvSpPr txBox="1">
                          <a:spLocks noChangeArrowheads="1"/>
                        </wps:cNvSpPr>
                        <wps:spPr bwMode="auto">
                          <a:xfrm>
                            <a:off x="56435" y="53575"/>
                            <a:ext cx="10001" cy="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E5920"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wps:txbx>
                        <wps:bodyPr rot="0" vert="horz" wrap="square" lIns="91440" tIns="45720" rIns="91440" bIns="45720" anchor="t" anchorCtr="0" upright="1">
                          <a:spAutoFit/>
                        </wps:bodyPr>
                      </wps:wsp>
                      <wps:wsp>
                        <wps:cNvPr id="442298065" name="Connecteur en angle 106"/>
                        <wps:cNvCnPr>
                          <a:cxnSpLocks noChangeShapeType="1"/>
                        </wps:cNvCnPr>
                        <wps:spPr bwMode="auto">
                          <a:xfrm rot="16200000" flipH="1">
                            <a:off x="21073" y="35362"/>
                            <a:ext cx="21431" cy="714"/>
                          </a:xfrm>
                          <a:prstGeom prst="bentConnector3">
                            <a:avLst>
                              <a:gd name="adj1" fmla="val 50000"/>
                            </a:avLst>
                          </a:prstGeom>
                          <a:noFill/>
                          <a:ln w="25400">
                            <a:solidFill>
                              <a:srgbClr val="C00000"/>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46899421" name="Connecteur en angle 108"/>
                        <wps:cNvCnPr>
                          <a:cxnSpLocks noChangeShapeType="1"/>
                        </wps:cNvCnPr>
                        <wps:spPr bwMode="auto">
                          <a:xfrm rot="16200000" flipH="1">
                            <a:off x="26789" y="34647"/>
                            <a:ext cx="21431" cy="2143"/>
                          </a:xfrm>
                          <a:prstGeom prst="bentConnector3">
                            <a:avLst>
                              <a:gd name="adj1" fmla="val 68468"/>
                            </a:avLst>
                          </a:prstGeom>
                          <a:noFill/>
                          <a:ln w="25400">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944247622" name="ZoneTexte 111"/>
                        <wps:cNvSpPr txBox="1">
                          <a:spLocks noChangeArrowheads="1"/>
                        </wps:cNvSpPr>
                        <wps:spPr bwMode="auto">
                          <a:xfrm>
                            <a:off x="37147" y="35859"/>
                            <a:ext cx="10001" cy="6724"/>
                          </a:xfrm>
                          <a:prstGeom prst="rect">
                            <a:avLst/>
                          </a:prstGeom>
                          <a:noFill/>
                          <a:ln w="25400">
                            <a:solidFill>
                              <a:schemeClr val="accent3">
                                <a:lumMod val="75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485D8A8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Bourse,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wps:wsp>
                        <wps:cNvPr id="1476366142" name="ZoneTexte 112"/>
                        <wps:cNvSpPr txBox="1">
                          <a:spLocks noChangeArrowheads="1"/>
                        </wps:cNvSpPr>
                        <wps:spPr bwMode="auto">
                          <a:xfrm>
                            <a:off x="22145" y="34431"/>
                            <a:ext cx="8569" cy="6723"/>
                          </a:xfrm>
                          <a:prstGeom prst="rect">
                            <a:avLst/>
                          </a:prstGeom>
                          <a:noFill/>
                          <a:ln w="25400">
                            <a:solidFill>
                              <a:srgbClr val="C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529BDE6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wps:wsp>
                        <wps:cNvPr id="7250914" name="Légende à une bordure 1 120"/>
                        <wps:cNvSpPr>
                          <a:spLocks/>
                        </wps:cNvSpPr>
                        <wps:spPr bwMode="auto">
                          <a:xfrm>
                            <a:off x="48577" y="41433"/>
                            <a:ext cx="13573" cy="7858"/>
                          </a:xfrm>
                          <a:prstGeom prst="accentCallout1">
                            <a:avLst>
                              <a:gd name="adj1" fmla="val 18750"/>
                              <a:gd name="adj2" fmla="val -8333"/>
                              <a:gd name="adj3" fmla="val 112500"/>
                              <a:gd name="adj4" fmla="val -38333"/>
                            </a:avLst>
                          </a:prstGeom>
                          <a:solidFill>
                            <a:schemeClr val="accent3">
                              <a:lumMod val="75000"/>
                              <a:lumOff val="0"/>
                            </a:schemeClr>
                          </a:solidFill>
                          <a:ln w="25400">
                            <a:solidFill>
                              <a:schemeClr val="accent3">
                                <a:lumMod val="75000"/>
                                <a:lumOff val="0"/>
                              </a:schemeClr>
                            </a:solidFill>
                            <a:miter lim="800000"/>
                            <a:headEnd/>
                            <a:tailEnd/>
                          </a:ln>
                        </wps:spPr>
                        <wps:txbx>
                          <w:txbxContent>
                            <w:p w14:paraId="63453BC9" w14:textId="77777777" w:rsidR="00E53363" w:rsidRDefault="00E53363" w:rsidP="008877E8">
                              <w:pPr>
                                <w:pStyle w:val="NormalWeb"/>
                                <w:spacing w:before="0" w:beforeAutospacing="0" w:after="0" w:afterAutospacing="0"/>
                                <w:textAlignment w:val="baseline"/>
                              </w:pPr>
                              <w:proofErr w:type="gramStart"/>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w:t>
                              </w:r>
                              <w:proofErr w:type="gramEnd"/>
                              <w:r>
                                <w:rPr>
                                  <w:rFonts w:asciiTheme="minorHAnsi" w:hAnsi="Calibri" w:cstheme="minorBidi"/>
                                  <w:color w:val="FFFFFF" w:themeColor="light1"/>
                                  <w:kern w:val="24"/>
                                  <w:sz w:val="20"/>
                                  <w:szCs w:val="20"/>
                                </w:rPr>
                                <w:t xml:space="preserve"> pré-ajuster IRL Vs A/O sans ajuster avec </w:t>
                              </w:r>
                              <w:proofErr w:type="spellStart"/>
                              <w:r>
                                <w:rPr>
                                  <w:rFonts w:asciiTheme="minorHAnsi" w:hAnsi="Calibri" w:cstheme="minorBidi"/>
                                  <w:color w:val="FFFFFF" w:themeColor="light1"/>
                                  <w:kern w:val="24"/>
                                  <w:sz w:val="20"/>
                                  <w:szCs w:val="20"/>
                                </w:rPr>
                                <w:t>Maroclear</w:t>
                              </w:r>
                              <w:proofErr w:type="spellEnd"/>
                              <w:r>
                                <w:rPr>
                                  <w:rFonts w:asciiTheme="minorHAnsi" w:hAnsi="Calibri" w:cstheme="minorBidi"/>
                                  <w:color w:val="FFFFFF" w:themeColor="light1"/>
                                  <w:kern w:val="24"/>
                                  <w:sz w:val="20"/>
                                  <w:szCs w:val="20"/>
                                </w:rPr>
                                <w:t xml:space="preserve"> et attendre le sort de l’IRL OTC </w:t>
                              </w:r>
                            </w:p>
                          </w:txbxContent>
                        </wps:txbx>
                        <wps:bodyPr rot="0" vert="horz" wrap="square" lIns="91440" tIns="45720" rIns="91440" bIns="45720" anchor="ctr" anchorCtr="0" upright="1">
                          <a:noAutofit/>
                        </wps:bodyPr>
                      </wps:wsp>
                      <wps:wsp>
                        <wps:cNvPr id="1749893731" name="Légende encadrée avec une bordure 2 139"/>
                        <wps:cNvSpPr>
                          <a:spLocks/>
                        </wps:cNvSpPr>
                        <wps:spPr bwMode="auto">
                          <a:xfrm>
                            <a:off x="42862" y="28574"/>
                            <a:ext cx="23575" cy="4287"/>
                          </a:xfrm>
                          <a:prstGeom prst="accentBorderCallout2">
                            <a:avLst>
                              <a:gd name="adj1" fmla="val 61417"/>
                              <a:gd name="adj2" fmla="val -1569"/>
                              <a:gd name="adj3" fmla="val -17551"/>
                              <a:gd name="adj4" fmla="val -14551"/>
                              <a:gd name="adj5" fmla="val -83639"/>
                              <a:gd name="adj6" fmla="val -25824"/>
                            </a:avLst>
                          </a:prstGeom>
                          <a:solidFill>
                            <a:schemeClr val="bg2">
                              <a:lumMod val="50000"/>
                              <a:lumOff val="0"/>
                            </a:schemeClr>
                          </a:solidFill>
                          <a:ln w="25400">
                            <a:solidFill>
                              <a:schemeClr val="bg2">
                                <a:lumMod val="25000"/>
                                <a:lumOff val="0"/>
                              </a:schemeClr>
                            </a:solidFill>
                            <a:prstDash val="sysDash"/>
                            <a:miter lim="800000"/>
                            <a:headEnd/>
                            <a:tailEnd/>
                          </a:ln>
                        </wps:spPr>
                        <wps:txbx>
                          <w:txbxContent>
                            <w:p w14:paraId="70FC6CA1"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wps:txbx>
                        <wps:bodyPr rot="0" vert="horz" wrap="square" lIns="91440" tIns="45720" rIns="91440" bIns="45720" anchor="ctr" anchorCtr="0" upright="1">
                          <a:noAutofit/>
                        </wps:bodyPr>
                      </wps:wsp>
                      <wps:wsp>
                        <wps:cNvPr id="1052913541" name="Légende à une bordure 1 142"/>
                        <wps:cNvSpPr>
                          <a:spLocks/>
                        </wps:cNvSpPr>
                        <wps:spPr bwMode="auto">
                          <a:xfrm>
                            <a:off x="17144" y="40005"/>
                            <a:ext cx="12145" cy="7858"/>
                          </a:xfrm>
                          <a:prstGeom prst="accentCallout1">
                            <a:avLst>
                              <a:gd name="adj1" fmla="val 49722"/>
                              <a:gd name="adj2" fmla="val -4963"/>
                              <a:gd name="adj3" fmla="val -2125"/>
                              <a:gd name="adj4" fmla="val -11426"/>
                            </a:avLst>
                          </a:prstGeom>
                          <a:solidFill>
                            <a:schemeClr val="tx1">
                              <a:lumMod val="100000"/>
                              <a:lumOff val="0"/>
                            </a:schemeClr>
                          </a:solidFill>
                          <a:ln w="38100">
                            <a:solidFill>
                              <a:schemeClr val="tx1">
                                <a:lumMod val="100000"/>
                                <a:lumOff val="0"/>
                              </a:schemeClr>
                            </a:solidFill>
                            <a:miter lim="800000"/>
                            <a:headEnd/>
                            <a:tailEnd/>
                          </a:ln>
                        </wps:spPr>
                        <wps:txbx>
                          <w:txbxContent>
                            <w:p w14:paraId="1F25D180"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 xml:space="preserve">Possibilité de générer manuellement des MT548 pour suspens de </w:t>
                              </w:r>
                              <w:proofErr w:type="spellStart"/>
                              <w:r>
                                <w:rPr>
                                  <w:rFonts w:asciiTheme="minorHAnsi" w:hAnsi="Calibri" w:cstheme="minorBidi"/>
                                  <w:b/>
                                  <w:bCs/>
                                  <w:color w:val="FFFFFF" w:themeColor="light1"/>
                                  <w:kern w:val="24"/>
                                  <w:sz w:val="18"/>
                                  <w:szCs w:val="18"/>
                                </w:rPr>
                                <w:t>Primatching</w:t>
                              </w:r>
                              <w:proofErr w:type="spellEnd"/>
                              <w:r>
                                <w:rPr>
                                  <w:rFonts w:asciiTheme="minorHAnsi" w:hAnsi="Calibri" w:cstheme="minorBidi"/>
                                  <w:b/>
                                  <w:bCs/>
                                  <w:color w:val="FFFFFF" w:themeColor="light1"/>
                                  <w:kern w:val="24"/>
                                  <w:sz w:val="18"/>
                                  <w:szCs w:val="18"/>
                                </w:rPr>
                                <w:t xml:space="preserve"> </w:t>
                              </w:r>
                            </w:p>
                          </w:txbxContent>
                        </wps:txbx>
                        <wps:bodyPr rot="0" vert="horz" wrap="square" lIns="91440" tIns="45720" rIns="91440" bIns="45720" anchor="ctr" anchorCtr="0" upright="1">
                          <a:noAutofit/>
                        </wps:bodyPr>
                      </wps:wsp>
                      <wps:wsp>
                        <wps:cNvPr id="208350434" name="Connecteur en angle 192"/>
                        <wps:cNvCnPr>
                          <a:cxnSpLocks noChangeShapeType="1"/>
                        </wps:cNvCnPr>
                        <wps:spPr bwMode="auto">
                          <a:xfrm rot="5400000" flipH="1" flipV="1">
                            <a:off x="22153" y="35719"/>
                            <a:ext cx="21431" cy="16"/>
                          </a:xfrm>
                          <a:prstGeom prst="bentConnector3">
                            <a:avLst>
                              <a:gd name="adj1" fmla="val 50000"/>
                            </a:avLst>
                          </a:prstGeom>
                          <a:noFill/>
                          <a:ln w="12700">
                            <a:solidFill>
                              <a:schemeClr val="accent3">
                                <a:lumMod val="75000"/>
                                <a:lumOff val="0"/>
                              </a:schemeClr>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1342500448" name="Connecteur en angle 200"/>
                        <wps:cNvCnPr>
                          <a:cxnSpLocks noChangeShapeType="1"/>
                        </wps:cNvCnPr>
                        <wps:spPr bwMode="auto">
                          <a:xfrm rot="5400000" flipH="1" flipV="1">
                            <a:off x="22867" y="35711"/>
                            <a:ext cx="21431" cy="16"/>
                          </a:xfrm>
                          <a:prstGeom prst="bentConnector3">
                            <a:avLst>
                              <a:gd name="adj1" fmla="val 50000"/>
                            </a:avLst>
                          </a:prstGeom>
                          <a:noFill/>
                          <a:ln w="12700">
                            <a:solidFill>
                              <a:srgbClr val="C00000"/>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1593617551" name="Légende encadrée avec une bordure 2 201"/>
                        <wps:cNvSpPr>
                          <a:spLocks/>
                        </wps:cNvSpPr>
                        <wps:spPr bwMode="auto">
                          <a:xfrm>
                            <a:off x="50720" y="34290"/>
                            <a:ext cx="23575" cy="4286"/>
                          </a:xfrm>
                          <a:prstGeom prst="accentBorderCallout2">
                            <a:avLst>
                              <a:gd name="adj1" fmla="val 45495"/>
                              <a:gd name="adj2" fmla="val -412"/>
                              <a:gd name="adj3" fmla="val 157574"/>
                              <a:gd name="adj4" fmla="val -37704"/>
                              <a:gd name="adj5" fmla="val 272977"/>
                              <a:gd name="adj6" fmla="val -75032"/>
                            </a:avLst>
                          </a:prstGeom>
                          <a:solidFill>
                            <a:srgbClr val="C00000"/>
                          </a:solidFill>
                          <a:ln w="25400">
                            <a:solidFill>
                              <a:srgbClr val="C00000"/>
                            </a:solidFill>
                            <a:prstDash val="sysDash"/>
                            <a:miter lim="800000"/>
                            <a:headEnd/>
                            <a:tailEnd/>
                          </a:ln>
                        </wps:spPr>
                        <wps:txbx>
                          <w:txbxContent>
                            <w:p w14:paraId="022227D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de Dénouement Bourse &amp; OTC</w:t>
                              </w:r>
                            </w:p>
                          </w:txbxContent>
                        </wps:txbx>
                        <wps:bodyPr rot="0" vert="horz" wrap="square" lIns="91440" tIns="45720" rIns="91440" bIns="45720" anchor="ctr" anchorCtr="0" upright="1">
                          <a:noAutofit/>
                        </wps:bodyPr>
                      </wps:wsp>
                      <wps:wsp>
                        <wps:cNvPr id="380829957" name="Heptagone 204"/>
                        <wps:cNvSpPr>
                          <a:spLocks/>
                        </wps:cNvSpPr>
                        <wps:spPr bwMode="auto">
                          <a:xfrm>
                            <a:off x="30003" y="27860"/>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458769F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1695571622" name="Heptagone 205"/>
                        <wps:cNvSpPr>
                          <a:spLocks/>
                        </wps:cNvSpPr>
                        <wps:spPr bwMode="auto">
                          <a:xfrm>
                            <a:off x="35004" y="28574"/>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509B5F6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170750781" name="Heptagone 206"/>
                        <wps:cNvSpPr>
                          <a:spLocks/>
                        </wps:cNvSpPr>
                        <wps:spPr bwMode="auto">
                          <a:xfrm>
                            <a:off x="52863" y="58578"/>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5DA5B1B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2027532629" name="Heptagone 207"/>
                        <wps:cNvSpPr>
                          <a:spLocks/>
                        </wps:cNvSpPr>
                        <wps:spPr bwMode="auto">
                          <a:xfrm>
                            <a:off x="40004" y="40005"/>
                            <a:ext cx="2858"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4FE897F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4</w:t>
                              </w:r>
                            </w:p>
                          </w:txbxContent>
                        </wps:txbx>
                        <wps:bodyPr rot="0" vert="horz" wrap="square" lIns="91440" tIns="45720" rIns="91440" bIns="45720" anchor="ctr" anchorCtr="0" upright="1">
                          <a:noAutofit/>
                        </wps:bodyPr>
                      </wps:wsp>
                      <wps:wsp>
                        <wps:cNvPr id="1254341755" name="Heptagone 210"/>
                        <wps:cNvSpPr>
                          <a:spLocks/>
                        </wps:cNvSpPr>
                        <wps:spPr bwMode="auto">
                          <a:xfrm>
                            <a:off x="52863" y="52149"/>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7C5F01C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1301950315" name="Heptagone 60"/>
                        <wps:cNvSpPr>
                          <a:spLocks/>
                        </wps:cNvSpPr>
                        <wps:spPr bwMode="auto">
                          <a:xfrm>
                            <a:off x="7857" y="37147"/>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1">
                              <a:lumMod val="100000"/>
                              <a:lumOff val="0"/>
                            </a:schemeClr>
                          </a:solidFill>
                          <a:ln w="25400">
                            <a:solidFill>
                              <a:schemeClr val="accent1">
                                <a:lumMod val="100000"/>
                                <a:lumOff val="0"/>
                              </a:schemeClr>
                            </a:solidFill>
                            <a:miter lim="800000"/>
                            <a:headEnd/>
                            <a:tailEnd/>
                          </a:ln>
                        </wps:spPr>
                        <wps:txbx>
                          <w:txbxContent>
                            <w:p w14:paraId="7F3D702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1806486187" name="Connecteur en angle 62"/>
                        <wps:cNvCnPr>
                          <a:cxnSpLocks noChangeShapeType="1"/>
                        </wps:cNvCnPr>
                        <wps:spPr bwMode="auto">
                          <a:xfrm flipV="1">
                            <a:off x="10715" y="29698"/>
                            <a:ext cx="19288" cy="8878"/>
                          </a:xfrm>
                          <a:prstGeom prst="bentConnector3">
                            <a:avLst>
                              <a:gd name="adj1" fmla="val 50000"/>
                            </a:avLst>
                          </a:prstGeom>
                          <a:noFill/>
                          <a:ln w="25400" cmpd="dbl">
                            <a:solidFill>
                              <a:schemeClr val="tx1">
                                <a:lumMod val="100000"/>
                                <a:lumOff val="0"/>
                              </a:schemeClr>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909821947" name="ZoneTexte 63"/>
                        <wps:cNvSpPr txBox="1">
                          <a:spLocks noChangeArrowheads="1"/>
                        </wps:cNvSpPr>
                        <wps:spPr bwMode="auto">
                          <a:xfrm>
                            <a:off x="10715" y="34288"/>
                            <a:ext cx="8569" cy="8346"/>
                          </a:xfrm>
                          <a:prstGeom prst="rect">
                            <a:avLst/>
                          </a:prstGeom>
                          <a:noFill/>
                          <a:ln w="25400">
                            <a:solidFill>
                              <a:schemeClr val="tx1">
                                <a:lumMod val="100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3FB2012" w14:textId="77777777" w:rsidR="00E53363" w:rsidRDefault="00E53363" w:rsidP="008877E8">
                              <w:pPr>
                                <w:pStyle w:val="NormalWeb"/>
                                <w:spacing w:before="0" w:beforeAutospacing="0" w:after="0" w:afterAutospacing="0"/>
                                <w:textAlignment w:val="baseline"/>
                              </w:pP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Interne OTC.</w:t>
                              </w:r>
                            </w:p>
                          </w:txbxContent>
                        </wps:txbx>
                        <wps:bodyPr rot="0" vert="horz" wrap="square" lIns="91440" tIns="45720" rIns="91440" bIns="45720" anchor="t" anchorCtr="0" upright="1">
                          <a:spAutoFit/>
                        </wps:bodyPr>
                      </wps:wsp>
                      <wps:wsp>
                        <wps:cNvPr id="1816432240" name="ZoneTexte 71"/>
                        <wps:cNvSpPr txBox="1">
                          <a:spLocks noChangeArrowheads="1"/>
                        </wps:cNvSpPr>
                        <wps:spPr bwMode="auto">
                          <a:xfrm>
                            <a:off x="31432" y="59784"/>
                            <a:ext cx="8569" cy="8346"/>
                          </a:xfrm>
                          <a:prstGeom prst="rect">
                            <a:avLst/>
                          </a:prstGeom>
                          <a:solidFill>
                            <a:schemeClr val="tx1">
                              <a:lumMod val="100000"/>
                              <a:lumOff val="0"/>
                            </a:schemeClr>
                          </a:solidFill>
                          <a:ln w="25400">
                            <a:solidFill>
                              <a:schemeClr val="tx1">
                                <a:lumMod val="100000"/>
                                <a:lumOff val="0"/>
                              </a:schemeClr>
                            </a:solidFill>
                            <a:miter lim="800000"/>
                            <a:headEnd/>
                            <a:tailEnd/>
                          </a:ln>
                        </wps:spPr>
                        <wps:txbx>
                          <w:txbxContent>
                            <w:p w14:paraId="1E31292A" w14:textId="77777777" w:rsidR="00E53363" w:rsidRDefault="00E53363" w:rsidP="008877E8">
                              <w:pPr>
                                <w:pStyle w:val="NormalWeb"/>
                                <w:spacing w:before="0" w:beforeAutospacing="0" w:after="0" w:afterAutospacing="0"/>
                                <w:textAlignment w:val="baseline"/>
                              </w:pPr>
                              <w:r>
                                <w:rPr>
                                  <w:rFonts w:ascii="Arial" w:hAnsi="Arial" w:cs="Arial"/>
                                  <w:b/>
                                  <w:bCs/>
                                  <w:color w:val="FFFFFF" w:themeColor="background1"/>
                                  <w:kern w:val="24"/>
                                  <w:sz w:val="14"/>
                                  <w:szCs w:val="14"/>
                                </w:rPr>
                                <w:t xml:space="preserve">Dénouement interne </w:t>
                              </w:r>
                              <w:proofErr w:type="gramStart"/>
                              <w:r>
                                <w:rPr>
                                  <w:rFonts w:ascii="Arial" w:hAnsi="Arial" w:cs="Arial"/>
                                  <w:b/>
                                  <w:bCs/>
                                  <w:color w:val="FFFFFF" w:themeColor="background1"/>
                                  <w:kern w:val="24"/>
                                  <w:sz w:val="14"/>
                                  <w:szCs w:val="14"/>
                                </w:rPr>
                                <w:t>OTC .</w:t>
                              </w:r>
                              <w:proofErr w:type="gramEnd"/>
                            </w:p>
                          </w:txbxContent>
                        </wps:txbx>
                        <wps:bodyPr rot="0" vert="horz" wrap="square" lIns="91440" tIns="45720" rIns="91440" bIns="45720" anchor="t" anchorCtr="0" upright="1">
                          <a:spAutoFit/>
                        </wps:bodyPr>
                      </wps:wsp>
                      <wps:wsp>
                        <wps:cNvPr id="98455459" name="Forme 74"/>
                        <wps:cNvCnPr>
                          <a:cxnSpLocks noChangeShapeType="1"/>
                        </wps:cNvCnPr>
                        <wps:spPr bwMode="auto">
                          <a:xfrm rot="16200000" flipH="1">
                            <a:off x="12199" y="42093"/>
                            <a:ext cx="22750" cy="15716"/>
                          </a:xfrm>
                          <a:prstGeom prst="bentConnector2">
                            <a:avLst/>
                          </a:prstGeom>
                          <a:noFill/>
                          <a:ln w="25400">
                            <a:solidFill>
                              <a:schemeClr val="tx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727399203" name="Connecteur en angle 75"/>
                        <wps:cNvCnPr>
                          <a:cxnSpLocks noChangeShapeType="1"/>
                        </wps:cNvCnPr>
                        <wps:spPr bwMode="auto">
                          <a:xfrm rot="10800000">
                            <a:off x="41433" y="62150"/>
                            <a:ext cx="29290" cy="715"/>
                          </a:xfrm>
                          <a:prstGeom prst="bentConnector3">
                            <a:avLst>
                              <a:gd name="adj1" fmla="val 50000"/>
                            </a:avLst>
                          </a:prstGeom>
                          <a:noFill/>
                          <a:ln w="25400">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583739518" name="ZoneTexte 76"/>
                        <wps:cNvSpPr txBox="1">
                          <a:spLocks noChangeArrowheads="1"/>
                        </wps:cNvSpPr>
                        <wps:spPr bwMode="auto">
                          <a:xfrm>
                            <a:off x="56435" y="61212"/>
                            <a:ext cx="15002" cy="7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7A089"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Dénouement Bourse tributaire du dénouement OTC</w:t>
                              </w:r>
                            </w:p>
                          </w:txbxContent>
                        </wps:txbx>
                        <wps:bodyPr rot="0" vert="horz" wrap="square" lIns="91440" tIns="45720" rIns="91440" bIns="45720" anchor="t" anchorCtr="0" upright="1">
                          <a:spAutoFit/>
                        </wps:bodyPr>
                      </wps:wsp>
                      <wps:wsp>
                        <wps:cNvPr id="1749922054" name="Heptagone 78"/>
                        <wps:cNvSpPr>
                          <a:spLocks/>
                        </wps:cNvSpPr>
                        <wps:spPr bwMode="auto">
                          <a:xfrm>
                            <a:off x="16430" y="60007"/>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tx1">
                              <a:lumMod val="100000"/>
                              <a:lumOff val="0"/>
                            </a:schemeClr>
                          </a:solidFill>
                          <a:ln w="25400">
                            <a:solidFill>
                              <a:schemeClr val="tx1">
                                <a:lumMod val="100000"/>
                                <a:lumOff val="0"/>
                              </a:schemeClr>
                            </a:solidFill>
                            <a:miter lim="800000"/>
                            <a:headEnd/>
                            <a:tailEnd/>
                          </a:ln>
                        </wps:spPr>
                        <wps:txbx>
                          <w:txbxContent>
                            <w:p w14:paraId="103E0E5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wps:txbx>
                        <wps:bodyPr rot="0" vert="horz" wrap="square" lIns="91440" tIns="45720" rIns="91440" bIns="45720" anchor="ctr" anchorCtr="0" upright="1">
                          <a:noAutofit/>
                        </wps:bodyPr>
                      </wps:wsp>
                      <wps:wsp>
                        <wps:cNvPr id="210111492" name="Parchemin horizontal 80"/>
                        <wps:cNvSpPr>
                          <a:spLocks noChangeArrowheads="1"/>
                        </wps:cNvSpPr>
                        <wps:spPr bwMode="auto">
                          <a:xfrm>
                            <a:off x="2142" y="8572"/>
                            <a:ext cx="15717" cy="10716"/>
                          </a:xfrm>
                          <a:prstGeom prst="horizontalScroll">
                            <a:avLst>
                              <a:gd name="adj" fmla="val 12500"/>
                            </a:avLst>
                          </a:prstGeom>
                          <a:solidFill>
                            <a:schemeClr val="bg1">
                              <a:lumMod val="85000"/>
                              <a:lumOff val="0"/>
                            </a:schemeClr>
                          </a:solidFill>
                          <a:ln w="25400">
                            <a:solidFill>
                              <a:schemeClr val="bg1">
                                <a:lumMod val="50000"/>
                                <a:lumOff val="0"/>
                              </a:schemeClr>
                            </a:solidFill>
                            <a:round/>
                            <a:headEnd/>
                            <a:tailEnd/>
                          </a:ln>
                        </wps:spPr>
                        <wps:txbx>
                          <w:txbxContent>
                            <w:p w14:paraId="21062545"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03D09E03" w14:textId="77777777" w:rsidR="00E53363" w:rsidRDefault="00E53363"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54A99AD" w14:textId="77777777" w:rsidR="00E53363" w:rsidRDefault="00E53363"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wps:txbx>
                        <wps:bodyPr rot="0" vert="horz" wrap="square" lIns="91440" tIns="45720" rIns="91440" bIns="45720" anchor="ctr" anchorCtr="0" upright="1">
                          <a:noAutofit/>
                        </wps:bodyPr>
                      </wps:wsp>
                    </wpg:wgp>
                  </a:graphicData>
                </a:graphic>
              </wp:inline>
            </w:drawing>
          </mc:Choice>
          <mc:Fallback>
            <w:pict>
              <v:group w14:anchorId="624B3B46" id="Group 32" o:spid="_x0000_s1026" style="width:453.5pt;height:300.5pt;mso-position-horizontal-relative:char;mso-position-vertical-relative:line" coordorigin=",8572" coordsize="91440,6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">
                <v:roundrect id="Rectangle à coins arrondis 69" o:spid="_x0000_s1027" style="position:absolute;top:10001;width:91440;height:564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" fillcolor="#d8d8d8 [2732]" strokecolor="#76923c [2406]" strokeweight="2pt">
                  <v:stroke dashstyle="3 1"/>
                  <v:textbox>
                    <w:txbxContent>
                      <w:p w14:paraId="5610E591"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type id="_x0000_t202" coordsize="21600,21600" o:spt="202" path="m,l,21600r21600,l21600,xe">
                  <v:stroke joinstyle="miter"/>
                  <v:path gradientshapeok="t" o:connecttype="rect"/>
                </v:shapetype>
                <v:shape id="ZoneTexte 26" o:spid="_x0000_s1028" type="#_x0000_t202" style="position:absolute;left:16430;top:10001;width:60721;height:1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" filled="f" stroked="f">
                  <v:textbox style="mso-fit-shape-to-text:t">
                    <w:txbxContent>
                      <w:p w14:paraId="01F713DE"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1</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Broker International » est client de « AWB » &amp;</w:t>
                        </w:r>
                      </w:p>
                      <w:p w14:paraId="7EC1E245"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est client de « AWB »</w:t>
                        </w:r>
                      </w:p>
                    </w:txbxContent>
                  </v:textbox>
                </v:shape>
                <v:roundrect id="Rectangle à coins arrondis 40" o:spid="_x0000_s1029" style="position:absolute;left:3571;top:18573;width:11430;height:5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" fillcolor="#9eeaff" strokecolor="#40a7c2 [3048]">
                  <v:fill color2="#e4f9ff" rotate="t" angle="180" colors="0 #9eeaff;22938f #bbefff;1 #e4f9ff" focus="100%" type="gradient"/>
                  <v:shadow on="t" color="black" opacity="24903f" origin=",.5" offset="0,.55556mm"/>
                  <v:textbox>
                    <w:txbxContent>
                      <w:p w14:paraId="2E34D37C"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030" style="position:absolute;left:54292;top:17859;width:12145;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" fillcolor="#ffa2a1" strokecolor="#bc4542 [3045]">
                  <v:fill color2="#ffe5e5" rotate="t" angle="180" colors="0 #ffa2a1;22938f #ffbebd;1 #ffe5e5" focus="100%" type="gradient"/>
                  <v:shadow on="t" color="black" opacity="24903f" origin=",.5" offset="0,.55556mm"/>
                  <v:textbox>
                    <w:txbxContent>
                      <w:p w14:paraId="547EF38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031" style="position:absolute;left:29289;top:17859;width:10001;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" fillcolor="#dafda7" strokecolor="#94b64e [3046]">
                  <v:fill color2="#f5ffe6" rotate="t" angle="180" colors="0 #dafda7;22938f #e4fdc2;1 #f5ffe6" focus="100%" type="gradient"/>
                  <v:shadow on="t" color="black" opacity="24903f" origin=",.5" offset="0,.55556mm"/>
                  <v:textbox>
                    <w:txbxContent>
                      <w:p w14:paraId="2BE2C6B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032" style="position:absolute;left:71437;top:47148;width:12145;height:178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" fillcolor="#f79646 [3209]" strokecolor="white [3201]" strokeweight="3pt">
                  <v:shadow on="t" color="black" opacity="24903f" origin=",.5" offset="0,.55556mm"/>
                  <v:textbox>
                    <w:txbxContent>
                      <w:p w14:paraId="08F63D8A"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v:textbox>
                </v:roundrect>
                <v:roundrect id="Rectangle à coins arrondis 49" o:spid="_x0000_s1033" style="position:absolute;left:30003;top:46434;width:11430;height:185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" fillcolor="#5d417e" strokecolor="#795d9b [3047]">
                  <v:fill color2="#7b57a8" rotate="t" angle="180" colors="0 #5d417e;52429f #7b58a6;1 #7b57a8" focus="100%" type="gradient">
                    <o:fill v:ext="view" type="gradientUnscaled"/>
                  </v:fill>
                  <v:shadow on="t" color="black" opacity="22936f" origin=",.5" offset="0,.63889mm"/>
                  <v:textbox>
                    <w:txbxContent>
                      <w:p w14:paraId="4533EFE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line id="Connecteur droit 53" o:spid="_x0000_s1034" style="position:absolute;visibility:visible;mso-wrap-style:square" from="2142,27860" to="90011,2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" strokecolor="#4579b8 [3044]" strokeweight="2pt">
                  <v:stroke dashstyle="3 1"/>
                </v:line>
                <v:shape id="ZoneTexte 58" o:spid="_x0000_s1035" type="#_x0000_t202" style="position:absolute;left:2142;top:26210;width:7138;height:9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" filled="f" stroked="f">
                  <v:textbox style="mso-fit-shape-to-text:t">
                    <w:txbxContent>
                      <w:p w14:paraId="5B4D29D3"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036" style="position:absolute;visibility:visible;mso-wrap-style:square" from="2142,33575" to="90011,33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" strokecolor="#4579b8 [3044]" strokeweight="2pt">
                  <v:stroke dashstyle="3 1"/>
                </v:line>
                <v:line id="Connecteur droit 70" o:spid="_x0000_s1037" style="position:absolute;visibility:visible;mso-wrap-style:square" from="2142,57864" to="90011,5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" strokecolor="#4579b8 [3044]" strokeweight="2pt">
                  <v:stroke dashstyle="3 1"/>
                </v:line>
                <v:shape id="ZoneTexte 67" o:spid="_x0000_s1038" type="#_x0000_t202" style="position:absolute;left:2142;top:32145;width:8570;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" filled="f" stroked="f">
                  <v:textbox style="mso-fit-shape-to-text:t">
                    <w:txbxContent>
                      <w:p w14:paraId="56414AC8"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039" type="#_x0000_t202" style="position:absolute;left:2142;top:56212;width:8570;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" filled="f" stroked="f">
                  <v:textbox style="mso-fit-shape-to-text:t">
                    <w:txbxContent>
                      <w:p w14:paraId="7BFDCCE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040" type="#_x0000_t75" style="position:absolute;left:16646;top:17959;width:22648;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">
                  <v:imagedata r:id="rId33" o:title=""/>
                  <o:lock v:ext="edit" aspectratio="f"/>
                </v:shape>
                <v:shapetype id="_x0000_t33" coordsize="21600,21600" o:spt="33" o:oned="t" path="m,l21600,r,21600e" filled="f">
                  <v:stroke joinstyle="miter"/>
                  <v:path arrowok="t" fillok="f" o:connecttype="none"/>
                  <o:lock v:ext="edit" shapetype="t"/>
                </v:shapetype>
                <v:shape id="Connecteur en angle 83" o:spid="_x0000_s1041" type="#_x0000_t33" style="position:absolute;left:3571;top:29289;width:32147;height:207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" strokecolor="#4579b8 [3044]" strokeweight="2.5pt">
                  <v:stroke startarrow="oval" endarrow="open"/>
                </v:shape>
                <v:shape id="ZoneTexte 85" o:spid="_x0000_s1042" type="#_x0000_t202" style="position:absolute;left:9286;top:47860;width:7148;height:6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" filled="f" stroked="f">
                  <v:textbox style="mso-fit-shape-to-text:t">
                    <w:txbxContent>
                      <w:p w14:paraId="13E566C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 id="Diagramme 87" o:spid="_x0000_s1043" type="#_x0000_t75" style="position:absolute;left:40939;top:17959;width:22550;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">
                  <v:imagedata r:id="rId34" o:title=""/>
                  <o:lock v:ext="edit" aspectratio="f"/>
                </v:shape>
                <v:roundrect id="Rectangle à coins arrondis 89" o:spid="_x0000_s1044" style="position:absolute;left:82153;top:18573;width:7858;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" fillcolor="#ffbe86" strokecolor="#f68c36 [3049]">
                  <v:fill color2="#ffebdb" rotate="t" angle="180" colors="0 #ffbe86;22938f #ffd0aa;1 #ffebdb" focus="100%" type="gradient"/>
                  <v:shadow on="t" color="black" opacity="24903f" origin=",.5" offset="0,.55556mm"/>
                  <v:textbox>
                    <w:txbxContent>
                      <w:p w14:paraId="07AD871C"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045" type="#_x0000_t75" style="position:absolute;left:68812;top:18733;width:22454;height:10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">
                  <v:imagedata r:id="rId35" o:title=""/>
                  <o:lock v:ext="edit" aspectratio="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92" o:spid="_x0000_s1046" type="#_x0000_t34" style="position:absolute;left:71080;top:32146;width:21431;height:857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" strokecolor="#4579b8 [3044]" strokeweight="2.5pt">
                  <v:stroke dashstyle="1 1" startarrow="oval" endarrow="open"/>
                </v:shape>
                <v:shape id="Connecteur en angle 99" o:spid="_x0000_s1047" type="#_x0000_t34" style="position:absolute;left:41433;top:55721;width:29290;height:71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" strokecolor="#76923c [2406]" strokeweight="2pt">
                  <v:stroke startarrow="oval" endarrow="open"/>
                </v:shape>
                <v:shape id="ZoneTexte 100" o:spid="_x0000_s1048" type="#_x0000_t202" style="position:absolute;left:56435;top:53575;width:10001;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" filled="f" stroked="f">
                  <v:textbox style="mso-fit-shape-to-text:t">
                    <w:txbxContent>
                      <w:p w14:paraId="4D2E5920"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v:textbox>
                </v:shape>
                <v:shape id="Connecteur en angle 106" o:spid="_x0000_s1049" type="#_x0000_t34" style="position:absolute;left:21073;top:35362;width:21431;height:7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" strokecolor="#c00000" strokeweight="2pt">
                  <v:stroke startarrow="oval" endarrow="open"/>
                </v:shape>
                <v:shape id="Connecteur en angle 108" o:spid="_x0000_s1050" type="#_x0000_t34" style="position:absolute;left:26789;top:34647;width:21431;height:21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" adj="14789" strokecolor="#76923c [2406]" strokeweight="2pt">
                  <v:stroke startarrow="oval" endarrow="open"/>
                </v:shape>
                <v:shape id="ZoneTexte 111" o:spid="_x0000_s1051" type="#_x0000_t202" style="position:absolute;left:37147;top:35859;width:10001;height:6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" filled="f" strokecolor="#76923c [2406]" strokeweight="2pt">
                  <v:stroke dashstyle="3 1"/>
                  <v:textbox style="mso-fit-shape-to-text:t">
                    <w:txbxContent>
                      <w:p w14:paraId="485D8A8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Bourse,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 id="ZoneTexte 112" o:spid="_x0000_s1052" type="#_x0000_t202" style="position:absolute;left:22145;top:34431;width:8569;height:6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" filled="f" strokecolor="#c00000" strokeweight="2pt">
                  <v:stroke dashstyle="3 1"/>
                  <v:textbox style="mso-fit-shape-to-text:t">
                    <w:txbxContent>
                      <w:p w14:paraId="529BDE6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type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Légende à une bordure 1 120" o:spid="_x0000_s1053" type="#_x0000_t44" style="position:absolute;left:48577;top:41433;width:13573;height:7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" fillcolor="#76923c [2406]" strokecolor="#76923c [2406]" strokeweight="2pt">
                  <v:textbox>
                    <w:txbxContent>
                      <w:p w14:paraId="63453BC9" w14:textId="77777777" w:rsidR="00E53363" w:rsidRDefault="00E53363" w:rsidP="008877E8">
                        <w:pPr>
                          <w:pStyle w:val="NormalWeb"/>
                          <w:spacing w:before="0" w:beforeAutospacing="0" w:after="0" w:afterAutospacing="0"/>
                          <w:textAlignment w:val="baseline"/>
                        </w:pPr>
                        <w:proofErr w:type="gramStart"/>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w:t>
                        </w:r>
                        <w:proofErr w:type="gramEnd"/>
                        <w:r>
                          <w:rPr>
                            <w:rFonts w:asciiTheme="minorHAnsi" w:hAnsi="Calibri" w:cstheme="minorBidi"/>
                            <w:color w:val="FFFFFF" w:themeColor="light1"/>
                            <w:kern w:val="24"/>
                            <w:sz w:val="20"/>
                            <w:szCs w:val="20"/>
                          </w:rPr>
                          <w:t xml:space="preserve"> pré-ajuster IRL Vs A/O sans ajuster avec </w:t>
                        </w:r>
                        <w:proofErr w:type="spellStart"/>
                        <w:r>
                          <w:rPr>
                            <w:rFonts w:asciiTheme="minorHAnsi" w:hAnsi="Calibri" w:cstheme="minorBidi"/>
                            <w:color w:val="FFFFFF" w:themeColor="light1"/>
                            <w:kern w:val="24"/>
                            <w:sz w:val="20"/>
                            <w:szCs w:val="20"/>
                          </w:rPr>
                          <w:t>Maroclear</w:t>
                        </w:r>
                        <w:proofErr w:type="spellEnd"/>
                        <w:r>
                          <w:rPr>
                            <w:rFonts w:asciiTheme="minorHAnsi" w:hAnsi="Calibri" w:cstheme="minorBidi"/>
                            <w:color w:val="FFFFFF" w:themeColor="light1"/>
                            <w:kern w:val="24"/>
                            <w:sz w:val="20"/>
                            <w:szCs w:val="20"/>
                          </w:rPr>
                          <w:t xml:space="preserve"> et attendre le sort de l’IRL OTC </w:t>
                        </w:r>
                      </w:p>
                    </w:txbxContent>
                  </v:textbox>
                  <o:callout v:ext="edit" minusy="t"/>
                </v:shape>
                <v:shapetype id="_x0000_t51" coordsize="21600,21600" o:spt="51" adj="-10080,24300,-3600,4050,-1800,4050" path="m@0@1l@2@3@4@5nfem@4,l@4,21600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v:shapetype>
                <v:shape id="Légende encadrée avec une bordure 2 139" o:spid="_x0000_s1054" type="#_x0000_t51" style="position:absolute;left:42862;top:28574;width:23575;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" adj="-5578,-18066,-3143,-3791,-339,13266" fillcolor="#938953 [1614]" strokecolor="#484329 [814]" strokeweight="2pt">
                  <v:stroke dashstyle="3 1"/>
                  <v:textbox>
                    <w:txbxContent>
                      <w:p w14:paraId="70FC6CA1"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v:textbox>
                </v:shape>
                <v:shape id="Légende à une bordure 1 142" o:spid="_x0000_s1055" type="#_x0000_t44" style="position:absolute;left:17144;top:40005;width:12145;height:7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" adj="-2468,-459,-1072,10740" fillcolor="black [3213]" strokecolor="black [3213]" strokeweight="3pt">
                  <v:textbox>
                    <w:txbxContent>
                      <w:p w14:paraId="1F25D180"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 xml:space="preserve">Possibilité de générer manuellement des MT548 pour suspens de </w:t>
                        </w:r>
                        <w:proofErr w:type="spellStart"/>
                        <w:r>
                          <w:rPr>
                            <w:rFonts w:asciiTheme="minorHAnsi" w:hAnsi="Calibri" w:cstheme="minorBidi"/>
                            <w:b/>
                            <w:bCs/>
                            <w:color w:val="FFFFFF" w:themeColor="light1"/>
                            <w:kern w:val="24"/>
                            <w:sz w:val="18"/>
                            <w:szCs w:val="18"/>
                          </w:rPr>
                          <w:t>Primatching</w:t>
                        </w:r>
                        <w:proofErr w:type="spellEnd"/>
                        <w:r>
                          <w:rPr>
                            <w:rFonts w:asciiTheme="minorHAnsi" w:hAnsi="Calibri" w:cstheme="minorBidi"/>
                            <w:b/>
                            <w:bCs/>
                            <w:color w:val="FFFFFF" w:themeColor="light1"/>
                            <w:kern w:val="24"/>
                            <w:sz w:val="18"/>
                            <w:szCs w:val="18"/>
                          </w:rPr>
                          <w:t xml:space="preserve"> </w:t>
                        </w:r>
                      </w:p>
                    </w:txbxContent>
                  </v:textbox>
                </v:shape>
                <v:shape id="Connecteur en angle 192" o:spid="_x0000_s1056" type="#_x0000_t34" style="position:absolute;left:22153;top:35719;width:21431;height:1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" strokecolor="#76923c [2406]" strokeweight="1pt">
                  <v:stroke dashstyle="dash" endarrow="open"/>
                </v:shape>
                <v:shape id="Connecteur en angle 200" o:spid="_x0000_s1057" type="#_x0000_t34" style="position:absolute;left:22867;top:35711;width:21431;height:1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" strokecolor="#c00000" strokeweight="1pt">
                  <v:stroke dashstyle="dash" endarrow="open"/>
                </v:shape>
                <v:shape id="Légende encadrée avec une bordure 2 201" o:spid="_x0000_s1058" type="#_x0000_t51" style="position:absolute;left:50720;top:34290;width:23575;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" adj="-16207,58963,-8144,34036,-89,9827" fillcolor="#c00000" strokecolor="#c00000" strokeweight="2pt">
                  <v:stroke dashstyle="3 1"/>
                  <v:textbox>
                    <w:txbxContent>
                      <w:p w14:paraId="022227D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de Dénouement Bourse &amp; OTC</w:t>
                        </w:r>
                      </w:p>
                    </w:txbxContent>
                  </v:textbox>
                  <o:callout v:ext="edit" minusy="t"/>
                </v:shape>
                <v:shape id="Heptagone 204" o:spid="_x0000_s1059" style="position:absolute;left:30003;top:27860;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" adj="-11796480,,5400" path="m-1,183769l28298,56597,142876,,257454,56597r28299,127172l206461,285754r-127170,l-1,183769xe" fillcolor="#c00000" strokecolor="#c00000" strokeweight="2pt">
                  <v:stroke joinstyle="miter"/>
                  <v:formulas/>
                  <v:path arrowok="t" o:connecttype="custom" o:connectlocs="0,1838;283,566;1429,0;2575,566;2858,1838;2065,2858;793,2858;0,1838" o:connectangles="0,0,0,0,0,0,0,0" textboxrect="0,0,285752,285752"/>
                  <v:textbox>
                    <w:txbxContent>
                      <w:p w14:paraId="458769F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5" o:spid="_x0000_s1060" style="position:absolute;left:35004;top:28574;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" adj="-11796480,,5400" path="m-1,183769l28298,56597,142876,,257454,56597r28299,127172l206461,285754r-127170,l-1,183769xe" fillcolor="#76923c [2406]" strokecolor="#76923c [2406]" strokeweight="2pt">
                  <v:stroke joinstyle="miter"/>
                  <v:formulas/>
                  <v:path arrowok="t" o:connecttype="custom" o:connectlocs="0,1838;283,566;1429,0;2574,566;2857,1838;2064,2858;793,2858;0,1838" o:connectangles="0,0,0,0,0,0,0,0" textboxrect="0,0,285752,285752"/>
                  <v:textbox>
                    <w:txbxContent>
                      <w:p w14:paraId="509B5F6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6" o:spid="_x0000_s1061" style="position:absolute;left:52863;top:58578;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" adj="-11796480,,5400" path="m-1,183769l28298,56597,142876,,257454,56597r28299,127172l206461,285754r-127170,l-1,183769xe" fillcolor="#76923c [2406]" strokecolor="#76923c [2406]" strokeweight="2pt">
                  <v:stroke joinstyle="miter"/>
                  <v:formulas/>
                  <v:path arrowok="t" o:connecttype="custom" o:connectlocs="0,1838;283,566;1429,0;2575,566;2858,1838;2065,2858;793,2858;0,1838" o:connectangles="0,0,0,0,0,0,0,0" textboxrect="0,0,285752,285752"/>
                  <v:textbox>
                    <w:txbxContent>
                      <w:p w14:paraId="5DA5B1B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7" o:spid="_x0000_s1062" style="position:absolute;left:40004;top:40005;width:2858;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" adj="-11796480,,5400" path="m-1,183769l28298,56597,142876,,257454,56597r28299,127172l206461,285754r-127170,l-1,183769xe" fillcolor="#c00000" strokecolor="#c00000" strokeweight="2pt">
                  <v:stroke joinstyle="miter"/>
                  <v:formulas/>
                  <v:path arrowok="t" o:connecttype="custom" o:connectlocs="0,1837;283,566;1429,0;2575,566;2858,1837;2065,2857;793,2857;0,1837" o:connectangles="0,0,0,0,0,0,0,0" textboxrect="0,0,285752,285752"/>
                  <v:textbox>
                    <w:txbxContent>
                      <w:p w14:paraId="4FE897F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4</w:t>
                        </w:r>
                      </w:p>
                    </w:txbxContent>
                  </v:textbox>
                </v:shape>
                <v:shape id="Heptagone 210" o:spid="_x0000_s1063" style="position:absolute;left:52863;top:52149;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" adj="-11796480,,5400" path="m-1,183769l28298,56597,142876,,257454,56597r28299,127172l206461,285754r-127170,l-1,183769xe" fillcolor="#76923c [2406]" strokecolor="#76923c [2406]" strokeweight="2pt">
                  <v:stroke joinstyle="miter"/>
                  <v:formulas/>
                  <v:path arrowok="t" o:connecttype="custom" o:connectlocs="0,1838;283,566;1429,0;2575,566;2858,1838;2065,2858;793,2858;0,1838" o:connectangles="0,0,0,0,0,0,0,0" textboxrect="0,0,285752,285752"/>
                  <v:textbox>
                    <w:txbxContent>
                      <w:p w14:paraId="7C5F01C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60" o:spid="_x0000_s1064" style="position:absolute;left:7857;top:37147;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" adj="-11796480,,5400" path="m-1,183769l28298,56597,142876,,257454,56597r28299,127172l206461,285754r-127170,l-1,183769xe" fillcolor="#4f81bd [3204]" strokecolor="#4f81bd [3204]" strokeweight="2pt">
                  <v:stroke joinstyle="miter"/>
                  <v:formulas/>
                  <v:path arrowok="t" o:connecttype="custom" o:connectlocs="0,1838;283,566;1429,0;2575,566;2858,1838;2065,2858;793,2858;0,1838" o:connectangles="0,0,0,0,0,0,0,0" textboxrect="0,0,285752,285752"/>
                  <v:textbox>
                    <w:txbxContent>
                      <w:p w14:paraId="7F3D702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Connecteur en angle 62" o:spid="_x0000_s1065" type="#_x0000_t34" style="position:absolute;left:10715;top:29698;width:19288;height:887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" strokecolor="black [3213]" strokeweight="2pt">
                  <v:stroke startarrow="block" endarrow="block" linestyle="thinThin"/>
                </v:shape>
                <v:shape id="ZoneTexte 63" o:spid="_x0000_s1066" type="#_x0000_t202" style="position:absolute;left:10715;top:34288;width:8569;height:8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" filled="f" strokecolor="black [3213]" strokeweight="2pt">
                  <v:stroke dashstyle="3 1"/>
                  <v:textbox style="mso-fit-shape-to-text:t">
                    <w:txbxContent>
                      <w:p w14:paraId="03FB2012" w14:textId="77777777" w:rsidR="00E53363" w:rsidRDefault="00E53363" w:rsidP="008877E8">
                        <w:pPr>
                          <w:pStyle w:val="NormalWeb"/>
                          <w:spacing w:before="0" w:beforeAutospacing="0" w:after="0" w:afterAutospacing="0"/>
                          <w:textAlignment w:val="baseline"/>
                        </w:pP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Interne OTC.</w:t>
                        </w:r>
                      </w:p>
                    </w:txbxContent>
                  </v:textbox>
                </v:shape>
                <v:shape id="ZoneTexte 71" o:spid="_x0000_s1067" type="#_x0000_t202" style="position:absolute;left:31432;top:59784;width:8569;height:8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" fillcolor="black [3213]" strokecolor="black [3213]" strokeweight="2pt">
                  <v:textbox style="mso-fit-shape-to-text:t">
                    <w:txbxContent>
                      <w:p w14:paraId="1E31292A" w14:textId="77777777" w:rsidR="00E53363" w:rsidRDefault="00E53363" w:rsidP="008877E8">
                        <w:pPr>
                          <w:pStyle w:val="NormalWeb"/>
                          <w:spacing w:before="0" w:beforeAutospacing="0" w:after="0" w:afterAutospacing="0"/>
                          <w:textAlignment w:val="baseline"/>
                        </w:pPr>
                        <w:r>
                          <w:rPr>
                            <w:rFonts w:ascii="Arial" w:hAnsi="Arial" w:cs="Arial"/>
                            <w:b/>
                            <w:bCs/>
                            <w:color w:val="FFFFFF" w:themeColor="background1"/>
                            <w:kern w:val="24"/>
                            <w:sz w:val="14"/>
                            <w:szCs w:val="14"/>
                          </w:rPr>
                          <w:t xml:space="preserve">Dénouement interne </w:t>
                        </w:r>
                        <w:proofErr w:type="gramStart"/>
                        <w:r>
                          <w:rPr>
                            <w:rFonts w:ascii="Arial" w:hAnsi="Arial" w:cs="Arial"/>
                            <w:b/>
                            <w:bCs/>
                            <w:color w:val="FFFFFF" w:themeColor="background1"/>
                            <w:kern w:val="24"/>
                            <w:sz w:val="14"/>
                            <w:szCs w:val="14"/>
                          </w:rPr>
                          <w:t>OTC .</w:t>
                        </w:r>
                        <w:proofErr w:type="gramEnd"/>
                      </w:p>
                    </w:txbxContent>
                  </v:textbox>
                </v:shape>
                <v:shape id="Forme 74" o:spid="_x0000_s1068" type="#_x0000_t33" style="position:absolute;left:12199;top:42093;width:22750;height:157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" strokecolor="black [3213]" strokeweight="2pt">
                  <v:stroke endarrow="open"/>
                </v:shape>
                <v:shape id="Connecteur en angle 75" o:spid="_x0000_s1069" type="#_x0000_t34" style="position:absolute;left:41433;top:62150;width:29290;height:7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" strokecolor="#76923c [2406]" strokeweight="2pt">
                  <v:stroke startarrow="oval" endarrow="open"/>
                </v:shape>
                <v:shape id="ZoneTexte 76" o:spid="_x0000_s1070" type="#_x0000_t202" style="position:absolute;left:56435;top:61212;width:15002;height:7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" filled="f" stroked="f">
                  <v:textbox style="mso-fit-shape-to-text:t">
                    <w:txbxContent>
                      <w:p w14:paraId="5B67A089"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Dénouement Bourse tributaire du dénouement OTC</w:t>
                        </w:r>
                      </w:p>
                    </w:txbxContent>
                  </v:textbox>
                </v:shape>
                <v:shape id="Heptagone 78" o:spid="_x0000_s1071" style="position:absolute;left:16430;top:60007;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" adj="-11796480,,5400" path="m-1,183769l28298,56597,142876,,257454,56597r28299,127172l206461,285754r-127170,l-1,183769xe" fillcolor="black [3213]" strokecolor="black [3213]" strokeweight="2pt">
                  <v:stroke joinstyle="miter"/>
                  <v:formulas/>
                  <v:path arrowok="t" o:connecttype="custom" o:connectlocs="0,1838;283,566;1429,0;2574,566;2857,1838;2064,2858;793,2858;0,1838" o:connectangles="0,0,0,0,0,0,0,0" textboxrect="0,0,285752,285752"/>
                  <v:textbox>
                    <w:txbxContent>
                      <w:p w14:paraId="103E0E5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80" o:spid="_x0000_s1072" type="#_x0000_t98" style="position:absolute;left:2142;top:8572;width:15717;height:10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" fillcolor="#d8d8d8 [2732]" strokecolor="#7f7f7f [1612]" strokeweight="2pt">
                  <v:textbox>
                    <w:txbxContent>
                      <w:p w14:paraId="21062545"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03D09E03" w14:textId="77777777" w:rsidR="00E53363" w:rsidRDefault="00E53363"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54A99AD" w14:textId="77777777" w:rsidR="00E53363" w:rsidRDefault="00E53363" w:rsidP="008877E8">
                        <w:pPr>
                          <w:pStyle w:val="ListParagraph"/>
                          <w:numPr>
                            <w:ilvl w:val="0"/>
                            <w:numId w:val="59"/>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mc:Fallback>
        </mc:AlternateContent>
      </w:r>
    </w:p>
    <w:p w14:paraId="711D5544" w14:textId="77777777" w:rsidR="00A413EE" w:rsidRPr="006666E4" w:rsidRDefault="005A146E" w:rsidP="00A413EE">
      <w:pPr>
        <w:pStyle w:val="Heading4"/>
      </w:pPr>
      <w:r>
        <w:t>L'</w:t>
      </w:r>
      <w:r w:rsidRPr="005A146E">
        <w:t>investisseur étranger est client de AWB. Le broker étranger n'est pas client de AWB.</w:t>
      </w:r>
    </w:p>
    <w:p w14:paraId="0D5D18A7" w14:textId="77777777" w:rsidR="009C7315" w:rsidRPr="002C5F58" w:rsidRDefault="009C7315" w:rsidP="005233E4">
      <w:pPr>
        <w:pStyle w:val="ListParagraph"/>
        <w:numPr>
          <w:ilvl w:val="0"/>
          <w:numId w:val="44"/>
        </w:numPr>
        <w:spacing w:before="240" w:after="240" w:line="240" w:lineRule="auto"/>
        <w:ind w:right="142"/>
      </w:pPr>
      <w:r w:rsidRPr="002C5F58">
        <w:t xml:space="preserve">L'investisseur étranger communique une IRL </w:t>
      </w:r>
      <w:proofErr w:type="gramStart"/>
      <w:r w:rsidRPr="002C5F58">
        <w:t>OTC  (J,J</w:t>
      </w:r>
      <w:proofErr w:type="gramEnd"/>
      <w:r w:rsidRPr="002C5F58">
        <w:t>+3) à AWB.</w:t>
      </w:r>
    </w:p>
    <w:p w14:paraId="47877763" w14:textId="77777777" w:rsidR="009C7315" w:rsidRPr="002C5F58" w:rsidRDefault="00032BBC" w:rsidP="005233E4">
      <w:pPr>
        <w:pStyle w:val="ListParagraph"/>
        <w:numPr>
          <w:ilvl w:val="0"/>
          <w:numId w:val="44"/>
        </w:numPr>
        <w:spacing w:before="240" w:after="240" w:line="240" w:lineRule="auto"/>
        <w:ind w:right="142"/>
      </w:pPr>
      <w:r w:rsidRPr="002C5F58">
        <w:t>AWB échange avec le dépositaire du broker étranger la fiche de Pré-</w:t>
      </w:r>
      <w:proofErr w:type="spellStart"/>
      <w:r w:rsidRPr="002C5F58">
        <w:t>matching</w:t>
      </w:r>
      <w:proofErr w:type="spellEnd"/>
      <w:r w:rsidRPr="002C5F58">
        <w:t xml:space="preserve"> par fax ou par </w:t>
      </w:r>
      <w:proofErr w:type="gramStart"/>
      <w:r w:rsidRPr="002C5F58">
        <w:t>email</w:t>
      </w:r>
      <w:proofErr w:type="gramEnd"/>
      <w:r w:rsidRPr="002C5F58">
        <w:t xml:space="preserve">. </w:t>
      </w:r>
      <w:proofErr w:type="spellStart"/>
      <w:r w:rsidRPr="002C5F58">
        <w:t>Megara</w:t>
      </w:r>
      <w:proofErr w:type="spellEnd"/>
      <w:r w:rsidRPr="002C5F58">
        <w:t xml:space="preserve"> doit permettre la génération de cette fiche manuellement </w:t>
      </w:r>
      <w:r w:rsidR="00762B70">
        <w:t>[</w:t>
      </w:r>
      <w:r w:rsidR="00762B70" w:rsidRPr="00165D8F">
        <w:rPr>
          <w:i/>
        </w:rPr>
        <w:t>Se référer Template annexe</w:t>
      </w:r>
      <w:r w:rsidR="00762B70" w:rsidRPr="00165D8F">
        <w:t>]</w:t>
      </w:r>
      <w:r w:rsidR="00762B70">
        <w:t xml:space="preserve">. </w:t>
      </w:r>
      <w:r w:rsidRPr="002C5F58">
        <w:t xml:space="preserve">(Possibilité de générer manuellement des </w:t>
      </w:r>
      <w:proofErr w:type="spellStart"/>
      <w:r w:rsidRPr="002C5F58">
        <w:t>swift</w:t>
      </w:r>
      <w:proofErr w:type="spellEnd"/>
      <w:r w:rsidRPr="002C5F58">
        <w:t xml:space="preserve"> MT548 de suspens Pré-</w:t>
      </w:r>
      <w:proofErr w:type="spellStart"/>
      <w:r w:rsidRPr="002C5F58">
        <w:t>matching</w:t>
      </w:r>
      <w:proofErr w:type="spellEnd"/>
      <w:r w:rsidRPr="002C5F58">
        <w:t xml:space="preserve">). </w:t>
      </w:r>
      <w:r w:rsidR="0072710D" w:rsidRPr="002C5F58">
        <w:t xml:space="preserve"> Si le Pré-</w:t>
      </w:r>
      <w:proofErr w:type="spellStart"/>
      <w:r w:rsidR="0072710D" w:rsidRPr="002C5F58">
        <w:t>matching</w:t>
      </w:r>
      <w:proofErr w:type="spellEnd"/>
      <w:r w:rsidR="0072710D" w:rsidRPr="002C5F58">
        <w:t xml:space="preserve"> avec la contrepartie est OK, l'utilisateur reporte manuellement le Pré-</w:t>
      </w:r>
      <w:proofErr w:type="spellStart"/>
      <w:r w:rsidR="0072710D" w:rsidRPr="002C5F58">
        <w:t>matching</w:t>
      </w:r>
      <w:proofErr w:type="spellEnd"/>
      <w:r w:rsidR="0072710D" w:rsidRPr="002C5F58">
        <w:t xml:space="preserve"> sur </w:t>
      </w:r>
      <w:proofErr w:type="spellStart"/>
      <w:r w:rsidR="0072710D" w:rsidRPr="002C5F58">
        <w:t>Megara</w:t>
      </w:r>
      <w:proofErr w:type="spellEnd"/>
      <w:r w:rsidR="0072710D" w:rsidRPr="002C5F58">
        <w:t>.</w:t>
      </w:r>
      <w:r w:rsidR="004E233F">
        <w:t xml:space="preserve"> (---&gt; Générer automatiquement pour les clients </w:t>
      </w:r>
      <w:proofErr w:type="spellStart"/>
      <w:r w:rsidR="004E233F">
        <w:t>swiftables</w:t>
      </w:r>
      <w:proofErr w:type="spellEnd"/>
      <w:r w:rsidR="004E233F">
        <w:t xml:space="preserve"> un MT548MACH)</w:t>
      </w:r>
    </w:p>
    <w:p w14:paraId="32FBFE10" w14:textId="77777777" w:rsidR="009C7315" w:rsidRDefault="009C7315" w:rsidP="005233E4">
      <w:pPr>
        <w:pStyle w:val="ListParagraph"/>
        <w:numPr>
          <w:ilvl w:val="0"/>
          <w:numId w:val="44"/>
        </w:numPr>
        <w:spacing w:before="240" w:after="240" w:line="240" w:lineRule="auto"/>
        <w:ind w:right="142"/>
      </w:pPr>
      <w:r w:rsidRPr="006177BD">
        <w:t>A J+3</w:t>
      </w:r>
      <w:r w:rsidR="00862F5A">
        <w:t xml:space="preserve"> (ou </w:t>
      </w:r>
      <w:proofErr w:type="spellStart"/>
      <w:r w:rsidR="00862F5A">
        <w:t>J+n</w:t>
      </w:r>
      <w:proofErr w:type="spellEnd"/>
      <w:r w:rsidR="00862F5A">
        <w:t xml:space="preserve"> avec n&gt;3</w:t>
      </w:r>
      <w:proofErr w:type="gramStart"/>
      <w:r w:rsidR="00862F5A">
        <w:t>)</w:t>
      </w:r>
      <w:r w:rsidR="00862F5A" w:rsidRPr="006177BD">
        <w:t>,</w:t>
      </w:r>
      <w:r w:rsidR="00830DF1" w:rsidRPr="006177BD">
        <w:t>AWB</w:t>
      </w:r>
      <w:proofErr w:type="gramEnd"/>
      <w:r w:rsidR="00830DF1" w:rsidRPr="006177BD">
        <w:t xml:space="preserve"> instruit </w:t>
      </w:r>
      <w:proofErr w:type="spellStart"/>
      <w:r w:rsidR="00830DF1" w:rsidRPr="006177BD">
        <w:t>MaroClear</w:t>
      </w:r>
      <w:proofErr w:type="spellEnd"/>
      <w:r w:rsidR="00830DF1" w:rsidRPr="006177BD">
        <w:t xml:space="preserve"> </w:t>
      </w:r>
      <w:r w:rsidR="00941256">
        <w:t>sur l'</w:t>
      </w:r>
      <w:r w:rsidR="00830DF1" w:rsidRPr="006177BD">
        <w:t>IRL</w:t>
      </w:r>
      <w:r w:rsidR="00941256">
        <w:t xml:space="preserve"> de son client</w:t>
      </w:r>
      <w:r w:rsidR="00830DF1" w:rsidRPr="006177BD">
        <w:t xml:space="preserve"> (MT</w:t>
      </w:r>
      <w:r w:rsidR="00862F5A">
        <w:t>541</w:t>
      </w:r>
      <w:r w:rsidR="00941256">
        <w:t>ou</w:t>
      </w:r>
      <w:r w:rsidR="00830DF1" w:rsidRPr="006177BD">
        <w:t xml:space="preserve"> MT54</w:t>
      </w:r>
      <w:r w:rsidR="00862F5A">
        <w:t>3</w:t>
      </w:r>
      <w:r w:rsidR="00830DF1" w:rsidRPr="006177BD">
        <w:t>)</w:t>
      </w:r>
      <w:r w:rsidR="00830DF1">
        <w:t xml:space="preserve"> (date de négociation J / date de dénouement </w:t>
      </w:r>
      <w:proofErr w:type="spellStart"/>
      <w:r w:rsidR="00830DF1">
        <w:t>J+n</w:t>
      </w:r>
      <w:proofErr w:type="spellEnd"/>
      <w:r w:rsidR="00830DF1">
        <w:t xml:space="preserve"> = date métier)</w:t>
      </w:r>
      <w:r w:rsidR="00830DF1" w:rsidRPr="006177BD">
        <w:t xml:space="preserve">. AWB reçoit les </w:t>
      </w:r>
      <w:proofErr w:type="spellStart"/>
      <w:r w:rsidR="00830DF1" w:rsidRPr="006177BD">
        <w:t>swifts</w:t>
      </w:r>
      <w:proofErr w:type="spellEnd"/>
      <w:r w:rsidR="00830DF1" w:rsidRPr="006177BD">
        <w:t xml:space="preserve"> d'appariement (MT548) et de dénouement </w:t>
      </w:r>
      <w:r w:rsidR="00862F5A">
        <w:t>(MT54Y)</w:t>
      </w:r>
      <w:r w:rsidR="00830DF1">
        <w:t>.</w:t>
      </w:r>
    </w:p>
    <w:p w14:paraId="084E7146" w14:textId="77777777" w:rsidR="00630DDF" w:rsidRDefault="00630DDF" w:rsidP="005233E4">
      <w:pPr>
        <w:pStyle w:val="ListParagraph"/>
        <w:numPr>
          <w:ilvl w:val="0"/>
          <w:numId w:val="44"/>
        </w:numPr>
        <w:spacing w:before="240" w:after="240" w:line="240" w:lineRule="auto"/>
        <w:ind w:right="142"/>
      </w:pPr>
      <w:r>
        <w:t>Le postage espèce</w:t>
      </w:r>
      <w:r w:rsidR="008A3AA6">
        <w:t>s</w:t>
      </w:r>
      <w:r>
        <w:t xml:space="preserve"> de l'IRL se fait au dénouement avec date valeur effective au dénouement. </w:t>
      </w:r>
    </w:p>
    <w:p w14:paraId="445C4C84" w14:textId="77777777" w:rsidR="001D0460" w:rsidRPr="006177BD" w:rsidRDefault="001D0460" w:rsidP="001D0460">
      <w:pPr>
        <w:pStyle w:val="ListParagraph"/>
        <w:numPr>
          <w:ilvl w:val="0"/>
          <w:numId w:val="44"/>
        </w:numPr>
        <w:spacing w:before="240" w:after="240" w:line="240" w:lineRule="auto"/>
        <w:ind w:right="142"/>
      </w:pPr>
      <w:r>
        <w:t xml:space="preserve">Pour les clients </w:t>
      </w:r>
      <w:proofErr w:type="spellStart"/>
      <w:r>
        <w:t>swiftables</w:t>
      </w:r>
      <w:proofErr w:type="spellEnd"/>
      <w:r>
        <w:t xml:space="preserve">, générer automatiquement une </w:t>
      </w:r>
      <w:proofErr w:type="spellStart"/>
      <w:r>
        <w:t>swift</w:t>
      </w:r>
      <w:proofErr w:type="spellEnd"/>
      <w:r>
        <w:t xml:space="preserve"> de confirmation de dénouement MT54Y.</w:t>
      </w:r>
    </w:p>
    <w:p w14:paraId="23F045BD" w14:textId="3DC08E47" w:rsidR="009C3E8D" w:rsidRDefault="00683426" w:rsidP="009C3E8D">
      <w:pPr>
        <w:pStyle w:val="ListParagraph"/>
        <w:spacing w:before="240" w:after="240" w:line="240" w:lineRule="auto"/>
        <w:ind w:right="142"/>
      </w:pPr>
      <w:r>
        <w:rPr>
          <w:noProof/>
          <w:lang w:eastAsia="fr-FR"/>
        </w:rPr>
        <w:lastRenderedPageBreak/>
        <mc:AlternateContent>
          <mc:Choice Requires="wpg">
            <w:drawing>
              <wp:inline distT="0" distB="0" distL="0" distR="0" wp14:anchorId="2A07499B" wp14:editId="0B1EF598">
                <wp:extent cx="5759450" cy="3644900"/>
                <wp:effectExtent l="14605" t="14605" r="17145" b="17145"/>
                <wp:docPr id="109542057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0" cy="3644900"/>
                          <a:chOff x="0" y="8572"/>
                          <a:chExt cx="91440" cy="57864"/>
                        </a:xfrm>
                      </wpg:grpSpPr>
                      <wps:wsp>
                        <wps:cNvPr id="872322409" name="Rectangle à coins arrondis 69"/>
                        <wps:cNvSpPr>
                          <a:spLocks noChangeArrowheads="1"/>
                        </wps:cNvSpPr>
                        <wps:spPr bwMode="auto">
                          <a:xfrm>
                            <a:off x="0" y="10001"/>
                            <a:ext cx="91440" cy="56436"/>
                          </a:xfrm>
                          <a:prstGeom prst="roundRect">
                            <a:avLst>
                              <a:gd name="adj" fmla="val 16667"/>
                            </a:avLst>
                          </a:prstGeom>
                          <a:solidFill>
                            <a:schemeClr val="bg1">
                              <a:lumMod val="85000"/>
                              <a:lumOff val="0"/>
                            </a:schemeClr>
                          </a:solidFill>
                          <a:ln w="25400">
                            <a:solidFill>
                              <a:schemeClr val="accent3">
                                <a:lumMod val="75000"/>
                                <a:lumOff val="0"/>
                              </a:schemeClr>
                            </a:solidFill>
                            <a:prstDash val="sysDash"/>
                            <a:round/>
                            <a:headEnd/>
                            <a:tailEnd/>
                          </a:ln>
                        </wps:spPr>
                        <wps:txbx>
                          <w:txbxContent>
                            <w:p w14:paraId="0E755AAA"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wps:txbx>
                        <wps:bodyPr rot="0" vert="horz" wrap="square" lIns="91440" tIns="45720" rIns="91440" bIns="45720" anchor="ctr" anchorCtr="0" upright="1">
                          <a:noAutofit/>
                        </wps:bodyPr>
                      </wps:wsp>
                      <wps:wsp>
                        <wps:cNvPr id="170193769" name="ZoneTexte 26"/>
                        <wps:cNvSpPr txBox="1">
                          <a:spLocks noChangeArrowheads="1"/>
                        </wps:cNvSpPr>
                        <wps:spPr bwMode="auto">
                          <a:xfrm>
                            <a:off x="16430" y="10001"/>
                            <a:ext cx="69291" cy="97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90B8B"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2</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Client international étranger » est client de « AWB » &amp; « Broker International » n’est pas client de « AWB »</w:t>
                              </w:r>
                            </w:p>
                          </w:txbxContent>
                        </wps:txbx>
                        <wps:bodyPr rot="0" vert="horz" wrap="square" lIns="91440" tIns="45720" rIns="91440" bIns="45720" anchor="t" anchorCtr="0" upright="1">
                          <a:spAutoFit/>
                        </wps:bodyPr>
                      </wps:wsp>
                      <wps:wsp>
                        <wps:cNvPr id="1041971772" name="Rectangle à coins arrondis 40"/>
                        <wps:cNvSpPr>
                          <a:spLocks noChangeArrowheads="1"/>
                        </wps:cNvSpPr>
                        <wps:spPr bwMode="auto">
                          <a:xfrm>
                            <a:off x="3571" y="18573"/>
                            <a:ext cx="11430" cy="5001"/>
                          </a:xfrm>
                          <a:prstGeom prst="roundRect">
                            <a:avLst>
                              <a:gd name="adj" fmla="val 16667"/>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round/>
                            <a:headEnd/>
                            <a:tailEnd/>
                          </a:ln>
                          <a:effectLst>
                            <a:outerShdw dist="20000" dir="5400000" rotWithShape="0">
                              <a:srgbClr val="000000">
                                <a:alpha val="37999"/>
                              </a:srgbClr>
                            </a:outerShdw>
                          </a:effectLst>
                        </wps:spPr>
                        <wps:txbx>
                          <w:txbxContent>
                            <w:p w14:paraId="6F75C4C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wps:txbx>
                        <wps:bodyPr rot="0" vert="horz" wrap="square" lIns="91440" tIns="45720" rIns="91440" bIns="45720" anchor="ctr" anchorCtr="0" upright="1">
                          <a:noAutofit/>
                        </wps:bodyPr>
                      </wps:wsp>
                      <wps:wsp>
                        <wps:cNvPr id="681725069" name="Rectangle à coins arrondis 41"/>
                        <wps:cNvSpPr>
                          <a:spLocks noChangeArrowheads="1"/>
                        </wps:cNvSpPr>
                        <wps:spPr bwMode="auto">
                          <a:xfrm>
                            <a:off x="54292" y="17859"/>
                            <a:ext cx="12145" cy="7144"/>
                          </a:xfrm>
                          <a:prstGeom prst="roundRect">
                            <a:avLst>
                              <a:gd name="adj" fmla="val 16667"/>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round/>
                            <a:headEnd/>
                            <a:tailEnd/>
                          </a:ln>
                          <a:effectLst>
                            <a:outerShdw dist="20000" dir="5400000" rotWithShape="0">
                              <a:srgbClr val="000000">
                                <a:alpha val="37999"/>
                              </a:srgbClr>
                            </a:outerShdw>
                          </a:effectLst>
                        </wps:spPr>
                        <wps:txbx>
                          <w:txbxContent>
                            <w:p w14:paraId="28865A6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wps:txbx>
                        <wps:bodyPr rot="0" vert="horz" wrap="square" lIns="91440" tIns="45720" rIns="91440" bIns="45720" anchor="ctr" anchorCtr="0" upright="1">
                          <a:noAutofit/>
                        </wps:bodyPr>
                      </wps:wsp>
                      <wps:wsp>
                        <wps:cNvPr id="1785472988" name="Rectangle à coins arrondis 42"/>
                        <wps:cNvSpPr>
                          <a:spLocks noChangeArrowheads="1"/>
                        </wps:cNvSpPr>
                        <wps:spPr bwMode="auto">
                          <a:xfrm>
                            <a:off x="29289" y="17859"/>
                            <a:ext cx="10001" cy="7144"/>
                          </a:xfrm>
                          <a:prstGeom prst="roundRect">
                            <a:avLst>
                              <a:gd name="adj" fmla="val 16667"/>
                            </a:avLst>
                          </a:prstGeom>
                          <a:gradFill rotWithShape="1">
                            <a:gsLst>
                              <a:gs pos="0">
                                <a:srgbClr val="DAFDA7"/>
                              </a:gs>
                              <a:gs pos="35001">
                                <a:srgbClr val="E4FDC2"/>
                              </a:gs>
                              <a:gs pos="100000">
                                <a:srgbClr val="F5FFE6"/>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3D33532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wps:txbx>
                        <wps:bodyPr rot="0" vert="horz" wrap="square" lIns="91440" tIns="45720" rIns="91440" bIns="45720" anchor="ctr" anchorCtr="0" upright="1">
                          <a:noAutofit/>
                        </wps:bodyPr>
                      </wps:wsp>
                      <wps:wsp>
                        <wps:cNvPr id="221615528" name="Rectangle à coins arrondis 47"/>
                        <wps:cNvSpPr>
                          <a:spLocks noChangeArrowheads="1"/>
                        </wps:cNvSpPr>
                        <wps:spPr bwMode="auto">
                          <a:xfrm>
                            <a:off x="71437" y="47148"/>
                            <a:ext cx="12145" cy="17860"/>
                          </a:xfrm>
                          <a:prstGeom prst="roundRect">
                            <a:avLst>
                              <a:gd name="adj" fmla="val 16667"/>
                            </a:avLst>
                          </a:prstGeom>
                          <a:solidFill>
                            <a:schemeClr val="accent6">
                              <a:lumMod val="100000"/>
                              <a:lumOff val="0"/>
                            </a:schemeClr>
                          </a:solidFill>
                          <a:ln w="38100">
                            <a:solidFill>
                              <a:schemeClr val="lt1">
                                <a:lumMod val="100000"/>
                                <a:lumOff val="0"/>
                              </a:schemeClr>
                            </a:solidFill>
                            <a:round/>
                            <a:headEnd/>
                            <a:tailEnd/>
                          </a:ln>
                          <a:effectLst>
                            <a:outerShdw dist="20000" dir="5400000" rotWithShape="0">
                              <a:srgbClr val="000000">
                                <a:alpha val="37999"/>
                              </a:srgbClr>
                            </a:outerShdw>
                          </a:effectLst>
                        </wps:spPr>
                        <wps:txbx>
                          <w:txbxContent>
                            <w:p w14:paraId="41316012"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wps:txbx>
                        <wps:bodyPr rot="0" vert="horz" wrap="square" lIns="91440" tIns="45720" rIns="91440" bIns="45720" anchor="ctr" anchorCtr="0" upright="1">
                          <a:noAutofit/>
                        </wps:bodyPr>
                      </wps:wsp>
                      <wps:wsp>
                        <wps:cNvPr id="1123242605" name="Rectangle à coins arrondis 49"/>
                        <wps:cNvSpPr>
                          <a:spLocks noChangeArrowheads="1"/>
                        </wps:cNvSpPr>
                        <wps:spPr bwMode="auto">
                          <a:xfrm>
                            <a:off x="30003" y="46434"/>
                            <a:ext cx="11430" cy="7858"/>
                          </a:xfrm>
                          <a:prstGeom prst="roundRect">
                            <a:avLst>
                              <a:gd name="adj" fmla="val 16667"/>
                            </a:avLst>
                          </a:prstGeom>
                          <a:gradFill rotWithShape="1">
                            <a:gsLst>
                              <a:gs pos="0">
                                <a:srgbClr val="5D417E"/>
                              </a:gs>
                              <a:gs pos="80000">
                                <a:srgbClr val="7B58A6"/>
                              </a:gs>
                              <a:gs pos="100000">
                                <a:srgbClr val="7B57A8"/>
                              </a:gs>
                            </a:gsLst>
                            <a:lin ang="16200000"/>
                          </a:gradFill>
                          <a:ln w="9525">
                            <a:solidFill>
                              <a:schemeClr val="accent4">
                                <a:lumMod val="95000"/>
                                <a:lumOff val="0"/>
                              </a:schemeClr>
                            </a:solidFill>
                            <a:round/>
                            <a:headEnd/>
                            <a:tailEnd/>
                          </a:ln>
                          <a:effectLst>
                            <a:outerShdw dist="23000" dir="5400000" rotWithShape="0">
                              <a:srgbClr val="000000">
                                <a:alpha val="34999"/>
                              </a:srgbClr>
                            </a:outerShdw>
                          </a:effectLst>
                        </wps:spPr>
                        <wps:txbx>
                          <w:txbxContent>
                            <w:p w14:paraId="0386876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wps:txbx>
                        <wps:bodyPr rot="0" vert="horz" wrap="square" lIns="91440" tIns="45720" rIns="91440" bIns="45720" anchor="ctr" anchorCtr="0" upright="1">
                          <a:noAutofit/>
                        </wps:bodyPr>
                      </wps:wsp>
                      <wps:wsp>
                        <wps:cNvPr id="1749153980" name="Rectangle à coins arrondis 51"/>
                        <wps:cNvSpPr>
                          <a:spLocks noChangeArrowheads="1"/>
                        </wps:cNvSpPr>
                        <wps:spPr bwMode="auto">
                          <a:xfrm>
                            <a:off x="4285" y="46434"/>
                            <a:ext cx="11431" cy="7858"/>
                          </a:xfrm>
                          <a:prstGeom prst="roundRect">
                            <a:avLst>
                              <a:gd name="adj" fmla="val 16667"/>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round/>
                            <a:headEnd/>
                            <a:tailEnd/>
                          </a:ln>
                          <a:effectLst>
                            <a:outerShdw dist="20000" dir="5400000" rotWithShape="0">
                              <a:srgbClr val="000000">
                                <a:alpha val="37999"/>
                              </a:srgbClr>
                            </a:outerShdw>
                          </a:effectLst>
                        </wps:spPr>
                        <wps:txbx>
                          <w:txbxContent>
                            <w:p w14:paraId="65CEB9D3"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14:paraId="46BBC52B"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wps:txbx>
                        <wps:bodyPr rot="0" vert="horz" wrap="square" lIns="91440" tIns="45720" rIns="91440" bIns="45720" anchor="ctr" anchorCtr="0" upright="1">
                          <a:noAutofit/>
                        </wps:bodyPr>
                      </wps:wsp>
                      <wps:wsp>
                        <wps:cNvPr id="124746666" name="Connecteur droit 53"/>
                        <wps:cNvCnPr>
                          <a:cxnSpLocks noChangeShapeType="1"/>
                        </wps:cNvCnPr>
                        <wps:spPr bwMode="auto">
                          <a:xfrm>
                            <a:off x="2142" y="27860"/>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31547215" name="ZoneTexte 58"/>
                        <wps:cNvSpPr txBox="1">
                          <a:spLocks noChangeArrowheads="1"/>
                        </wps:cNvSpPr>
                        <wps:spPr bwMode="auto">
                          <a:xfrm>
                            <a:off x="0" y="26210"/>
                            <a:ext cx="7147" cy="9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28040"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wps:txbx>
                        <wps:bodyPr rot="0" vert="horz" wrap="square" lIns="91440" tIns="45720" rIns="91440" bIns="45720" anchor="t" anchorCtr="0" upright="1">
                          <a:spAutoFit/>
                        </wps:bodyPr>
                      </wps:wsp>
                      <wps:wsp>
                        <wps:cNvPr id="2001284601" name="Connecteur droit 66"/>
                        <wps:cNvCnPr>
                          <a:cxnSpLocks noChangeShapeType="1"/>
                        </wps:cNvCnPr>
                        <wps:spPr bwMode="auto">
                          <a:xfrm>
                            <a:off x="2142" y="33575"/>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47099333" name="Connecteur droit 70"/>
                        <wps:cNvCnPr>
                          <a:cxnSpLocks noChangeShapeType="1"/>
                        </wps:cNvCnPr>
                        <wps:spPr bwMode="auto">
                          <a:xfrm>
                            <a:off x="2142" y="57864"/>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679680796" name="ZoneTexte 67"/>
                        <wps:cNvSpPr txBox="1">
                          <a:spLocks noChangeArrowheads="1"/>
                        </wps:cNvSpPr>
                        <wps:spPr bwMode="auto">
                          <a:xfrm>
                            <a:off x="0" y="32145"/>
                            <a:ext cx="8569"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47D2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wps:txbx>
                        <wps:bodyPr rot="0" vert="horz" wrap="square" lIns="91440" tIns="45720" rIns="91440" bIns="45720" anchor="t" anchorCtr="0" upright="1">
                          <a:spAutoFit/>
                        </wps:bodyPr>
                      </wps:wsp>
                      <wps:wsp>
                        <wps:cNvPr id="238096941" name="ZoneTexte 72"/>
                        <wps:cNvSpPr txBox="1">
                          <a:spLocks noChangeArrowheads="1"/>
                        </wps:cNvSpPr>
                        <wps:spPr bwMode="auto">
                          <a:xfrm>
                            <a:off x="0" y="56432"/>
                            <a:ext cx="8569" cy="7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08A5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wps:txbx>
                        <wps:bodyPr rot="0" vert="horz" wrap="square" lIns="91440" tIns="45720" rIns="91440" bIns="45720" anchor="t" anchorCtr="0" upright="1">
                          <a:spAutoFit/>
                        </wps:bodyPr>
                      </wps:wsp>
                      <pic:pic xmlns:pic="http://schemas.openxmlformats.org/drawingml/2006/picture">
                        <pic:nvPicPr>
                          <pic:cNvPr id="88824835" name="Diagramme 79"/>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6646" y="17959"/>
                            <a:ext cx="22647" cy="10354"/>
                          </a:xfrm>
                          <a:prstGeom prst="rect">
                            <a:avLst/>
                          </a:prstGeom>
                          <a:noFill/>
                          <a:extLst>
                            <a:ext uri="{909E8E84-426E-40DD-AFC4-6F175D3DCCD1}">
                              <a14:hiddenFill xmlns:a14="http://schemas.microsoft.com/office/drawing/2010/main">
                                <a:solidFill>
                                  <a:srgbClr val="FFFFFF"/>
                                </a:solidFill>
                              </a14:hiddenFill>
                            </a:ext>
                          </a:extLst>
                        </pic:spPr>
                      </pic:pic>
                      <wps:wsp>
                        <wps:cNvPr id="803380574" name="Connecteur en angle 83"/>
                        <wps:cNvCnPr>
                          <a:cxnSpLocks noChangeShapeType="1"/>
                        </wps:cNvCnPr>
                        <wps:spPr bwMode="auto">
                          <a:xfrm rot="16200000" flipH="1">
                            <a:off x="11072" y="21788"/>
                            <a:ext cx="22860" cy="26432"/>
                          </a:xfrm>
                          <a:prstGeom prst="bentConnector3">
                            <a:avLst>
                              <a:gd name="adj1" fmla="val 58954"/>
                            </a:avLst>
                          </a:prstGeom>
                          <a:noFill/>
                          <a:ln w="22225">
                            <a:solidFill>
                              <a:srgbClr val="C00000"/>
                            </a:solidFill>
                            <a:miter lim="800000"/>
                            <a:headEnd type="oval"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293065321" name="Diagramme 87"/>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0939" y="17959"/>
                            <a:ext cx="22550" cy="10354"/>
                          </a:xfrm>
                          <a:prstGeom prst="rect">
                            <a:avLst/>
                          </a:prstGeom>
                          <a:noFill/>
                          <a:extLst>
                            <a:ext uri="{909E8E84-426E-40DD-AFC4-6F175D3DCCD1}">
                              <a14:hiddenFill xmlns:a14="http://schemas.microsoft.com/office/drawing/2010/main">
                                <a:solidFill>
                                  <a:srgbClr val="FFFFFF"/>
                                </a:solidFill>
                              </a14:hiddenFill>
                            </a:ext>
                          </a:extLst>
                        </pic:spPr>
                      </pic:pic>
                      <wps:wsp>
                        <wps:cNvPr id="1225974443" name="Rectangle à coins arrondis 89"/>
                        <wps:cNvSpPr>
                          <a:spLocks noChangeArrowheads="1"/>
                        </wps:cNvSpPr>
                        <wps:spPr bwMode="auto">
                          <a:xfrm>
                            <a:off x="82153" y="18573"/>
                            <a:ext cx="7858" cy="7144"/>
                          </a:xfrm>
                          <a:prstGeom prst="roundRect">
                            <a:avLst>
                              <a:gd name="adj" fmla="val 16667"/>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round/>
                            <a:headEnd/>
                            <a:tailEnd/>
                          </a:ln>
                          <a:effectLst>
                            <a:outerShdw dist="20000" dir="5400000" rotWithShape="0">
                              <a:srgbClr val="000000">
                                <a:alpha val="37999"/>
                              </a:srgbClr>
                            </a:outerShdw>
                          </a:effectLst>
                        </wps:spPr>
                        <wps:txbx>
                          <w:txbxContent>
                            <w:p w14:paraId="69F1B8A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wps:txbx>
                        <wps:bodyPr rot="0" vert="horz" wrap="square" lIns="91440" tIns="45720" rIns="91440" bIns="45720" anchor="ctr" anchorCtr="0" upright="1">
                          <a:noAutofit/>
                        </wps:bodyPr>
                      </wps:wsp>
                      <pic:pic xmlns:pic="http://schemas.openxmlformats.org/drawingml/2006/picture">
                        <pic:nvPicPr>
                          <pic:cNvPr id="23439203" name="Diagramme 90"/>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8812" y="18733"/>
                            <a:ext cx="22454" cy="10258"/>
                          </a:xfrm>
                          <a:prstGeom prst="rect">
                            <a:avLst/>
                          </a:prstGeom>
                          <a:noFill/>
                          <a:extLst>
                            <a:ext uri="{909E8E84-426E-40DD-AFC4-6F175D3DCCD1}">
                              <a14:hiddenFill xmlns:a14="http://schemas.microsoft.com/office/drawing/2010/main">
                                <a:solidFill>
                                  <a:srgbClr val="FFFFFF"/>
                                </a:solidFill>
                              </a14:hiddenFill>
                            </a:ext>
                          </a:extLst>
                        </pic:spPr>
                      </pic:pic>
                      <wps:wsp>
                        <wps:cNvPr id="246157071" name="Connecteur en angle 92"/>
                        <wps:cNvCnPr>
                          <a:cxnSpLocks noChangeShapeType="1"/>
                        </wps:cNvCnPr>
                        <wps:spPr bwMode="auto">
                          <a:xfrm rot="5400000">
                            <a:off x="71080" y="32146"/>
                            <a:ext cx="21431" cy="8573"/>
                          </a:xfrm>
                          <a:prstGeom prst="bentConnector3">
                            <a:avLst>
                              <a:gd name="adj1" fmla="val 50000"/>
                            </a:avLst>
                          </a:prstGeom>
                          <a:noFill/>
                          <a:ln w="31750">
                            <a:solidFill>
                              <a:schemeClr val="accent1">
                                <a:lumMod val="95000"/>
                                <a:lumOff val="0"/>
                              </a:schemeClr>
                            </a:solidFill>
                            <a:prstDash val="sysDot"/>
                            <a:miter lim="800000"/>
                            <a:headEnd type="oval" w="med" len="med"/>
                            <a:tailEnd type="arrow" w="med" len="med"/>
                          </a:ln>
                          <a:extLst>
                            <a:ext uri="{909E8E84-426E-40DD-AFC4-6F175D3DCCD1}">
                              <a14:hiddenFill xmlns:a14="http://schemas.microsoft.com/office/drawing/2010/main">
                                <a:noFill/>
                              </a14:hiddenFill>
                            </a:ext>
                          </a:extLst>
                        </wps:spPr>
                        <wps:bodyPr/>
                      </wps:wsp>
                      <pic:pic xmlns:pic="http://schemas.openxmlformats.org/drawingml/2006/picture">
                        <pic:nvPicPr>
                          <pic:cNvPr id="205487812" name="Diagramme 10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7420" y="46603"/>
                            <a:ext cx="22454" cy="10258"/>
                          </a:xfrm>
                          <a:prstGeom prst="rect">
                            <a:avLst/>
                          </a:prstGeom>
                          <a:noFill/>
                          <a:extLst>
                            <a:ext uri="{909E8E84-426E-40DD-AFC4-6F175D3DCCD1}">
                              <a14:hiddenFill xmlns:a14="http://schemas.microsoft.com/office/drawing/2010/main">
                                <a:solidFill>
                                  <a:srgbClr val="FFFFFF"/>
                                </a:solidFill>
                              </a14:hiddenFill>
                            </a:ext>
                          </a:extLst>
                        </pic:spPr>
                      </pic:pic>
                      <wps:wsp>
                        <wps:cNvPr id="1974381433" name="ZoneTexte 112"/>
                        <wps:cNvSpPr txBox="1">
                          <a:spLocks noChangeArrowheads="1"/>
                        </wps:cNvSpPr>
                        <wps:spPr bwMode="auto">
                          <a:xfrm>
                            <a:off x="10001" y="34431"/>
                            <a:ext cx="8569" cy="6723"/>
                          </a:xfrm>
                          <a:prstGeom prst="rect">
                            <a:avLst/>
                          </a:prstGeom>
                          <a:noFill/>
                          <a:ln w="25400">
                            <a:solidFill>
                              <a:srgbClr val="C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0CA3BAA"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wps:wsp>
                        <wps:cNvPr id="1437064666" name="Connecteur en angle 116"/>
                        <wps:cNvCnPr>
                          <a:cxnSpLocks noChangeShapeType="1"/>
                        </wps:cNvCnPr>
                        <wps:spPr bwMode="auto">
                          <a:xfrm rot="16200000" flipH="1">
                            <a:off x="51435" y="39290"/>
                            <a:ext cx="5715" cy="35719"/>
                          </a:xfrm>
                          <a:prstGeom prst="bentConnector2">
                            <a:avLst/>
                          </a:prstGeom>
                          <a:noFill/>
                          <a:ln w="25400">
                            <a:solidFill>
                              <a:schemeClr val="tx1">
                                <a:lumMod val="100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220043222" name="ZoneTexte 121"/>
                        <wps:cNvSpPr txBox="1">
                          <a:spLocks noChangeArrowheads="1"/>
                        </wps:cNvSpPr>
                        <wps:spPr bwMode="auto">
                          <a:xfrm>
                            <a:off x="39290" y="58004"/>
                            <a:ext cx="36435" cy="4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40233"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envoyée</w:t>
                              </w:r>
                              <w:proofErr w:type="gramEnd"/>
                              <w:r>
                                <w:rPr>
                                  <w:rFonts w:ascii="Arial" w:hAnsi="Arial" w:cs="Arial"/>
                                  <w:b/>
                                  <w:bCs/>
                                  <w:color w:val="000000" w:themeColor="text1"/>
                                  <w:kern w:val="24"/>
                                  <w:sz w:val="14"/>
                                  <w:szCs w:val="14"/>
                                </w:rPr>
                                <w:t xml:space="preserve"> au marché en J+3 pour appariement &amp; dénouement.</w:t>
                              </w:r>
                            </w:p>
                          </w:txbxContent>
                        </wps:txbx>
                        <wps:bodyPr rot="0" vert="horz" wrap="square" lIns="91440" tIns="45720" rIns="91440" bIns="45720" anchor="t" anchorCtr="0" upright="1">
                          <a:spAutoFit/>
                        </wps:bodyPr>
                      </wps:wsp>
                      <wps:wsp>
                        <wps:cNvPr id="875834415" name="Connecteur en angle 127"/>
                        <wps:cNvCnPr>
                          <a:cxnSpLocks noChangeShapeType="1"/>
                        </wps:cNvCnPr>
                        <wps:spPr bwMode="auto">
                          <a:xfrm rot="16200000" flipV="1">
                            <a:off x="4642" y="30361"/>
                            <a:ext cx="25003" cy="11430"/>
                          </a:xfrm>
                          <a:prstGeom prst="bentConnector3">
                            <a:avLst>
                              <a:gd name="adj1" fmla="val 62556"/>
                            </a:avLst>
                          </a:prstGeom>
                          <a:noFill/>
                          <a:ln w="22225">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448366244" name="ZoneTexte 129"/>
                        <wps:cNvSpPr txBox="1">
                          <a:spLocks noChangeArrowheads="1"/>
                        </wps:cNvSpPr>
                        <wps:spPr bwMode="auto">
                          <a:xfrm>
                            <a:off x="12144" y="29288"/>
                            <a:ext cx="11422" cy="9969"/>
                          </a:xfrm>
                          <a:prstGeom prst="rect">
                            <a:avLst/>
                          </a:prstGeom>
                          <a:noFill/>
                          <a:ln w="25400">
                            <a:solidFill>
                              <a:schemeClr val="accent3">
                                <a:lumMod val="75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2C5AA72"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MT548 de </w:t>
                              </w: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xml:space="preserve"> confrère de l’IRL OTC</w:t>
                              </w:r>
                            </w:p>
                          </w:txbxContent>
                        </wps:txbx>
                        <wps:bodyPr rot="0" vert="horz" wrap="square" lIns="91440" tIns="45720" rIns="91440" bIns="45720" anchor="t" anchorCtr="0" upright="1">
                          <a:spAutoFit/>
                        </wps:bodyPr>
                      </wps:wsp>
                      <wps:wsp>
                        <wps:cNvPr id="2105293377" name="Légende à une bordure 1 142"/>
                        <wps:cNvSpPr>
                          <a:spLocks/>
                        </wps:cNvSpPr>
                        <wps:spPr bwMode="auto">
                          <a:xfrm>
                            <a:off x="16430" y="53578"/>
                            <a:ext cx="12859" cy="10001"/>
                          </a:xfrm>
                          <a:prstGeom prst="accentCallout1">
                            <a:avLst>
                              <a:gd name="adj1" fmla="val -73588"/>
                              <a:gd name="adj2" fmla="val 48981"/>
                              <a:gd name="adj3" fmla="val -26440"/>
                              <a:gd name="adj4" fmla="val 34648"/>
                            </a:avLst>
                          </a:prstGeom>
                          <a:solidFill>
                            <a:schemeClr val="accent3">
                              <a:lumMod val="75000"/>
                              <a:lumOff val="0"/>
                            </a:schemeClr>
                          </a:solidFill>
                          <a:ln w="38100">
                            <a:solidFill>
                              <a:schemeClr val="accent3">
                                <a:lumMod val="75000"/>
                                <a:lumOff val="0"/>
                              </a:schemeClr>
                            </a:solidFill>
                            <a:miter lim="800000"/>
                            <a:headEnd/>
                            <a:tailEnd/>
                          </a:ln>
                        </wps:spPr>
                        <wps:txbx>
                          <w:txbxContent>
                            <w:p w14:paraId="523CE050" w14:textId="77777777" w:rsidR="00E53363" w:rsidRDefault="00E53363" w:rsidP="008877E8">
                              <w:pPr>
                                <w:pStyle w:val="NormalWeb"/>
                                <w:spacing w:before="0" w:beforeAutospacing="0" w:after="0" w:afterAutospacing="0"/>
                                <w:textAlignment w:val="baseline"/>
                              </w:pPr>
                              <w:proofErr w:type="spellStart"/>
                              <w:r>
                                <w:rPr>
                                  <w:rFonts w:asciiTheme="minorHAnsi" w:hAnsi="Calibri" w:cstheme="minorBidi"/>
                                  <w:b/>
                                  <w:bCs/>
                                  <w:color w:val="FFFFFF" w:themeColor="light1"/>
                                  <w:kern w:val="24"/>
                                  <w:sz w:val="18"/>
                                  <w:szCs w:val="18"/>
                                </w:rPr>
                                <w:t>Primatching</w:t>
                              </w:r>
                              <w:proofErr w:type="spellEnd"/>
                              <w:r>
                                <w:rPr>
                                  <w:rFonts w:asciiTheme="minorHAnsi" w:hAnsi="Calibri" w:cstheme="minorBidi"/>
                                  <w:b/>
                                  <w:bCs/>
                                  <w:color w:val="FFFFFF" w:themeColor="light1"/>
                                  <w:kern w:val="24"/>
                                  <w:sz w:val="18"/>
                                  <w:szCs w:val="18"/>
                                </w:rPr>
                                <w:t xml:space="preserve"> avec « Confrère ».</w:t>
                              </w:r>
                            </w:p>
                            <w:p w14:paraId="04763A81"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wps:txbx>
                        <wps:bodyPr rot="0" vert="horz" wrap="square" lIns="91440" tIns="45720" rIns="91440" bIns="45720" anchor="ctr" anchorCtr="0" upright="1">
                          <a:noAutofit/>
                        </wps:bodyPr>
                      </wps:wsp>
                      <wps:wsp>
                        <wps:cNvPr id="1726960619" name="Connecteur en angle 174"/>
                        <wps:cNvCnPr>
                          <a:cxnSpLocks noChangeShapeType="1"/>
                        </wps:cNvCnPr>
                        <wps:spPr bwMode="auto">
                          <a:xfrm rot="16200000" flipH="1">
                            <a:off x="48934" y="39647"/>
                            <a:ext cx="7858" cy="37148"/>
                          </a:xfrm>
                          <a:prstGeom prst="bentConnector2">
                            <a:avLst/>
                          </a:prstGeom>
                          <a:noFill/>
                          <a:ln w="25400">
                            <a:solidFill>
                              <a:schemeClr val="tx1">
                                <a:lumMod val="100000"/>
                                <a:lumOff val="0"/>
                              </a:schemeClr>
                            </a:solidFill>
                            <a:miter lim="800000"/>
                            <a:headEnd type="triangle" w="med" len="med"/>
                            <a:tailEnd type="oval" w="med" len="med"/>
                          </a:ln>
                          <a:extLst>
                            <a:ext uri="{909E8E84-426E-40DD-AFC4-6F175D3DCCD1}">
                              <a14:hiddenFill xmlns:a14="http://schemas.microsoft.com/office/drawing/2010/main">
                                <a:noFill/>
                              </a14:hiddenFill>
                            </a:ext>
                          </a:extLst>
                        </wps:spPr>
                        <wps:bodyPr/>
                      </wps:wsp>
                      <wps:wsp>
                        <wps:cNvPr id="1979640758" name="Connecteur en angle 177"/>
                        <wps:cNvCnPr>
                          <a:cxnSpLocks noChangeShapeType="1"/>
                        </wps:cNvCnPr>
                        <wps:spPr bwMode="auto">
                          <a:xfrm rot="16200000" flipH="1">
                            <a:off x="47862" y="40719"/>
                            <a:ext cx="10001" cy="37148"/>
                          </a:xfrm>
                          <a:prstGeom prst="bentConnector2">
                            <a:avLst/>
                          </a:prstGeom>
                          <a:noFill/>
                          <a:ln w="25400">
                            <a:solidFill>
                              <a:schemeClr val="tx1">
                                <a:lumMod val="100000"/>
                                <a:lumOff val="0"/>
                              </a:schemeClr>
                            </a:solidFill>
                            <a:miter lim="800000"/>
                            <a:headEnd type="triangle" w="med" len="med"/>
                            <a:tailEnd type="oval" w="med" len="med"/>
                          </a:ln>
                          <a:extLst>
                            <a:ext uri="{909E8E84-426E-40DD-AFC4-6F175D3DCCD1}">
                              <a14:hiddenFill xmlns:a14="http://schemas.microsoft.com/office/drawing/2010/main">
                                <a:noFill/>
                              </a14:hiddenFill>
                            </a:ext>
                          </a:extLst>
                        </wps:spPr>
                        <wps:bodyPr/>
                      </wps:wsp>
                      <wps:wsp>
                        <wps:cNvPr id="712394325" name="ZoneTexte 183"/>
                        <wps:cNvSpPr txBox="1">
                          <a:spLocks noChangeArrowheads="1"/>
                        </wps:cNvSpPr>
                        <wps:spPr bwMode="auto">
                          <a:xfrm>
                            <a:off x="39290" y="60004"/>
                            <a:ext cx="36435" cy="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B0DFF"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Appariement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wps:txbx>
                        <wps:bodyPr rot="0" vert="horz" wrap="square" lIns="91440" tIns="45720" rIns="91440" bIns="45720" anchor="t" anchorCtr="0" upright="1">
                          <a:spAutoFit/>
                        </wps:bodyPr>
                      </wps:wsp>
                      <wps:wsp>
                        <wps:cNvPr id="531080742" name="ZoneTexte 184"/>
                        <wps:cNvSpPr txBox="1">
                          <a:spLocks noChangeArrowheads="1"/>
                        </wps:cNvSpPr>
                        <wps:spPr bwMode="auto">
                          <a:xfrm>
                            <a:off x="39290" y="62147"/>
                            <a:ext cx="39298" cy="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67401"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Dénouement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wps:txbx>
                        <wps:bodyPr rot="0" vert="horz" wrap="square" lIns="91440" tIns="45720" rIns="91440" bIns="45720" anchor="t" anchorCtr="0" upright="1">
                          <a:spAutoFit/>
                        </wps:bodyPr>
                      </wps:wsp>
                      <wps:wsp>
                        <wps:cNvPr id="986203048" name="Légende encadrée 1 52"/>
                        <wps:cNvSpPr>
                          <a:spLocks/>
                        </wps:cNvSpPr>
                        <wps:spPr bwMode="auto">
                          <a:xfrm>
                            <a:off x="52149" y="29289"/>
                            <a:ext cx="17859" cy="12144"/>
                          </a:xfrm>
                          <a:prstGeom prst="borderCallout1">
                            <a:avLst>
                              <a:gd name="adj1" fmla="val 50093"/>
                              <a:gd name="adj2" fmla="val 74"/>
                              <a:gd name="adj3" fmla="val 67921"/>
                              <a:gd name="adj4" fmla="val -91824"/>
                            </a:avLst>
                          </a:prstGeom>
                          <a:solidFill>
                            <a:srgbClr val="C00000"/>
                          </a:solidFill>
                          <a:ln w="25400">
                            <a:solidFill>
                              <a:srgbClr val="C00000"/>
                            </a:solidFill>
                            <a:prstDash val="sysDash"/>
                            <a:miter lim="800000"/>
                            <a:headEnd/>
                            <a:tailEnd/>
                          </a:ln>
                        </wps:spPr>
                        <wps:txbx>
                          <w:txbxContent>
                            <w:p w14:paraId="55E3FC16" w14:textId="77777777" w:rsidR="00E53363" w:rsidRDefault="00E53363" w:rsidP="008877E8">
                              <w:pPr>
                                <w:pStyle w:val="ListParagraph"/>
                                <w:numPr>
                                  <w:ilvl w:val="0"/>
                                  <w:numId w:val="60"/>
                                </w:numPr>
                                <w:spacing w:line="240" w:lineRule="auto"/>
                                <w:textAlignment w:val="baseline"/>
                                <w:rPr>
                                  <w:rFonts w:eastAsia="Times New Roman"/>
                                  <w:sz w:val="20"/>
                                  <w:szCs w:val="24"/>
                                </w:rPr>
                              </w:pPr>
                              <w:proofErr w:type="gramStart"/>
                              <w:r>
                                <w:rPr>
                                  <w:rFonts w:hAnsi="Calibri"/>
                                  <w:b/>
                                  <w:bCs/>
                                  <w:color w:val="000000" w:themeColor="text1"/>
                                  <w:kern w:val="24"/>
                                  <w:sz w:val="20"/>
                                  <w:szCs w:val="20"/>
                                </w:rPr>
                                <w:t>Bourse:</w:t>
                              </w:r>
                              <w:proofErr w:type="gramEnd"/>
                              <w:r>
                                <w:rPr>
                                  <w:rFonts w:hAnsi="Calibri"/>
                                  <w:b/>
                                  <w:bCs/>
                                  <w:color w:val="000000" w:themeColor="text1"/>
                                  <w:kern w:val="24"/>
                                  <w:sz w:val="20"/>
                                  <w:szCs w:val="20"/>
                                </w:rPr>
                                <w:t xml:space="preserve"> si « Contrepartie » est société de Bourse =&gt;</w:t>
                              </w:r>
                            </w:p>
                            <w:p w14:paraId="264ACD8E" w14:textId="77777777" w:rsidR="00E53363" w:rsidRDefault="00E53363"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 xml:space="preserve"> </w:t>
                              </w:r>
                              <w:proofErr w:type="gramStart"/>
                              <w:r>
                                <w:rPr>
                                  <w:rFonts w:hAnsi="Calibri"/>
                                  <w:b/>
                                  <w:bCs/>
                                  <w:color w:val="000000" w:themeColor="text1"/>
                                  <w:kern w:val="24"/>
                                  <w:sz w:val="20"/>
                                  <w:szCs w:val="20"/>
                                </w:rPr>
                                <w:t>OTC:</w:t>
                              </w:r>
                              <w:proofErr w:type="gramEnd"/>
                              <w:r>
                                <w:rPr>
                                  <w:rFonts w:hAnsi="Calibri"/>
                                  <w:b/>
                                  <w:bCs/>
                                  <w:color w:val="000000" w:themeColor="text1"/>
                                  <w:kern w:val="24"/>
                                  <w:sz w:val="20"/>
                                  <w:szCs w:val="20"/>
                                </w:rPr>
                                <w:t xml:space="preserve"> si « Contrepartie » est Dépositaire</w:t>
                              </w:r>
                            </w:p>
                            <w:p w14:paraId="1EBC9A34" w14:textId="77777777" w:rsidR="00E53363" w:rsidRDefault="00E53363"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Opération triangulaire seulement si « OTC » &amp; « Action cotée »</w:t>
                              </w:r>
                            </w:p>
                            <w:p w14:paraId="447479A8" w14:textId="77777777" w:rsidR="00E53363" w:rsidRDefault="00E53363" w:rsidP="008877E8">
                              <w:pPr>
                                <w:pStyle w:val="ListParagraph"/>
                                <w:numPr>
                                  <w:ilvl w:val="0"/>
                                  <w:numId w:val="60"/>
                                </w:numPr>
                                <w:spacing w:line="240" w:lineRule="auto"/>
                                <w:textAlignment w:val="baseline"/>
                                <w:rPr>
                                  <w:rFonts w:eastAsia="Times New Roman"/>
                                  <w:sz w:val="20"/>
                                </w:rPr>
                              </w:pPr>
                              <w:proofErr w:type="spellStart"/>
                              <w:r>
                                <w:rPr>
                                  <w:rFonts w:hAnsi="Calibri"/>
                                  <w:b/>
                                  <w:bCs/>
                                  <w:color w:val="000000" w:themeColor="text1"/>
                                  <w:kern w:val="24"/>
                                  <w:sz w:val="20"/>
                                  <w:szCs w:val="20"/>
                                </w:rPr>
                                <w:t>Autoamtic</w:t>
                              </w:r>
                              <w:proofErr w:type="spellEnd"/>
                              <w:r>
                                <w:rPr>
                                  <w:rFonts w:hAnsi="Calibri"/>
                                  <w:b/>
                                  <w:bCs/>
                                  <w:color w:val="000000" w:themeColor="text1"/>
                                  <w:kern w:val="24"/>
                                  <w:sz w:val="20"/>
                                  <w:szCs w:val="20"/>
                                </w:rPr>
                                <w:t xml:space="preserve"> </w:t>
                              </w:r>
                              <w:proofErr w:type="spellStart"/>
                              <w:r>
                                <w:rPr>
                                  <w:rFonts w:hAnsi="Calibri"/>
                                  <w:b/>
                                  <w:bCs/>
                                  <w:color w:val="000000" w:themeColor="text1"/>
                                  <w:kern w:val="24"/>
                                  <w:sz w:val="20"/>
                                  <w:szCs w:val="20"/>
                                </w:rPr>
                                <w:t>Repair</w:t>
                              </w:r>
                              <w:proofErr w:type="spellEnd"/>
                              <w:r>
                                <w:rPr>
                                  <w:rFonts w:hAnsi="Calibri"/>
                                  <w:b/>
                                  <w:bCs/>
                                  <w:color w:val="000000" w:themeColor="text1"/>
                                  <w:kern w:val="24"/>
                                  <w:sz w:val="20"/>
                                  <w:szCs w:val="20"/>
                                </w:rPr>
                                <w:t xml:space="preserve"> sur IRL.</w:t>
                              </w:r>
                            </w:p>
                          </w:txbxContent>
                        </wps:txbx>
                        <wps:bodyPr rot="0" vert="horz" wrap="square" lIns="91440" tIns="45720" rIns="91440" bIns="45720" anchor="ctr" anchorCtr="0" upright="1">
                          <a:noAutofit/>
                        </wps:bodyPr>
                      </wps:wsp>
                      <wps:wsp>
                        <wps:cNvPr id="1965109139" name="Forme 68"/>
                        <wps:cNvCnPr>
                          <a:cxnSpLocks noChangeShapeType="1"/>
                        </wps:cNvCnPr>
                        <wps:spPr bwMode="auto">
                          <a:xfrm flipH="1" flipV="1">
                            <a:off x="3571" y="21073"/>
                            <a:ext cx="37862" cy="29290"/>
                          </a:xfrm>
                          <a:prstGeom prst="bentConnector5">
                            <a:avLst>
                              <a:gd name="adj1" fmla="val -6037"/>
                              <a:gd name="adj2" fmla="val 35199"/>
                              <a:gd name="adj3" fmla="val 106037"/>
                            </a:avLst>
                          </a:prstGeom>
                          <a:noFill/>
                          <a:ln w="9525">
                            <a:solidFill>
                              <a:schemeClr val="tx1">
                                <a:lumMod val="100000"/>
                                <a:lumOff val="0"/>
                              </a:schemeClr>
                            </a:solidFill>
                            <a:prstDash val="sysDash"/>
                            <a:miter lim="800000"/>
                            <a:headEnd/>
                            <a:tailEnd type="arrow" w="med" len="med"/>
                          </a:ln>
                          <a:extLst>
                            <a:ext uri="{909E8E84-426E-40DD-AFC4-6F175D3DCCD1}">
                              <a14:hiddenFill xmlns:a14="http://schemas.microsoft.com/office/drawing/2010/main">
                                <a:noFill/>
                              </a14:hiddenFill>
                            </a:ext>
                          </a:extLst>
                        </wps:spPr>
                        <wps:bodyPr/>
                      </wps:wsp>
                      <wps:wsp>
                        <wps:cNvPr id="272064054" name="Forme 73"/>
                        <wps:cNvCnPr>
                          <a:cxnSpLocks noChangeShapeType="1"/>
                        </wps:cNvCnPr>
                        <wps:spPr bwMode="auto">
                          <a:xfrm flipH="1" flipV="1">
                            <a:off x="3571" y="22597"/>
                            <a:ext cx="37862" cy="29290"/>
                          </a:xfrm>
                          <a:prstGeom prst="bentConnector5">
                            <a:avLst>
                              <a:gd name="adj1" fmla="val -6037"/>
                              <a:gd name="adj2" fmla="val 35199"/>
                              <a:gd name="adj3" fmla="val 106037"/>
                            </a:avLst>
                          </a:prstGeom>
                          <a:noFill/>
                          <a:ln w="9525">
                            <a:solidFill>
                              <a:schemeClr val="tx1">
                                <a:lumMod val="100000"/>
                                <a:lumOff val="0"/>
                              </a:schemeClr>
                            </a:solidFill>
                            <a:prstDash val="sysDash"/>
                            <a:miter lim="800000"/>
                            <a:headEnd/>
                            <a:tailEnd type="arrow" w="med" len="med"/>
                          </a:ln>
                          <a:extLst>
                            <a:ext uri="{909E8E84-426E-40DD-AFC4-6F175D3DCCD1}">
                              <a14:hiddenFill xmlns:a14="http://schemas.microsoft.com/office/drawing/2010/main">
                                <a:noFill/>
                              </a14:hiddenFill>
                            </a:ext>
                          </a:extLst>
                        </wps:spPr>
                        <wps:bodyPr/>
                      </wps:wsp>
                      <wps:wsp>
                        <wps:cNvPr id="1744194241" name="Légende encadrée avec une bordure 2 74"/>
                        <wps:cNvSpPr>
                          <a:spLocks/>
                        </wps:cNvSpPr>
                        <wps:spPr bwMode="auto">
                          <a:xfrm>
                            <a:off x="56435" y="42148"/>
                            <a:ext cx="10716" cy="8572"/>
                          </a:xfrm>
                          <a:prstGeom prst="accentBorderCallout2">
                            <a:avLst>
                              <a:gd name="adj1" fmla="val 45495"/>
                              <a:gd name="adj2" fmla="val -412"/>
                              <a:gd name="adj3" fmla="val 44542"/>
                              <a:gd name="adj4" fmla="val -116537"/>
                              <a:gd name="adj5" fmla="val 46907"/>
                              <a:gd name="adj6" fmla="val -114514"/>
                            </a:avLst>
                          </a:prstGeom>
                          <a:solidFill>
                            <a:schemeClr val="tx1">
                              <a:lumMod val="100000"/>
                              <a:lumOff val="0"/>
                            </a:schemeClr>
                          </a:solidFill>
                          <a:ln w="25400">
                            <a:solidFill>
                              <a:schemeClr val="tx1">
                                <a:lumMod val="100000"/>
                                <a:lumOff val="0"/>
                              </a:schemeClr>
                            </a:solidFill>
                            <a:prstDash val="sysDash"/>
                            <a:miter lim="800000"/>
                            <a:headEnd/>
                            <a:tailEnd/>
                          </a:ln>
                        </wps:spPr>
                        <wps:txbx>
                          <w:txbxContent>
                            <w:p w14:paraId="2273771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FFFFFF" w:themeColor="background1"/>
                                  <w:kern w:val="24"/>
                                  <w:sz w:val="20"/>
                                  <w:szCs w:val="20"/>
                                </w:rPr>
                                <w:t>Flux Swift de confirmation d’appariement &amp; Dénouement</w:t>
                              </w:r>
                            </w:p>
                          </w:txbxContent>
                        </wps:txbx>
                        <wps:bodyPr rot="0" vert="horz" wrap="square" lIns="91440" tIns="45720" rIns="91440" bIns="45720" anchor="ctr" anchorCtr="0" upright="1">
                          <a:noAutofit/>
                        </wps:bodyPr>
                      </wps:wsp>
                      <wps:wsp>
                        <wps:cNvPr id="755756831" name="Heptagone 76"/>
                        <wps:cNvSpPr>
                          <a:spLocks/>
                        </wps:cNvSpPr>
                        <wps:spPr bwMode="auto">
                          <a:xfrm>
                            <a:off x="7857" y="26431"/>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1D422F33"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811470170" name="Heptagone 77"/>
                        <wps:cNvSpPr>
                          <a:spLocks/>
                        </wps:cNvSpPr>
                        <wps:spPr bwMode="auto">
                          <a:xfrm>
                            <a:off x="21431" y="42862"/>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5D61749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wps:txbx>
                        <wps:bodyPr rot="0" vert="horz" wrap="square" lIns="91440" tIns="45720" rIns="91440" bIns="45720" anchor="ctr" anchorCtr="0" upright="1">
                          <a:noAutofit/>
                        </wps:bodyPr>
                      </wps:wsp>
                      <wps:wsp>
                        <wps:cNvPr id="1916178203" name="Heptagone 78"/>
                        <wps:cNvSpPr>
                          <a:spLocks/>
                        </wps:cNvSpPr>
                        <wps:spPr bwMode="auto">
                          <a:xfrm>
                            <a:off x="35004" y="58578"/>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tx1">
                              <a:lumMod val="100000"/>
                              <a:lumOff val="0"/>
                            </a:schemeClr>
                          </a:solidFill>
                          <a:ln w="25400">
                            <a:solidFill>
                              <a:schemeClr val="tx1">
                                <a:lumMod val="100000"/>
                                <a:lumOff val="0"/>
                              </a:schemeClr>
                            </a:solidFill>
                            <a:miter lim="800000"/>
                            <a:headEnd/>
                            <a:tailEnd/>
                          </a:ln>
                        </wps:spPr>
                        <wps:txbx>
                          <w:txbxContent>
                            <w:p w14:paraId="79C20E7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208239700" name="Heptagone 80"/>
                        <wps:cNvSpPr>
                          <a:spLocks/>
                        </wps:cNvSpPr>
                        <wps:spPr bwMode="auto">
                          <a:xfrm>
                            <a:off x="32861" y="55721"/>
                            <a:ext cx="2857"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tx1">
                              <a:lumMod val="100000"/>
                              <a:lumOff val="0"/>
                            </a:schemeClr>
                          </a:solidFill>
                          <a:ln w="25400">
                            <a:solidFill>
                              <a:schemeClr val="tx1">
                                <a:lumMod val="100000"/>
                                <a:lumOff val="0"/>
                              </a:schemeClr>
                            </a:solidFill>
                            <a:miter lim="800000"/>
                            <a:headEnd/>
                            <a:tailEnd/>
                          </a:ln>
                        </wps:spPr>
                        <wps:txbx>
                          <w:txbxContent>
                            <w:p w14:paraId="5DC0981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961448479" name="Heptagone 81"/>
                        <wps:cNvSpPr>
                          <a:spLocks/>
                        </wps:cNvSpPr>
                        <wps:spPr bwMode="auto">
                          <a:xfrm>
                            <a:off x="42148" y="44291"/>
                            <a:ext cx="2857"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tx1">
                              <a:lumMod val="100000"/>
                              <a:lumOff val="0"/>
                            </a:schemeClr>
                          </a:solidFill>
                          <a:ln w="25400">
                            <a:solidFill>
                              <a:schemeClr val="tx1">
                                <a:lumMod val="100000"/>
                                <a:lumOff val="0"/>
                              </a:schemeClr>
                            </a:solidFill>
                            <a:miter lim="800000"/>
                            <a:headEnd/>
                            <a:tailEnd/>
                          </a:ln>
                        </wps:spPr>
                        <wps:txbx>
                          <w:txbxContent>
                            <w:p w14:paraId="1C47D31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2033470085" name="Parchemin horizontal 82"/>
                        <wps:cNvSpPr>
                          <a:spLocks noChangeArrowheads="1"/>
                        </wps:cNvSpPr>
                        <wps:spPr bwMode="auto">
                          <a:xfrm>
                            <a:off x="2142" y="8572"/>
                            <a:ext cx="15717" cy="10716"/>
                          </a:xfrm>
                          <a:prstGeom prst="horizontalScroll">
                            <a:avLst>
                              <a:gd name="adj" fmla="val 12500"/>
                            </a:avLst>
                          </a:prstGeom>
                          <a:solidFill>
                            <a:schemeClr val="bg1">
                              <a:lumMod val="85000"/>
                              <a:lumOff val="0"/>
                            </a:schemeClr>
                          </a:solidFill>
                          <a:ln w="25400">
                            <a:solidFill>
                              <a:schemeClr val="bg1">
                                <a:lumMod val="50000"/>
                                <a:lumOff val="0"/>
                              </a:schemeClr>
                            </a:solidFill>
                            <a:round/>
                            <a:headEnd/>
                            <a:tailEnd/>
                          </a:ln>
                        </wps:spPr>
                        <wps:txbx>
                          <w:txbxContent>
                            <w:p w14:paraId="30327379"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1A84BF6D" w14:textId="77777777" w:rsidR="00E53363" w:rsidRDefault="00E53363"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1B08399" w14:textId="77777777" w:rsidR="00E53363" w:rsidRDefault="00E53363"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wps:txbx>
                        <wps:bodyPr rot="0" vert="horz" wrap="square" lIns="91440" tIns="45720" rIns="91440" bIns="45720" anchor="ctr" anchorCtr="0" upright="1">
                          <a:noAutofit/>
                        </wps:bodyPr>
                      </wps:wsp>
                    </wpg:wgp>
                  </a:graphicData>
                </a:graphic>
              </wp:inline>
            </w:drawing>
          </mc:Choice>
          <mc:Fallback>
            <w:pict>
              <v:group w14:anchorId="2A07499B" id="Group 35" o:spid="_x0000_s1073" style="width:453.5pt;height:287pt;mso-position-horizontal-relative:char;mso-position-vertical-relative:line" coordorigin=",8572" coordsize="91440,57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">
                <v:roundrect id="Rectangle à coins arrondis 69" o:spid="_x0000_s1074" style="position:absolute;top:10001;width:91440;height:564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" fillcolor="#d8d8d8 [2732]" strokecolor="#76923c [2406]" strokeweight="2pt">
                  <v:stroke dashstyle="3 1"/>
                  <v:textbox>
                    <w:txbxContent>
                      <w:p w14:paraId="0E755AAA"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 id="ZoneTexte 26" o:spid="_x0000_s1075" type="#_x0000_t202" style="position:absolute;left:16430;top:10001;width:69291;height:9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" filled="f" stroked="f">
                  <v:textbox style="mso-fit-shape-to-text:t">
                    <w:txbxContent>
                      <w:p w14:paraId="49990B8B"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2</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Client international étranger » est client de « AWB » &amp; « Broker International » n’est pas client de « AWB »</w:t>
                        </w:r>
                      </w:p>
                    </w:txbxContent>
                  </v:textbox>
                </v:shape>
                <v:roundrect id="Rectangle à coins arrondis 40" o:spid="_x0000_s1076" style="position:absolute;left:3571;top:18573;width:11430;height:5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" fillcolor="#9eeaff" strokecolor="#40a7c2 [3048]">
                  <v:fill color2="#e4f9ff" rotate="t" angle="180" colors="0 #9eeaff;22938f #bbefff;1 #e4f9ff" focus="100%" type="gradient"/>
                  <v:shadow on="t" color="black" opacity="24903f" origin=",.5" offset="0,.55556mm"/>
                  <v:textbox>
                    <w:txbxContent>
                      <w:p w14:paraId="6F75C4C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077" style="position:absolute;left:54292;top:17859;width:12145;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" fillcolor="#ffa2a1" strokecolor="#bc4542 [3045]">
                  <v:fill color2="#ffe5e5" rotate="t" angle="180" colors="0 #ffa2a1;22938f #ffbebd;1 #ffe5e5" focus="100%" type="gradient"/>
                  <v:shadow on="t" color="black" opacity="24903f" origin=",.5" offset="0,.55556mm"/>
                  <v:textbox>
                    <w:txbxContent>
                      <w:p w14:paraId="28865A6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078" style="position:absolute;left:29289;top:17859;width:10001;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" fillcolor="#dafda7" strokecolor="#94b64e [3046]">
                  <v:fill color2="#f5ffe6" rotate="t" angle="180" colors="0 #dafda7;22938f #e4fdc2;1 #f5ffe6" focus="100%" type="gradient"/>
                  <v:shadow on="t" color="black" opacity="24903f" origin=",.5" offset="0,.55556mm"/>
                  <v:textbox>
                    <w:txbxContent>
                      <w:p w14:paraId="3D33532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079" style="position:absolute;left:71437;top:47148;width:12145;height:178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" fillcolor="#f79646 [3209]" strokecolor="white [3201]" strokeweight="3pt">
                  <v:shadow on="t" color="black" opacity="24903f" origin=",.5" offset="0,.55556mm"/>
                  <v:textbox>
                    <w:txbxContent>
                      <w:p w14:paraId="41316012"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v:textbox>
                </v:roundrect>
                <v:roundrect id="Rectangle à coins arrondis 49" o:spid="_x0000_s1080" style="position:absolute;left:30003;top:46434;width:11430;height:7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" fillcolor="#5d417e" strokecolor="#795d9b [3047]">
                  <v:fill color2="#7b57a8" rotate="t" angle="180" colors="0 #5d417e;52429f #7b58a6;1 #7b57a8" focus="100%" type="gradient">
                    <o:fill v:ext="view" type="gradientUnscaled"/>
                  </v:fill>
                  <v:shadow on="t" color="black" opacity="22936f" origin=",.5" offset="0,.63889mm"/>
                  <v:textbox>
                    <w:txbxContent>
                      <w:p w14:paraId="0386876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roundrect id="Rectangle à coins arrondis 51" o:spid="_x0000_s1081" style="position:absolute;left:4285;top:46434;width:11431;height:7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" fillcolor="#c9b5e8" strokecolor="#795d9b [3047]">
                  <v:fill color2="#f0eaf9" rotate="t" angle="180" colors="0 #c9b5e8;22938f #d9cbee;1 #f0eaf9" focus="100%" type="gradient"/>
                  <v:shadow on="t" color="black" opacity="24903f" origin=",.5" offset="0,.55556mm"/>
                  <v:textbox>
                    <w:txbxContent>
                      <w:p w14:paraId="65CEB9D3"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14:paraId="46BBC52B"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v:textbox>
                </v:roundrect>
                <v:line id="Connecteur droit 53" o:spid="_x0000_s1082" style="position:absolute;visibility:visible;mso-wrap-style:square" from="2142,27860" to="90011,2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" strokecolor="#4579b8 [3044]" strokeweight="2pt">
                  <v:stroke dashstyle="3 1"/>
                </v:line>
                <v:shape id="ZoneTexte 58" o:spid="_x0000_s1083" type="#_x0000_t202" style="position:absolute;top:26210;width:7147;height:9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" filled="f" stroked="f">
                  <v:textbox style="mso-fit-shape-to-text:t">
                    <w:txbxContent>
                      <w:p w14:paraId="74328040"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084" style="position:absolute;visibility:visible;mso-wrap-style:square" from="2142,33575" to="90011,33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" strokecolor="#4579b8 [3044]" strokeweight="2pt">
                  <v:stroke dashstyle="3 1"/>
                </v:line>
                <v:line id="Connecteur droit 70" o:spid="_x0000_s1085" style="position:absolute;visibility:visible;mso-wrap-style:square" from="2142,57864" to="90011,5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" strokecolor="#4579b8 [3044]" strokeweight="2pt">
                  <v:stroke dashstyle="3 1"/>
                </v:line>
                <v:shape id="ZoneTexte 67" o:spid="_x0000_s1086" type="#_x0000_t202" style="position:absolute;top:32145;width:8569;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" filled="f" stroked="f">
                  <v:textbox style="mso-fit-shape-to-text:t">
                    <w:txbxContent>
                      <w:p w14:paraId="4FA47D2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087" type="#_x0000_t202" style="position:absolute;top:56432;width:8569;height:7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" filled="f" stroked="f">
                  <v:textbox style="mso-fit-shape-to-text:t">
                    <w:txbxContent>
                      <w:p w14:paraId="09308A5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088" type="#_x0000_t75" style="position:absolute;left:16646;top:17959;width:22647;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">
                  <v:imagedata r:id="rId40" o:title=""/>
                  <o:lock v:ext="edit" aspectratio="f"/>
                </v:shape>
                <v:shape id="Connecteur en angle 83" o:spid="_x0000_s1089" type="#_x0000_t34" style="position:absolute;left:11072;top:21788;width:22860;height:264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" adj="12734" strokecolor="#c00000" strokeweight="1.75pt">
                  <v:stroke startarrow="oval" endarrow="open"/>
                </v:shape>
                <v:shape id="Diagramme 87" o:spid="_x0000_s1090" type="#_x0000_t75" style="position:absolute;left:40939;top:17959;width:22550;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">
                  <v:imagedata r:id="rId41" o:title=""/>
                  <o:lock v:ext="edit" aspectratio="f"/>
                </v:shape>
                <v:roundrect id="Rectangle à coins arrondis 89" o:spid="_x0000_s1091" style="position:absolute;left:82153;top:18573;width:7858;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" fillcolor="#ffbe86" strokecolor="#f68c36 [3049]">
                  <v:fill color2="#ffebdb" rotate="t" angle="180" colors="0 #ffbe86;22938f #ffd0aa;1 #ffebdb" focus="100%" type="gradient"/>
                  <v:shadow on="t" color="black" opacity="24903f" origin=",.5" offset="0,.55556mm"/>
                  <v:textbox>
                    <w:txbxContent>
                      <w:p w14:paraId="69F1B8A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092" type="#_x0000_t75" style="position:absolute;left:68812;top:18733;width:22454;height:10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">
                  <v:imagedata r:id="rId42" o:title=""/>
                  <o:lock v:ext="edit" aspectratio="f"/>
                </v:shape>
                <v:shape id="Connecteur en angle 92" o:spid="_x0000_s1093" type="#_x0000_t34" style="position:absolute;left:71080;top:32146;width:21431;height:857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" strokecolor="#4579b8 [3044]" strokeweight="2.5pt">
                  <v:stroke dashstyle="1 1" startarrow="oval" endarrow="open"/>
                </v:shape>
                <v:shape id="Diagramme 104" o:spid="_x0000_s1094" type="#_x0000_t75" style="position:absolute;left:17420;top:46603;width:22454;height:10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">
                  <v:imagedata r:id="rId43" o:title=""/>
                  <o:lock v:ext="edit" aspectratio="f"/>
                </v:shape>
                <v:shape id="ZoneTexte 112" o:spid="_x0000_s1095" type="#_x0000_t202" style="position:absolute;left:10001;top:34431;width:8569;height:6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" filled="f" strokecolor="#c00000" strokeweight="2pt">
                  <v:stroke dashstyle="3 1"/>
                  <v:textbox style="mso-fit-shape-to-text:t">
                    <w:txbxContent>
                      <w:p w14:paraId="00CA3BAA"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 id="Connecteur en angle 116" o:spid="_x0000_s1096" type="#_x0000_t33" style="position:absolute;left:51435;top:39290;width:5715;height:357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" strokecolor="black [3213]" strokeweight="2pt">
                  <v:stroke startarrow="oval" endarrow="open"/>
                </v:shape>
                <v:shape id="ZoneTexte 121" o:spid="_x0000_s1097" type="#_x0000_t202" style="position:absolute;left:39290;top:58004;width:36435;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" filled="f" stroked="f">
                  <v:textbox style="mso-fit-shape-to-text:t">
                    <w:txbxContent>
                      <w:p w14:paraId="13640233"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envoyée</w:t>
                        </w:r>
                        <w:proofErr w:type="gramEnd"/>
                        <w:r>
                          <w:rPr>
                            <w:rFonts w:ascii="Arial" w:hAnsi="Arial" w:cs="Arial"/>
                            <w:b/>
                            <w:bCs/>
                            <w:color w:val="000000" w:themeColor="text1"/>
                            <w:kern w:val="24"/>
                            <w:sz w:val="14"/>
                            <w:szCs w:val="14"/>
                          </w:rPr>
                          <w:t xml:space="preserve"> au marché en J+3 pour appariement &amp; dénouement.</w:t>
                        </w:r>
                      </w:p>
                    </w:txbxContent>
                  </v:textbox>
                </v:shape>
                <v:shape id="Connecteur en angle 127" o:spid="_x0000_s1098" type="#_x0000_t34" style="position:absolute;left:4642;top:30361;width:25003;height:1143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" adj="13512" strokecolor="#76923c [2406]" strokeweight="1.75pt">
                  <v:stroke startarrow="oval" endarrow="open"/>
                </v:shape>
                <v:shape id="ZoneTexte 129" o:spid="_x0000_s1099" type="#_x0000_t202" style="position:absolute;left:12144;top:29288;width:11422;height:9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" filled="f" strokecolor="#76923c [2406]" strokeweight="2pt">
                  <v:stroke dashstyle="3 1"/>
                  <v:textbox style="mso-fit-shape-to-text:t">
                    <w:txbxContent>
                      <w:p w14:paraId="02C5AA72"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MT548 de </w:t>
                        </w: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xml:space="preserve"> confrère de l’IRL OTC</w:t>
                        </w:r>
                      </w:p>
                    </w:txbxContent>
                  </v:textbox>
                </v:shape>
                <v:shape id="Légende à une bordure 1 142" o:spid="_x0000_s1100" type="#_x0000_t44" style="position:absolute;left:16430;top:53578;width:12859;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" adj="7484,-5711,10580,-15895" fillcolor="#76923c [2406]" strokecolor="#76923c [2406]" strokeweight="3pt">
                  <v:textbox>
                    <w:txbxContent>
                      <w:p w14:paraId="523CE050" w14:textId="77777777" w:rsidR="00E53363" w:rsidRDefault="00E53363" w:rsidP="008877E8">
                        <w:pPr>
                          <w:pStyle w:val="NormalWeb"/>
                          <w:spacing w:before="0" w:beforeAutospacing="0" w:after="0" w:afterAutospacing="0"/>
                          <w:textAlignment w:val="baseline"/>
                        </w:pPr>
                        <w:proofErr w:type="spellStart"/>
                        <w:r>
                          <w:rPr>
                            <w:rFonts w:asciiTheme="minorHAnsi" w:hAnsi="Calibri" w:cstheme="minorBidi"/>
                            <w:b/>
                            <w:bCs/>
                            <w:color w:val="FFFFFF" w:themeColor="light1"/>
                            <w:kern w:val="24"/>
                            <w:sz w:val="18"/>
                            <w:szCs w:val="18"/>
                          </w:rPr>
                          <w:t>Primatching</w:t>
                        </w:r>
                        <w:proofErr w:type="spellEnd"/>
                        <w:r>
                          <w:rPr>
                            <w:rFonts w:asciiTheme="minorHAnsi" w:hAnsi="Calibri" w:cstheme="minorBidi"/>
                            <w:b/>
                            <w:bCs/>
                            <w:color w:val="FFFFFF" w:themeColor="light1"/>
                            <w:kern w:val="24"/>
                            <w:sz w:val="18"/>
                            <w:szCs w:val="18"/>
                          </w:rPr>
                          <w:t xml:space="preserve"> avec « Confrère ».</w:t>
                        </w:r>
                      </w:p>
                      <w:p w14:paraId="04763A81"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v:textbox>
                  <o:callout v:ext="edit" minusy="t"/>
                </v:shape>
                <v:shape id="Connecteur en angle 174" o:spid="_x0000_s1101" type="#_x0000_t33" style="position:absolute;left:48934;top:39647;width:7858;height:37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" strokecolor="black [3213]" strokeweight="2pt">
                  <v:stroke startarrow="block" endarrow="oval"/>
                </v:shape>
                <v:shape id="Connecteur en angle 177" o:spid="_x0000_s1102" type="#_x0000_t33" style="position:absolute;left:47862;top:40719;width:10001;height:37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" strokecolor="black [3213]" strokeweight="2pt">
                  <v:stroke startarrow="block" endarrow="oval"/>
                </v:shape>
                <v:shape id="ZoneTexte 183" o:spid="_x0000_s1103" type="#_x0000_t202" style="position:absolute;left:39290;top:60004;width:36435;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" filled="f" stroked="f">
                  <v:textbox style="mso-fit-shape-to-text:t">
                    <w:txbxContent>
                      <w:p w14:paraId="43BB0DFF"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Appariement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v:textbox>
                </v:shape>
                <v:shape id="ZoneTexte 184" o:spid="_x0000_s1104" type="#_x0000_t202" style="position:absolute;left:39290;top:62147;width:39298;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" filled="f" stroked="f">
                  <v:textbox style="mso-fit-shape-to-text:t">
                    <w:txbxContent>
                      <w:p w14:paraId="0B767401"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Dénouement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égende encadrée 1 52" o:spid="_x0000_s1105" type="#_x0000_t47" style="position:absolute;left:52149;top:29289;width:17859;height:12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" adj="-19834,14671,16,10820" fillcolor="#c00000" strokecolor="#c00000" strokeweight="2pt">
                  <v:stroke dashstyle="3 1"/>
                  <v:textbox>
                    <w:txbxContent>
                      <w:p w14:paraId="55E3FC16" w14:textId="77777777" w:rsidR="00E53363" w:rsidRDefault="00E53363" w:rsidP="008877E8">
                        <w:pPr>
                          <w:pStyle w:val="ListParagraph"/>
                          <w:numPr>
                            <w:ilvl w:val="0"/>
                            <w:numId w:val="60"/>
                          </w:numPr>
                          <w:spacing w:line="240" w:lineRule="auto"/>
                          <w:textAlignment w:val="baseline"/>
                          <w:rPr>
                            <w:rFonts w:eastAsia="Times New Roman"/>
                            <w:sz w:val="20"/>
                            <w:szCs w:val="24"/>
                          </w:rPr>
                        </w:pPr>
                        <w:proofErr w:type="gramStart"/>
                        <w:r>
                          <w:rPr>
                            <w:rFonts w:hAnsi="Calibri"/>
                            <w:b/>
                            <w:bCs/>
                            <w:color w:val="000000" w:themeColor="text1"/>
                            <w:kern w:val="24"/>
                            <w:sz w:val="20"/>
                            <w:szCs w:val="20"/>
                          </w:rPr>
                          <w:t>Bourse:</w:t>
                        </w:r>
                        <w:proofErr w:type="gramEnd"/>
                        <w:r>
                          <w:rPr>
                            <w:rFonts w:hAnsi="Calibri"/>
                            <w:b/>
                            <w:bCs/>
                            <w:color w:val="000000" w:themeColor="text1"/>
                            <w:kern w:val="24"/>
                            <w:sz w:val="20"/>
                            <w:szCs w:val="20"/>
                          </w:rPr>
                          <w:t xml:space="preserve"> si « Contrepartie » est société de Bourse =&gt;</w:t>
                        </w:r>
                      </w:p>
                      <w:p w14:paraId="264ACD8E" w14:textId="77777777" w:rsidR="00E53363" w:rsidRDefault="00E53363"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 xml:space="preserve"> </w:t>
                        </w:r>
                        <w:proofErr w:type="gramStart"/>
                        <w:r>
                          <w:rPr>
                            <w:rFonts w:hAnsi="Calibri"/>
                            <w:b/>
                            <w:bCs/>
                            <w:color w:val="000000" w:themeColor="text1"/>
                            <w:kern w:val="24"/>
                            <w:sz w:val="20"/>
                            <w:szCs w:val="20"/>
                          </w:rPr>
                          <w:t>OTC:</w:t>
                        </w:r>
                        <w:proofErr w:type="gramEnd"/>
                        <w:r>
                          <w:rPr>
                            <w:rFonts w:hAnsi="Calibri"/>
                            <w:b/>
                            <w:bCs/>
                            <w:color w:val="000000" w:themeColor="text1"/>
                            <w:kern w:val="24"/>
                            <w:sz w:val="20"/>
                            <w:szCs w:val="20"/>
                          </w:rPr>
                          <w:t xml:space="preserve"> si « Contrepartie » est Dépositaire</w:t>
                        </w:r>
                      </w:p>
                      <w:p w14:paraId="1EBC9A34" w14:textId="77777777" w:rsidR="00E53363" w:rsidRDefault="00E53363" w:rsidP="008877E8">
                        <w:pPr>
                          <w:pStyle w:val="ListParagraph"/>
                          <w:numPr>
                            <w:ilvl w:val="0"/>
                            <w:numId w:val="60"/>
                          </w:numPr>
                          <w:spacing w:line="240" w:lineRule="auto"/>
                          <w:textAlignment w:val="baseline"/>
                          <w:rPr>
                            <w:rFonts w:eastAsia="Times New Roman"/>
                            <w:sz w:val="20"/>
                          </w:rPr>
                        </w:pPr>
                        <w:r>
                          <w:rPr>
                            <w:rFonts w:hAnsi="Calibri"/>
                            <w:b/>
                            <w:bCs/>
                            <w:color w:val="000000" w:themeColor="text1"/>
                            <w:kern w:val="24"/>
                            <w:sz w:val="20"/>
                            <w:szCs w:val="20"/>
                          </w:rPr>
                          <w:t>Opération triangulaire seulement si « OTC » &amp; « Action cotée »</w:t>
                        </w:r>
                      </w:p>
                      <w:p w14:paraId="447479A8" w14:textId="77777777" w:rsidR="00E53363" w:rsidRDefault="00E53363" w:rsidP="008877E8">
                        <w:pPr>
                          <w:pStyle w:val="ListParagraph"/>
                          <w:numPr>
                            <w:ilvl w:val="0"/>
                            <w:numId w:val="60"/>
                          </w:numPr>
                          <w:spacing w:line="240" w:lineRule="auto"/>
                          <w:textAlignment w:val="baseline"/>
                          <w:rPr>
                            <w:rFonts w:eastAsia="Times New Roman"/>
                            <w:sz w:val="20"/>
                          </w:rPr>
                        </w:pPr>
                        <w:proofErr w:type="spellStart"/>
                        <w:r>
                          <w:rPr>
                            <w:rFonts w:hAnsi="Calibri"/>
                            <w:b/>
                            <w:bCs/>
                            <w:color w:val="000000" w:themeColor="text1"/>
                            <w:kern w:val="24"/>
                            <w:sz w:val="20"/>
                            <w:szCs w:val="20"/>
                          </w:rPr>
                          <w:t>Autoamtic</w:t>
                        </w:r>
                        <w:proofErr w:type="spellEnd"/>
                        <w:r>
                          <w:rPr>
                            <w:rFonts w:hAnsi="Calibri"/>
                            <w:b/>
                            <w:bCs/>
                            <w:color w:val="000000" w:themeColor="text1"/>
                            <w:kern w:val="24"/>
                            <w:sz w:val="20"/>
                            <w:szCs w:val="20"/>
                          </w:rPr>
                          <w:t xml:space="preserve"> </w:t>
                        </w:r>
                        <w:proofErr w:type="spellStart"/>
                        <w:r>
                          <w:rPr>
                            <w:rFonts w:hAnsi="Calibri"/>
                            <w:b/>
                            <w:bCs/>
                            <w:color w:val="000000" w:themeColor="text1"/>
                            <w:kern w:val="24"/>
                            <w:sz w:val="20"/>
                            <w:szCs w:val="20"/>
                          </w:rPr>
                          <w:t>Repair</w:t>
                        </w:r>
                        <w:proofErr w:type="spellEnd"/>
                        <w:r>
                          <w:rPr>
                            <w:rFonts w:hAnsi="Calibri"/>
                            <w:b/>
                            <w:bCs/>
                            <w:color w:val="000000" w:themeColor="text1"/>
                            <w:kern w:val="24"/>
                            <w:sz w:val="20"/>
                            <w:szCs w:val="20"/>
                          </w:rPr>
                          <w:t xml:space="preserve"> sur IRL.</w:t>
                        </w:r>
                      </w:p>
                    </w:txbxContent>
                  </v:textbox>
                  <o:callout v:ext="edit" minusy="t"/>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Forme 68" o:spid="_x0000_s1106" type="#_x0000_t36" style="position:absolute;left:3571;top:21073;width:37862;height:292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" adj="-1304,7603,22904" strokecolor="black [3213]">
                  <v:stroke dashstyle="3 1" endarrow="open"/>
                </v:shape>
                <v:shape id="Forme 73" o:spid="_x0000_s1107" type="#_x0000_t36" style="position:absolute;left:3571;top:22597;width:37862;height:292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" adj="-1304,7603,22904" strokecolor="black [3213]">
                  <v:stroke dashstyle="3 1" endarrow="open"/>
                </v:shape>
                <v:shape id="Légende encadrée avec une bordure 2 74" o:spid="_x0000_s1108" type="#_x0000_t51" style="position:absolute;left:56435;top:42148;width:10716;height:8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" adj="-24735,10132,-25172,9621,-89,9827" fillcolor="black [3213]" strokecolor="black [3213]" strokeweight="2pt">
                  <v:stroke dashstyle="3 1"/>
                  <v:textbox>
                    <w:txbxContent>
                      <w:p w14:paraId="2273771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FFFFFF" w:themeColor="background1"/>
                            <w:kern w:val="24"/>
                            <w:sz w:val="20"/>
                            <w:szCs w:val="20"/>
                          </w:rPr>
                          <w:t>Flux Swift de confirmation d’appariement &amp; Dénouement</w:t>
                        </w:r>
                      </w:p>
                    </w:txbxContent>
                  </v:textbox>
                  <o:callout v:ext="edit" minusy="t"/>
                </v:shape>
                <v:shape id="Heptagone 76" o:spid="_x0000_s1109" style="position:absolute;left:7857;top:26431;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" adj="-11796480,,5400" path="m-1,183769l28298,56597,142876,,257454,56597r28299,127172l206461,285754r-127170,l-1,183769xe" fillcolor="#c00000" strokecolor="#c00000" strokeweight="2pt">
                  <v:stroke joinstyle="miter"/>
                  <v:formulas/>
                  <v:path arrowok="t" o:connecttype="custom" o:connectlocs="0,1838;283,566;1429,0;2575,566;2858,1838;2065,2858;793,2858;0,1838" o:connectangles="0,0,0,0,0,0,0,0" textboxrect="0,0,285752,285752"/>
                  <v:textbox>
                    <w:txbxContent>
                      <w:p w14:paraId="1D422F33"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77" o:spid="_x0000_s1110" style="position:absolute;left:21431;top:42862;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" adj="-11796480,,5400" path="m-1,183769l28298,56597,142876,,257454,56597r28299,127172l206461,285754r-127170,l-1,183769xe" fillcolor="#76923c [2406]" strokecolor="#76923c [2406]" strokeweight="2pt">
                  <v:stroke joinstyle="miter"/>
                  <v:formulas/>
                  <v:path arrowok="t" o:connecttype="custom" o:connectlocs="0,1838;283,566;1429,0;2574,566;2857,1838;2064,2858;793,2858;0,1838" o:connectangles="0,0,0,0,0,0,0,0" textboxrect="0,0,285752,285752"/>
                  <v:textbox>
                    <w:txbxContent>
                      <w:p w14:paraId="5D61749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 id="Heptagone 78" o:spid="_x0000_s1111" style="position:absolute;left:35004;top:58578;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" adj="-11796480,,5400" path="m-1,183769l28298,56597,142876,,257454,56597r28299,127172l206461,285754r-127170,l-1,183769xe" fillcolor="black [3213]" strokecolor="black [3213]" strokeweight="2pt">
                  <v:stroke joinstyle="miter"/>
                  <v:formulas/>
                  <v:path arrowok="t" o:connecttype="custom" o:connectlocs="0,1838;283,566;1429,0;2574,566;2857,1838;2064,2858;793,2858;0,1838" o:connectangles="0,0,0,0,0,0,0,0" textboxrect="0,0,285752,285752"/>
                  <v:textbox>
                    <w:txbxContent>
                      <w:p w14:paraId="79C20E7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80" o:spid="_x0000_s1112" style="position:absolute;left:32861;top:55721;width:2857;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" adj="-11796480,,5400" path="m-1,183769l28298,56597,142876,,257454,56597r28299,127172l206461,285754r-127170,l-1,183769xe" fillcolor="black [3213]" strokecolor="black [3213]" strokeweight="2pt">
                  <v:stroke joinstyle="miter"/>
                  <v:formulas/>
                  <v:path arrowok="t" o:connecttype="custom" o:connectlocs="0,1837;283,566;1429,0;2574,566;2857,1837;2064,2857;793,2857;0,1837" o:connectangles="0,0,0,0,0,0,0,0" textboxrect="0,0,285752,285752"/>
                  <v:textbox>
                    <w:txbxContent>
                      <w:p w14:paraId="5DC0981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81" o:spid="_x0000_s1113" style="position:absolute;left:42148;top:44291;width:2857;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" adj="-11796480,,5400" path="m-1,183769l28298,56597,142876,,257454,56597r28299,127172l206461,285754r-127170,l-1,183769xe" fillcolor="black [3213]" strokecolor="black [3213]" strokeweight="2pt">
                  <v:stroke joinstyle="miter"/>
                  <v:formulas/>
                  <v:path arrowok="t" o:connecttype="custom" o:connectlocs="0,1837;283,566;1429,0;2574,566;2857,1837;2064,2857;793,2857;0,1837" o:connectangles="0,0,0,0,0,0,0,0" textboxrect="0,0,285752,285752"/>
                  <v:textbox>
                    <w:txbxContent>
                      <w:p w14:paraId="1C47D31F"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Parchemin horizontal 82" o:spid="_x0000_s1114" type="#_x0000_t98" style="position:absolute;left:2142;top:8572;width:15717;height:10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" fillcolor="#d8d8d8 [2732]" strokecolor="#7f7f7f [1612]" strokeweight="2pt">
                  <v:textbox>
                    <w:txbxContent>
                      <w:p w14:paraId="30327379"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1A84BF6D" w14:textId="77777777" w:rsidR="00E53363" w:rsidRDefault="00E53363"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1B08399" w14:textId="77777777" w:rsidR="00E53363" w:rsidRDefault="00E53363" w:rsidP="008877E8">
                        <w:pPr>
                          <w:pStyle w:val="ListParagraph"/>
                          <w:numPr>
                            <w:ilvl w:val="0"/>
                            <w:numId w:val="61"/>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mc:Fallback>
        </mc:AlternateContent>
      </w:r>
    </w:p>
    <w:p w14:paraId="53B018B5" w14:textId="77777777" w:rsidR="009C3E8D" w:rsidRPr="006666E4" w:rsidRDefault="009C3E8D" w:rsidP="009C3E8D">
      <w:pPr>
        <w:pStyle w:val="Heading4"/>
      </w:pPr>
      <w:r>
        <w:t>L'</w:t>
      </w:r>
      <w:r w:rsidRPr="005A146E">
        <w:t xml:space="preserve">investisseur étranger </w:t>
      </w:r>
      <w:r>
        <w:t>n'</w:t>
      </w:r>
      <w:r w:rsidRPr="005A146E">
        <w:t>est</w:t>
      </w:r>
      <w:r>
        <w:t xml:space="preserve"> pas</w:t>
      </w:r>
      <w:r w:rsidRPr="005A146E">
        <w:t xml:space="preserve"> clie</w:t>
      </w:r>
      <w:r>
        <w:t xml:space="preserve">nt de AWB. Le broker étranger </w:t>
      </w:r>
      <w:r w:rsidRPr="005A146E">
        <w:t>est client de AWB.</w:t>
      </w:r>
    </w:p>
    <w:p w14:paraId="25B0C8AC" w14:textId="77777777" w:rsidR="00295C14" w:rsidRDefault="00295C14" w:rsidP="005233E4">
      <w:pPr>
        <w:pStyle w:val="ListParagraph"/>
        <w:numPr>
          <w:ilvl w:val="0"/>
          <w:numId w:val="44"/>
        </w:numPr>
        <w:spacing w:before="240" w:after="240" w:line="240" w:lineRule="auto"/>
        <w:ind w:right="142"/>
      </w:pPr>
      <w:r>
        <w:t xml:space="preserve">Le broker étranger communique deux </w:t>
      </w:r>
      <w:proofErr w:type="spellStart"/>
      <w:r>
        <w:t>IRLs</w:t>
      </w:r>
      <w:proofErr w:type="spellEnd"/>
      <w:r>
        <w:t xml:space="preserve"> sur son compte titre dédié </w:t>
      </w:r>
      <w:proofErr w:type="gramStart"/>
      <w:r>
        <w:t>OTG:</w:t>
      </w:r>
      <w:proofErr w:type="gramEnd"/>
      <w:r>
        <w:t xml:space="preserve"> une OTC (</w:t>
      </w:r>
      <w:proofErr w:type="gramStart"/>
      <w:r>
        <w:t>J,J</w:t>
      </w:r>
      <w:proofErr w:type="gramEnd"/>
      <w:r>
        <w:t>+3) et une Bourse (</w:t>
      </w:r>
      <w:proofErr w:type="gramStart"/>
      <w:r>
        <w:t>J,J</w:t>
      </w:r>
      <w:proofErr w:type="gramEnd"/>
      <w:r>
        <w:t>+3). Ne pas lancer un Pré-</w:t>
      </w:r>
      <w:proofErr w:type="spellStart"/>
      <w:proofErr w:type="gramStart"/>
      <w:r>
        <w:t>matching</w:t>
      </w:r>
      <w:proofErr w:type="spellEnd"/>
      <w:r>
        <w:t xml:space="preserve"> </w:t>
      </w:r>
      <w:r w:rsidR="004F0A10">
        <w:t xml:space="preserve"> de</w:t>
      </w:r>
      <w:proofErr w:type="gramEnd"/>
      <w:r w:rsidR="004F0A10">
        <w:t xml:space="preserve"> l'</w:t>
      </w:r>
      <w:r>
        <w:t>IRL OTC</w:t>
      </w:r>
      <w:r w:rsidR="004F0A10">
        <w:t xml:space="preserve"> avec la contrepartie externe</w:t>
      </w:r>
      <w:r>
        <w:t>, car le Pré-</w:t>
      </w:r>
      <w:proofErr w:type="spellStart"/>
      <w:r>
        <w:t>matching</w:t>
      </w:r>
      <w:proofErr w:type="spellEnd"/>
      <w:r>
        <w:t xml:space="preserve"> est conditionné par le Pré-ajustement.</w:t>
      </w:r>
    </w:p>
    <w:p w14:paraId="0A0F3E10" w14:textId="77777777" w:rsidR="00295C14" w:rsidRDefault="00295C14" w:rsidP="005233E4">
      <w:pPr>
        <w:pStyle w:val="ListParagraph"/>
        <w:numPr>
          <w:ilvl w:val="0"/>
          <w:numId w:val="44"/>
        </w:numPr>
        <w:spacing w:before="240" w:after="240" w:line="240" w:lineRule="auto"/>
        <w:ind w:right="142"/>
      </w:pPr>
      <w:r>
        <w:t xml:space="preserve">Réception de l'AOE (ou des </w:t>
      </w:r>
      <w:proofErr w:type="spellStart"/>
      <w:r>
        <w:t>AOEs</w:t>
      </w:r>
      <w:proofErr w:type="spellEnd"/>
      <w:r>
        <w:t xml:space="preserve"> à regrouper).</w:t>
      </w:r>
    </w:p>
    <w:p w14:paraId="05CC9B8C" w14:textId="77777777" w:rsidR="00295C14" w:rsidRPr="00A66CDE" w:rsidRDefault="00295C14" w:rsidP="005233E4">
      <w:pPr>
        <w:pStyle w:val="ListParagraph"/>
        <w:numPr>
          <w:ilvl w:val="0"/>
          <w:numId w:val="44"/>
        </w:numPr>
        <w:spacing w:before="240" w:after="240" w:line="240" w:lineRule="auto"/>
        <w:ind w:right="142"/>
      </w:pPr>
      <w:r w:rsidRPr="00A66CDE">
        <w:t xml:space="preserve">Lancer un Pré-ajustement de l'IRL bourse avec l'AOE (ou les </w:t>
      </w:r>
      <w:proofErr w:type="spellStart"/>
      <w:r w:rsidRPr="00A66CDE">
        <w:t>AOEs</w:t>
      </w:r>
      <w:proofErr w:type="spellEnd"/>
      <w:r w:rsidRPr="00A66CDE">
        <w:t xml:space="preserve"> regroupés). </w:t>
      </w:r>
      <w:r w:rsidRPr="00A66CDE">
        <w:rPr>
          <w:u w:val="single"/>
        </w:rPr>
        <w:t xml:space="preserve">Ne pas faire l'ajustement </w:t>
      </w:r>
      <w:r w:rsidRPr="00A66CDE">
        <w:t>car ce dernier est conditionné par le Pré-</w:t>
      </w:r>
      <w:proofErr w:type="spellStart"/>
      <w:r w:rsidRPr="00A66CDE">
        <w:t>matching</w:t>
      </w:r>
      <w:proofErr w:type="spellEnd"/>
      <w:r w:rsidRPr="00A66CDE">
        <w:t xml:space="preserve">. </w:t>
      </w:r>
    </w:p>
    <w:p w14:paraId="1577F206" w14:textId="77777777" w:rsidR="006E3E66" w:rsidRPr="00A66CDE" w:rsidRDefault="00295C14" w:rsidP="005233E4">
      <w:pPr>
        <w:pStyle w:val="ListParagraph"/>
        <w:numPr>
          <w:ilvl w:val="0"/>
          <w:numId w:val="44"/>
        </w:numPr>
        <w:spacing w:before="240" w:after="240" w:line="240" w:lineRule="auto"/>
        <w:ind w:right="142"/>
      </w:pPr>
      <w:r w:rsidRPr="00A66CDE">
        <w:t xml:space="preserve">Si le Pré-ajustement est OK, lancer </w:t>
      </w:r>
      <w:r w:rsidR="006E3E66" w:rsidRPr="00A66CDE">
        <w:t xml:space="preserve">le </w:t>
      </w:r>
      <w:r w:rsidRPr="00A66CDE">
        <w:t>Pré-</w:t>
      </w:r>
      <w:proofErr w:type="spellStart"/>
      <w:r w:rsidRPr="00A66CDE">
        <w:t>matching</w:t>
      </w:r>
      <w:proofErr w:type="spellEnd"/>
      <w:r w:rsidRPr="00A66CDE">
        <w:t xml:space="preserve"> </w:t>
      </w:r>
      <w:r w:rsidR="006E3E66" w:rsidRPr="00A66CDE">
        <w:t>avec la contrepartie. AWB échange avec le dépositaire de l'investisseur étranger la fiche de Pré-</w:t>
      </w:r>
      <w:proofErr w:type="spellStart"/>
      <w:r w:rsidR="006E3E66" w:rsidRPr="00A66CDE">
        <w:t>matching</w:t>
      </w:r>
      <w:proofErr w:type="spellEnd"/>
      <w:r w:rsidR="006E3E66" w:rsidRPr="00A66CDE">
        <w:t xml:space="preserve"> par fax ou par </w:t>
      </w:r>
      <w:proofErr w:type="gramStart"/>
      <w:r w:rsidR="006E3E66" w:rsidRPr="00A66CDE">
        <w:t>email</w:t>
      </w:r>
      <w:proofErr w:type="gramEnd"/>
      <w:r w:rsidR="006E3E66" w:rsidRPr="00A66CDE">
        <w:t xml:space="preserve">. </w:t>
      </w:r>
      <w:proofErr w:type="spellStart"/>
      <w:r w:rsidR="006E3E66" w:rsidRPr="00A66CDE">
        <w:t>Megara</w:t>
      </w:r>
      <w:proofErr w:type="spellEnd"/>
      <w:r w:rsidR="006E3E66" w:rsidRPr="00A66CDE">
        <w:t xml:space="preserve"> doit permettre la génération de cette fiche </w:t>
      </w:r>
      <w:proofErr w:type="gramStart"/>
      <w:r w:rsidR="006E3E66" w:rsidRPr="00A66CDE">
        <w:t>manuellement</w:t>
      </w:r>
      <w:r w:rsidR="006E0665">
        <w:t>[</w:t>
      </w:r>
      <w:proofErr w:type="gramEnd"/>
      <w:r w:rsidR="006E0665" w:rsidRPr="00165D8F">
        <w:rPr>
          <w:i/>
        </w:rPr>
        <w:t>Se référer Template annexe</w:t>
      </w:r>
      <w:r w:rsidR="006E0665" w:rsidRPr="00165D8F">
        <w:t>]</w:t>
      </w:r>
      <w:r w:rsidR="006E0665">
        <w:t>.</w:t>
      </w:r>
      <w:r w:rsidR="006E3E66" w:rsidRPr="00A66CDE">
        <w:t xml:space="preserve"> (Possibilité de générer manuellement des </w:t>
      </w:r>
      <w:proofErr w:type="spellStart"/>
      <w:r w:rsidR="006E3E66" w:rsidRPr="00A66CDE">
        <w:t>swift</w:t>
      </w:r>
      <w:proofErr w:type="spellEnd"/>
      <w:r w:rsidR="006E3E66" w:rsidRPr="00A66CDE">
        <w:t xml:space="preserve"> MT548 de suspens Pré-</w:t>
      </w:r>
      <w:proofErr w:type="spellStart"/>
      <w:r w:rsidR="006E3E66" w:rsidRPr="00A66CDE">
        <w:t>matching</w:t>
      </w:r>
      <w:proofErr w:type="spellEnd"/>
      <w:r w:rsidR="006E3E66" w:rsidRPr="00A66CDE">
        <w:t>).  Si le Pré-</w:t>
      </w:r>
      <w:proofErr w:type="spellStart"/>
      <w:r w:rsidR="006E3E66" w:rsidRPr="00A66CDE">
        <w:t>matching</w:t>
      </w:r>
      <w:proofErr w:type="spellEnd"/>
      <w:r w:rsidR="006E3E66" w:rsidRPr="00A66CDE">
        <w:t xml:space="preserve"> avec la contrepartie est OK, l'utilisateur reporte manuellement le Pré-</w:t>
      </w:r>
      <w:proofErr w:type="spellStart"/>
      <w:r w:rsidR="006E3E66" w:rsidRPr="00A66CDE">
        <w:t>matching</w:t>
      </w:r>
      <w:proofErr w:type="spellEnd"/>
      <w:r w:rsidR="006E3E66" w:rsidRPr="00A66CDE">
        <w:t xml:space="preserve"> sur </w:t>
      </w:r>
      <w:proofErr w:type="spellStart"/>
      <w:r w:rsidR="006E3E66" w:rsidRPr="00A66CDE">
        <w:t>Megara</w:t>
      </w:r>
      <w:proofErr w:type="spellEnd"/>
      <w:r w:rsidR="006E3E66" w:rsidRPr="00A66CDE">
        <w:t>.</w:t>
      </w:r>
    </w:p>
    <w:p w14:paraId="358C9171" w14:textId="77777777" w:rsidR="00295C14" w:rsidRDefault="00295C14" w:rsidP="005233E4">
      <w:pPr>
        <w:pStyle w:val="ListParagraph"/>
        <w:numPr>
          <w:ilvl w:val="0"/>
          <w:numId w:val="44"/>
        </w:numPr>
        <w:spacing w:before="240" w:after="240" w:line="240" w:lineRule="auto"/>
        <w:ind w:right="142"/>
      </w:pPr>
      <w:r>
        <w:t>Si le Pré-</w:t>
      </w:r>
      <w:proofErr w:type="spellStart"/>
      <w:r>
        <w:t>matching</w:t>
      </w:r>
      <w:proofErr w:type="spellEnd"/>
      <w:r>
        <w:t xml:space="preserve"> est OK</w:t>
      </w:r>
      <w:r w:rsidR="001D0460">
        <w:t xml:space="preserve"> (---&gt; Générer automatiquement pour les clients </w:t>
      </w:r>
      <w:proofErr w:type="spellStart"/>
      <w:r w:rsidR="001D0460">
        <w:t>swiftables</w:t>
      </w:r>
      <w:proofErr w:type="spellEnd"/>
      <w:r w:rsidR="001D0460">
        <w:t xml:space="preserve"> un MT548MACH l'IRL OTC)</w:t>
      </w:r>
      <w:r>
        <w:t>, l'ajustement est alors réalisé</w:t>
      </w:r>
      <w:r w:rsidR="001D0460">
        <w:t xml:space="preserve"> (---&gt; Générer automatiquement pour les clients </w:t>
      </w:r>
      <w:proofErr w:type="spellStart"/>
      <w:proofErr w:type="gramStart"/>
      <w:r w:rsidR="001D0460">
        <w:t>swiftables</w:t>
      </w:r>
      <w:proofErr w:type="spellEnd"/>
      <w:r w:rsidR="001D0460">
        <w:t xml:space="preserve">  un</w:t>
      </w:r>
      <w:proofErr w:type="gramEnd"/>
      <w:r w:rsidR="001D0460">
        <w:t xml:space="preserve"> MT548MACH pour l'IRL bourse)</w:t>
      </w:r>
      <w:r>
        <w:t>.</w:t>
      </w:r>
    </w:p>
    <w:p w14:paraId="6CB47DE8" w14:textId="77777777" w:rsidR="0093131B" w:rsidRDefault="0093131B" w:rsidP="005233E4">
      <w:pPr>
        <w:pStyle w:val="ListParagraph"/>
        <w:numPr>
          <w:ilvl w:val="0"/>
          <w:numId w:val="44"/>
        </w:numPr>
        <w:spacing w:before="240" w:after="240" w:line="240" w:lineRule="auto"/>
        <w:ind w:right="142"/>
      </w:pPr>
      <w:r w:rsidRPr="006177BD">
        <w:t>A J+3</w:t>
      </w:r>
      <w:r>
        <w:t xml:space="preserve"> (ou </w:t>
      </w:r>
      <w:proofErr w:type="spellStart"/>
      <w:r>
        <w:t>J+n</w:t>
      </w:r>
      <w:proofErr w:type="spellEnd"/>
      <w:r>
        <w:t xml:space="preserve"> avec n&gt;3)</w:t>
      </w:r>
      <w:r w:rsidR="008D1568">
        <w:t xml:space="preserve">, deux cas se </w:t>
      </w:r>
      <w:proofErr w:type="gramStart"/>
      <w:r w:rsidR="008D1568">
        <w:t>présentent:</w:t>
      </w:r>
      <w:proofErr w:type="gramEnd"/>
      <w:r w:rsidR="008D1568">
        <w:t xml:space="preserve"> </w:t>
      </w:r>
    </w:p>
    <w:p w14:paraId="634F0FA9" w14:textId="77777777" w:rsidR="008D1568" w:rsidRPr="008D1568" w:rsidRDefault="008D1568" w:rsidP="005233E4">
      <w:pPr>
        <w:pStyle w:val="ListParagraph"/>
        <w:numPr>
          <w:ilvl w:val="1"/>
          <w:numId w:val="44"/>
        </w:numPr>
        <w:spacing w:before="240" w:after="240" w:line="240" w:lineRule="auto"/>
        <w:ind w:right="142"/>
        <w:rPr>
          <w:u w:val="single"/>
        </w:rPr>
      </w:pPr>
      <w:r w:rsidRPr="008D1568">
        <w:rPr>
          <w:u w:val="single"/>
        </w:rPr>
        <w:t>B</w:t>
      </w:r>
      <w:r>
        <w:rPr>
          <w:u w:val="single"/>
        </w:rPr>
        <w:t xml:space="preserve">roker </w:t>
      </w:r>
      <w:proofErr w:type="gramStart"/>
      <w:r>
        <w:rPr>
          <w:u w:val="single"/>
        </w:rPr>
        <w:t>vend</w:t>
      </w:r>
      <w:r w:rsidRPr="008D1568">
        <w:rPr>
          <w:u w:val="single"/>
        </w:rPr>
        <w:t>eur:</w:t>
      </w:r>
      <w:proofErr w:type="gramEnd"/>
    </w:p>
    <w:p w14:paraId="6B18B343" w14:textId="77777777" w:rsidR="00630DDF" w:rsidRDefault="00630DDF"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proofErr w:type="gramStart"/>
      <w:r>
        <w:t>)</w:t>
      </w:r>
      <w:r w:rsidRPr="006177BD">
        <w:t>,AWB</w:t>
      </w:r>
      <w:proofErr w:type="gramEnd"/>
      <w:r w:rsidRPr="006177BD">
        <w:t xml:space="preserve"> instruit </w:t>
      </w:r>
      <w:proofErr w:type="spellStart"/>
      <w:r w:rsidRPr="006177BD">
        <w:t>MaroClear</w:t>
      </w:r>
      <w:proofErr w:type="spellEnd"/>
      <w:r w:rsidRPr="006177BD">
        <w:t xml:space="preserve"> </w:t>
      </w:r>
      <w:r>
        <w:t>sur l'</w:t>
      </w:r>
      <w:r w:rsidRPr="006177BD">
        <w:t>IRL</w:t>
      </w:r>
      <w:r>
        <w:t xml:space="preserve"> de son client</w:t>
      </w:r>
      <w:r w:rsidR="008A3AA6">
        <w:t xml:space="preserve"> broker étranger</w:t>
      </w:r>
      <w:r w:rsidR="009C648A">
        <w:t xml:space="preserve"> (</w:t>
      </w:r>
      <w:r w:rsidRPr="006177BD">
        <w:t>MT54</w:t>
      </w:r>
      <w:r>
        <w:t>3</w:t>
      </w:r>
      <w:r w:rsidRPr="006177BD">
        <w:t>)</w:t>
      </w:r>
      <w:r>
        <w:t xml:space="preserve"> (date de négociation J / date de dénouement </w:t>
      </w:r>
      <w:proofErr w:type="spellStart"/>
      <w:r>
        <w:t>J+n</w:t>
      </w:r>
      <w:proofErr w:type="spellEnd"/>
      <w:r>
        <w:t xml:space="preserve"> = date métier)</w:t>
      </w:r>
      <w:r w:rsidRPr="006177BD">
        <w:t xml:space="preserve">. AWB reçoit les </w:t>
      </w:r>
      <w:proofErr w:type="spellStart"/>
      <w:r w:rsidRPr="006177BD">
        <w:t>swifts</w:t>
      </w:r>
      <w:proofErr w:type="spellEnd"/>
      <w:r w:rsidRPr="006177BD">
        <w:t xml:space="preserve"> d'appariement (MT548) et de dénouement </w:t>
      </w:r>
      <w:r>
        <w:t>(MT54Y).</w:t>
      </w:r>
    </w:p>
    <w:p w14:paraId="2DA20E9F" w14:textId="77777777" w:rsidR="00295C14" w:rsidRDefault="00295C14" w:rsidP="005233E4">
      <w:pPr>
        <w:pStyle w:val="ListParagraph"/>
        <w:numPr>
          <w:ilvl w:val="1"/>
          <w:numId w:val="44"/>
        </w:numPr>
        <w:spacing w:before="240" w:after="240" w:line="240" w:lineRule="auto"/>
        <w:ind w:right="142"/>
      </w:pPr>
      <w:r>
        <w:t xml:space="preserve">A J+3 (ou </w:t>
      </w:r>
      <w:proofErr w:type="spellStart"/>
      <w:r>
        <w:t>J+n</w:t>
      </w:r>
      <w:proofErr w:type="spellEnd"/>
      <w:r>
        <w:t xml:space="preserve"> avec n&gt;3)</w:t>
      </w:r>
      <w:r w:rsidRPr="006177BD">
        <w:t xml:space="preserve">, </w:t>
      </w:r>
      <w:r>
        <w:t>AWB reçoit le RMQ pour dénouer l'IRL bourse.</w:t>
      </w:r>
    </w:p>
    <w:p w14:paraId="3D17B836" w14:textId="77777777" w:rsidR="008D1568" w:rsidRDefault="008D1568" w:rsidP="008D1568">
      <w:pPr>
        <w:pStyle w:val="ListParagraph"/>
        <w:spacing w:before="240" w:after="240" w:line="240" w:lineRule="auto"/>
        <w:ind w:left="1440" w:right="142"/>
      </w:pPr>
    </w:p>
    <w:p w14:paraId="5202D046" w14:textId="77777777" w:rsidR="002F0409" w:rsidRPr="002F0409" w:rsidRDefault="00D126F6" w:rsidP="005233E4">
      <w:pPr>
        <w:pStyle w:val="ListParagraph"/>
        <w:numPr>
          <w:ilvl w:val="1"/>
          <w:numId w:val="44"/>
        </w:numPr>
        <w:spacing w:before="240" w:after="240" w:line="240" w:lineRule="auto"/>
        <w:ind w:right="142"/>
        <w:rPr>
          <w:u w:val="single"/>
        </w:rPr>
      </w:pPr>
      <w:r w:rsidRPr="008D1568">
        <w:rPr>
          <w:u w:val="single"/>
        </w:rPr>
        <w:t>B</w:t>
      </w:r>
      <w:r>
        <w:rPr>
          <w:u w:val="single"/>
        </w:rPr>
        <w:t xml:space="preserve">roker </w:t>
      </w:r>
      <w:proofErr w:type="gramStart"/>
      <w:r>
        <w:rPr>
          <w:u w:val="single"/>
        </w:rPr>
        <w:t>acheteur</w:t>
      </w:r>
      <w:r w:rsidRPr="008D1568">
        <w:rPr>
          <w:u w:val="single"/>
        </w:rPr>
        <w:t>:</w:t>
      </w:r>
      <w:proofErr w:type="gramEnd"/>
    </w:p>
    <w:p w14:paraId="50FCF368" w14:textId="77777777" w:rsidR="007F2DC4" w:rsidRDefault="00D126F6"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r w:rsidRPr="006177BD">
        <w:t>,</w:t>
      </w:r>
      <w:r w:rsidR="00D51C46">
        <w:t xml:space="preserve"> I</w:t>
      </w:r>
      <w:r w:rsidR="002F0409">
        <w:t xml:space="preserve">nstruire </w:t>
      </w:r>
      <w:proofErr w:type="spellStart"/>
      <w:r w:rsidRPr="006177BD">
        <w:t>MaroClear</w:t>
      </w:r>
      <w:proofErr w:type="spellEnd"/>
      <w:r w:rsidRPr="006177BD">
        <w:t xml:space="preserve"> </w:t>
      </w:r>
      <w:r>
        <w:t>sur l'</w:t>
      </w:r>
      <w:r w:rsidRPr="006177BD">
        <w:t>IRL</w:t>
      </w:r>
      <w:ins w:id="378" w:author="souchem" w:date="2015-07-28T18:00:00Z">
        <w:r w:rsidR="00201934">
          <w:t xml:space="preserve"> </w:t>
        </w:r>
      </w:ins>
      <w:r w:rsidR="00D51C46">
        <w:t>du</w:t>
      </w:r>
      <w:r>
        <w:t xml:space="preserve"> broker étranger</w:t>
      </w:r>
      <w:r w:rsidRPr="006177BD">
        <w:t xml:space="preserve"> (MT</w:t>
      </w:r>
      <w:proofErr w:type="gramStart"/>
      <w:r>
        <w:t>541</w:t>
      </w:r>
      <w:r w:rsidRPr="006177BD">
        <w:t>)</w:t>
      </w:r>
      <w:r w:rsidR="00D51C46">
        <w:t>est</w:t>
      </w:r>
      <w:proofErr w:type="gramEnd"/>
      <w:r w:rsidR="00D51C46">
        <w:t xml:space="preserve"> conditionné par le dénouement de l'IRL bourse</w:t>
      </w:r>
      <w:r w:rsidRPr="006177BD">
        <w:t xml:space="preserve">. </w:t>
      </w:r>
      <w:proofErr w:type="spellStart"/>
      <w:r w:rsidR="00D51C46">
        <w:t>Megara</w:t>
      </w:r>
      <w:proofErr w:type="spellEnd"/>
      <w:r w:rsidR="00D51C46">
        <w:t xml:space="preserve"> doit contrôler que le dénouement de l'IRL est bien effectué pour pouvoir instruire </w:t>
      </w:r>
      <w:proofErr w:type="spellStart"/>
      <w:r w:rsidR="00D51C46">
        <w:t>MaroClear</w:t>
      </w:r>
      <w:proofErr w:type="spellEnd"/>
      <w:r w:rsidR="00D51C46">
        <w:t xml:space="preserve"> sur l'IRL OTC. </w:t>
      </w:r>
    </w:p>
    <w:p w14:paraId="1312BECA" w14:textId="77777777" w:rsidR="00D126F6" w:rsidRDefault="007F2DC4" w:rsidP="005233E4">
      <w:pPr>
        <w:pStyle w:val="ListParagraph"/>
        <w:numPr>
          <w:ilvl w:val="1"/>
          <w:numId w:val="44"/>
        </w:numPr>
        <w:spacing w:before="240" w:after="240" w:line="240" w:lineRule="auto"/>
        <w:ind w:right="142"/>
      </w:pPr>
      <w:r>
        <w:lastRenderedPageBreak/>
        <w:t>L'utilisateur effectue le dénouement de l'IRL bourse manuellement (ne peut pas attendre la réception du RMQ en fin de journée)</w:t>
      </w:r>
      <w:r w:rsidR="00D126F6">
        <w:t>.</w:t>
      </w:r>
    </w:p>
    <w:p w14:paraId="512E1556" w14:textId="77777777" w:rsidR="00A043AC" w:rsidRDefault="00A043AC" w:rsidP="005233E4">
      <w:pPr>
        <w:pStyle w:val="ListParagraph"/>
        <w:numPr>
          <w:ilvl w:val="1"/>
          <w:numId w:val="44"/>
        </w:numPr>
        <w:spacing w:before="240" w:after="240" w:line="240" w:lineRule="auto"/>
        <w:ind w:right="142"/>
      </w:pPr>
      <w:r w:rsidRPr="006177BD">
        <w:t>A J+3</w:t>
      </w:r>
      <w:r>
        <w:t xml:space="preserve"> (ou </w:t>
      </w:r>
      <w:proofErr w:type="spellStart"/>
      <w:r>
        <w:t>J+n</w:t>
      </w:r>
      <w:proofErr w:type="spellEnd"/>
      <w:r>
        <w:t xml:space="preserve"> avec n&gt;3</w:t>
      </w:r>
      <w:proofErr w:type="gramStart"/>
      <w:r>
        <w:t>)</w:t>
      </w:r>
      <w:r w:rsidRPr="006177BD">
        <w:t>,AWB</w:t>
      </w:r>
      <w:proofErr w:type="gramEnd"/>
      <w:r w:rsidRPr="006177BD">
        <w:t xml:space="preserve"> instruit </w:t>
      </w:r>
      <w:proofErr w:type="spellStart"/>
      <w:r w:rsidRPr="006177BD">
        <w:t>MaroClear</w:t>
      </w:r>
      <w:proofErr w:type="spellEnd"/>
      <w:r w:rsidRPr="006177BD">
        <w:t xml:space="preserve"> </w:t>
      </w:r>
      <w:r>
        <w:t>sur l'</w:t>
      </w:r>
      <w:r w:rsidRPr="006177BD">
        <w:t>IRL</w:t>
      </w:r>
      <w:r>
        <w:t xml:space="preserve"> de son client broker étranger</w:t>
      </w:r>
      <w:r w:rsidRPr="006177BD">
        <w:t xml:space="preserve"> (MT</w:t>
      </w:r>
      <w:r>
        <w:t>541ou</w:t>
      </w:r>
      <w:r w:rsidRPr="006177BD">
        <w:t xml:space="preserve"> MT54</w:t>
      </w:r>
      <w:r>
        <w:t>3</w:t>
      </w:r>
      <w:r w:rsidRPr="006177BD">
        <w:t>)</w:t>
      </w:r>
      <w:r>
        <w:t xml:space="preserve"> (date de négociation J / date de dénouement </w:t>
      </w:r>
      <w:proofErr w:type="spellStart"/>
      <w:r>
        <w:t>J+n</w:t>
      </w:r>
      <w:proofErr w:type="spellEnd"/>
      <w:r>
        <w:t xml:space="preserve"> = date métier)</w:t>
      </w:r>
      <w:r w:rsidRPr="006177BD">
        <w:t xml:space="preserve">. AWB reçoit les </w:t>
      </w:r>
      <w:proofErr w:type="spellStart"/>
      <w:r w:rsidRPr="006177BD">
        <w:t>swifts</w:t>
      </w:r>
      <w:proofErr w:type="spellEnd"/>
      <w:r w:rsidRPr="006177BD">
        <w:t xml:space="preserve"> d'appariement (MT548) et de dénouement </w:t>
      </w:r>
      <w:r>
        <w:t>(MT54Y).</w:t>
      </w:r>
    </w:p>
    <w:p w14:paraId="6FF568CB" w14:textId="77777777" w:rsidR="00D0620A" w:rsidRDefault="00630DDF" w:rsidP="005233E4">
      <w:pPr>
        <w:pStyle w:val="ListParagraph"/>
        <w:numPr>
          <w:ilvl w:val="0"/>
          <w:numId w:val="44"/>
        </w:numPr>
        <w:spacing w:before="240" w:after="240" w:line="240" w:lineRule="auto"/>
        <w:ind w:right="142"/>
      </w:pPr>
      <w:r>
        <w:t>Le postage espèces de</w:t>
      </w:r>
      <w:r w:rsidR="008A3AA6">
        <w:t xml:space="preserve"> chaque</w:t>
      </w:r>
      <w:r>
        <w:t xml:space="preserve"> IRL</w:t>
      </w:r>
      <w:r w:rsidR="008A3AA6">
        <w:t xml:space="preserve"> (deux </w:t>
      </w:r>
      <w:proofErr w:type="spellStart"/>
      <w:r w:rsidR="008A3AA6">
        <w:t>IRLs</w:t>
      </w:r>
      <w:proofErr w:type="spellEnd"/>
      <w:r w:rsidR="008A3AA6">
        <w:t>)</w:t>
      </w:r>
      <w:r>
        <w:t xml:space="preserve"> se f</w:t>
      </w:r>
      <w:r w:rsidR="008A3AA6">
        <w:t>ai</w:t>
      </w:r>
      <w:r>
        <w:t>t au dénouement avec date valeur effective au dénouement.</w:t>
      </w:r>
    </w:p>
    <w:p w14:paraId="34C22ACF" w14:textId="77777777" w:rsidR="00630DDF" w:rsidRPr="006177BD" w:rsidRDefault="00D0620A" w:rsidP="00D0620A">
      <w:pPr>
        <w:pStyle w:val="ListParagraph"/>
        <w:numPr>
          <w:ilvl w:val="0"/>
          <w:numId w:val="44"/>
        </w:numPr>
        <w:spacing w:before="240" w:after="240" w:line="240" w:lineRule="auto"/>
        <w:ind w:right="142"/>
      </w:pPr>
      <w:r>
        <w:t xml:space="preserve">Pour les clients </w:t>
      </w:r>
      <w:proofErr w:type="spellStart"/>
      <w:r>
        <w:t>swiftables</w:t>
      </w:r>
      <w:proofErr w:type="spellEnd"/>
      <w:r>
        <w:t xml:space="preserve">, générer automatiquement un </w:t>
      </w:r>
      <w:proofErr w:type="spellStart"/>
      <w:r>
        <w:t>swift</w:t>
      </w:r>
      <w:proofErr w:type="spellEnd"/>
      <w:r>
        <w:t xml:space="preserve"> de confirmation de dénouement MT54Y de chaque IRL.</w:t>
      </w:r>
    </w:p>
    <w:p w14:paraId="17F112CE" w14:textId="553BD657" w:rsidR="00630DDF" w:rsidRDefault="00683426" w:rsidP="00630DDF">
      <w:pPr>
        <w:pStyle w:val="ListParagraph"/>
        <w:spacing w:before="240" w:after="240" w:line="240" w:lineRule="auto"/>
        <w:ind w:right="142"/>
      </w:pPr>
      <w:r>
        <w:rPr>
          <w:noProof/>
          <w:lang w:eastAsia="fr-FR"/>
        </w:rPr>
        <mc:AlternateContent>
          <mc:Choice Requires="wpg">
            <w:drawing>
              <wp:inline distT="0" distB="0" distL="0" distR="0" wp14:anchorId="26E33996" wp14:editId="1E6CF691">
                <wp:extent cx="5759450" cy="3644900"/>
                <wp:effectExtent l="14605" t="15875" r="17145" b="15875"/>
                <wp:docPr id="188539480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0" cy="3644900"/>
                          <a:chOff x="0" y="8572"/>
                          <a:chExt cx="91440" cy="57864"/>
                        </a:xfrm>
                      </wpg:grpSpPr>
                      <wps:wsp>
                        <wps:cNvPr id="1607975903" name="Rectangle à coins arrondis 69"/>
                        <wps:cNvSpPr>
                          <a:spLocks noChangeArrowheads="1"/>
                        </wps:cNvSpPr>
                        <wps:spPr bwMode="auto">
                          <a:xfrm>
                            <a:off x="0" y="10001"/>
                            <a:ext cx="91440" cy="56436"/>
                          </a:xfrm>
                          <a:prstGeom prst="roundRect">
                            <a:avLst>
                              <a:gd name="adj" fmla="val 16667"/>
                            </a:avLst>
                          </a:prstGeom>
                          <a:solidFill>
                            <a:schemeClr val="bg1">
                              <a:lumMod val="85000"/>
                              <a:lumOff val="0"/>
                            </a:schemeClr>
                          </a:solidFill>
                          <a:ln w="25400">
                            <a:solidFill>
                              <a:schemeClr val="accent3">
                                <a:lumMod val="75000"/>
                                <a:lumOff val="0"/>
                              </a:schemeClr>
                            </a:solidFill>
                            <a:prstDash val="sysDash"/>
                            <a:round/>
                            <a:headEnd/>
                            <a:tailEnd/>
                          </a:ln>
                        </wps:spPr>
                        <wps:txbx>
                          <w:txbxContent>
                            <w:p w14:paraId="1CAE5076"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wps:txbx>
                        <wps:bodyPr rot="0" vert="horz" wrap="square" lIns="91440" tIns="45720" rIns="91440" bIns="45720" anchor="ctr" anchorCtr="0" upright="1">
                          <a:noAutofit/>
                        </wps:bodyPr>
                      </wps:wsp>
                      <wps:wsp>
                        <wps:cNvPr id="189597231" name="ZoneTexte 26"/>
                        <wps:cNvSpPr txBox="1">
                          <a:spLocks noChangeArrowheads="1"/>
                        </wps:cNvSpPr>
                        <wps:spPr bwMode="auto">
                          <a:xfrm>
                            <a:off x="16430" y="10001"/>
                            <a:ext cx="60721" cy="1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05913"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3</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Broker International » est client de « AWB » &amp;</w:t>
                              </w:r>
                            </w:p>
                            <w:p w14:paraId="42660738"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n’est pas client de « AWB »</w:t>
                              </w:r>
                            </w:p>
                          </w:txbxContent>
                        </wps:txbx>
                        <wps:bodyPr rot="0" vert="horz" wrap="square" lIns="91440" tIns="45720" rIns="91440" bIns="45720" anchor="t" anchorCtr="0" upright="1">
                          <a:spAutoFit/>
                        </wps:bodyPr>
                      </wps:wsp>
                      <wps:wsp>
                        <wps:cNvPr id="996765450" name="Rectangle à coins arrondis 40"/>
                        <wps:cNvSpPr>
                          <a:spLocks noChangeArrowheads="1"/>
                        </wps:cNvSpPr>
                        <wps:spPr bwMode="auto">
                          <a:xfrm>
                            <a:off x="3571" y="18573"/>
                            <a:ext cx="11430" cy="5001"/>
                          </a:xfrm>
                          <a:prstGeom prst="roundRect">
                            <a:avLst>
                              <a:gd name="adj" fmla="val 16667"/>
                            </a:avLst>
                          </a:prstGeom>
                          <a:gradFill rotWithShape="1">
                            <a:gsLst>
                              <a:gs pos="0">
                                <a:srgbClr val="9EEAFF"/>
                              </a:gs>
                              <a:gs pos="35001">
                                <a:srgbClr val="BBEFFF"/>
                              </a:gs>
                              <a:gs pos="100000">
                                <a:srgbClr val="E4F9FF"/>
                              </a:gs>
                            </a:gsLst>
                            <a:lin ang="16200000" scaled="1"/>
                          </a:gradFill>
                          <a:ln w="9525">
                            <a:solidFill>
                              <a:schemeClr val="accent5">
                                <a:lumMod val="95000"/>
                                <a:lumOff val="0"/>
                              </a:schemeClr>
                            </a:solidFill>
                            <a:round/>
                            <a:headEnd/>
                            <a:tailEnd/>
                          </a:ln>
                          <a:effectLst>
                            <a:outerShdw dist="20000" dir="5400000" rotWithShape="0">
                              <a:srgbClr val="000000">
                                <a:alpha val="37999"/>
                              </a:srgbClr>
                            </a:outerShdw>
                          </a:effectLst>
                        </wps:spPr>
                        <wps:txbx>
                          <w:txbxContent>
                            <w:p w14:paraId="447D01D2"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wps:txbx>
                        <wps:bodyPr rot="0" vert="horz" wrap="square" lIns="91440" tIns="45720" rIns="91440" bIns="45720" anchor="ctr" anchorCtr="0" upright="1">
                          <a:noAutofit/>
                        </wps:bodyPr>
                      </wps:wsp>
                      <wps:wsp>
                        <wps:cNvPr id="165018910" name="Rectangle à coins arrondis 41"/>
                        <wps:cNvSpPr>
                          <a:spLocks noChangeArrowheads="1"/>
                        </wps:cNvSpPr>
                        <wps:spPr bwMode="auto">
                          <a:xfrm>
                            <a:off x="54292" y="17859"/>
                            <a:ext cx="12145" cy="7144"/>
                          </a:xfrm>
                          <a:prstGeom prst="roundRect">
                            <a:avLst>
                              <a:gd name="adj" fmla="val 16667"/>
                            </a:avLst>
                          </a:prstGeom>
                          <a:gradFill rotWithShape="1">
                            <a:gsLst>
                              <a:gs pos="0">
                                <a:srgbClr val="FFA2A1"/>
                              </a:gs>
                              <a:gs pos="35001">
                                <a:srgbClr val="FFBEBD"/>
                              </a:gs>
                              <a:gs pos="100000">
                                <a:srgbClr val="FFE5E5"/>
                              </a:gs>
                            </a:gsLst>
                            <a:lin ang="16200000" scaled="1"/>
                          </a:gradFill>
                          <a:ln w="9525">
                            <a:solidFill>
                              <a:schemeClr val="accent2">
                                <a:lumMod val="95000"/>
                                <a:lumOff val="0"/>
                              </a:schemeClr>
                            </a:solidFill>
                            <a:round/>
                            <a:headEnd/>
                            <a:tailEnd/>
                          </a:ln>
                          <a:effectLst>
                            <a:outerShdw dist="20000" dir="5400000" rotWithShape="0">
                              <a:srgbClr val="000000">
                                <a:alpha val="37999"/>
                              </a:srgbClr>
                            </a:outerShdw>
                          </a:effectLst>
                        </wps:spPr>
                        <wps:txbx>
                          <w:txbxContent>
                            <w:p w14:paraId="5B182F3B"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wps:txbx>
                        <wps:bodyPr rot="0" vert="horz" wrap="square" lIns="91440" tIns="45720" rIns="91440" bIns="45720" anchor="ctr" anchorCtr="0" upright="1">
                          <a:noAutofit/>
                        </wps:bodyPr>
                      </wps:wsp>
                      <wps:wsp>
                        <wps:cNvPr id="192187840" name="Rectangle à coins arrondis 42"/>
                        <wps:cNvSpPr>
                          <a:spLocks noChangeArrowheads="1"/>
                        </wps:cNvSpPr>
                        <wps:spPr bwMode="auto">
                          <a:xfrm>
                            <a:off x="29289" y="17859"/>
                            <a:ext cx="10001" cy="7144"/>
                          </a:xfrm>
                          <a:prstGeom prst="roundRect">
                            <a:avLst>
                              <a:gd name="adj" fmla="val 16667"/>
                            </a:avLst>
                          </a:prstGeom>
                          <a:gradFill rotWithShape="1">
                            <a:gsLst>
                              <a:gs pos="0">
                                <a:srgbClr val="DAFDA7"/>
                              </a:gs>
                              <a:gs pos="35001">
                                <a:srgbClr val="E4FDC2"/>
                              </a:gs>
                              <a:gs pos="100000">
                                <a:srgbClr val="F5FFE6"/>
                              </a:gs>
                            </a:gsLst>
                            <a:lin ang="16200000" scaled="1"/>
                          </a:gradFill>
                          <a:ln w="9525">
                            <a:solidFill>
                              <a:schemeClr val="accent3">
                                <a:lumMod val="95000"/>
                                <a:lumOff val="0"/>
                              </a:schemeClr>
                            </a:solidFill>
                            <a:round/>
                            <a:headEnd/>
                            <a:tailEnd/>
                          </a:ln>
                          <a:effectLst>
                            <a:outerShdw dist="20000" dir="5400000" rotWithShape="0">
                              <a:srgbClr val="000000">
                                <a:alpha val="37999"/>
                              </a:srgbClr>
                            </a:outerShdw>
                          </a:effectLst>
                        </wps:spPr>
                        <wps:txbx>
                          <w:txbxContent>
                            <w:p w14:paraId="1E38E8B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wps:txbx>
                        <wps:bodyPr rot="0" vert="horz" wrap="square" lIns="91440" tIns="45720" rIns="91440" bIns="45720" anchor="ctr" anchorCtr="0" upright="1">
                          <a:noAutofit/>
                        </wps:bodyPr>
                      </wps:wsp>
                      <wps:wsp>
                        <wps:cNvPr id="400749219" name="Rectangle à coins arrondis 47"/>
                        <wps:cNvSpPr>
                          <a:spLocks noChangeArrowheads="1"/>
                        </wps:cNvSpPr>
                        <wps:spPr bwMode="auto">
                          <a:xfrm>
                            <a:off x="71437" y="47148"/>
                            <a:ext cx="12145" cy="17860"/>
                          </a:xfrm>
                          <a:prstGeom prst="roundRect">
                            <a:avLst>
                              <a:gd name="adj" fmla="val 16667"/>
                            </a:avLst>
                          </a:prstGeom>
                          <a:solidFill>
                            <a:schemeClr val="accent6">
                              <a:lumMod val="100000"/>
                              <a:lumOff val="0"/>
                            </a:schemeClr>
                          </a:solidFill>
                          <a:ln w="38100">
                            <a:solidFill>
                              <a:schemeClr val="lt1">
                                <a:lumMod val="100000"/>
                                <a:lumOff val="0"/>
                              </a:schemeClr>
                            </a:solidFill>
                            <a:round/>
                            <a:headEnd/>
                            <a:tailEnd/>
                          </a:ln>
                          <a:effectLst>
                            <a:outerShdw dist="20000" dir="5400000" rotWithShape="0">
                              <a:srgbClr val="000000">
                                <a:alpha val="37999"/>
                              </a:srgbClr>
                            </a:outerShdw>
                          </a:effectLst>
                        </wps:spPr>
                        <wps:txbx>
                          <w:txbxContent>
                            <w:p w14:paraId="4F41AA55"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wps:txbx>
                        <wps:bodyPr rot="0" vert="horz" wrap="square" lIns="91440" tIns="45720" rIns="91440" bIns="45720" anchor="ctr" anchorCtr="0" upright="1">
                          <a:noAutofit/>
                        </wps:bodyPr>
                      </wps:wsp>
                      <wps:wsp>
                        <wps:cNvPr id="1172807312" name="Rectangle à coins arrondis 49"/>
                        <wps:cNvSpPr>
                          <a:spLocks noChangeArrowheads="1"/>
                        </wps:cNvSpPr>
                        <wps:spPr bwMode="auto">
                          <a:xfrm>
                            <a:off x="30003" y="46434"/>
                            <a:ext cx="11430" cy="7858"/>
                          </a:xfrm>
                          <a:prstGeom prst="roundRect">
                            <a:avLst>
                              <a:gd name="adj" fmla="val 16667"/>
                            </a:avLst>
                          </a:prstGeom>
                          <a:gradFill rotWithShape="1">
                            <a:gsLst>
                              <a:gs pos="0">
                                <a:srgbClr val="5D417E"/>
                              </a:gs>
                              <a:gs pos="80000">
                                <a:srgbClr val="7B58A6"/>
                              </a:gs>
                              <a:gs pos="100000">
                                <a:srgbClr val="7B57A8"/>
                              </a:gs>
                            </a:gsLst>
                            <a:lin ang="16200000"/>
                          </a:gradFill>
                          <a:ln w="9525">
                            <a:solidFill>
                              <a:schemeClr val="accent4">
                                <a:lumMod val="95000"/>
                                <a:lumOff val="0"/>
                              </a:schemeClr>
                            </a:solidFill>
                            <a:round/>
                            <a:headEnd/>
                            <a:tailEnd/>
                          </a:ln>
                          <a:effectLst>
                            <a:outerShdw dist="23000" dir="5400000" rotWithShape="0">
                              <a:srgbClr val="000000">
                                <a:alpha val="34999"/>
                              </a:srgbClr>
                            </a:outerShdw>
                          </a:effectLst>
                        </wps:spPr>
                        <wps:txbx>
                          <w:txbxContent>
                            <w:p w14:paraId="4A3E62B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wps:txbx>
                        <wps:bodyPr rot="0" vert="horz" wrap="square" lIns="91440" tIns="45720" rIns="91440" bIns="45720" anchor="ctr" anchorCtr="0" upright="1">
                          <a:noAutofit/>
                        </wps:bodyPr>
                      </wps:wsp>
                      <wps:wsp>
                        <wps:cNvPr id="2020994429" name="Rectangle à coins arrondis 51"/>
                        <wps:cNvSpPr>
                          <a:spLocks noChangeArrowheads="1"/>
                        </wps:cNvSpPr>
                        <wps:spPr bwMode="auto">
                          <a:xfrm>
                            <a:off x="4285" y="46434"/>
                            <a:ext cx="11431" cy="7858"/>
                          </a:xfrm>
                          <a:prstGeom prst="roundRect">
                            <a:avLst>
                              <a:gd name="adj" fmla="val 16667"/>
                            </a:avLst>
                          </a:prstGeom>
                          <a:gradFill rotWithShape="1">
                            <a:gsLst>
                              <a:gs pos="0">
                                <a:srgbClr val="C9B5E8"/>
                              </a:gs>
                              <a:gs pos="35001">
                                <a:srgbClr val="D9CBEE"/>
                              </a:gs>
                              <a:gs pos="100000">
                                <a:srgbClr val="F0EAF9"/>
                              </a:gs>
                            </a:gsLst>
                            <a:lin ang="16200000" scaled="1"/>
                          </a:gradFill>
                          <a:ln w="9525">
                            <a:solidFill>
                              <a:schemeClr val="accent4">
                                <a:lumMod val="95000"/>
                                <a:lumOff val="0"/>
                              </a:schemeClr>
                            </a:solidFill>
                            <a:round/>
                            <a:headEnd/>
                            <a:tailEnd/>
                          </a:ln>
                          <a:effectLst>
                            <a:outerShdw dist="20000" dir="5400000" rotWithShape="0">
                              <a:srgbClr val="000000">
                                <a:alpha val="37999"/>
                              </a:srgbClr>
                            </a:outerShdw>
                          </a:effectLst>
                        </wps:spPr>
                        <wps:txbx>
                          <w:txbxContent>
                            <w:p w14:paraId="76C7AD7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14:paraId="6556633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wps:txbx>
                        <wps:bodyPr rot="0" vert="horz" wrap="square" lIns="91440" tIns="45720" rIns="91440" bIns="45720" anchor="ctr" anchorCtr="0" upright="1">
                          <a:noAutofit/>
                        </wps:bodyPr>
                      </wps:wsp>
                      <wps:wsp>
                        <wps:cNvPr id="1189337556" name="Connecteur droit 53"/>
                        <wps:cNvCnPr>
                          <a:cxnSpLocks noChangeShapeType="1"/>
                        </wps:cNvCnPr>
                        <wps:spPr bwMode="auto">
                          <a:xfrm>
                            <a:off x="2142" y="27860"/>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249933480" name="ZoneTexte 58"/>
                        <wps:cNvSpPr txBox="1">
                          <a:spLocks noChangeArrowheads="1"/>
                        </wps:cNvSpPr>
                        <wps:spPr bwMode="auto">
                          <a:xfrm>
                            <a:off x="2142" y="26210"/>
                            <a:ext cx="7854"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80AA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wps:txbx>
                        <wps:bodyPr rot="0" vert="horz" wrap="square" lIns="91440" tIns="45720" rIns="91440" bIns="45720" anchor="t" anchorCtr="0" upright="1">
                          <a:spAutoFit/>
                        </wps:bodyPr>
                      </wps:wsp>
                      <wps:wsp>
                        <wps:cNvPr id="1688937235" name="Connecteur droit 66"/>
                        <wps:cNvCnPr>
                          <a:cxnSpLocks noChangeShapeType="1"/>
                        </wps:cNvCnPr>
                        <wps:spPr bwMode="auto">
                          <a:xfrm>
                            <a:off x="2142" y="33575"/>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97629164" name="Connecteur droit 70"/>
                        <wps:cNvCnPr>
                          <a:cxnSpLocks noChangeShapeType="1"/>
                        </wps:cNvCnPr>
                        <wps:spPr bwMode="auto">
                          <a:xfrm>
                            <a:off x="2142" y="57864"/>
                            <a:ext cx="87869" cy="16"/>
                          </a:xfrm>
                          <a:prstGeom prst="line">
                            <a:avLst/>
                          </a:prstGeom>
                          <a:noFill/>
                          <a:ln w="25400">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794363616" name="ZoneTexte 67"/>
                        <wps:cNvSpPr txBox="1">
                          <a:spLocks noChangeArrowheads="1"/>
                        </wps:cNvSpPr>
                        <wps:spPr bwMode="auto">
                          <a:xfrm>
                            <a:off x="2142" y="32145"/>
                            <a:ext cx="8570"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70A0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wps:txbx>
                        <wps:bodyPr rot="0" vert="horz" wrap="square" lIns="91440" tIns="45720" rIns="91440" bIns="45720" anchor="t" anchorCtr="0" upright="1">
                          <a:spAutoFit/>
                        </wps:bodyPr>
                      </wps:wsp>
                      <wps:wsp>
                        <wps:cNvPr id="77925567" name="ZoneTexte 72"/>
                        <wps:cNvSpPr txBox="1">
                          <a:spLocks noChangeArrowheads="1"/>
                        </wps:cNvSpPr>
                        <wps:spPr bwMode="auto">
                          <a:xfrm>
                            <a:off x="2142" y="56212"/>
                            <a:ext cx="8570" cy="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3F46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wps:txbx>
                        <wps:bodyPr rot="0" vert="horz" wrap="square" lIns="91440" tIns="45720" rIns="91440" bIns="45720" anchor="t" anchorCtr="0" upright="1">
                          <a:spAutoFit/>
                        </wps:bodyPr>
                      </wps:wsp>
                      <pic:pic xmlns:pic="http://schemas.openxmlformats.org/drawingml/2006/picture">
                        <pic:nvPicPr>
                          <pic:cNvPr id="1016110281" name="Diagramme 79"/>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6646" y="17959"/>
                            <a:ext cx="22648" cy="10354"/>
                          </a:xfrm>
                          <a:prstGeom prst="rect">
                            <a:avLst/>
                          </a:prstGeom>
                          <a:noFill/>
                          <a:extLst>
                            <a:ext uri="{909E8E84-426E-40DD-AFC4-6F175D3DCCD1}">
                              <a14:hiddenFill xmlns:a14="http://schemas.microsoft.com/office/drawing/2010/main">
                                <a:solidFill>
                                  <a:srgbClr val="FFFFFF"/>
                                </a:solidFill>
                              </a14:hiddenFill>
                            </a:ext>
                          </a:extLst>
                        </pic:spPr>
                      </pic:pic>
                      <wps:wsp>
                        <wps:cNvPr id="72678922" name="Connecteur en angle 83"/>
                        <wps:cNvCnPr>
                          <a:cxnSpLocks noChangeShapeType="1"/>
                        </wps:cNvCnPr>
                        <wps:spPr bwMode="auto">
                          <a:xfrm rot="16200000" flipH="1">
                            <a:off x="-1786" y="34646"/>
                            <a:ext cx="22860" cy="715"/>
                          </a:xfrm>
                          <a:prstGeom prst="bentConnector3">
                            <a:avLst>
                              <a:gd name="adj1" fmla="val 50000"/>
                            </a:avLst>
                          </a:prstGeom>
                          <a:noFill/>
                          <a:ln w="31750">
                            <a:solidFill>
                              <a:schemeClr val="accent1">
                                <a:lumMod val="95000"/>
                                <a:lumOff val="0"/>
                              </a:schemeClr>
                            </a:solidFill>
                            <a:prstDash val="sysDot"/>
                            <a:miter lim="800000"/>
                            <a:headEnd type="oval" w="med" len="med"/>
                            <a:tailEnd type="arrow" w="med" len="med"/>
                          </a:ln>
                          <a:extLst>
                            <a:ext uri="{909E8E84-426E-40DD-AFC4-6F175D3DCCD1}">
                              <a14:hiddenFill xmlns:a14="http://schemas.microsoft.com/office/drawing/2010/main">
                                <a:noFill/>
                              </a14:hiddenFill>
                            </a:ext>
                          </a:extLst>
                        </wps:spPr>
                        <wps:bodyPr/>
                      </wps:wsp>
                      <wps:wsp>
                        <wps:cNvPr id="843094588" name="ZoneTexte 85"/>
                        <wps:cNvSpPr txBox="1">
                          <a:spLocks noChangeArrowheads="1"/>
                        </wps:cNvSpPr>
                        <wps:spPr bwMode="auto">
                          <a:xfrm>
                            <a:off x="10001" y="44530"/>
                            <a:ext cx="10000" cy="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60E5A"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w:t>
                              </w:r>
                            </w:p>
                          </w:txbxContent>
                        </wps:txbx>
                        <wps:bodyPr rot="0" vert="horz" wrap="square" lIns="91440" tIns="45720" rIns="91440" bIns="45720" anchor="t" anchorCtr="0" upright="1">
                          <a:spAutoFit/>
                        </wps:bodyPr>
                      </wps:wsp>
                      <pic:pic xmlns:pic="http://schemas.openxmlformats.org/drawingml/2006/picture">
                        <pic:nvPicPr>
                          <pic:cNvPr id="811979317" name="Diagramme 87"/>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40939" y="17959"/>
                            <a:ext cx="22550" cy="10354"/>
                          </a:xfrm>
                          <a:prstGeom prst="rect">
                            <a:avLst/>
                          </a:prstGeom>
                          <a:noFill/>
                          <a:extLst>
                            <a:ext uri="{909E8E84-426E-40DD-AFC4-6F175D3DCCD1}">
                              <a14:hiddenFill xmlns:a14="http://schemas.microsoft.com/office/drawing/2010/main">
                                <a:solidFill>
                                  <a:srgbClr val="FFFFFF"/>
                                </a:solidFill>
                              </a14:hiddenFill>
                            </a:ext>
                          </a:extLst>
                        </pic:spPr>
                      </pic:pic>
                      <wps:wsp>
                        <wps:cNvPr id="1480066919" name="Rectangle à coins arrondis 89"/>
                        <wps:cNvSpPr>
                          <a:spLocks noChangeArrowheads="1"/>
                        </wps:cNvSpPr>
                        <wps:spPr bwMode="auto">
                          <a:xfrm>
                            <a:off x="82153" y="18573"/>
                            <a:ext cx="7858" cy="7144"/>
                          </a:xfrm>
                          <a:prstGeom prst="roundRect">
                            <a:avLst>
                              <a:gd name="adj" fmla="val 16667"/>
                            </a:avLst>
                          </a:prstGeom>
                          <a:gradFill rotWithShape="1">
                            <a:gsLst>
                              <a:gs pos="0">
                                <a:srgbClr val="FFBE86"/>
                              </a:gs>
                              <a:gs pos="35001">
                                <a:srgbClr val="FFD0AA"/>
                              </a:gs>
                              <a:gs pos="100000">
                                <a:srgbClr val="FFEBDB"/>
                              </a:gs>
                            </a:gsLst>
                            <a:lin ang="16200000" scaled="1"/>
                          </a:gradFill>
                          <a:ln w="9525">
                            <a:solidFill>
                              <a:schemeClr val="accent6">
                                <a:lumMod val="95000"/>
                                <a:lumOff val="0"/>
                              </a:schemeClr>
                            </a:solidFill>
                            <a:round/>
                            <a:headEnd/>
                            <a:tailEnd/>
                          </a:ln>
                          <a:effectLst>
                            <a:outerShdw dist="20000" dir="5400000" rotWithShape="0">
                              <a:srgbClr val="000000">
                                <a:alpha val="37999"/>
                              </a:srgbClr>
                            </a:outerShdw>
                          </a:effectLst>
                        </wps:spPr>
                        <wps:txbx>
                          <w:txbxContent>
                            <w:p w14:paraId="7F9810D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wps:txbx>
                        <wps:bodyPr rot="0" vert="horz" wrap="square" lIns="91440" tIns="45720" rIns="91440" bIns="45720" anchor="ctr" anchorCtr="0" upright="1">
                          <a:noAutofit/>
                        </wps:bodyPr>
                      </wps:wsp>
                      <pic:pic xmlns:pic="http://schemas.openxmlformats.org/drawingml/2006/picture">
                        <pic:nvPicPr>
                          <pic:cNvPr id="1547676884" name="Diagramme 90"/>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8812" y="18733"/>
                            <a:ext cx="22454" cy="10258"/>
                          </a:xfrm>
                          <a:prstGeom prst="rect">
                            <a:avLst/>
                          </a:prstGeom>
                          <a:noFill/>
                          <a:extLst>
                            <a:ext uri="{909E8E84-426E-40DD-AFC4-6F175D3DCCD1}">
                              <a14:hiddenFill xmlns:a14="http://schemas.microsoft.com/office/drawing/2010/main">
                                <a:solidFill>
                                  <a:srgbClr val="FFFFFF"/>
                                </a:solidFill>
                              </a14:hiddenFill>
                            </a:ext>
                          </a:extLst>
                        </pic:spPr>
                      </pic:pic>
                      <wps:wsp>
                        <wps:cNvPr id="249811481" name="Connecteur en angle 92"/>
                        <wps:cNvCnPr>
                          <a:cxnSpLocks noChangeShapeType="1"/>
                        </wps:cNvCnPr>
                        <wps:spPr bwMode="auto">
                          <a:xfrm rot="5400000">
                            <a:off x="71080" y="32146"/>
                            <a:ext cx="21431" cy="8573"/>
                          </a:xfrm>
                          <a:prstGeom prst="bentConnector3">
                            <a:avLst>
                              <a:gd name="adj1" fmla="val 50000"/>
                            </a:avLst>
                          </a:prstGeom>
                          <a:noFill/>
                          <a:ln w="31750">
                            <a:solidFill>
                              <a:schemeClr val="accent1">
                                <a:lumMod val="95000"/>
                                <a:lumOff val="0"/>
                              </a:schemeClr>
                            </a:solidFill>
                            <a:prstDash val="sysDot"/>
                            <a:miter lim="800000"/>
                            <a:headEnd type="oval" w="med" len="med"/>
                            <a:tailEnd type="arrow" w="med" len="med"/>
                          </a:ln>
                          <a:extLst>
                            <a:ext uri="{909E8E84-426E-40DD-AFC4-6F175D3DCCD1}">
                              <a14:hiddenFill xmlns:a14="http://schemas.microsoft.com/office/drawing/2010/main">
                                <a:noFill/>
                              </a14:hiddenFill>
                            </a:ext>
                          </a:extLst>
                        </wps:spPr>
                        <wps:bodyPr/>
                      </wps:wsp>
                      <wps:wsp>
                        <wps:cNvPr id="1256085354" name="Connecteur en angle 99"/>
                        <wps:cNvCnPr>
                          <a:cxnSpLocks noChangeShapeType="1"/>
                        </wps:cNvCnPr>
                        <wps:spPr bwMode="auto">
                          <a:xfrm rot="10800000">
                            <a:off x="41433" y="50363"/>
                            <a:ext cx="29290" cy="6072"/>
                          </a:xfrm>
                          <a:prstGeom prst="bentConnector3">
                            <a:avLst>
                              <a:gd name="adj1" fmla="val 50000"/>
                            </a:avLst>
                          </a:prstGeom>
                          <a:noFill/>
                          <a:ln w="25400">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1857943269" name="ZoneTexte 100"/>
                        <wps:cNvSpPr txBox="1">
                          <a:spLocks noChangeArrowheads="1"/>
                        </wps:cNvSpPr>
                        <wps:spPr bwMode="auto">
                          <a:xfrm>
                            <a:off x="52863" y="50146"/>
                            <a:ext cx="10001" cy="3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98FA4"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wps:txbx>
                        <wps:bodyPr rot="0" vert="horz" wrap="square" lIns="91440" tIns="45720" rIns="91440" bIns="45720" anchor="t" anchorCtr="0" upright="1">
                          <a:spAutoFit/>
                        </wps:bodyPr>
                      </wps:wsp>
                      <pic:pic xmlns:pic="http://schemas.openxmlformats.org/drawingml/2006/picture">
                        <pic:nvPicPr>
                          <pic:cNvPr id="1935861910" name="Diagramme 104"/>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17420" y="46603"/>
                            <a:ext cx="22454" cy="10258"/>
                          </a:xfrm>
                          <a:prstGeom prst="rect">
                            <a:avLst/>
                          </a:prstGeom>
                          <a:noFill/>
                          <a:extLst>
                            <a:ext uri="{909E8E84-426E-40DD-AFC4-6F175D3DCCD1}">
                              <a14:hiddenFill xmlns:a14="http://schemas.microsoft.com/office/drawing/2010/main">
                                <a:solidFill>
                                  <a:srgbClr val="FFFFFF"/>
                                </a:solidFill>
                              </a14:hiddenFill>
                            </a:ext>
                          </a:extLst>
                        </pic:spPr>
                      </pic:pic>
                      <wps:wsp>
                        <wps:cNvPr id="1615123073" name="Connecteur en angle 106"/>
                        <wps:cNvCnPr>
                          <a:cxnSpLocks noChangeShapeType="1"/>
                        </wps:cNvCnPr>
                        <wps:spPr bwMode="auto">
                          <a:xfrm rot="16200000" flipH="1">
                            <a:off x="21073" y="35362"/>
                            <a:ext cx="21431" cy="714"/>
                          </a:xfrm>
                          <a:prstGeom prst="bentConnector3">
                            <a:avLst>
                              <a:gd name="adj1" fmla="val 50000"/>
                            </a:avLst>
                          </a:prstGeom>
                          <a:noFill/>
                          <a:ln w="25400">
                            <a:solidFill>
                              <a:srgbClr val="C00000"/>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792205800" name="Connecteur en angle 108"/>
                        <wps:cNvCnPr>
                          <a:cxnSpLocks noChangeShapeType="1"/>
                        </wps:cNvCnPr>
                        <wps:spPr bwMode="auto">
                          <a:xfrm rot="16200000" flipH="1">
                            <a:off x="26789" y="34647"/>
                            <a:ext cx="21431" cy="2143"/>
                          </a:xfrm>
                          <a:prstGeom prst="bentConnector3">
                            <a:avLst>
                              <a:gd name="adj1" fmla="val 68468"/>
                            </a:avLst>
                          </a:prstGeom>
                          <a:noFill/>
                          <a:ln w="25400">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1567953567" name="ZoneTexte 111"/>
                        <wps:cNvSpPr txBox="1">
                          <a:spLocks noChangeArrowheads="1"/>
                        </wps:cNvSpPr>
                        <wps:spPr bwMode="auto">
                          <a:xfrm>
                            <a:off x="37147" y="35859"/>
                            <a:ext cx="10001" cy="6724"/>
                          </a:xfrm>
                          <a:prstGeom prst="rect">
                            <a:avLst/>
                          </a:prstGeom>
                          <a:noFill/>
                          <a:ln w="25400">
                            <a:solidFill>
                              <a:schemeClr val="accent3">
                                <a:lumMod val="75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6BED90F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Bourse,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wps:wsp>
                        <wps:cNvPr id="422582104" name="ZoneTexte 112"/>
                        <wps:cNvSpPr txBox="1">
                          <a:spLocks noChangeArrowheads="1"/>
                        </wps:cNvSpPr>
                        <wps:spPr bwMode="auto">
                          <a:xfrm>
                            <a:off x="22859" y="36574"/>
                            <a:ext cx="8580" cy="6723"/>
                          </a:xfrm>
                          <a:prstGeom prst="rect">
                            <a:avLst/>
                          </a:prstGeom>
                          <a:noFill/>
                          <a:ln w="25400">
                            <a:solidFill>
                              <a:srgbClr val="C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179BD054"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wps:txbx>
                        <wps:bodyPr rot="0" vert="horz" wrap="square" lIns="91440" tIns="45720" rIns="91440" bIns="45720" anchor="t" anchorCtr="0" upright="1">
                          <a:spAutoFit/>
                        </wps:bodyPr>
                      </wps:wsp>
                      <wps:wsp>
                        <wps:cNvPr id="1430915799" name="Connecteur en angle 116"/>
                        <wps:cNvCnPr>
                          <a:cxnSpLocks noChangeShapeType="1"/>
                        </wps:cNvCnPr>
                        <wps:spPr bwMode="auto">
                          <a:xfrm rot="16200000" flipH="1">
                            <a:off x="50720" y="39290"/>
                            <a:ext cx="5715" cy="35719"/>
                          </a:xfrm>
                          <a:prstGeom prst="bentConnector2">
                            <a:avLst/>
                          </a:prstGeom>
                          <a:noFill/>
                          <a:ln w="25400">
                            <a:solidFill>
                              <a:srgbClr val="C00000"/>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1722923874" name="Légende à une bordure 1 120"/>
                        <wps:cNvSpPr>
                          <a:spLocks/>
                        </wps:cNvSpPr>
                        <wps:spPr bwMode="auto">
                          <a:xfrm>
                            <a:off x="48577" y="41433"/>
                            <a:ext cx="13573" cy="7858"/>
                          </a:xfrm>
                          <a:prstGeom prst="accentCallout1">
                            <a:avLst>
                              <a:gd name="adj1" fmla="val 18750"/>
                              <a:gd name="adj2" fmla="val -8333"/>
                              <a:gd name="adj3" fmla="val 112500"/>
                              <a:gd name="adj4" fmla="val -38333"/>
                            </a:avLst>
                          </a:prstGeom>
                          <a:solidFill>
                            <a:schemeClr val="accent3">
                              <a:lumMod val="75000"/>
                              <a:lumOff val="0"/>
                            </a:schemeClr>
                          </a:solidFill>
                          <a:ln w="25400">
                            <a:solidFill>
                              <a:schemeClr val="accent3">
                                <a:lumMod val="75000"/>
                                <a:lumOff val="0"/>
                              </a:schemeClr>
                            </a:solidFill>
                            <a:miter lim="800000"/>
                            <a:headEnd/>
                            <a:tailEnd/>
                          </a:ln>
                        </wps:spPr>
                        <wps:txbx>
                          <w:txbxContent>
                            <w:p w14:paraId="77B9C473" w14:textId="77777777" w:rsidR="00E53363" w:rsidRDefault="00E53363" w:rsidP="008877E8">
                              <w:pPr>
                                <w:pStyle w:val="NormalWeb"/>
                                <w:spacing w:before="0" w:beforeAutospacing="0" w:after="0" w:afterAutospacing="0"/>
                                <w:textAlignment w:val="baseline"/>
                              </w:pPr>
                              <w:proofErr w:type="gramStart"/>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w:t>
                              </w:r>
                              <w:proofErr w:type="gramEnd"/>
                              <w:r>
                                <w:rPr>
                                  <w:rFonts w:asciiTheme="minorHAnsi" w:hAnsi="Calibri" w:cstheme="minorBidi"/>
                                  <w:color w:val="FFFFFF" w:themeColor="light1"/>
                                  <w:kern w:val="24"/>
                                  <w:sz w:val="20"/>
                                  <w:szCs w:val="20"/>
                                </w:rPr>
                                <w:t xml:space="preserve"> pré-ajuster IRL Vs A/O sans ajuster avec </w:t>
                              </w:r>
                              <w:proofErr w:type="spellStart"/>
                              <w:r>
                                <w:rPr>
                                  <w:rFonts w:asciiTheme="minorHAnsi" w:hAnsi="Calibri" w:cstheme="minorBidi"/>
                                  <w:color w:val="FFFFFF" w:themeColor="light1"/>
                                  <w:kern w:val="24"/>
                                  <w:sz w:val="20"/>
                                  <w:szCs w:val="20"/>
                                </w:rPr>
                                <w:t>Maroclear</w:t>
                              </w:r>
                              <w:proofErr w:type="spellEnd"/>
                              <w:r>
                                <w:rPr>
                                  <w:rFonts w:asciiTheme="minorHAnsi" w:hAnsi="Calibri" w:cstheme="minorBidi"/>
                                  <w:color w:val="FFFFFF" w:themeColor="light1"/>
                                  <w:kern w:val="24"/>
                                  <w:sz w:val="20"/>
                                  <w:szCs w:val="20"/>
                                </w:rPr>
                                <w:t xml:space="preserve"> et attendre le sort de l’IRL OTC </w:t>
                              </w:r>
                            </w:p>
                          </w:txbxContent>
                        </wps:txbx>
                        <wps:bodyPr rot="0" vert="horz" wrap="square" lIns="91440" tIns="45720" rIns="91440" bIns="45720" anchor="ctr" anchorCtr="0" upright="1">
                          <a:noAutofit/>
                        </wps:bodyPr>
                      </wps:wsp>
                      <wps:wsp>
                        <wps:cNvPr id="641601538" name="ZoneTexte 121"/>
                        <wps:cNvSpPr txBox="1">
                          <a:spLocks noChangeArrowheads="1"/>
                        </wps:cNvSpPr>
                        <wps:spPr bwMode="auto">
                          <a:xfrm>
                            <a:off x="35718" y="58004"/>
                            <a:ext cx="36435" cy="4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9BA8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envoyée</w:t>
                              </w:r>
                              <w:proofErr w:type="gramEnd"/>
                              <w:r>
                                <w:rPr>
                                  <w:rFonts w:ascii="Arial" w:hAnsi="Arial" w:cs="Arial"/>
                                  <w:b/>
                                  <w:bCs/>
                                  <w:color w:val="000000" w:themeColor="text1"/>
                                  <w:kern w:val="24"/>
                                  <w:sz w:val="14"/>
                                  <w:szCs w:val="14"/>
                                </w:rPr>
                                <w:t xml:space="preserve"> au marché en J+3 pour appariement &amp; dénouement.</w:t>
                              </w:r>
                            </w:p>
                          </w:txbxContent>
                        </wps:txbx>
                        <wps:bodyPr rot="0" vert="horz" wrap="square" lIns="91440" tIns="45720" rIns="91440" bIns="45720" anchor="t" anchorCtr="0" upright="1">
                          <a:spAutoFit/>
                        </wps:bodyPr>
                      </wps:wsp>
                      <wps:wsp>
                        <wps:cNvPr id="774778290" name="Connecteur en angle 127"/>
                        <wps:cNvCnPr>
                          <a:cxnSpLocks noChangeShapeType="1"/>
                        </wps:cNvCnPr>
                        <wps:spPr bwMode="auto">
                          <a:xfrm rot="5400000" flipH="1" flipV="1">
                            <a:off x="16787" y="31075"/>
                            <a:ext cx="23574" cy="11430"/>
                          </a:xfrm>
                          <a:prstGeom prst="bentConnector3">
                            <a:avLst>
                              <a:gd name="adj1" fmla="val 37264"/>
                            </a:avLst>
                          </a:prstGeom>
                          <a:noFill/>
                          <a:ln w="22225">
                            <a:solidFill>
                              <a:schemeClr val="accent3">
                                <a:lumMod val="75000"/>
                                <a:lumOff val="0"/>
                              </a:schemeClr>
                            </a:solidFill>
                            <a:miter lim="800000"/>
                            <a:headEnd type="oval" w="med" len="med"/>
                            <a:tailEnd type="arrow" w="med" len="med"/>
                          </a:ln>
                          <a:extLst>
                            <a:ext uri="{909E8E84-426E-40DD-AFC4-6F175D3DCCD1}">
                              <a14:hiddenFill xmlns:a14="http://schemas.microsoft.com/office/drawing/2010/main">
                                <a:noFill/>
                              </a14:hiddenFill>
                            </a:ext>
                          </a:extLst>
                        </wps:spPr>
                        <wps:bodyPr/>
                      </wps:wsp>
                      <wps:wsp>
                        <wps:cNvPr id="1710608903" name="ZoneTexte 129"/>
                        <wps:cNvSpPr txBox="1">
                          <a:spLocks noChangeArrowheads="1"/>
                        </wps:cNvSpPr>
                        <wps:spPr bwMode="auto">
                          <a:xfrm>
                            <a:off x="22145" y="39782"/>
                            <a:ext cx="8569" cy="1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6ACC6"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MT548 de </w:t>
                              </w: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xml:space="preserve"> de l’IRL Bourse</w:t>
                              </w:r>
                            </w:p>
                          </w:txbxContent>
                        </wps:txbx>
                        <wps:bodyPr rot="0" vert="horz" wrap="square" lIns="91440" tIns="45720" rIns="91440" bIns="45720" anchor="t" anchorCtr="0" upright="1">
                          <a:spAutoFit/>
                        </wps:bodyPr>
                      </wps:wsp>
                      <wps:wsp>
                        <wps:cNvPr id="840875241" name="Légende encadrée avec une bordure 2 139"/>
                        <wps:cNvSpPr>
                          <a:spLocks/>
                        </wps:cNvSpPr>
                        <wps:spPr bwMode="auto">
                          <a:xfrm>
                            <a:off x="42862" y="28574"/>
                            <a:ext cx="23575" cy="4287"/>
                          </a:xfrm>
                          <a:prstGeom prst="accentBorderCallout2">
                            <a:avLst>
                              <a:gd name="adj1" fmla="val 61417"/>
                              <a:gd name="adj2" fmla="val -1569"/>
                              <a:gd name="adj3" fmla="val -17551"/>
                              <a:gd name="adj4" fmla="val -14551"/>
                              <a:gd name="adj5" fmla="val -83639"/>
                              <a:gd name="adj6" fmla="val -25824"/>
                            </a:avLst>
                          </a:prstGeom>
                          <a:solidFill>
                            <a:schemeClr val="bg2">
                              <a:lumMod val="50000"/>
                              <a:lumOff val="0"/>
                            </a:schemeClr>
                          </a:solidFill>
                          <a:ln w="25400">
                            <a:solidFill>
                              <a:schemeClr val="bg2">
                                <a:lumMod val="25000"/>
                                <a:lumOff val="0"/>
                              </a:schemeClr>
                            </a:solidFill>
                            <a:prstDash val="sysDash"/>
                            <a:miter lim="800000"/>
                            <a:headEnd/>
                            <a:tailEnd/>
                          </a:ln>
                        </wps:spPr>
                        <wps:txbx>
                          <w:txbxContent>
                            <w:p w14:paraId="1C18094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wps:txbx>
                        <wps:bodyPr rot="0" vert="horz" wrap="square" lIns="91440" tIns="45720" rIns="91440" bIns="45720" anchor="ctr" anchorCtr="0" upright="1">
                          <a:noAutofit/>
                        </wps:bodyPr>
                      </wps:wsp>
                      <wps:wsp>
                        <wps:cNvPr id="780346741" name="Légende à une bordure 1 142"/>
                        <wps:cNvSpPr>
                          <a:spLocks/>
                        </wps:cNvSpPr>
                        <wps:spPr bwMode="auto">
                          <a:xfrm>
                            <a:off x="16430" y="53578"/>
                            <a:ext cx="12859" cy="10001"/>
                          </a:xfrm>
                          <a:prstGeom prst="accentCallout1">
                            <a:avLst>
                              <a:gd name="adj1" fmla="val -73588"/>
                              <a:gd name="adj2" fmla="val 48981"/>
                              <a:gd name="adj3" fmla="val -26440"/>
                              <a:gd name="adj4" fmla="val 34648"/>
                            </a:avLst>
                          </a:prstGeom>
                          <a:solidFill>
                            <a:schemeClr val="accent3">
                              <a:lumMod val="75000"/>
                              <a:lumOff val="0"/>
                            </a:schemeClr>
                          </a:solidFill>
                          <a:ln w="38100">
                            <a:solidFill>
                              <a:schemeClr val="accent3">
                                <a:lumMod val="75000"/>
                                <a:lumOff val="0"/>
                              </a:schemeClr>
                            </a:solidFill>
                            <a:miter lim="800000"/>
                            <a:headEnd/>
                            <a:tailEnd/>
                          </a:ln>
                        </wps:spPr>
                        <wps:txbx>
                          <w:txbxContent>
                            <w:p w14:paraId="44F2AD8E"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 xml:space="preserve">Ajustement </w:t>
                              </w:r>
                              <w:proofErr w:type="spellStart"/>
                              <w:r>
                                <w:rPr>
                                  <w:rFonts w:asciiTheme="minorHAnsi" w:hAnsi="Calibri" w:cstheme="minorBidi"/>
                                  <w:b/>
                                  <w:bCs/>
                                  <w:color w:val="FFFFFF" w:themeColor="light1"/>
                                  <w:kern w:val="24"/>
                                  <w:sz w:val="18"/>
                                  <w:szCs w:val="18"/>
                                </w:rPr>
                                <w:t>Maroclear</w:t>
                              </w:r>
                              <w:proofErr w:type="spellEnd"/>
                              <w:r>
                                <w:rPr>
                                  <w:rFonts w:asciiTheme="minorHAnsi" w:hAnsi="Calibri" w:cstheme="minorBidi"/>
                                  <w:b/>
                                  <w:bCs/>
                                  <w:color w:val="FFFFFF" w:themeColor="light1"/>
                                  <w:kern w:val="24"/>
                                  <w:sz w:val="18"/>
                                  <w:szCs w:val="18"/>
                                </w:rPr>
                                <w:t xml:space="preserve"> en Droit Constaté.</w:t>
                              </w:r>
                            </w:p>
                            <w:p w14:paraId="2CF8EFC9"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wps:txbx>
                        <wps:bodyPr rot="0" vert="horz" wrap="square" lIns="91440" tIns="45720" rIns="91440" bIns="45720" anchor="ctr" anchorCtr="0" upright="1">
                          <a:noAutofit/>
                        </wps:bodyPr>
                      </wps:wsp>
                      <wps:wsp>
                        <wps:cNvPr id="1735706495" name="Connecteur en angle 174"/>
                        <wps:cNvCnPr>
                          <a:cxnSpLocks noChangeShapeType="1"/>
                        </wps:cNvCnPr>
                        <wps:spPr bwMode="auto">
                          <a:xfrm rot="16200000" flipH="1">
                            <a:off x="48934" y="39647"/>
                            <a:ext cx="7858" cy="37148"/>
                          </a:xfrm>
                          <a:prstGeom prst="bentConnector2">
                            <a:avLst/>
                          </a:prstGeom>
                          <a:noFill/>
                          <a:ln w="25400">
                            <a:solidFill>
                              <a:srgbClr val="C00000"/>
                            </a:solidFill>
                            <a:miter lim="800000"/>
                            <a:headEnd type="triangle" w="med" len="med"/>
                            <a:tailEnd type="oval" w="med" len="med"/>
                          </a:ln>
                          <a:extLst>
                            <a:ext uri="{909E8E84-426E-40DD-AFC4-6F175D3DCCD1}">
                              <a14:hiddenFill xmlns:a14="http://schemas.microsoft.com/office/drawing/2010/main">
                                <a:noFill/>
                              </a14:hiddenFill>
                            </a:ext>
                          </a:extLst>
                        </wps:spPr>
                        <wps:bodyPr/>
                      </wps:wsp>
                      <wps:wsp>
                        <wps:cNvPr id="1090074819" name="Connecteur en angle 177"/>
                        <wps:cNvCnPr>
                          <a:cxnSpLocks noChangeShapeType="1"/>
                        </wps:cNvCnPr>
                        <wps:spPr bwMode="auto">
                          <a:xfrm rot="16200000" flipH="1">
                            <a:off x="47862" y="40719"/>
                            <a:ext cx="10001" cy="37148"/>
                          </a:xfrm>
                          <a:prstGeom prst="bentConnector2">
                            <a:avLst/>
                          </a:prstGeom>
                          <a:noFill/>
                          <a:ln w="25400">
                            <a:solidFill>
                              <a:srgbClr val="C00000"/>
                            </a:solidFill>
                            <a:miter lim="800000"/>
                            <a:headEnd type="triangle" w="med" len="med"/>
                            <a:tailEnd type="oval" w="med" len="med"/>
                          </a:ln>
                          <a:extLst>
                            <a:ext uri="{909E8E84-426E-40DD-AFC4-6F175D3DCCD1}">
                              <a14:hiddenFill xmlns:a14="http://schemas.microsoft.com/office/drawing/2010/main">
                                <a:noFill/>
                              </a14:hiddenFill>
                            </a:ext>
                          </a:extLst>
                        </wps:spPr>
                        <wps:bodyPr/>
                      </wps:wsp>
                      <wps:wsp>
                        <wps:cNvPr id="1666135057" name="ZoneTexte 183"/>
                        <wps:cNvSpPr txBox="1">
                          <a:spLocks noChangeArrowheads="1"/>
                        </wps:cNvSpPr>
                        <wps:spPr bwMode="auto">
                          <a:xfrm>
                            <a:off x="34289" y="60147"/>
                            <a:ext cx="36435" cy="3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7E8F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Appariement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wps:txbx>
                        <wps:bodyPr rot="0" vert="horz" wrap="square" lIns="91440" tIns="45720" rIns="91440" bIns="45720" anchor="t" anchorCtr="0" upright="1">
                          <a:spAutoFit/>
                        </wps:bodyPr>
                      </wps:wsp>
                      <wps:wsp>
                        <wps:cNvPr id="937214959" name="ZoneTexte 184"/>
                        <wps:cNvSpPr txBox="1">
                          <a:spLocks noChangeArrowheads="1"/>
                        </wps:cNvSpPr>
                        <wps:spPr bwMode="auto">
                          <a:xfrm>
                            <a:off x="34289" y="62290"/>
                            <a:ext cx="39298" cy="3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3264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Dénouement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wps:txbx>
                        <wps:bodyPr rot="0" vert="horz" wrap="square" lIns="91440" tIns="45720" rIns="91440" bIns="45720" anchor="t" anchorCtr="0" upright="1">
                          <a:spAutoFit/>
                        </wps:bodyPr>
                      </wps:wsp>
                      <wps:wsp>
                        <wps:cNvPr id="565614664" name="Connecteur en angle 192"/>
                        <wps:cNvCnPr>
                          <a:cxnSpLocks noChangeShapeType="1"/>
                        </wps:cNvCnPr>
                        <wps:spPr bwMode="auto">
                          <a:xfrm rot="5400000" flipH="1" flipV="1">
                            <a:off x="22153" y="35719"/>
                            <a:ext cx="21431" cy="16"/>
                          </a:xfrm>
                          <a:prstGeom prst="bentConnector3">
                            <a:avLst>
                              <a:gd name="adj1" fmla="val 50000"/>
                            </a:avLst>
                          </a:prstGeom>
                          <a:noFill/>
                          <a:ln w="12700">
                            <a:solidFill>
                              <a:srgbClr val="C00000"/>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1628444638" name="Connecteur en angle 200"/>
                        <wps:cNvCnPr>
                          <a:cxnSpLocks noChangeShapeType="1"/>
                        </wps:cNvCnPr>
                        <wps:spPr bwMode="auto">
                          <a:xfrm rot="5400000" flipH="1" flipV="1">
                            <a:off x="22867" y="35711"/>
                            <a:ext cx="21431" cy="16"/>
                          </a:xfrm>
                          <a:prstGeom prst="bentConnector3">
                            <a:avLst>
                              <a:gd name="adj1" fmla="val 50000"/>
                            </a:avLst>
                          </a:prstGeom>
                          <a:noFill/>
                          <a:ln w="12700">
                            <a:solidFill>
                              <a:srgbClr val="C00000"/>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752900586" name="Légende encadrée avec une bordure 2 201"/>
                        <wps:cNvSpPr>
                          <a:spLocks/>
                        </wps:cNvSpPr>
                        <wps:spPr bwMode="auto">
                          <a:xfrm>
                            <a:off x="50720" y="34290"/>
                            <a:ext cx="23575" cy="4286"/>
                          </a:xfrm>
                          <a:prstGeom prst="accentBorderCallout2">
                            <a:avLst>
                              <a:gd name="adj1" fmla="val 45495"/>
                              <a:gd name="adj2" fmla="val -412"/>
                              <a:gd name="adj3" fmla="val 157574"/>
                              <a:gd name="adj4" fmla="val -37704"/>
                              <a:gd name="adj5" fmla="val 272977"/>
                              <a:gd name="adj6" fmla="val -75032"/>
                            </a:avLst>
                          </a:prstGeom>
                          <a:solidFill>
                            <a:srgbClr val="C00000"/>
                          </a:solidFill>
                          <a:ln w="25400">
                            <a:solidFill>
                              <a:srgbClr val="C00000"/>
                            </a:solidFill>
                            <a:prstDash val="sysDash"/>
                            <a:miter lim="800000"/>
                            <a:headEnd/>
                            <a:tailEnd/>
                          </a:ln>
                        </wps:spPr>
                        <wps:txbx>
                          <w:txbxContent>
                            <w:p w14:paraId="0CBA76F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d’appariement &amp; Dénouement</w:t>
                              </w:r>
                            </w:p>
                          </w:txbxContent>
                        </wps:txbx>
                        <wps:bodyPr rot="0" vert="horz" wrap="square" lIns="91440" tIns="45720" rIns="91440" bIns="45720" anchor="ctr" anchorCtr="0" upright="1">
                          <a:noAutofit/>
                        </wps:bodyPr>
                      </wps:wsp>
                      <wps:wsp>
                        <wps:cNvPr id="1821677755" name="Heptagone 204"/>
                        <wps:cNvSpPr>
                          <a:spLocks/>
                        </wps:cNvSpPr>
                        <wps:spPr bwMode="auto">
                          <a:xfrm>
                            <a:off x="30003" y="28574"/>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0949C3B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970500718" name="Heptagone 205"/>
                        <wps:cNvSpPr>
                          <a:spLocks/>
                        </wps:cNvSpPr>
                        <wps:spPr bwMode="auto">
                          <a:xfrm>
                            <a:off x="35004" y="28574"/>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01B419A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214287484" name="Heptagone 206"/>
                        <wps:cNvSpPr>
                          <a:spLocks/>
                        </wps:cNvSpPr>
                        <wps:spPr bwMode="auto">
                          <a:xfrm>
                            <a:off x="21431" y="43576"/>
                            <a:ext cx="2857"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271D0A12"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wps:txbx>
                        <wps:bodyPr rot="0" vert="horz" wrap="square" lIns="91440" tIns="45720" rIns="91440" bIns="45720" anchor="ctr" anchorCtr="0" upright="1">
                          <a:noAutofit/>
                        </wps:bodyPr>
                      </wps:wsp>
                      <wps:wsp>
                        <wps:cNvPr id="678589347" name="Heptagone 207"/>
                        <wps:cNvSpPr>
                          <a:spLocks/>
                        </wps:cNvSpPr>
                        <wps:spPr bwMode="auto">
                          <a:xfrm>
                            <a:off x="40004" y="40005"/>
                            <a:ext cx="2858"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58736B0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668155899" name="Heptagone 208"/>
                        <wps:cNvSpPr>
                          <a:spLocks/>
                        </wps:cNvSpPr>
                        <wps:spPr bwMode="auto">
                          <a:xfrm>
                            <a:off x="30718" y="61436"/>
                            <a:ext cx="2857"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069DA28A"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220885718" name="Heptagone 209"/>
                        <wps:cNvSpPr>
                          <a:spLocks/>
                        </wps:cNvSpPr>
                        <wps:spPr bwMode="auto">
                          <a:xfrm>
                            <a:off x="34575" y="55007"/>
                            <a:ext cx="2858" cy="2857"/>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rgbClr val="C00000"/>
                          </a:solidFill>
                          <a:ln w="25400">
                            <a:solidFill>
                              <a:srgbClr val="C00000"/>
                            </a:solidFill>
                            <a:miter lim="800000"/>
                            <a:headEnd/>
                            <a:tailEnd/>
                          </a:ln>
                        </wps:spPr>
                        <wps:txbx>
                          <w:txbxContent>
                            <w:p w14:paraId="5C0B55B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wps:txbx>
                        <wps:bodyPr rot="0" vert="horz" wrap="square" lIns="91440" tIns="45720" rIns="91440" bIns="45720" anchor="ctr" anchorCtr="0" upright="1">
                          <a:noAutofit/>
                        </wps:bodyPr>
                      </wps:wsp>
                      <wps:wsp>
                        <wps:cNvPr id="1733526417" name="Heptagone 210"/>
                        <wps:cNvSpPr>
                          <a:spLocks/>
                        </wps:cNvSpPr>
                        <wps:spPr bwMode="auto">
                          <a:xfrm>
                            <a:off x="52863" y="52149"/>
                            <a:ext cx="2858" cy="2858"/>
                          </a:xfrm>
                          <a:custGeom>
                            <a:avLst/>
                            <a:gdLst>
                              <a:gd name="T0" fmla="*/ -1 w 285752"/>
                              <a:gd name="T1" fmla="*/ 183769 h 285752"/>
                              <a:gd name="T2" fmla="*/ 28298 w 285752"/>
                              <a:gd name="T3" fmla="*/ 56597 h 285752"/>
                              <a:gd name="T4" fmla="*/ 142876 w 285752"/>
                              <a:gd name="T5" fmla="*/ 0 h 285752"/>
                              <a:gd name="T6" fmla="*/ 257454 w 285752"/>
                              <a:gd name="T7" fmla="*/ 56597 h 285752"/>
                              <a:gd name="T8" fmla="*/ 285753 w 285752"/>
                              <a:gd name="T9" fmla="*/ 183769 h 285752"/>
                              <a:gd name="T10" fmla="*/ 206461 w 285752"/>
                              <a:gd name="T11" fmla="*/ 285754 h 285752"/>
                              <a:gd name="T12" fmla="*/ 79291 w 285752"/>
                              <a:gd name="T13" fmla="*/ 285754 h 285752"/>
                              <a:gd name="T14" fmla="*/ -1 w 285752"/>
                              <a:gd name="T15" fmla="*/ 183769 h 285752"/>
                              <a:gd name="T16" fmla="*/ 0 60000 65536"/>
                              <a:gd name="T17" fmla="*/ 0 60000 65536"/>
                              <a:gd name="T18" fmla="*/ 0 60000 65536"/>
                              <a:gd name="T19" fmla="*/ 0 60000 65536"/>
                              <a:gd name="T20" fmla="*/ 0 60000 65536"/>
                              <a:gd name="T21" fmla="*/ 0 60000 65536"/>
                              <a:gd name="T22" fmla="*/ 0 60000 65536"/>
                              <a:gd name="T23" fmla="*/ 0 60000 65536"/>
                              <a:gd name="T24" fmla="*/ 0 w 285752"/>
                              <a:gd name="T25" fmla="*/ 0 h 285752"/>
                              <a:gd name="T26" fmla="*/ 285752 w 285752"/>
                              <a:gd name="T27" fmla="*/ 285752 h 285752"/>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85752" h="285752">
                                <a:moveTo>
                                  <a:pt x="-1" y="183769"/>
                                </a:moveTo>
                                <a:lnTo>
                                  <a:pt x="28298" y="56597"/>
                                </a:lnTo>
                                <a:lnTo>
                                  <a:pt x="142876" y="0"/>
                                </a:lnTo>
                                <a:lnTo>
                                  <a:pt x="257454" y="56597"/>
                                </a:lnTo>
                                <a:lnTo>
                                  <a:pt x="285753" y="183769"/>
                                </a:lnTo>
                                <a:lnTo>
                                  <a:pt x="206461" y="285754"/>
                                </a:lnTo>
                                <a:lnTo>
                                  <a:pt x="79291" y="285754"/>
                                </a:lnTo>
                                <a:lnTo>
                                  <a:pt x="-1" y="183769"/>
                                </a:lnTo>
                                <a:close/>
                              </a:path>
                            </a:pathLst>
                          </a:custGeom>
                          <a:solidFill>
                            <a:schemeClr val="accent3">
                              <a:lumMod val="75000"/>
                              <a:lumOff val="0"/>
                            </a:schemeClr>
                          </a:solidFill>
                          <a:ln w="25400">
                            <a:solidFill>
                              <a:schemeClr val="accent3">
                                <a:lumMod val="75000"/>
                                <a:lumOff val="0"/>
                              </a:schemeClr>
                            </a:solidFill>
                            <a:miter lim="800000"/>
                            <a:headEnd/>
                            <a:tailEnd/>
                          </a:ln>
                        </wps:spPr>
                        <wps:txbx>
                          <w:txbxContent>
                            <w:p w14:paraId="715D77E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wps:txbx>
                        <wps:bodyPr rot="0" vert="horz" wrap="square" lIns="91440" tIns="45720" rIns="91440" bIns="45720" anchor="ctr" anchorCtr="0" upright="1">
                          <a:noAutofit/>
                        </wps:bodyPr>
                      </wps:wsp>
                      <wps:wsp>
                        <wps:cNvPr id="599377020" name="Parchemin horizontal 211"/>
                        <wps:cNvSpPr>
                          <a:spLocks noChangeArrowheads="1"/>
                        </wps:cNvSpPr>
                        <wps:spPr bwMode="auto">
                          <a:xfrm>
                            <a:off x="2142" y="8572"/>
                            <a:ext cx="15717" cy="10716"/>
                          </a:xfrm>
                          <a:prstGeom prst="horizontalScroll">
                            <a:avLst>
                              <a:gd name="adj" fmla="val 12500"/>
                            </a:avLst>
                          </a:prstGeom>
                          <a:solidFill>
                            <a:schemeClr val="bg1">
                              <a:lumMod val="85000"/>
                              <a:lumOff val="0"/>
                            </a:schemeClr>
                          </a:solidFill>
                          <a:ln w="25400">
                            <a:solidFill>
                              <a:schemeClr val="bg1">
                                <a:lumMod val="50000"/>
                                <a:lumOff val="0"/>
                              </a:schemeClr>
                            </a:solidFill>
                            <a:round/>
                            <a:headEnd/>
                            <a:tailEnd/>
                          </a:ln>
                        </wps:spPr>
                        <wps:txbx>
                          <w:txbxContent>
                            <w:p w14:paraId="49F23A15"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6CAB0840" w14:textId="77777777" w:rsidR="00E53363" w:rsidRDefault="00E53363"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8686A2B" w14:textId="77777777" w:rsidR="00E53363" w:rsidRDefault="00E53363"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wps:txbx>
                        <wps:bodyPr rot="0" vert="horz" wrap="square" lIns="91440" tIns="45720" rIns="91440" bIns="45720" anchor="ctr" anchorCtr="0" upright="1">
                          <a:noAutofit/>
                        </wps:bodyPr>
                      </wps:wsp>
                    </wpg:wgp>
                  </a:graphicData>
                </a:graphic>
              </wp:inline>
            </w:drawing>
          </mc:Choice>
          <mc:Fallback>
            <w:pict>
              <v:group w14:anchorId="26E33996" id="Group 36" o:spid="_x0000_s1115" style="width:453.5pt;height:287pt;mso-position-horizontal-relative:char;mso-position-vertical-relative:line" coordorigin=",8572" coordsize="91440,57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">
                <v:roundrect id="Rectangle à coins arrondis 69" o:spid="_x0000_s1116" style="position:absolute;top:10001;width:91440;height:564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" fillcolor="#d8d8d8 [2732]" strokecolor="#76923c [2406]" strokeweight="2pt">
                  <v:stroke dashstyle="3 1"/>
                  <v:textbox>
                    <w:txbxContent>
                      <w:p w14:paraId="1CAE5076" w14:textId="77777777" w:rsidR="00E53363" w:rsidRDefault="00E53363" w:rsidP="008877E8">
                        <w:pPr>
                          <w:pStyle w:val="NormalWeb"/>
                          <w:spacing w:before="0" w:beforeAutospacing="0" w:after="0" w:afterAutospacing="0"/>
                          <w:jc w:val="center"/>
                          <w:textAlignment w:val="baseline"/>
                        </w:pP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r>
                          <w:rPr>
                            <w:rFonts w:ascii="Segoe UI Semibold" w:hAnsi="Segoe UI Semibold" w:cstheme="minorBidi"/>
                            <w:b/>
                            <w:bCs/>
                            <w:color w:val="000000" w:themeColor="text1"/>
                            <w:kern w:val="24"/>
                            <w:sz w:val="28"/>
                            <w:szCs w:val="28"/>
                            <w:lang w:val="es-ES"/>
                          </w:rPr>
                          <w:tab/>
                        </w:r>
                      </w:p>
                    </w:txbxContent>
                  </v:textbox>
                </v:roundrect>
                <v:shape id="ZoneTexte 26" o:spid="_x0000_s1117" type="#_x0000_t202" style="position:absolute;left:16430;top:10001;width:60721;height:1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" filled="f" stroked="f">
                  <v:textbox style="mso-fit-shape-to-text:t">
                    <w:txbxContent>
                      <w:p w14:paraId="62005913"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u w:val="single"/>
                          </w:rPr>
                          <w:t xml:space="preserve">Figure </w:t>
                        </w:r>
                        <w:proofErr w:type="gramStart"/>
                        <w:r>
                          <w:rPr>
                            <w:rFonts w:ascii="Arial" w:hAnsi="Arial" w:cs="Arial"/>
                            <w:b/>
                            <w:bCs/>
                            <w:i/>
                            <w:iCs/>
                            <w:color w:val="000000" w:themeColor="text1"/>
                            <w:kern w:val="24"/>
                            <w:u w:val="single"/>
                          </w:rPr>
                          <w:t>3</w:t>
                        </w:r>
                        <w:r>
                          <w:rPr>
                            <w:rFonts w:ascii="Arial" w:hAnsi="Arial" w:cs="Arial"/>
                            <w:b/>
                            <w:bCs/>
                            <w:i/>
                            <w:iCs/>
                            <w:color w:val="000000" w:themeColor="text1"/>
                            <w:kern w:val="24"/>
                          </w:rPr>
                          <w:t>:</w:t>
                        </w:r>
                        <w:proofErr w:type="gramEnd"/>
                        <w:r>
                          <w:rPr>
                            <w:rFonts w:ascii="Arial" w:hAnsi="Arial" w:cs="Arial"/>
                            <w:b/>
                            <w:bCs/>
                            <w:i/>
                            <w:iCs/>
                            <w:color w:val="000000" w:themeColor="text1"/>
                            <w:kern w:val="24"/>
                          </w:rPr>
                          <w:t xml:space="preserve"> « Broker International » est client de « AWB » &amp;</w:t>
                        </w:r>
                      </w:p>
                      <w:p w14:paraId="42660738" w14:textId="77777777" w:rsidR="00E53363" w:rsidRDefault="00E53363" w:rsidP="008877E8">
                        <w:pPr>
                          <w:pStyle w:val="NormalWeb"/>
                          <w:spacing w:before="0" w:beforeAutospacing="0" w:after="0" w:afterAutospacing="0"/>
                          <w:jc w:val="center"/>
                          <w:textAlignment w:val="baseline"/>
                        </w:pPr>
                        <w:r>
                          <w:rPr>
                            <w:rFonts w:ascii="Arial" w:hAnsi="Arial" w:cs="Arial"/>
                            <w:b/>
                            <w:bCs/>
                            <w:i/>
                            <w:iCs/>
                            <w:color w:val="000000" w:themeColor="text1"/>
                            <w:kern w:val="24"/>
                          </w:rPr>
                          <w:t>« Client international étranger » n’est pas client de « AWB »</w:t>
                        </w:r>
                      </w:p>
                    </w:txbxContent>
                  </v:textbox>
                </v:shape>
                <v:roundrect id="Rectangle à coins arrondis 40" o:spid="_x0000_s1118" style="position:absolute;left:3571;top:18573;width:11430;height:5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" fillcolor="#9eeaff" strokecolor="#40a7c2 [3048]">
                  <v:fill color2="#e4f9ff" rotate="t" angle="180" colors="0 #9eeaff;22938f #bbefff;1 #e4f9ff" focus="100%" type="gradient"/>
                  <v:shadow on="t" color="black" opacity="24903f" origin=",.5" offset="0,.55556mm"/>
                  <v:textbox>
                    <w:txbxContent>
                      <w:p w14:paraId="447D01D2"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Client international étranger </w:t>
                        </w:r>
                      </w:p>
                    </w:txbxContent>
                  </v:textbox>
                </v:roundrect>
                <v:roundrect id="Rectangle à coins arrondis 41" o:spid="_x0000_s1119" style="position:absolute;left:54292;top:17859;width:12145;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" fillcolor="#ffa2a1" strokecolor="#bc4542 [3045]">
                  <v:fill color2="#ffe5e5" rotate="t" angle="180" colors="0 #ffa2a1;22938f #ffbebd;1 #ffe5e5" focus="100%" type="gradient"/>
                  <v:shadow on="t" color="black" opacity="24903f" origin=",.5" offset="0,.55556mm"/>
                  <v:textbox>
                    <w:txbxContent>
                      <w:p w14:paraId="5B182F3B"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Société de bourse Marocaine</w:t>
                        </w:r>
                      </w:p>
                    </w:txbxContent>
                  </v:textbox>
                </v:roundrect>
                <v:roundrect id="Rectangle à coins arrondis 42" o:spid="_x0000_s1120" style="position:absolute;left:29289;top:17859;width:10001;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" fillcolor="#dafda7" strokecolor="#94b64e [3046]">
                  <v:fill color2="#f5ffe6" rotate="t" angle="180" colors="0 #dafda7;22938f #e4fdc2;1 #f5ffe6" focus="100%" type="gradient"/>
                  <v:shadow on="t" color="black" opacity="24903f" origin=",.5" offset="0,.55556mm"/>
                  <v:textbox>
                    <w:txbxContent>
                      <w:p w14:paraId="1E38E8B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Broker international</w:t>
                        </w:r>
                      </w:p>
                    </w:txbxContent>
                  </v:textbox>
                </v:roundrect>
                <v:roundrect id="Rectangle à coins arrondis 47" o:spid="_x0000_s1121" style="position:absolute;left:71437;top:47148;width:12145;height:178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" fillcolor="#f79646 [3209]" strokecolor="white [3201]" strokeweight="3pt">
                  <v:shadow on="t" color="black" opacity="24903f" origin=",.5" offset="0,.55556mm"/>
                  <v:textbox>
                    <w:txbxContent>
                      <w:p w14:paraId="4F41AA55" w14:textId="77777777" w:rsidR="00E53363" w:rsidRDefault="00E53363" w:rsidP="008877E8">
                        <w:pPr>
                          <w:pStyle w:val="NormalWeb"/>
                          <w:spacing w:before="0" w:beforeAutospacing="0" w:after="0" w:afterAutospacing="0"/>
                          <w:jc w:val="center"/>
                          <w:textAlignment w:val="baseline"/>
                        </w:pPr>
                        <w:proofErr w:type="spellStart"/>
                        <w:r>
                          <w:rPr>
                            <w:rFonts w:asciiTheme="minorHAnsi" w:hAnsi="Calibri" w:cstheme="minorBidi"/>
                            <w:color w:val="FFFFFF" w:themeColor="light1"/>
                            <w:kern w:val="24"/>
                            <w:sz w:val="21"/>
                            <w:szCs w:val="21"/>
                          </w:rPr>
                          <w:t>Maroclear</w:t>
                        </w:r>
                        <w:proofErr w:type="spellEnd"/>
                      </w:p>
                    </w:txbxContent>
                  </v:textbox>
                </v:roundrect>
                <v:roundrect id="Rectangle à coins arrondis 49" o:spid="_x0000_s1122" style="position:absolute;left:30003;top:46434;width:11430;height:7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" fillcolor="#5d417e" strokecolor="#795d9b [3047]">
                  <v:fill color2="#7b57a8" rotate="t" angle="180" colors="0 #5d417e;52429f #7b58a6;1 #7b57a8" focus="100%" type="gradient">
                    <o:fill v:ext="view" type="gradientUnscaled"/>
                  </v:fill>
                  <v:shadow on="t" color="black" opacity="22936f" origin=",.5" offset="0,.63889mm"/>
                  <v:textbox>
                    <w:txbxContent>
                      <w:p w14:paraId="4A3E62B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sz w:val="21"/>
                            <w:szCs w:val="21"/>
                          </w:rPr>
                          <w:t>Dépositaire local</w:t>
                        </w:r>
                      </w:p>
                    </w:txbxContent>
                  </v:textbox>
                </v:roundrect>
                <v:roundrect id="Rectangle à coins arrondis 51" o:spid="_x0000_s1123" style="position:absolute;left:4285;top:46434;width:11431;height:7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" fillcolor="#c9b5e8" strokecolor="#795d9b [3047]">
                  <v:fill color2="#f0eaf9" rotate="t" angle="180" colors="0 #c9b5e8;22938f #d9cbee;1 #f0eaf9" focus="100%" type="gradient"/>
                  <v:shadow on="t" color="black" opacity="24903f" origin=",.5" offset="0,.55556mm"/>
                  <v:textbox>
                    <w:txbxContent>
                      <w:p w14:paraId="76C7AD7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Dépositaire local</w:t>
                        </w:r>
                      </w:p>
                      <w:p w14:paraId="6556633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 xml:space="preserve">« Confrère » </w:t>
                        </w:r>
                      </w:p>
                    </w:txbxContent>
                  </v:textbox>
                </v:roundrect>
                <v:line id="Connecteur droit 53" o:spid="_x0000_s1124" style="position:absolute;visibility:visible;mso-wrap-style:square" from="2142,27860" to="90011,2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" strokecolor="#4579b8 [3044]" strokeweight="2pt">
                  <v:stroke dashstyle="3 1"/>
                </v:line>
                <v:shape id="ZoneTexte 58" o:spid="_x0000_s1125" type="#_x0000_t202" style="position:absolute;left:2142;top:26210;width:7854;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" filled="f" stroked="f">
                  <v:textbox style="mso-fit-shape-to-text:t">
                    <w:txbxContent>
                      <w:p w14:paraId="39580AA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w:t>
                        </w:r>
                      </w:p>
                    </w:txbxContent>
                  </v:textbox>
                </v:shape>
                <v:line id="Connecteur droit 66" o:spid="_x0000_s1126" style="position:absolute;visibility:visible;mso-wrap-style:square" from="2142,33575" to="90011,33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" strokecolor="#4579b8 [3044]" strokeweight="2pt">
                  <v:stroke dashstyle="3 1"/>
                </v:line>
                <v:line id="Connecteur droit 70" o:spid="_x0000_s1127" style="position:absolute;visibility:visible;mso-wrap-style:square" from="2142,57864" to="90011,5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" strokecolor="#4579b8 [3044]" strokeweight="2pt">
                  <v:stroke dashstyle="3 1"/>
                </v:line>
                <v:shape id="ZoneTexte 67" o:spid="_x0000_s1128" type="#_x0000_t202" style="position:absolute;left:2142;top:32145;width:8570;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" filled="f" stroked="f">
                  <v:textbox style="mso-fit-shape-to-text:t">
                    <w:txbxContent>
                      <w:p w14:paraId="2E270A0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+ 1</w:t>
                        </w:r>
                      </w:p>
                    </w:txbxContent>
                  </v:textbox>
                </v:shape>
                <v:shape id="ZoneTexte 72" o:spid="_x0000_s1129" type="#_x0000_t202" style="position:absolute;left:2142;top:56212;width:8570;height: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" filled="f" stroked="f">
                  <v:textbox style="mso-fit-shape-to-text:t">
                    <w:txbxContent>
                      <w:p w14:paraId="25B3F46C"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En date de négociation + 3</w:t>
                        </w:r>
                      </w:p>
                    </w:txbxContent>
                  </v:textbox>
                </v:shape>
                <v:shape id="Diagramme 79" o:spid="_x0000_s1130" type="#_x0000_t75" style="position:absolute;left:16646;top:17959;width:22648;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">
                  <v:imagedata r:id="rId47" o:title=""/>
                  <o:lock v:ext="edit" aspectratio="f"/>
                </v:shape>
                <v:shape id="Connecteur en angle 83" o:spid="_x0000_s1131" type="#_x0000_t34" style="position:absolute;left:-1786;top:34646;width:22860;height:7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" strokecolor="#4579b8 [3044]" strokeweight="2.5pt">
                  <v:stroke dashstyle="1 1" startarrow="oval" endarrow="open"/>
                </v:shape>
                <v:shape id="ZoneTexte 85" o:spid="_x0000_s1132" type="#_x0000_t202" style="position:absolute;left:10001;top:44530;width:10000;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" filled="f" stroked="f">
                  <v:textbox style="mso-fit-shape-to-text:t">
                    <w:txbxContent>
                      <w:p w14:paraId="40460E5A"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IRL</w:t>
                        </w:r>
                      </w:p>
                    </w:txbxContent>
                  </v:textbox>
                </v:shape>
                <v:shape id="Diagramme 87" o:spid="_x0000_s1133" type="#_x0000_t75" style="position:absolute;left:40939;top:17959;width:22550;height:1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">
                  <v:imagedata r:id="rId48" o:title=""/>
                  <o:lock v:ext="edit" aspectratio="f"/>
                </v:shape>
                <v:roundrect id="Rectangle à coins arrondis 89" o:spid="_x0000_s1134" style="position:absolute;left:82153;top:18573;width:7858;height:7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" fillcolor="#ffbe86" strokecolor="#f68c36 [3049]">
                  <v:fill color2="#ffebdb" rotate="t" angle="180" colors="0 #ffbe86;22938f #ffd0aa;1 #ffebdb" focus="100%" type="gradient"/>
                  <v:shadow on="t" color="black" opacity="24903f" origin=",.5" offset="0,.55556mm"/>
                  <v:textbox>
                    <w:txbxContent>
                      <w:p w14:paraId="7F9810D9"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000000" w:themeColor="dark1"/>
                            <w:kern w:val="24"/>
                            <w:sz w:val="21"/>
                            <w:szCs w:val="21"/>
                          </w:rPr>
                          <w:t>Bourse de Casa</w:t>
                        </w:r>
                      </w:p>
                    </w:txbxContent>
                  </v:textbox>
                </v:roundrect>
                <v:shape id="Diagramme 90" o:spid="_x0000_s1135" type="#_x0000_t75" style="position:absolute;left:68812;top:18733;width:22454;height:10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">
                  <v:imagedata r:id="rId42" o:title=""/>
                  <o:lock v:ext="edit" aspectratio="f"/>
                </v:shape>
                <v:shape id="Connecteur en angle 92" o:spid="_x0000_s1136" type="#_x0000_t34" style="position:absolute;left:71080;top:32146;width:21431;height:857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" strokecolor="#4579b8 [3044]" strokeweight="2.5pt">
                  <v:stroke dashstyle="1 1" startarrow="oval" endarrow="open"/>
                </v:shape>
                <v:shape id="Connecteur en angle 99" o:spid="_x0000_s1137" type="#_x0000_t34" style="position:absolute;left:41433;top:50363;width:29290;height:607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" strokecolor="#76923c [2406]" strokeweight="2pt">
                  <v:stroke startarrow="oval" endarrow="open"/>
                </v:shape>
                <v:shape id="ZoneTexte 100" o:spid="_x0000_s1138" type="#_x0000_t202" style="position:absolute;left:52863;top:50146;width:1000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" filled="f" stroked="f">
                  <v:textbox style="mso-fit-shape-to-text:t">
                    <w:txbxContent>
                      <w:p w14:paraId="1E398FA4"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A/O</w:t>
                        </w:r>
                      </w:p>
                    </w:txbxContent>
                  </v:textbox>
                </v:shape>
                <v:shape id="Diagramme 104" o:spid="_x0000_s1139" type="#_x0000_t75" style="position:absolute;left:17420;top:46603;width:22454;height:10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">
                  <v:imagedata r:id="rId49" o:title=""/>
                  <o:lock v:ext="edit" aspectratio="f"/>
                </v:shape>
                <v:shape id="Connecteur en angle 106" o:spid="_x0000_s1140" type="#_x0000_t34" style="position:absolute;left:21073;top:35362;width:21431;height:7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" strokecolor="#c00000" strokeweight="2pt">
                  <v:stroke startarrow="oval" endarrow="open"/>
                </v:shape>
                <v:shape id="Connecteur en angle 108" o:spid="_x0000_s1141" type="#_x0000_t34" style="position:absolute;left:26789;top:34647;width:21431;height:21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" adj="14789" strokecolor="#76923c [2406]" strokeweight="2pt">
                  <v:stroke startarrow="oval" endarrow="open"/>
                </v:shape>
                <v:shape id="ZoneTexte 111" o:spid="_x0000_s1142" type="#_x0000_t202" style="position:absolute;left:37147;top:35859;width:10001;height:6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" filled="f" strokecolor="#76923c [2406]" strokeweight="2pt">
                  <v:stroke dashstyle="3 1"/>
                  <v:textbox style="mso-fit-shape-to-text:t">
                    <w:txbxContent>
                      <w:p w14:paraId="6BED90FD"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Bourse,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 id="ZoneTexte 112" o:spid="_x0000_s1143" type="#_x0000_t202" style="position:absolute;left:22859;top:36574;width:8580;height:6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" filled="f" strokecolor="#c00000" strokeweight="2pt">
                  <v:stroke dashstyle="3 1"/>
                  <v:textbox style="mso-fit-shape-to-text:t">
                    <w:txbxContent>
                      <w:p w14:paraId="179BD054"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OTC, </w:t>
                        </w:r>
                        <w:proofErr w:type="gramStart"/>
                        <w:r>
                          <w:rPr>
                            <w:rFonts w:ascii="Arial" w:hAnsi="Arial" w:cs="Arial"/>
                            <w:b/>
                            <w:bCs/>
                            <w:color w:val="000000" w:themeColor="text1"/>
                            <w:kern w:val="24"/>
                            <w:sz w:val="14"/>
                            <w:szCs w:val="14"/>
                          </w:rPr>
                          <w:t>J;J</w:t>
                        </w:r>
                        <w:proofErr w:type="gramEnd"/>
                        <w:r>
                          <w:rPr>
                            <w:rFonts w:ascii="Arial" w:hAnsi="Arial" w:cs="Arial"/>
                            <w:b/>
                            <w:bCs/>
                            <w:color w:val="000000" w:themeColor="text1"/>
                            <w:kern w:val="24"/>
                            <w:sz w:val="14"/>
                            <w:szCs w:val="14"/>
                          </w:rPr>
                          <w:t>+3</w:t>
                        </w:r>
                      </w:p>
                    </w:txbxContent>
                  </v:textbox>
                </v:shape>
                <v:shape id="Connecteur en angle 116" o:spid="_x0000_s1144" type="#_x0000_t33" style="position:absolute;left:50720;top:39290;width:5715;height:357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" strokecolor="#c00000" strokeweight="2pt">
                  <v:stroke startarrow="oval" endarrow="open"/>
                </v:shape>
                <v:shape id="Légende à une bordure 1 120" o:spid="_x0000_s1145" type="#_x0000_t44" style="position:absolute;left:48577;top:41433;width:13573;height:7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" fillcolor="#76923c [2406]" strokecolor="#76923c [2406]" strokeweight="2pt">
                  <v:textbox>
                    <w:txbxContent>
                      <w:p w14:paraId="77B9C473" w14:textId="77777777" w:rsidR="00E53363" w:rsidRDefault="00E53363" w:rsidP="008877E8">
                        <w:pPr>
                          <w:pStyle w:val="NormalWeb"/>
                          <w:spacing w:before="0" w:beforeAutospacing="0" w:after="0" w:afterAutospacing="0"/>
                          <w:textAlignment w:val="baseline"/>
                        </w:pPr>
                        <w:proofErr w:type="gramStart"/>
                        <w:r>
                          <w:rPr>
                            <w:rFonts w:asciiTheme="minorHAnsi" w:hAnsi="Calibri" w:cstheme="minorBidi"/>
                            <w:b/>
                            <w:bCs/>
                            <w:color w:val="FFFFFF" w:themeColor="light1"/>
                            <w:kern w:val="24"/>
                            <w:sz w:val="20"/>
                            <w:szCs w:val="20"/>
                          </w:rPr>
                          <w:t>Ajustement</w:t>
                        </w:r>
                        <w:r>
                          <w:rPr>
                            <w:rFonts w:asciiTheme="minorHAnsi" w:hAnsi="Calibri" w:cstheme="minorBidi"/>
                            <w:color w:val="FFFFFF" w:themeColor="light1"/>
                            <w:kern w:val="24"/>
                            <w:sz w:val="20"/>
                            <w:szCs w:val="20"/>
                          </w:rPr>
                          <w:t>:</w:t>
                        </w:r>
                        <w:proofErr w:type="gramEnd"/>
                        <w:r>
                          <w:rPr>
                            <w:rFonts w:asciiTheme="minorHAnsi" w:hAnsi="Calibri" w:cstheme="minorBidi"/>
                            <w:color w:val="FFFFFF" w:themeColor="light1"/>
                            <w:kern w:val="24"/>
                            <w:sz w:val="20"/>
                            <w:szCs w:val="20"/>
                          </w:rPr>
                          <w:t xml:space="preserve"> pré-ajuster IRL Vs A/O sans ajuster avec </w:t>
                        </w:r>
                        <w:proofErr w:type="spellStart"/>
                        <w:r>
                          <w:rPr>
                            <w:rFonts w:asciiTheme="minorHAnsi" w:hAnsi="Calibri" w:cstheme="minorBidi"/>
                            <w:color w:val="FFFFFF" w:themeColor="light1"/>
                            <w:kern w:val="24"/>
                            <w:sz w:val="20"/>
                            <w:szCs w:val="20"/>
                          </w:rPr>
                          <w:t>Maroclear</w:t>
                        </w:r>
                        <w:proofErr w:type="spellEnd"/>
                        <w:r>
                          <w:rPr>
                            <w:rFonts w:asciiTheme="minorHAnsi" w:hAnsi="Calibri" w:cstheme="minorBidi"/>
                            <w:color w:val="FFFFFF" w:themeColor="light1"/>
                            <w:kern w:val="24"/>
                            <w:sz w:val="20"/>
                            <w:szCs w:val="20"/>
                          </w:rPr>
                          <w:t xml:space="preserve"> et attendre le sort de l’IRL OTC </w:t>
                        </w:r>
                      </w:p>
                    </w:txbxContent>
                  </v:textbox>
                  <o:callout v:ext="edit" minusy="t"/>
                </v:shape>
                <v:shape id="ZoneTexte 121" o:spid="_x0000_s1146" type="#_x0000_t202" style="position:absolute;left:35718;top:58004;width:36435;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" filled="f" stroked="f">
                  <v:textbox style="mso-fit-shape-to-text:t">
                    <w:txbxContent>
                      <w:p w14:paraId="5259BA8E"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envoyée</w:t>
                        </w:r>
                        <w:proofErr w:type="gramEnd"/>
                        <w:r>
                          <w:rPr>
                            <w:rFonts w:ascii="Arial" w:hAnsi="Arial" w:cs="Arial"/>
                            <w:b/>
                            <w:bCs/>
                            <w:color w:val="000000" w:themeColor="text1"/>
                            <w:kern w:val="24"/>
                            <w:sz w:val="14"/>
                            <w:szCs w:val="14"/>
                          </w:rPr>
                          <w:t xml:space="preserve"> au marché en J+3 pour appariement &amp; dénouement.</w:t>
                        </w:r>
                      </w:p>
                    </w:txbxContent>
                  </v:textbox>
                </v:shape>
                <v:shape id="Connecteur en angle 127" o:spid="_x0000_s1147" type="#_x0000_t34" style="position:absolute;left:16787;top:31075;width:23574;height:1143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" adj="8049" strokecolor="#76923c [2406]" strokeweight="1.75pt">
                  <v:stroke startarrow="oval" endarrow="open"/>
                </v:shape>
                <v:shape id="ZoneTexte 129" o:spid="_x0000_s1148" type="#_x0000_t202" style="position:absolute;left:22145;top:39782;width:8569;height:1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" filled="f" stroked="f">
                  <v:textbox style="mso-fit-shape-to-text:t">
                    <w:txbxContent>
                      <w:p w14:paraId="3716ACC6"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MT548 de </w:t>
                        </w:r>
                        <w:proofErr w:type="spellStart"/>
                        <w:r>
                          <w:rPr>
                            <w:rFonts w:ascii="Arial" w:hAnsi="Arial" w:cs="Arial"/>
                            <w:b/>
                            <w:bCs/>
                            <w:color w:val="000000" w:themeColor="text1"/>
                            <w:kern w:val="24"/>
                            <w:sz w:val="14"/>
                            <w:szCs w:val="14"/>
                          </w:rPr>
                          <w:t>Primatching</w:t>
                        </w:r>
                        <w:proofErr w:type="spellEnd"/>
                        <w:r>
                          <w:rPr>
                            <w:rFonts w:ascii="Arial" w:hAnsi="Arial" w:cs="Arial"/>
                            <w:b/>
                            <w:bCs/>
                            <w:color w:val="000000" w:themeColor="text1"/>
                            <w:kern w:val="24"/>
                            <w:sz w:val="14"/>
                            <w:szCs w:val="14"/>
                          </w:rPr>
                          <w:t xml:space="preserve"> de l’IRL Bourse</w:t>
                        </w:r>
                      </w:p>
                    </w:txbxContent>
                  </v:textbox>
                </v:shape>
                <v:shape id="Légende encadrée avec une bordure 2 139" o:spid="_x0000_s1149" type="#_x0000_t51" style="position:absolute;left:42862;top:28574;width:23575;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" adj="-5578,-18066,-3143,-3791,-339,13266" fillcolor="#938953 [1614]" strokecolor="#484329 [814]" strokeweight="2pt">
                  <v:stroke dashstyle="3 1"/>
                  <v:textbox>
                    <w:txbxContent>
                      <w:p w14:paraId="1C18094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IRL Bourse &amp; OTC en simultanée sur compte titres « </w:t>
                        </w:r>
                        <w:r>
                          <w:rPr>
                            <w:rFonts w:asciiTheme="minorHAnsi" w:hAnsi="Calibri" w:cstheme="minorBidi"/>
                            <w:b/>
                            <w:bCs/>
                            <w:i/>
                            <w:iCs/>
                            <w:color w:val="000000" w:themeColor="text1"/>
                            <w:kern w:val="24"/>
                            <w:sz w:val="20"/>
                            <w:szCs w:val="20"/>
                            <w:u w:val="single"/>
                          </w:rPr>
                          <w:t>OTG</w:t>
                        </w:r>
                        <w:r>
                          <w:rPr>
                            <w:rFonts w:asciiTheme="minorHAnsi" w:hAnsi="Calibri" w:cstheme="minorBidi"/>
                            <w:b/>
                            <w:bCs/>
                            <w:color w:val="000000" w:themeColor="text1"/>
                            <w:kern w:val="24"/>
                            <w:sz w:val="20"/>
                            <w:szCs w:val="20"/>
                          </w:rPr>
                          <w:t xml:space="preserve"> » </w:t>
                        </w:r>
                      </w:p>
                    </w:txbxContent>
                  </v:textbox>
                </v:shape>
                <v:shape id="Légende à une bordure 1 142" o:spid="_x0000_s1150" type="#_x0000_t44" style="position:absolute;left:16430;top:53578;width:12859;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" adj="7484,-5711,10580,-15895" fillcolor="#76923c [2406]" strokecolor="#76923c [2406]" strokeweight="3pt">
                  <v:textbox>
                    <w:txbxContent>
                      <w:p w14:paraId="44F2AD8E"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 xml:space="preserve">Ajustement </w:t>
                        </w:r>
                        <w:proofErr w:type="spellStart"/>
                        <w:r>
                          <w:rPr>
                            <w:rFonts w:asciiTheme="minorHAnsi" w:hAnsi="Calibri" w:cstheme="minorBidi"/>
                            <w:b/>
                            <w:bCs/>
                            <w:color w:val="FFFFFF" w:themeColor="light1"/>
                            <w:kern w:val="24"/>
                            <w:sz w:val="18"/>
                            <w:szCs w:val="18"/>
                          </w:rPr>
                          <w:t>Maroclear</w:t>
                        </w:r>
                        <w:proofErr w:type="spellEnd"/>
                        <w:r>
                          <w:rPr>
                            <w:rFonts w:asciiTheme="minorHAnsi" w:hAnsi="Calibri" w:cstheme="minorBidi"/>
                            <w:b/>
                            <w:bCs/>
                            <w:color w:val="FFFFFF" w:themeColor="light1"/>
                            <w:kern w:val="24"/>
                            <w:sz w:val="18"/>
                            <w:szCs w:val="18"/>
                          </w:rPr>
                          <w:t xml:space="preserve"> en Droit Constaté.</w:t>
                        </w:r>
                      </w:p>
                      <w:p w14:paraId="2CF8EFC9"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FFFFFF" w:themeColor="light1"/>
                            <w:kern w:val="24"/>
                            <w:sz w:val="18"/>
                            <w:szCs w:val="18"/>
                          </w:rPr>
                          <w:t>Possibilité de générer manuellement des MT548 pour suspens d’appariement</w:t>
                        </w:r>
                      </w:p>
                    </w:txbxContent>
                  </v:textbox>
                  <o:callout v:ext="edit" minusy="t"/>
                </v:shape>
                <v:shape id="Connecteur en angle 174" o:spid="_x0000_s1151" type="#_x0000_t33" style="position:absolute;left:48934;top:39647;width:7858;height:37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" strokecolor="#c00000" strokeweight="2pt">
                  <v:stroke startarrow="block" endarrow="oval"/>
                </v:shape>
                <v:shape id="Connecteur en angle 177" o:spid="_x0000_s1152" type="#_x0000_t33" style="position:absolute;left:47862;top:40719;width:10001;height:37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" strokecolor="#c00000" strokeweight="2pt">
                  <v:stroke startarrow="block" endarrow="oval"/>
                </v:shape>
                <v:shape id="ZoneTexte 183" o:spid="_x0000_s1153" type="#_x0000_t202" style="position:absolute;left:34289;top:60147;width:36435;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" filled="f" stroked="f">
                  <v:textbox style="mso-fit-shape-to-text:t">
                    <w:txbxContent>
                      <w:p w14:paraId="4377E8F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Appariement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v:textbox>
                </v:shape>
                <v:shape id="ZoneTexte 184" o:spid="_x0000_s1154" type="#_x0000_t202" style="position:absolute;left:34289;top:62290;width:39298;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" filled="f" stroked="f">
                  <v:textbox style="mso-fit-shape-to-text:t">
                    <w:txbxContent>
                      <w:p w14:paraId="1343264B" w14:textId="77777777" w:rsidR="00E53363" w:rsidRDefault="00E53363" w:rsidP="008877E8">
                        <w:pPr>
                          <w:pStyle w:val="NormalWeb"/>
                          <w:spacing w:before="0" w:beforeAutospacing="0" w:after="0" w:afterAutospacing="0"/>
                          <w:textAlignment w:val="baseline"/>
                        </w:pPr>
                        <w:r>
                          <w:rPr>
                            <w:rFonts w:ascii="Arial" w:hAnsi="Arial" w:cs="Arial"/>
                            <w:b/>
                            <w:bCs/>
                            <w:color w:val="000000" w:themeColor="text1"/>
                            <w:kern w:val="24"/>
                            <w:sz w:val="14"/>
                            <w:szCs w:val="14"/>
                          </w:rPr>
                          <w:t xml:space="preserve">IRL </w:t>
                        </w:r>
                        <w:proofErr w:type="gramStart"/>
                        <w:r>
                          <w:rPr>
                            <w:rFonts w:ascii="Arial" w:hAnsi="Arial" w:cs="Arial"/>
                            <w:b/>
                            <w:bCs/>
                            <w:color w:val="000000" w:themeColor="text1"/>
                            <w:kern w:val="24"/>
                            <w:sz w:val="14"/>
                            <w:szCs w:val="14"/>
                          </w:rPr>
                          <w:t>OTC,  Dénouement</w:t>
                        </w:r>
                        <w:proofErr w:type="gramEnd"/>
                        <w:r>
                          <w:rPr>
                            <w:rFonts w:ascii="Arial" w:hAnsi="Arial" w:cs="Arial"/>
                            <w:b/>
                            <w:bCs/>
                            <w:color w:val="000000" w:themeColor="text1"/>
                            <w:kern w:val="24"/>
                            <w:sz w:val="14"/>
                            <w:szCs w:val="14"/>
                          </w:rPr>
                          <w:t xml:space="preserve"> en J+</w:t>
                        </w:r>
                        <w:proofErr w:type="gramStart"/>
                        <w:r>
                          <w:rPr>
                            <w:rFonts w:ascii="Arial" w:hAnsi="Arial" w:cs="Arial"/>
                            <w:b/>
                            <w:bCs/>
                            <w:color w:val="000000" w:themeColor="text1"/>
                            <w:kern w:val="24"/>
                            <w:sz w:val="14"/>
                            <w:szCs w:val="14"/>
                          </w:rPr>
                          <w:t>3..</w:t>
                        </w:r>
                        <w:proofErr w:type="gramEnd"/>
                      </w:p>
                    </w:txbxContent>
                  </v:textbox>
                </v:shape>
                <v:shape id="Connecteur en angle 192" o:spid="_x0000_s1155" type="#_x0000_t34" style="position:absolute;left:22153;top:35719;width:21431;height:1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" strokecolor="#c00000" strokeweight="1pt">
                  <v:stroke dashstyle="dash" endarrow="open"/>
                </v:shape>
                <v:shape id="Connecteur en angle 200" o:spid="_x0000_s1156" type="#_x0000_t34" style="position:absolute;left:22867;top:35711;width:21431;height:1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" strokecolor="#c00000" strokeweight="1pt">
                  <v:stroke dashstyle="dash" endarrow="open"/>
                </v:shape>
                <v:shape id="Légende encadrée avec une bordure 2 201" o:spid="_x0000_s1157" type="#_x0000_t51" style="position:absolute;left:50720;top:34290;width:23575;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" adj="-16207,58963,-8144,34036,-89,9827" fillcolor="#c00000" strokecolor="#c00000" strokeweight="2pt">
                  <v:stroke dashstyle="3 1"/>
                  <v:textbox>
                    <w:txbxContent>
                      <w:p w14:paraId="0CBA76F6"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b/>
                            <w:bCs/>
                            <w:color w:val="000000" w:themeColor="text1"/>
                            <w:kern w:val="24"/>
                            <w:sz w:val="20"/>
                            <w:szCs w:val="20"/>
                          </w:rPr>
                          <w:t>Flux Swift de confirmation d’appariement &amp; Dénouement</w:t>
                        </w:r>
                      </w:p>
                    </w:txbxContent>
                  </v:textbox>
                  <o:callout v:ext="edit" minusy="t"/>
                </v:shape>
                <v:shape id="Heptagone 204" o:spid="_x0000_s1158" style="position:absolute;left:30003;top:28574;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" adj="-11796480,,5400" path="m-1,183769l28298,56597,142876,,257454,56597r28299,127172l206461,285754r-127170,l-1,183769xe" fillcolor="#c00000" strokecolor="#c00000" strokeweight="2pt">
                  <v:stroke joinstyle="miter"/>
                  <v:formulas/>
                  <v:path arrowok="t" o:connecttype="custom" o:connectlocs="0,1838;283,566;1429,0;2575,566;2858,1838;2065,2858;793,2858;0,1838" o:connectangles="0,0,0,0,0,0,0,0" textboxrect="0,0,285752,285752"/>
                  <v:textbox>
                    <w:txbxContent>
                      <w:p w14:paraId="0949C3B0"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5" o:spid="_x0000_s1159" style="position:absolute;left:35004;top:28574;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" adj="-11796480,,5400" path="m-1,183769l28298,56597,142876,,257454,56597r28299,127172l206461,285754r-127170,l-1,183769xe" fillcolor="#76923c [2406]" strokecolor="#76923c [2406]" strokeweight="2pt">
                  <v:stroke joinstyle="miter"/>
                  <v:formulas/>
                  <v:path arrowok="t" o:connecttype="custom" o:connectlocs="0,1838;283,566;1429,0;2574,566;2857,1838;2064,2858;793,2858;0,1838" o:connectangles="0,0,0,0,0,0,0,0" textboxrect="0,0,285752,285752"/>
                  <v:textbox>
                    <w:txbxContent>
                      <w:p w14:paraId="01B419AD"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Heptagone 206" o:spid="_x0000_s1160" style="position:absolute;left:21431;top:43576;width:2857;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" adj="-11796480,,5400" path="m-1,183769l28298,56597,142876,,257454,56597r28299,127172l206461,285754r-127170,l-1,183769xe" fillcolor="#76923c [2406]" strokecolor="#76923c [2406]" strokeweight="2pt">
                  <v:stroke joinstyle="miter"/>
                  <v:formulas/>
                  <v:path arrowok="t" o:connecttype="custom" o:connectlocs="0,1838;283,566;1429,0;2574,566;2857,1838;2064,2858;793,2858;0,1838" o:connectangles="0,0,0,0,0,0,0,0" textboxrect="0,0,285752,285752"/>
                  <v:textbox>
                    <w:txbxContent>
                      <w:p w14:paraId="271D0A12"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2</w:t>
                        </w:r>
                      </w:p>
                    </w:txbxContent>
                  </v:textbox>
                </v:shape>
                <v:shape id="Heptagone 207" o:spid="_x0000_s1161" style="position:absolute;left:40004;top:40005;width:2858;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" adj="-11796480,,5400" path="m-1,183769l28298,56597,142876,,257454,56597r28299,127172l206461,285754r-127170,l-1,183769xe" fillcolor="#c00000" strokecolor="#c00000" strokeweight="2pt">
                  <v:stroke joinstyle="miter"/>
                  <v:formulas/>
                  <v:path arrowok="t" o:connecttype="custom" o:connectlocs="0,1837;283,566;1429,0;2575,566;2858,1837;2065,2857;793,2857;0,1837" o:connectangles="0,0,0,0,0,0,0,0" textboxrect="0,0,285752,285752"/>
                  <v:textbox>
                    <w:txbxContent>
                      <w:p w14:paraId="58736B08"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8" o:spid="_x0000_s1162" style="position:absolute;left:30718;top:61436;width:2857;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" adj="-11796480,,5400" path="m-1,183769l28298,56597,142876,,257454,56597r28299,127172l206461,285754r-127170,l-1,183769xe" fillcolor="#c00000" strokecolor="#c00000" strokeweight="2pt">
                  <v:stroke joinstyle="miter"/>
                  <v:formulas/>
                  <v:path arrowok="t" o:connecttype="custom" o:connectlocs="0,1837;283,566;1429,0;2574,566;2857,1837;2064,2857;793,2857;0,1837" o:connectangles="0,0,0,0,0,0,0,0" textboxrect="0,0,285752,285752"/>
                  <v:textbox>
                    <w:txbxContent>
                      <w:p w14:paraId="069DA28A"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09" o:spid="_x0000_s1163" style="position:absolute;left:34575;top:55007;width:2858;height:2857;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" adj="-11796480,,5400" path="m-1,183769l28298,56597,142876,,257454,56597r28299,127172l206461,285754r-127170,l-1,183769xe" fillcolor="#c00000" strokecolor="#c00000" strokeweight="2pt">
                  <v:stroke joinstyle="miter"/>
                  <v:formulas/>
                  <v:path arrowok="t" o:connecttype="custom" o:connectlocs="0,1837;283,566;1429,0;2575,566;2858,1837;2065,2857;793,2857;0,1837" o:connectangles="0,0,0,0,0,0,0,0" textboxrect="0,0,285752,285752"/>
                  <v:textbox>
                    <w:txbxContent>
                      <w:p w14:paraId="5C0B55B4"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3</w:t>
                        </w:r>
                      </w:p>
                    </w:txbxContent>
                  </v:textbox>
                </v:shape>
                <v:shape id="Heptagone 210" o:spid="_x0000_s1164" style="position:absolute;left:52863;top:52149;width:2858;height:2858;visibility:visible;mso-wrap-style:square;v-text-anchor:middle" coordsize="285752,285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" adj="-11796480,,5400" path="m-1,183769l28298,56597,142876,,257454,56597r28299,127172l206461,285754r-127170,l-1,183769xe" fillcolor="#76923c [2406]" strokecolor="#76923c [2406]" strokeweight="2pt">
                  <v:stroke joinstyle="miter"/>
                  <v:formulas/>
                  <v:path arrowok="t" o:connecttype="custom" o:connectlocs="0,1838;283,566;1429,0;2575,566;2858,1838;2065,2858;793,2858;0,1838" o:connectangles="0,0,0,0,0,0,0,0" textboxrect="0,0,285752,285752"/>
                  <v:textbox>
                    <w:txbxContent>
                      <w:p w14:paraId="715D77E5" w14:textId="77777777" w:rsidR="00E53363" w:rsidRDefault="00E53363" w:rsidP="008877E8">
                        <w:pPr>
                          <w:pStyle w:val="NormalWeb"/>
                          <w:spacing w:before="0" w:beforeAutospacing="0" w:after="0" w:afterAutospacing="0"/>
                          <w:jc w:val="center"/>
                          <w:textAlignment w:val="baseline"/>
                        </w:pPr>
                        <w:r>
                          <w:rPr>
                            <w:rFonts w:asciiTheme="minorHAnsi" w:hAnsi="Calibri" w:cstheme="minorBidi"/>
                            <w:color w:val="FFFFFF" w:themeColor="light1"/>
                            <w:kern w:val="24"/>
                          </w:rPr>
                          <w:t>1</w:t>
                        </w:r>
                      </w:p>
                    </w:txbxContent>
                  </v:textbox>
                </v:shape>
                <v:shape id="Parchemin horizontal 211" o:spid="_x0000_s1165" type="#_x0000_t98" style="position:absolute;left:2142;top:8572;width:15717;height:10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" fillcolor="#d8d8d8 [2732]" strokecolor="#7f7f7f [1612]" strokeweight="2pt">
                  <v:textbox>
                    <w:txbxContent>
                      <w:p w14:paraId="49F23A15" w14:textId="77777777" w:rsidR="00E53363" w:rsidRDefault="00E53363" w:rsidP="008877E8">
                        <w:pPr>
                          <w:pStyle w:val="NormalWeb"/>
                          <w:spacing w:before="0" w:beforeAutospacing="0" w:after="0" w:afterAutospacing="0"/>
                          <w:textAlignment w:val="baseline"/>
                        </w:pPr>
                        <w:r>
                          <w:rPr>
                            <w:rFonts w:asciiTheme="minorHAnsi" w:hAnsi="Calibri" w:cstheme="minorBidi"/>
                            <w:b/>
                            <w:bCs/>
                            <w:color w:val="0D0D0D" w:themeColor="text1" w:themeTint="F2"/>
                            <w:kern w:val="24"/>
                            <w:sz w:val="20"/>
                            <w:szCs w:val="20"/>
                          </w:rPr>
                          <w:t xml:space="preserve">Date </w:t>
                        </w:r>
                        <w:proofErr w:type="gramStart"/>
                        <w:r>
                          <w:rPr>
                            <w:rFonts w:asciiTheme="minorHAnsi" w:hAnsi="Calibri" w:cstheme="minorBidi"/>
                            <w:b/>
                            <w:bCs/>
                            <w:color w:val="0D0D0D" w:themeColor="text1" w:themeTint="F2"/>
                            <w:kern w:val="24"/>
                            <w:sz w:val="20"/>
                            <w:szCs w:val="20"/>
                          </w:rPr>
                          <w:t>Valeur:</w:t>
                        </w:r>
                        <w:proofErr w:type="gramEnd"/>
                      </w:p>
                      <w:p w14:paraId="6CAB0840" w14:textId="77777777" w:rsidR="00E53363" w:rsidRDefault="00E53363"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réelle de dénouement, si OTG.</w:t>
                        </w:r>
                      </w:p>
                      <w:p w14:paraId="78686A2B" w14:textId="77777777" w:rsidR="00E53363" w:rsidRDefault="00E53363" w:rsidP="008877E8">
                        <w:pPr>
                          <w:pStyle w:val="ListParagraph"/>
                          <w:numPr>
                            <w:ilvl w:val="0"/>
                            <w:numId w:val="62"/>
                          </w:numPr>
                          <w:spacing w:line="240" w:lineRule="auto"/>
                          <w:textAlignment w:val="baseline"/>
                          <w:rPr>
                            <w:rFonts w:eastAsia="Times New Roman"/>
                            <w:sz w:val="20"/>
                          </w:rPr>
                        </w:pPr>
                        <w:r>
                          <w:rPr>
                            <w:rFonts w:hAnsi="Calibri"/>
                            <w:b/>
                            <w:bCs/>
                            <w:color w:val="808080" w:themeColor="background1" w:themeShade="80"/>
                            <w:kern w:val="24"/>
                            <w:sz w:val="20"/>
                            <w:szCs w:val="20"/>
                          </w:rPr>
                          <w:t>Date théorique dé dénouement, sinon.</w:t>
                        </w:r>
                      </w:p>
                    </w:txbxContent>
                  </v:textbox>
                </v:shape>
                <w10:anchorlock/>
              </v:group>
            </w:pict>
          </mc:Fallback>
        </mc:AlternateContent>
      </w:r>
    </w:p>
    <w:p w14:paraId="166B26E1" w14:textId="77777777" w:rsidR="009F6CD4" w:rsidRDefault="009F6CD4" w:rsidP="00A413EE">
      <w:pPr>
        <w:pStyle w:val="ListParagraph"/>
        <w:spacing w:before="240" w:after="240" w:line="240" w:lineRule="auto"/>
        <w:ind w:left="0" w:right="142"/>
      </w:pPr>
    </w:p>
    <w:p w14:paraId="27BF4880" w14:textId="77777777" w:rsidR="0095081F" w:rsidRDefault="0095081F" w:rsidP="0095081F">
      <w:pPr>
        <w:spacing w:before="240" w:after="240" w:line="240" w:lineRule="auto"/>
        <w:ind w:right="142"/>
        <w:rPr>
          <w:highlight w:val="red"/>
        </w:rPr>
      </w:pPr>
    </w:p>
    <w:p w14:paraId="704D2A44" w14:textId="77777777" w:rsidR="0095081F" w:rsidRDefault="0095081F" w:rsidP="0095081F">
      <w:pPr>
        <w:pStyle w:val="Style2"/>
      </w:pPr>
      <w:bookmarkStart w:id="379" w:name="_Toc412634001"/>
      <w:r w:rsidRPr="00450A1F">
        <w:t>Processus</w:t>
      </w:r>
      <w:r>
        <w:t xml:space="preserve"> "Dénouement Hors </w:t>
      </w:r>
      <w:proofErr w:type="spellStart"/>
      <w:r>
        <w:t>MaroClear</w:t>
      </w:r>
      <w:proofErr w:type="spellEnd"/>
      <w:r>
        <w:t>"</w:t>
      </w:r>
      <w:bookmarkEnd w:id="379"/>
    </w:p>
    <w:p w14:paraId="5B5B75C0" w14:textId="77777777" w:rsidR="00407FE7" w:rsidRPr="00853924" w:rsidRDefault="00407FE7" w:rsidP="00407FE7"/>
    <w:p w14:paraId="5EC13B1D" w14:textId="77777777" w:rsidR="00407FE7" w:rsidRPr="006666E4" w:rsidRDefault="00280467" w:rsidP="00407FE7">
      <w:pPr>
        <w:pStyle w:val="Heading4"/>
      </w:pPr>
      <w:r>
        <w:t xml:space="preserve"> Titres non admis chez </w:t>
      </w:r>
      <w:proofErr w:type="spellStart"/>
      <w:r>
        <w:t>MaroClear</w:t>
      </w:r>
      <w:proofErr w:type="spellEnd"/>
      <w:r w:rsidR="00407FE7" w:rsidRPr="00F9145F">
        <w:t>.</w:t>
      </w:r>
    </w:p>
    <w:p w14:paraId="3605A4BF" w14:textId="77777777" w:rsidR="004E4875" w:rsidRDefault="00445337" w:rsidP="004E4875">
      <w:pPr>
        <w:spacing w:before="240" w:after="240" w:line="240" w:lineRule="auto"/>
        <w:ind w:right="142"/>
      </w:pPr>
      <w:r w:rsidRPr="00445337">
        <w:rPr>
          <w:u w:val="single"/>
        </w:rPr>
        <w:t xml:space="preserve">Processus géré en standard </w:t>
      </w:r>
      <w:proofErr w:type="spellStart"/>
      <w:proofErr w:type="gramStart"/>
      <w:r w:rsidRPr="00445337">
        <w:rPr>
          <w:u w:val="single"/>
        </w:rPr>
        <w:t>Megara</w:t>
      </w:r>
      <w:proofErr w:type="spellEnd"/>
      <w:r>
        <w:t>:</w:t>
      </w:r>
      <w:proofErr w:type="gramEnd"/>
      <w:r>
        <w:t xml:space="preserve"> </w:t>
      </w:r>
      <w:r w:rsidR="002558CA">
        <w:t xml:space="preserve">Le dénouement </w:t>
      </w:r>
      <w:proofErr w:type="gramStart"/>
      <w:r w:rsidR="002558CA">
        <w:t>hors</w:t>
      </w:r>
      <w:proofErr w:type="gramEnd"/>
      <w:r w:rsidR="002558CA">
        <w:t xml:space="preserve"> </w:t>
      </w:r>
      <w:proofErr w:type="spellStart"/>
      <w:r w:rsidR="002558CA">
        <w:t>MaroC</w:t>
      </w:r>
      <w:r w:rsidR="004E4875">
        <w:t>lear</w:t>
      </w:r>
      <w:proofErr w:type="spellEnd"/>
      <w:r w:rsidR="004E4875">
        <w:t xml:space="preserve"> porte sur les titres maisons, c'est à dire des titres locaux </w:t>
      </w:r>
      <w:proofErr w:type="spellStart"/>
      <w:r w:rsidR="004E4875">
        <w:t>non inscrits</w:t>
      </w:r>
      <w:proofErr w:type="spellEnd"/>
      <w:r w:rsidR="004E4875">
        <w:t xml:space="preserve"> chez </w:t>
      </w:r>
      <w:proofErr w:type="spellStart"/>
      <w:r w:rsidR="004E4875">
        <w:t>Maro</w:t>
      </w:r>
      <w:r w:rsidR="005229B1">
        <w:t>C</w:t>
      </w:r>
      <w:r w:rsidR="004E4875">
        <w:t>lear</w:t>
      </w:r>
      <w:proofErr w:type="spellEnd"/>
      <w:r w:rsidR="004E4875">
        <w:t xml:space="preserve">. Les titres peuvent </w:t>
      </w:r>
      <w:proofErr w:type="gramStart"/>
      <w:r w:rsidR="004E4875">
        <w:t>être:</w:t>
      </w:r>
      <w:proofErr w:type="gramEnd"/>
    </w:p>
    <w:p w14:paraId="118E0BBB" w14:textId="77777777" w:rsidR="0025043B" w:rsidRDefault="004E4875" w:rsidP="004E4875">
      <w:pPr>
        <w:spacing w:before="240" w:after="240" w:line="240" w:lineRule="auto"/>
        <w:ind w:right="142"/>
      </w:pPr>
      <w:r>
        <w:t xml:space="preserve">Une opération </w:t>
      </w:r>
      <w:proofErr w:type="gramStart"/>
      <w:r>
        <w:t>hors</w:t>
      </w:r>
      <w:proofErr w:type="gramEnd"/>
      <w:r>
        <w:t xml:space="preserve"> </w:t>
      </w:r>
      <w:proofErr w:type="spellStart"/>
      <w:r>
        <w:t>Maro</w:t>
      </w:r>
      <w:r w:rsidR="005229B1">
        <w:t>C</w:t>
      </w:r>
      <w:r>
        <w:t>lear</w:t>
      </w:r>
      <w:proofErr w:type="spellEnd"/>
      <w:r>
        <w:t xml:space="preserve"> peut être</w:t>
      </w:r>
    </w:p>
    <w:p w14:paraId="1164BE55" w14:textId="77777777" w:rsidR="003E3967" w:rsidRDefault="0025043B" w:rsidP="005233E4">
      <w:pPr>
        <w:pStyle w:val="ListParagraph"/>
        <w:numPr>
          <w:ilvl w:val="0"/>
          <w:numId w:val="49"/>
        </w:numPr>
        <w:spacing w:before="240" w:after="240" w:line="240" w:lineRule="auto"/>
        <w:ind w:right="142"/>
      </w:pPr>
      <w:r>
        <w:t>C</w:t>
      </w:r>
      <w:r w:rsidR="004E4875">
        <w:t xml:space="preserve">ontre payement </w:t>
      </w:r>
      <w:r w:rsidR="00B93BD6">
        <w:t>(traité</w:t>
      </w:r>
      <w:r w:rsidR="00AE007A">
        <w:t>e</w:t>
      </w:r>
      <w:r w:rsidR="00A51043">
        <w:t>s à l'instar des opération Gré à Gré achat/vente fermes</w:t>
      </w:r>
      <w:r w:rsidR="00621E71">
        <w:t xml:space="preserve"> (transaction RVP et DVP) et à partir du m</w:t>
      </w:r>
      <w:r w:rsidR="003E3967">
        <w:t>ême écran de l'achat/vente fermes</w:t>
      </w:r>
      <w:r w:rsidR="00C222B4">
        <w:t xml:space="preserve"> [</w:t>
      </w:r>
      <w:r w:rsidR="00C222B4" w:rsidRPr="00C222B4">
        <w:rPr>
          <w:i/>
        </w:rPr>
        <w:t>§3.3.1.1 Achat et ventes fermes</w:t>
      </w:r>
      <w:r w:rsidR="00C222B4" w:rsidRPr="00C222B4">
        <w:t>]</w:t>
      </w:r>
      <w:r w:rsidR="00A51043">
        <w:t>)</w:t>
      </w:r>
    </w:p>
    <w:p w14:paraId="60E67B99" w14:textId="77777777" w:rsidR="004E4875" w:rsidRDefault="003E3967" w:rsidP="00C222B4">
      <w:pPr>
        <w:pStyle w:val="ListParagraph"/>
        <w:numPr>
          <w:ilvl w:val="0"/>
          <w:numId w:val="49"/>
        </w:numPr>
        <w:spacing w:before="240" w:after="240" w:line="240" w:lineRule="auto"/>
        <w:ind w:right="142"/>
      </w:pPr>
      <w:r>
        <w:t>F</w:t>
      </w:r>
      <w:r w:rsidR="004E4875">
        <w:t>ranco</w:t>
      </w:r>
      <w:r w:rsidR="00A51043">
        <w:t xml:space="preserve"> (traité</w:t>
      </w:r>
      <w:r w:rsidR="00AE007A">
        <w:t>e</w:t>
      </w:r>
      <w:r w:rsidR="00A51043">
        <w:t xml:space="preserve">s à l'instar des </w:t>
      </w:r>
      <w:proofErr w:type="gramStart"/>
      <w:r w:rsidR="00A51043">
        <w:t>transferts</w:t>
      </w:r>
      <w:r w:rsidR="0025043B">
        <w:t>(</w:t>
      </w:r>
      <w:proofErr w:type="gramEnd"/>
      <w:r w:rsidR="0025043B">
        <w:t xml:space="preserve">transaction ETDF, ETRF, ITDF, et ITRF) </w:t>
      </w:r>
      <w:r>
        <w:t>et à partir des</w:t>
      </w:r>
      <w:r w:rsidR="0025043B">
        <w:t xml:space="preserve"> même</w:t>
      </w:r>
      <w:r>
        <w:t>s</w:t>
      </w:r>
      <w:r w:rsidR="0025043B">
        <w:t xml:space="preserve"> écran</w:t>
      </w:r>
      <w:r>
        <w:t xml:space="preserve">s des </w:t>
      </w:r>
      <w:proofErr w:type="gramStart"/>
      <w:r>
        <w:t>transferts</w:t>
      </w:r>
      <w:r w:rsidR="00C222B4">
        <w:t>[</w:t>
      </w:r>
      <w:proofErr w:type="gramEnd"/>
      <w:r w:rsidR="00C222B4" w:rsidRPr="00C222B4">
        <w:rPr>
          <w:i/>
        </w:rPr>
        <w:t>§3.4.</w:t>
      </w:r>
      <w:r w:rsidR="00903AFE">
        <w:rPr>
          <w:i/>
        </w:rPr>
        <w:t>2</w:t>
      </w:r>
      <w:r w:rsidR="00C222B4" w:rsidRPr="00C222B4">
        <w:rPr>
          <w:i/>
        </w:rPr>
        <w:t xml:space="preserve">.1.5 Découpage </w:t>
      </w:r>
      <w:proofErr w:type="spellStart"/>
      <w:r w:rsidR="00C222B4" w:rsidRPr="00C222B4">
        <w:rPr>
          <w:i/>
        </w:rPr>
        <w:t>Megara</w:t>
      </w:r>
      <w:proofErr w:type="spellEnd"/>
      <w:r w:rsidR="00C222B4" w:rsidRPr="00C222B4">
        <w:t>]</w:t>
      </w:r>
      <w:r w:rsidR="00C222B4">
        <w:t>)</w:t>
      </w:r>
      <w:r w:rsidR="004E4875">
        <w:t>.</w:t>
      </w:r>
    </w:p>
    <w:p w14:paraId="052089AE" w14:textId="77777777" w:rsidR="00610F25" w:rsidRDefault="007769CE" w:rsidP="007769CE">
      <w:pPr>
        <w:spacing w:before="240" w:after="240" w:line="240" w:lineRule="auto"/>
        <w:ind w:right="142"/>
      </w:pPr>
      <w:r>
        <w:lastRenderedPageBreak/>
        <w:t>L</w:t>
      </w:r>
      <w:r w:rsidR="00391D9F">
        <w:t>e</w:t>
      </w:r>
      <w:r>
        <w:t xml:space="preserve"> mode de saisie des opérations </w:t>
      </w:r>
      <w:r w:rsidR="00391D9F">
        <w:t xml:space="preserve">est manuel </w:t>
      </w:r>
      <w:r w:rsidR="00B2399E">
        <w:t>à partir des mêmes écran</w:t>
      </w:r>
      <w:r w:rsidR="00DE41AC">
        <w:t>s</w:t>
      </w:r>
      <w:r w:rsidR="00B2399E">
        <w:t xml:space="preserve"> du Gré à Gré ou Franco</w:t>
      </w:r>
      <w:r w:rsidR="00391D9F">
        <w:t xml:space="preserve"> avec date de dénouement = date de négociation</w:t>
      </w:r>
      <w:r>
        <w:t xml:space="preserve">. </w:t>
      </w:r>
      <w:r w:rsidR="00391D9F">
        <w:t xml:space="preserve">L'appariement et le dénouement des </w:t>
      </w:r>
      <w:r>
        <w:t>opération</w:t>
      </w:r>
      <w:r w:rsidR="00842F13">
        <w:t xml:space="preserve">s sont </w:t>
      </w:r>
      <w:r w:rsidR="00391D9F">
        <w:t>également manuel</w:t>
      </w:r>
      <w:r w:rsidR="00842F13">
        <w:t>s</w:t>
      </w:r>
      <w:r w:rsidR="00391D9F">
        <w:t xml:space="preserve">. </w:t>
      </w:r>
      <w:r w:rsidR="00E20238">
        <w:t xml:space="preserve">Aucun flux de </w:t>
      </w:r>
      <w:proofErr w:type="spellStart"/>
      <w:r w:rsidR="00E20238">
        <w:t>swift</w:t>
      </w:r>
      <w:proofErr w:type="spellEnd"/>
      <w:r w:rsidR="00E20238">
        <w:t xml:space="preserve"> n'est </w:t>
      </w:r>
      <w:r w:rsidR="00DE41AC">
        <w:t>échangé</w:t>
      </w:r>
      <w:r w:rsidR="00E20238">
        <w:t>.</w:t>
      </w:r>
      <w:r w:rsidR="00842F13">
        <w:t xml:space="preserve"> Le postage comptable espèces est au dénouement. </w:t>
      </w:r>
    </w:p>
    <w:p w14:paraId="4C4E9DAB" w14:textId="77777777" w:rsidR="00407FE7" w:rsidRPr="006666E4" w:rsidRDefault="00407FE7" w:rsidP="00407FE7">
      <w:pPr>
        <w:pStyle w:val="Heading4"/>
      </w:pPr>
      <w:r>
        <w:t xml:space="preserve"> Titre</w:t>
      </w:r>
      <w:r w:rsidR="00F4287B">
        <w:t>s</w:t>
      </w:r>
      <w:r>
        <w:t xml:space="preserve"> DAT</w:t>
      </w:r>
      <w:r w:rsidRPr="00F9145F">
        <w:t>.</w:t>
      </w:r>
    </w:p>
    <w:p w14:paraId="7F039191" w14:textId="77777777" w:rsidR="007769CE" w:rsidRDefault="00D1444D" w:rsidP="007769CE">
      <w:pPr>
        <w:spacing w:before="240" w:after="240" w:line="240" w:lineRule="auto"/>
        <w:ind w:right="142"/>
      </w:pPr>
      <w:r w:rsidRPr="00445337">
        <w:rPr>
          <w:u w:val="single"/>
        </w:rPr>
        <w:t xml:space="preserve">Processus géré en standard </w:t>
      </w:r>
      <w:proofErr w:type="spellStart"/>
      <w:proofErr w:type="gramStart"/>
      <w:r w:rsidRPr="00445337">
        <w:rPr>
          <w:u w:val="single"/>
        </w:rPr>
        <w:t>Megara</w:t>
      </w:r>
      <w:proofErr w:type="spellEnd"/>
      <w:r>
        <w:t>:</w:t>
      </w:r>
      <w:proofErr w:type="gramEnd"/>
      <w:r>
        <w:t xml:space="preserve">  </w:t>
      </w:r>
      <w:r w:rsidR="007769CE">
        <w:t>Le</w:t>
      </w:r>
      <w:r>
        <w:t>s</w:t>
      </w:r>
      <w:r w:rsidR="007769CE">
        <w:t xml:space="preserve"> opérations sur DAT seront saisi</w:t>
      </w:r>
      <w:r>
        <w:t>e</w:t>
      </w:r>
      <w:r w:rsidR="007769CE">
        <w:t xml:space="preserve">s </w:t>
      </w:r>
      <w:r w:rsidR="00EC7EAF">
        <w:t xml:space="preserve">et validées </w:t>
      </w:r>
      <w:r w:rsidR="007769CE">
        <w:t>manuellement moyennant des codes type opération dédiés.</w:t>
      </w:r>
      <w:r>
        <w:t xml:space="preserve"> Le montant d'acquisition ou de cession </w:t>
      </w:r>
      <w:r w:rsidR="00EC7EAF">
        <w:t xml:space="preserve">(simulé à un montant de dénouement) </w:t>
      </w:r>
      <w:r>
        <w:t>sont renseignés à la saisie</w:t>
      </w:r>
      <w:r w:rsidR="00EC7EAF">
        <w:t>.</w:t>
      </w:r>
    </w:p>
    <w:p w14:paraId="46F46FD2" w14:textId="77777777" w:rsidR="00D1444D" w:rsidRDefault="007769CE" w:rsidP="007769CE">
      <w:pPr>
        <w:spacing w:before="240" w:after="240" w:line="240" w:lineRule="auto"/>
        <w:ind w:right="142"/>
      </w:pPr>
      <w:r>
        <w:t xml:space="preserve">Aucune écriture comptable </w:t>
      </w:r>
      <w:r w:rsidR="00D1444D">
        <w:t>espèces</w:t>
      </w:r>
      <w:r>
        <w:t xml:space="preserve"> ne sera constatée pour les </w:t>
      </w:r>
      <w:r w:rsidR="00D1444D">
        <w:t xml:space="preserve">opérations </w:t>
      </w:r>
      <w:r>
        <w:t>DAT</w:t>
      </w:r>
      <w:r w:rsidR="00D1444D">
        <w:t xml:space="preserve">. </w:t>
      </w:r>
      <w:r w:rsidR="00D03E81">
        <w:t xml:space="preserve"> Aucun flux de </w:t>
      </w:r>
      <w:proofErr w:type="spellStart"/>
      <w:r w:rsidR="00D03E81">
        <w:t>swift</w:t>
      </w:r>
      <w:proofErr w:type="spellEnd"/>
      <w:r w:rsidR="00D03E81">
        <w:t xml:space="preserve"> n'est échangé.</w:t>
      </w:r>
    </w:p>
    <w:p w14:paraId="2A72A6C7" w14:textId="77777777" w:rsidR="00913DC7" w:rsidRDefault="00913DC7" w:rsidP="00913DC7">
      <w:pPr>
        <w:pStyle w:val="Style2"/>
      </w:pPr>
      <w:bookmarkStart w:id="380" w:name="_Toc412634003"/>
      <w:r w:rsidRPr="00450A1F">
        <w:t>Processus</w:t>
      </w:r>
      <w:r>
        <w:t xml:space="preserve"> "PONA"</w:t>
      </w:r>
      <w:bookmarkEnd w:id="380"/>
    </w:p>
    <w:p w14:paraId="0B74F1D2" w14:textId="77777777" w:rsidR="00837D23" w:rsidRPr="00F74903" w:rsidRDefault="00C03AE3" w:rsidP="00A413EE">
      <w:pPr>
        <w:pStyle w:val="ListParagraph"/>
        <w:spacing w:before="240" w:after="240" w:line="240" w:lineRule="auto"/>
        <w:ind w:left="0" w:right="142"/>
      </w:pPr>
      <w:r w:rsidRPr="00F74903">
        <w:t xml:space="preserve">Le système doit permettre </w:t>
      </w:r>
      <w:r w:rsidR="00D933FE">
        <w:t>le calcul</w:t>
      </w:r>
      <w:r w:rsidRPr="00F74903">
        <w:t xml:space="preserve"> de la Position nette acheteuse PONA pour une date </w:t>
      </w:r>
      <w:r w:rsidR="00702572" w:rsidRPr="00F74903">
        <w:t xml:space="preserve">J </w:t>
      </w:r>
      <w:r w:rsidRPr="00F74903">
        <w:t>donnée</w:t>
      </w:r>
      <w:r w:rsidR="00F74903" w:rsidRPr="00F74903">
        <w:t xml:space="preserve">, le montant à sommer est </w:t>
      </w:r>
      <w:r w:rsidR="00F74903" w:rsidRPr="00F74903">
        <w:rPr>
          <w:u w:val="single"/>
        </w:rPr>
        <w:t>le montant de dénouement des IRL clie</w:t>
      </w:r>
      <w:r w:rsidR="00F74903">
        <w:rPr>
          <w:u w:val="single"/>
        </w:rPr>
        <w:t>nt</w:t>
      </w:r>
      <w:r w:rsidR="00F74903" w:rsidRPr="00F74903">
        <w:rPr>
          <w:u w:val="single"/>
        </w:rPr>
        <w:t>s</w:t>
      </w:r>
      <w:r w:rsidRPr="00F74903">
        <w:t>. Deux types de PONA se présentent</w:t>
      </w:r>
      <w:ins w:id="381" w:author="souchem" w:date="2015-07-28T18:41:00Z">
        <w:r w:rsidR="00A249DC">
          <w:t xml:space="preserve"> </w:t>
        </w:r>
      </w:ins>
      <w:ins w:id="382" w:author="souchem" w:date="2015-07-28T18:42:00Z">
        <w:r w:rsidR="00A249DC" w:rsidRPr="00A249DC">
          <w:t>[</w:t>
        </w:r>
        <w:r w:rsidR="00A249DC" w:rsidRPr="00F74903">
          <w:t>PONA "Alerte Desk</w:t>
        </w:r>
        <w:proofErr w:type="gramStart"/>
        <w:r w:rsidR="00A249DC" w:rsidRPr="00F74903">
          <w:t>"</w:t>
        </w:r>
        <w:r w:rsidR="00A249DC">
          <w:t>:</w:t>
        </w:r>
        <w:proofErr w:type="gramEnd"/>
        <w:r w:rsidR="00A249DC" w:rsidRPr="00F74903">
          <w:t xml:space="preserve"> </w:t>
        </w:r>
        <w:r w:rsidR="00A249DC" w:rsidRPr="00A249DC">
          <w:t>GAP NON RETENU</w:t>
        </w:r>
        <w:proofErr w:type="gramStart"/>
        <w:r w:rsidR="00A249DC" w:rsidRPr="00A249DC">
          <w:t>]</w:t>
        </w:r>
      </w:ins>
      <w:r w:rsidRPr="00F74903">
        <w:t>:</w:t>
      </w:r>
      <w:proofErr w:type="gramEnd"/>
    </w:p>
    <w:p w14:paraId="206DAA61" w14:textId="77777777" w:rsidR="00C03AE3" w:rsidRPr="00F74903" w:rsidRDefault="00C03AE3" w:rsidP="00A413EE">
      <w:pPr>
        <w:pStyle w:val="ListParagraph"/>
        <w:spacing w:before="240" w:after="240" w:line="240" w:lineRule="auto"/>
        <w:ind w:left="0" w:right="142"/>
      </w:pPr>
    </w:p>
    <w:p w14:paraId="2A2E21B5" w14:textId="77777777" w:rsidR="00C03AE3" w:rsidRDefault="00C03AE3" w:rsidP="005233E4">
      <w:pPr>
        <w:pStyle w:val="ListParagraph"/>
        <w:numPr>
          <w:ilvl w:val="0"/>
          <w:numId w:val="48"/>
        </w:numPr>
        <w:spacing w:before="240" w:after="240" w:line="240" w:lineRule="auto"/>
        <w:ind w:right="142"/>
      </w:pPr>
      <w:r w:rsidRPr="00F74903">
        <w:t xml:space="preserve">PONA "Marché BAM" de la date </w:t>
      </w:r>
      <w:proofErr w:type="gramStart"/>
      <w:r w:rsidRPr="00F74903">
        <w:t>J:</w:t>
      </w:r>
      <w:proofErr w:type="gramEnd"/>
      <w:r w:rsidRPr="00F74903">
        <w:t xml:space="preserve"> Générant les instructions Bourse dont la date de dénouement est à une date J.</w:t>
      </w:r>
      <w:r w:rsidR="00CB30CA">
        <w:t xml:space="preserve"> Le report à générer doit respecter le format </w:t>
      </w:r>
      <w:proofErr w:type="gramStart"/>
      <w:r w:rsidR="00CB30CA">
        <w:t>suivant:</w:t>
      </w:r>
      <w:proofErr w:type="gramEnd"/>
    </w:p>
    <w:tbl>
      <w:tblPr>
        <w:tblW w:w="6960" w:type="dxa"/>
        <w:jc w:val="center"/>
        <w:tblCellMar>
          <w:left w:w="70" w:type="dxa"/>
          <w:right w:w="70" w:type="dxa"/>
        </w:tblCellMar>
        <w:tblLook w:val="04A0" w:firstRow="1" w:lastRow="0" w:firstColumn="1" w:lastColumn="0" w:noHBand="0" w:noVBand="1"/>
      </w:tblPr>
      <w:tblGrid>
        <w:gridCol w:w="2320"/>
        <w:gridCol w:w="2320"/>
        <w:gridCol w:w="2320"/>
      </w:tblGrid>
      <w:tr w:rsidR="00CB30CA" w:rsidRPr="00CB30CA" w14:paraId="30FAD080" w14:textId="77777777" w:rsidTr="00CB30CA">
        <w:trPr>
          <w:trHeight w:val="435"/>
          <w:jc w:val="center"/>
        </w:trPr>
        <w:tc>
          <w:tcPr>
            <w:tcW w:w="6960" w:type="dxa"/>
            <w:gridSpan w:val="3"/>
            <w:tcBorders>
              <w:top w:val="nil"/>
              <w:left w:val="nil"/>
              <w:bottom w:val="nil"/>
              <w:right w:val="nil"/>
            </w:tcBorders>
            <w:noWrap/>
            <w:hideMark/>
          </w:tcPr>
          <w:p w14:paraId="46CFE7C2" w14:textId="77777777"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Back Office Titre : Trésorerie</w:t>
            </w:r>
          </w:p>
        </w:tc>
      </w:tr>
      <w:tr w:rsidR="00CB30CA" w:rsidRPr="00CB30CA" w14:paraId="0325C46D" w14:textId="77777777" w:rsidTr="00CB30CA">
        <w:trPr>
          <w:trHeight w:val="435"/>
          <w:jc w:val="center"/>
        </w:trPr>
        <w:tc>
          <w:tcPr>
            <w:tcW w:w="6960" w:type="dxa"/>
            <w:gridSpan w:val="3"/>
            <w:tcBorders>
              <w:top w:val="nil"/>
              <w:left w:val="nil"/>
              <w:bottom w:val="nil"/>
              <w:right w:val="nil"/>
            </w:tcBorders>
            <w:noWrap/>
            <w:hideMark/>
          </w:tcPr>
          <w:p w14:paraId="211D7BDE" w14:textId="77777777"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PONA Marché BAM</w:t>
            </w:r>
          </w:p>
        </w:tc>
      </w:tr>
      <w:tr w:rsidR="00CB30CA" w:rsidRPr="00CB30CA" w14:paraId="6F6B0965" w14:textId="77777777" w:rsidTr="00CB30CA">
        <w:trPr>
          <w:trHeight w:val="300"/>
          <w:jc w:val="center"/>
        </w:trPr>
        <w:tc>
          <w:tcPr>
            <w:tcW w:w="2320" w:type="dxa"/>
            <w:tcBorders>
              <w:top w:val="nil"/>
              <w:left w:val="nil"/>
              <w:bottom w:val="nil"/>
              <w:right w:val="nil"/>
            </w:tcBorders>
            <w:noWrap/>
            <w:hideMark/>
          </w:tcPr>
          <w:p w14:paraId="5AED35BB" w14:textId="77777777" w:rsidR="00CB30CA" w:rsidRPr="00CB30CA" w:rsidRDefault="00CB30CA" w:rsidP="00CB30CA">
            <w:pPr>
              <w:spacing w:line="240" w:lineRule="auto"/>
              <w:rPr>
                <w:rFonts w:ascii="Calibri" w:eastAsia="Times New Roman" w:hAnsi="Calibri" w:cs="Calibri"/>
                <w:color w:val="000000"/>
                <w:lang w:eastAsia="fr-FR"/>
              </w:rPr>
            </w:pPr>
          </w:p>
        </w:tc>
        <w:tc>
          <w:tcPr>
            <w:tcW w:w="2320" w:type="dxa"/>
            <w:tcBorders>
              <w:top w:val="nil"/>
              <w:left w:val="nil"/>
              <w:bottom w:val="nil"/>
              <w:right w:val="nil"/>
            </w:tcBorders>
            <w:noWrap/>
            <w:hideMark/>
          </w:tcPr>
          <w:p w14:paraId="59332040" w14:textId="77777777" w:rsidR="00CB30CA" w:rsidRPr="00CB30CA" w:rsidRDefault="00CB30CA" w:rsidP="00CB30CA">
            <w:pPr>
              <w:spacing w:line="240" w:lineRule="auto"/>
              <w:jc w:val="center"/>
              <w:rPr>
                <w:rFonts w:ascii="Calibri" w:eastAsia="Times New Roman" w:hAnsi="Calibri" w:cs="Calibri"/>
                <w:color w:val="000000"/>
                <w:lang w:eastAsia="fr-FR"/>
              </w:rPr>
            </w:pPr>
          </w:p>
        </w:tc>
        <w:tc>
          <w:tcPr>
            <w:tcW w:w="2320" w:type="dxa"/>
            <w:tcBorders>
              <w:top w:val="nil"/>
              <w:left w:val="nil"/>
              <w:bottom w:val="nil"/>
              <w:right w:val="nil"/>
            </w:tcBorders>
            <w:noWrap/>
            <w:hideMark/>
          </w:tcPr>
          <w:p w14:paraId="19691583" w14:textId="77777777" w:rsidR="00CB30CA" w:rsidRPr="00CB30CA" w:rsidRDefault="00CB30CA" w:rsidP="00CB30CA">
            <w:pPr>
              <w:spacing w:line="240" w:lineRule="auto"/>
              <w:rPr>
                <w:rFonts w:ascii="Calibri" w:eastAsia="Times New Roman" w:hAnsi="Calibri" w:cs="Calibri"/>
                <w:color w:val="000000"/>
                <w:lang w:eastAsia="fr-FR"/>
              </w:rPr>
            </w:pPr>
          </w:p>
        </w:tc>
      </w:tr>
      <w:tr w:rsidR="00CB30CA" w:rsidRPr="00CB30CA" w14:paraId="3063F6A6" w14:textId="77777777" w:rsidTr="00CB30CA">
        <w:trPr>
          <w:trHeight w:val="300"/>
          <w:jc w:val="center"/>
        </w:trPr>
        <w:tc>
          <w:tcPr>
            <w:tcW w:w="2320" w:type="dxa"/>
            <w:tcBorders>
              <w:top w:val="nil"/>
              <w:left w:val="nil"/>
              <w:bottom w:val="nil"/>
              <w:right w:val="nil"/>
            </w:tcBorders>
            <w:noWrap/>
            <w:hideMark/>
          </w:tcPr>
          <w:p w14:paraId="78545A7A"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2320" w:type="dxa"/>
            <w:tcBorders>
              <w:top w:val="nil"/>
              <w:left w:val="nil"/>
              <w:bottom w:val="nil"/>
              <w:right w:val="nil"/>
            </w:tcBorders>
            <w:noWrap/>
            <w:hideMark/>
          </w:tcPr>
          <w:p w14:paraId="57200503"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Bourse</w:t>
            </w:r>
          </w:p>
        </w:tc>
        <w:tc>
          <w:tcPr>
            <w:tcW w:w="2320" w:type="dxa"/>
            <w:tcBorders>
              <w:top w:val="nil"/>
              <w:left w:val="nil"/>
              <w:bottom w:val="nil"/>
              <w:right w:val="nil"/>
            </w:tcBorders>
            <w:noWrap/>
            <w:hideMark/>
          </w:tcPr>
          <w:p w14:paraId="026D2653"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6F4DB44B" w14:textId="77777777" w:rsidTr="00CB30CA">
        <w:trPr>
          <w:trHeight w:val="285"/>
          <w:jc w:val="center"/>
        </w:trPr>
        <w:tc>
          <w:tcPr>
            <w:tcW w:w="2320" w:type="dxa"/>
            <w:tcBorders>
              <w:top w:val="single" w:sz="4" w:space="0" w:color="auto"/>
              <w:left w:val="single" w:sz="4" w:space="0" w:color="auto"/>
              <w:bottom w:val="single" w:sz="4" w:space="0" w:color="auto"/>
              <w:right w:val="single" w:sz="4" w:space="0" w:color="auto"/>
            </w:tcBorders>
            <w:shd w:val="clear" w:color="000000" w:fill="BFBFBF"/>
            <w:hideMark/>
          </w:tcPr>
          <w:p w14:paraId="05FA1680"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2320" w:type="dxa"/>
            <w:tcBorders>
              <w:top w:val="single" w:sz="4" w:space="0" w:color="auto"/>
              <w:left w:val="nil"/>
              <w:bottom w:val="single" w:sz="4" w:space="0" w:color="auto"/>
              <w:right w:val="single" w:sz="4" w:space="0" w:color="auto"/>
            </w:tcBorders>
            <w:shd w:val="clear" w:color="000000" w:fill="BFBFBF"/>
            <w:hideMark/>
          </w:tcPr>
          <w:p w14:paraId="663DEEF6"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2320" w:type="dxa"/>
            <w:tcBorders>
              <w:top w:val="single" w:sz="4" w:space="0" w:color="auto"/>
              <w:left w:val="nil"/>
              <w:bottom w:val="single" w:sz="4" w:space="0" w:color="auto"/>
              <w:right w:val="single" w:sz="4" w:space="0" w:color="auto"/>
            </w:tcBorders>
            <w:shd w:val="clear" w:color="000000" w:fill="BFBFBF"/>
            <w:hideMark/>
          </w:tcPr>
          <w:p w14:paraId="710531A0"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1C83E0A6" w14:textId="77777777" w:rsidTr="00CB30CA">
        <w:trPr>
          <w:trHeight w:val="300"/>
          <w:jc w:val="center"/>
        </w:trPr>
        <w:tc>
          <w:tcPr>
            <w:tcW w:w="2320" w:type="dxa"/>
            <w:tcBorders>
              <w:top w:val="nil"/>
              <w:left w:val="single" w:sz="4" w:space="0" w:color="auto"/>
              <w:bottom w:val="single" w:sz="4" w:space="0" w:color="auto"/>
              <w:right w:val="single" w:sz="4" w:space="0" w:color="auto"/>
            </w:tcBorders>
            <w:noWrap/>
            <w:hideMark/>
          </w:tcPr>
          <w:p w14:paraId="130A941D"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2320" w:type="dxa"/>
            <w:tcBorders>
              <w:top w:val="nil"/>
              <w:left w:val="nil"/>
              <w:bottom w:val="single" w:sz="4" w:space="0" w:color="auto"/>
              <w:right w:val="single" w:sz="4" w:space="0" w:color="auto"/>
            </w:tcBorders>
            <w:noWrap/>
            <w:hideMark/>
          </w:tcPr>
          <w:p w14:paraId="17E0E18C"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2320" w:type="dxa"/>
            <w:tcBorders>
              <w:top w:val="nil"/>
              <w:left w:val="nil"/>
              <w:bottom w:val="single" w:sz="4" w:space="0" w:color="auto"/>
              <w:right w:val="single" w:sz="4" w:space="0" w:color="auto"/>
            </w:tcBorders>
            <w:noWrap/>
            <w:hideMark/>
          </w:tcPr>
          <w:p w14:paraId="29397680"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bl>
    <w:p w14:paraId="0A4DF31C" w14:textId="77777777" w:rsidR="00050CED" w:rsidRDefault="00050CED" w:rsidP="00050CED">
      <w:pPr>
        <w:pStyle w:val="ListParagraph"/>
        <w:spacing w:before="240" w:after="240" w:line="240" w:lineRule="auto"/>
        <w:ind w:right="142"/>
      </w:pPr>
    </w:p>
    <w:p w14:paraId="6B74327D" w14:textId="77777777" w:rsidR="00C03AE3" w:rsidRPr="00F74903" w:rsidRDefault="00C03AE3" w:rsidP="005233E4">
      <w:pPr>
        <w:pStyle w:val="ListParagraph"/>
        <w:numPr>
          <w:ilvl w:val="0"/>
          <w:numId w:val="48"/>
        </w:numPr>
        <w:spacing w:before="240" w:after="240" w:line="240" w:lineRule="auto"/>
        <w:ind w:right="142"/>
      </w:pPr>
      <w:r w:rsidRPr="00F74903">
        <w:t>PONA "Alerte Desk" de la date J</w:t>
      </w:r>
      <w:ins w:id="383" w:author="souchem" w:date="2015-07-28T18:44:00Z">
        <w:r w:rsidR="00A249DC">
          <w:t xml:space="preserve"> </w:t>
        </w:r>
        <w:r w:rsidR="00A249DC" w:rsidRPr="00A249DC">
          <w:t>[</w:t>
        </w:r>
        <w:r w:rsidR="00A249DC" w:rsidRPr="00F74903">
          <w:t>PONA "Alerte Desk</w:t>
        </w:r>
        <w:proofErr w:type="gramStart"/>
        <w:r w:rsidR="00A249DC" w:rsidRPr="00F74903">
          <w:t>"</w:t>
        </w:r>
        <w:r w:rsidR="00A249DC">
          <w:t>:</w:t>
        </w:r>
        <w:proofErr w:type="gramEnd"/>
        <w:r w:rsidR="00A249DC" w:rsidRPr="00F74903">
          <w:t xml:space="preserve"> </w:t>
        </w:r>
        <w:r w:rsidR="00A249DC" w:rsidRPr="00A249DC">
          <w:t>GAP NON RETENU</w:t>
        </w:r>
        <w:proofErr w:type="gramStart"/>
        <w:r w:rsidR="00A249DC" w:rsidRPr="00A249DC">
          <w:t>]</w:t>
        </w:r>
      </w:ins>
      <w:r w:rsidRPr="00F74903">
        <w:t>:</w:t>
      </w:r>
      <w:proofErr w:type="gramEnd"/>
      <w:r w:rsidRPr="00F74903">
        <w:t xml:space="preserve">  contenant la PONA "Marché BAM", à laquelle nous ajoutons le</w:t>
      </w:r>
      <w:r w:rsidR="00702572" w:rsidRPr="00F74903">
        <w:t xml:space="preserve">s opérations </w:t>
      </w:r>
      <w:r w:rsidR="00F74903">
        <w:t xml:space="preserve">(internes et externe) </w:t>
      </w:r>
      <w:proofErr w:type="gramStart"/>
      <w:r w:rsidR="00702572" w:rsidRPr="00F74903">
        <w:t>suivantes:</w:t>
      </w:r>
      <w:proofErr w:type="gramEnd"/>
    </w:p>
    <w:p w14:paraId="63C1E3E3" w14:textId="77777777" w:rsidR="00702572" w:rsidRDefault="00702572" w:rsidP="005233E4">
      <w:pPr>
        <w:pStyle w:val="ListParagraph"/>
        <w:numPr>
          <w:ilvl w:val="1"/>
          <w:numId w:val="48"/>
        </w:numPr>
        <w:spacing w:before="240" w:after="240" w:line="240" w:lineRule="auto"/>
        <w:ind w:right="142"/>
      </w:pPr>
      <w:proofErr w:type="gramStart"/>
      <w:r w:rsidRPr="00F74903">
        <w:t>OPCVM  (</w:t>
      </w:r>
      <w:proofErr w:type="gramEnd"/>
      <w:r w:rsidRPr="00F74903">
        <w:t xml:space="preserve">toutes les </w:t>
      </w:r>
      <w:proofErr w:type="spellStart"/>
      <w:r w:rsidRPr="00F74903">
        <w:t>IRLs</w:t>
      </w:r>
      <w:proofErr w:type="spellEnd"/>
      <w:r w:rsidRPr="00F74903">
        <w:t xml:space="preserve"> clients déposants et toutes les </w:t>
      </w:r>
      <w:proofErr w:type="spellStart"/>
      <w:r w:rsidRPr="00F74903">
        <w:t>IRLs</w:t>
      </w:r>
      <w:proofErr w:type="spellEnd"/>
      <w:r w:rsidRPr="00F74903">
        <w:t xml:space="preserve"> fonds déposés dont la date de dénouement est à une date J)</w:t>
      </w:r>
    </w:p>
    <w:p w14:paraId="20506CAF" w14:textId="77777777" w:rsidR="003E0E55" w:rsidRPr="00F74903" w:rsidRDefault="003E0E55" w:rsidP="003E0E55">
      <w:pPr>
        <w:pStyle w:val="ListParagraph"/>
        <w:numPr>
          <w:ilvl w:val="1"/>
          <w:numId w:val="48"/>
        </w:numPr>
        <w:spacing w:before="240" w:after="240" w:line="240" w:lineRule="auto"/>
        <w:ind w:right="142"/>
      </w:pPr>
      <w:r w:rsidRPr="00F74903">
        <w:t>OTC (achat vente fermes/Repo/Prêt emprunt) interne et externes avec date de dénouement est à une date J</w:t>
      </w:r>
      <w:r>
        <w:t>.</w:t>
      </w:r>
    </w:p>
    <w:p w14:paraId="48663AA8" w14:textId="77777777" w:rsidR="00702572" w:rsidRPr="00F74903" w:rsidRDefault="00702572" w:rsidP="005233E4">
      <w:pPr>
        <w:pStyle w:val="ListParagraph"/>
        <w:numPr>
          <w:ilvl w:val="1"/>
          <w:numId w:val="48"/>
        </w:numPr>
        <w:spacing w:before="240" w:after="240" w:line="240" w:lineRule="auto"/>
        <w:ind w:right="142"/>
      </w:pPr>
      <w:r w:rsidRPr="00F74903">
        <w:t xml:space="preserve">OST dépositaire </w:t>
      </w:r>
      <w:proofErr w:type="spellStart"/>
      <w:r w:rsidRPr="00F74903">
        <w:t>MegaCor</w:t>
      </w:r>
      <w:proofErr w:type="spellEnd"/>
      <w:r w:rsidRPr="00F74903">
        <w:t xml:space="preserve"> (avec date de paiement = J)</w:t>
      </w:r>
    </w:p>
    <w:p w14:paraId="14E52B02" w14:textId="77777777" w:rsidR="00702572" w:rsidRDefault="00702572" w:rsidP="005233E4">
      <w:pPr>
        <w:pStyle w:val="ListParagraph"/>
        <w:numPr>
          <w:ilvl w:val="1"/>
          <w:numId w:val="48"/>
        </w:numPr>
        <w:spacing w:before="240" w:after="240" w:line="240" w:lineRule="auto"/>
        <w:ind w:right="142"/>
      </w:pPr>
      <w:r w:rsidRPr="00F74903">
        <w:t xml:space="preserve">OST émetteur </w:t>
      </w:r>
      <w:proofErr w:type="spellStart"/>
      <w:r w:rsidRPr="00F74903">
        <w:t>MegaIssuer</w:t>
      </w:r>
      <w:proofErr w:type="spellEnd"/>
      <w:r w:rsidRPr="00F74903">
        <w:t xml:space="preserve"> (avec date de paiement = J)</w:t>
      </w:r>
    </w:p>
    <w:p w14:paraId="36AF9563" w14:textId="77777777" w:rsidR="00CB30CA" w:rsidRDefault="00CB30CA" w:rsidP="00CB30CA">
      <w:pPr>
        <w:pStyle w:val="ListParagraph"/>
        <w:numPr>
          <w:ilvl w:val="1"/>
          <w:numId w:val="48"/>
        </w:numPr>
        <w:spacing w:before="240" w:after="240" w:line="240" w:lineRule="auto"/>
        <w:ind w:right="142"/>
      </w:pPr>
      <w:r>
        <w:t xml:space="preserve">Le report à générer doit respecter le format </w:t>
      </w:r>
      <w:proofErr w:type="gramStart"/>
      <w:r>
        <w:t>suivant:</w:t>
      </w:r>
      <w:proofErr w:type="gramEnd"/>
    </w:p>
    <w:tbl>
      <w:tblPr>
        <w:tblW w:w="6960" w:type="dxa"/>
        <w:jc w:val="center"/>
        <w:tblCellMar>
          <w:left w:w="70" w:type="dxa"/>
          <w:right w:w="70" w:type="dxa"/>
        </w:tblCellMar>
        <w:tblLook w:val="04A0" w:firstRow="1" w:lastRow="0" w:firstColumn="1" w:lastColumn="0" w:noHBand="0" w:noVBand="1"/>
      </w:tblPr>
      <w:tblGrid>
        <w:gridCol w:w="1309"/>
        <w:gridCol w:w="4683"/>
        <w:gridCol w:w="968"/>
      </w:tblGrid>
      <w:tr w:rsidR="00CB30CA" w:rsidRPr="00CB30CA" w14:paraId="4C05C106" w14:textId="77777777" w:rsidTr="00CB30CA">
        <w:trPr>
          <w:trHeight w:val="435"/>
          <w:jc w:val="center"/>
        </w:trPr>
        <w:tc>
          <w:tcPr>
            <w:tcW w:w="6960" w:type="dxa"/>
            <w:gridSpan w:val="3"/>
            <w:tcBorders>
              <w:top w:val="nil"/>
              <w:left w:val="nil"/>
              <w:bottom w:val="nil"/>
              <w:right w:val="nil"/>
            </w:tcBorders>
            <w:noWrap/>
            <w:hideMark/>
          </w:tcPr>
          <w:p w14:paraId="0902D082" w14:textId="77777777"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Back Office Titre : Trésorerie</w:t>
            </w:r>
          </w:p>
        </w:tc>
      </w:tr>
      <w:tr w:rsidR="00CB30CA" w:rsidRPr="00CB30CA" w14:paraId="6AF4FECF" w14:textId="77777777" w:rsidTr="00CB30CA">
        <w:trPr>
          <w:trHeight w:val="435"/>
          <w:jc w:val="center"/>
        </w:trPr>
        <w:tc>
          <w:tcPr>
            <w:tcW w:w="6960" w:type="dxa"/>
            <w:gridSpan w:val="3"/>
            <w:tcBorders>
              <w:top w:val="nil"/>
              <w:left w:val="nil"/>
              <w:bottom w:val="nil"/>
              <w:right w:val="nil"/>
            </w:tcBorders>
            <w:noWrap/>
            <w:hideMark/>
          </w:tcPr>
          <w:p w14:paraId="13CAED0E" w14:textId="77777777" w:rsidR="00CB30CA" w:rsidRPr="00CB30CA" w:rsidRDefault="00CB30CA" w:rsidP="00CB30CA">
            <w:pPr>
              <w:spacing w:line="240" w:lineRule="auto"/>
              <w:jc w:val="center"/>
              <w:rPr>
                <w:rFonts w:ascii="Calibri" w:eastAsia="Times New Roman" w:hAnsi="Calibri" w:cs="Calibri"/>
                <w:b/>
                <w:bCs/>
                <w:color w:val="000000"/>
                <w:sz w:val="28"/>
                <w:szCs w:val="28"/>
                <w:lang w:eastAsia="fr-FR"/>
              </w:rPr>
            </w:pPr>
            <w:r w:rsidRPr="00CB30CA">
              <w:rPr>
                <w:rFonts w:ascii="Calibri" w:eastAsia="Times New Roman" w:hAnsi="Calibri" w:cs="Calibri"/>
                <w:b/>
                <w:bCs/>
                <w:color w:val="000000"/>
                <w:sz w:val="28"/>
                <w:szCs w:val="28"/>
                <w:lang w:eastAsia="fr-FR"/>
              </w:rPr>
              <w:t>PONA Alerte Desk</w:t>
            </w:r>
          </w:p>
        </w:tc>
      </w:tr>
      <w:tr w:rsidR="00CB30CA" w:rsidRPr="00CB30CA" w14:paraId="1CA29681" w14:textId="77777777" w:rsidTr="00CB30CA">
        <w:trPr>
          <w:trHeight w:val="300"/>
          <w:jc w:val="center"/>
        </w:trPr>
        <w:tc>
          <w:tcPr>
            <w:tcW w:w="1309" w:type="dxa"/>
            <w:tcBorders>
              <w:top w:val="nil"/>
              <w:left w:val="nil"/>
              <w:bottom w:val="nil"/>
              <w:right w:val="nil"/>
            </w:tcBorders>
            <w:noWrap/>
            <w:hideMark/>
          </w:tcPr>
          <w:p w14:paraId="53E04B67" w14:textId="77777777" w:rsidR="00CB30CA" w:rsidRPr="00CB30CA" w:rsidRDefault="00CB30CA" w:rsidP="00CB30CA">
            <w:pPr>
              <w:spacing w:line="240" w:lineRule="auto"/>
              <w:rPr>
                <w:rFonts w:ascii="Calibri" w:eastAsia="Times New Roman" w:hAnsi="Calibri" w:cs="Calibri"/>
                <w:color w:val="000000"/>
                <w:lang w:eastAsia="fr-FR"/>
              </w:rPr>
            </w:pPr>
          </w:p>
        </w:tc>
        <w:tc>
          <w:tcPr>
            <w:tcW w:w="4683" w:type="dxa"/>
            <w:tcBorders>
              <w:top w:val="nil"/>
              <w:left w:val="nil"/>
              <w:bottom w:val="nil"/>
              <w:right w:val="nil"/>
            </w:tcBorders>
            <w:noWrap/>
            <w:hideMark/>
          </w:tcPr>
          <w:p w14:paraId="5EB9802A" w14:textId="77777777" w:rsidR="00CB30CA" w:rsidRPr="00CB30CA" w:rsidRDefault="00CB30CA" w:rsidP="00CB30CA">
            <w:pPr>
              <w:spacing w:line="240" w:lineRule="auto"/>
              <w:jc w:val="center"/>
              <w:rPr>
                <w:rFonts w:ascii="Calibri" w:eastAsia="Times New Roman" w:hAnsi="Calibri" w:cs="Calibri"/>
                <w:color w:val="000000"/>
                <w:lang w:eastAsia="fr-FR"/>
              </w:rPr>
            </w:pPr>
          </w:p>
        </w:tc>
        <w:tc>
          <w:tcPr>
            <w:tcW w:w="968" w:type="dxa"/>
            <w:tcBorders>
              <w:top w:val="nil"/>
              <w:left w:val="nil"/>
              <w:bottom w:val="nil"/>
              <w:right w:val="nil"/>
            </w:tcBorders>
            <w:noWrap/>
            <w:hideMark/>
          </w:tcPr>
          <w:p w14:paraId="0D76AB9E" w14:textId="77777777" w:rsidR="00CB30CA" w:rsidRPr="00CB30CA" w:rsidRDefault="00CB30CA" w:rsidP="00CB30CA">
            <w:pPr>
              <w:spacing w:line="240" w:lineRule="auto"/>
              <w:rPr>
                <w:rFonts w:ascii="Calibri" w:eastAsia="Times New Roman" w:hAnsi="Calibri" w:cs="Calibri"/>
                <w:color w:val="000000"/>
                <w:lang w:eastAsia="fr-FR"/>
              </w:rPr>
            </w:pPr>
          </w:p>
        </w:tc>
      </w:tr>
      <w:tr w:rsidR="00CB30CA" w:rsidRPr="00CB30CA" w14:paraId="202FE603" w14:textId="77777777" w:rsidTr="00CB30CA">
        <w:trPr>
          <w:trHeight w:val="300"/>
          <w:jc w:val="center"/>
        </w:trPr>
        <w:tc>
          <w:tcPr>
            <w:tcW w:w="1309" w:type="dxa"/>
            <w:tcBorders>
              <w:top w:val="nil"/>
              <w:left w:val="nil"/>
              <w:bottom w:val="nil"/>
              <w:right w:val="nil"/>
            </w:tcBorders>
            <w:noWrap/>
            <w:hideMark/>
          </w:tcPr>
          <w:p w14:paraId="24749EFE"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29043EBB"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Bourse</w:t>
            </w:r>
          </w:p>
        </w:tc>
        <w:tc>
          <w:tcPr>
            <w:tcW w:w="968" w:type="dxa"/>
            <w:tcBorders>
              <w:top w:val="nil"/>
              <w:left w:val="nil"/>
              <w:bottom w:val="nil"/>
              <w:right w:val="nil"/>
            </w:tcBorders>
            <w:noWrap/>
            <w:hideMark/>
          </w:tcPr>
          <w:p w14:paraId="22E75836"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5E99473E"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6897C51F"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217233C5"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3538C98F"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0D23044F"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394EFCA0"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263E5D91"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41985C8A"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629E126C" w14:textId="77777777" w:rsidTr="00CB30CA">
        <w:trPr>
          <w:trHeight w:val="300"/>
          <w:jc w:val="center"/>
        </w:trPr>
        <w:tc>
          <w:tcPr>
            <w:tcW w:w="1309" w:type="dxa"/>
            <w:tcBorders>
              <w:top w:val="nil"/>
              <w:left w:val="nil"/>
              <w:bottom w:val="nil"/>
              <w:right w:val="nil"/>
            </w:tcBorders>
            <w:noWrap/>
            <w:hideMark/>
          </w:tcPr>
          <w:p w14:paraId="13690CF0"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40221C8B"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77ADD3AA"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69D94C26" w14:textId="77777777" w:rsidTr="00CB30CA">
        <w:trPr>
          <w:trHeight w:val="300"/>
          <w:jc w:val="center"/>
        </w:trPr>
        <w:tc>
          <w:tcPr>
            <w:tcW w:w="1309" w:type="dxa"/>
            <w:tcBorders>
              <w:top w:val="nil"/>
              <w:left w:val="nil"/>
              <w:bottom w:val="nil"/>
              <w:right w:val="nil"/>
            </w:tcBorders>
            <w:noWrap/>
            <w:hideMark/>
          </w:tcPr>
          <w:p w14:paraId="6535A834"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682AD1A"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OPCVM</w:t>
            </w:r>
          </w:p>
        </w:tc>
        <w:tc>
          <w:tcPr>
            <w:tcW w:w="968" w:type="dxa"/>
            <w:tcBorders>
              <w:top w:val="nil"/>
              <w:left w:val="nil"/>
              <w:bottom w:val="nil"/>
              <w:right w:val="nil"/>
            </w:tcBorders>
            <w:noWrap/>
            <w:hideMark/>
          </w:tcPr>
          <w:p w14:paraId="6E37B2F5"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7A1537C2"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504B446A"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728C84F3"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13D55471"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7EFA92C7"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1B08FCF9"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42DD9AB9"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4A8582DF"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2F423CC6" w14:textId="77777777" w:rsidTr="00CB30CA">
        <w:trPr>
          <w:trHeight w:val="300"/>
          <w:jc w:val="center"/>
        </w:trPr>
        <w:tc>
          <w:tcPr>
            <w:tcW w:w="1309" w:type="dxa"/>
            <w:tcBorders>
              <w:top w:val="nil"/>
              <w:left w:val="nil"/>
              <w:bottom w:val="nil"/>
              <w:right w:val="nil"/>
            </w:tcBorders>
            <w:noWrap/>
            <w:hideMark/>
          </w:tcPr>
          <w:p w14:paraId="6DDDE077"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73F91EF4"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37255BDF"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43F45C06" w14:textId="77777777" w:rsidTr="00CB30CA">
        <w:trPr>
          <w:trHeight w:val="300"/>
          <w:jc w:val="center"/>
        </w:trPr>
        <w:tc>
          <w:tcPr>
            <w:tcW w:w="1309" w:type="dxa"/>
            <w:tcBorders>
              <w:top w:val="nil"/>
              <w:left w:val="nil"/>
              <w:bottom w:val="nil"/>
              <w:right w:val="nil"/>
            </w:tcBorders>
            <w:noWrap/>
            <w:hideMark/>
          </w:tcPr>
          <w:p w14:paraId="1B224BB4"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0DBEEEB8"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Achat vente ferme</w:t>
            </w:r>
          </w:p>
        </w:tc>
        <w:tc>
          <w:tcPr>
            <w:tcW w:w="968" w:type="dxa"/>
            <w:tcBorders>
              <w:top w:val="nil"/>
              <w:left w:val="nil"/>
              <w:bottom w:val="nil"/>
              <w:right w:val="nil"/>
            </w:tcBorders>
            <w:noWrap/>
            <w:hideMark/>
          </w:tcPr>
          <w:p w14:paraId="70D8B067"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5DD346FF"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107B2EB8"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60BC08D5"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28ABB1DD"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1454A620"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0D578B11"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727ECA43"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05226A4C"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020F85DE" w14:textId="77777777" w:rsidTr="00CB30CA">
        <w:trPr>
          <w:trHeight w:val="300"/>
          <w:jc w:val="center"/>
        </w:trPr>
        <w:tc>
          <w:tcPr>
            <w:tcW w:w="1309" w:type="dxa"/>
            <w:tcBorders>
              <w:top w:val="nil"/>
              <w:left w:val="nil"/>
              <w:bottom w:val="nil"/>
              <w:right w:val="nil"/>
            </w:tcBorders>
            <w:noWrap/>
            <w:hideMark/>
          </w:tcPr>
          <w:p w14:paraId="0E75DC2A"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A8BF61F"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466DEC50"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0DA64462" w14:textId="77777777" w:rsidTr="00CB30CA">
        <w:trPr>
          <w:trHeight w:val="300"/>
          <w:jc w:val="center"/>
        </w:trPr>
        <w:tc>
          <w:tcPr>
            <w:tcW w:w="1309" w:type="dxa"/>
            <w:tcBorders>
              <w:top w:val="nil"/>
              <w:left w:val="nil"/>
              <w:bottom w:val="nil"/>
              <w:right w:val="nil"/>
            </w:tcBorders>
            <w:noWrap/>
            <w:hideMark/>
          </w:tcPr>
          <w:p w14:paraId="288F5018"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1D007646"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Repo Aller</w:t>
            </w:r>
          </w:p>
        </w:tc>
        <w:tc>
          <w:tcPr>
            <w:tcW w:w="968" w:type="dxa"/>
            <w:tcBorders>
              <w:top w:val="nil"/>
              <w:left w:val="nil"/>
              <w:bottom w:val="nil"/>
              <w:right w:val="nil"/>
            </w:tcBorders>
            <w:noWrap/>
            <w:hideMark/>
          </w:tcPr>
          <w:p w14:paraId="35C625D6"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2C961B29"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3E9A1B93"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3920A42E"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34474105"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5F5FC56E"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159CAC2B"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3685B0E8"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41E09277"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21E13405" w14:textId="77777777" w:rsidTr="00CB30CA">
        <w:trPr>
          <w:trHeight w:val="300"/>
          <w:jc w:val="center"/>
        </w:trPr>
        <w:tc>
          <w:tcPr>
            <w:tcW w:w="1309" w:type="dxa"/>
            <w:tcBorders>
              <w:top w:val="nil"/>
              <w:left w:val="nil"/>
              <w:bottom w:val="nil"/>
              <w:right w:val="nil"/>
            </w:tcBorders>
            <w:noWrap/>
            <w:hideMark/>
          </w:tcPr>
          <w:p w14:paraId="782603DE"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656F65F7"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7DA79A8E"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7DEC9B9A" w14:textId="77777777" w:rsidTr="00CB30CA">
        <w:trPr>
          <w:trHeight w:val="300"/>
          <w:jc w:val="center"/>
        </w:trPr>
        <w:tc>
          <w:tcPr>
            <w:tcW w:w="1309" w:type="dxa"/>
            <w:tcBorders>
              <w:top w:val="nil"/>
              <w:left w:val="nil"/>
              <w:bottom w:val="nil"/>
              <w:right w:val="nil"/>
            </w:tcBorders>
            <w:noWrap/>
            <w:hideMark/>
          </w:tcPr>
          <w:p w14:paraId="57957629"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1BE2F4A3"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Repo Retour</w:t>
            </w:r>
          </w:p>
        </w:tc>
        <w:tc>
          <w:tcPr>
            <w:tcW w:w="968" w:type="dxa"/>
            <w:tcBorders>
              <w:top w:val="nil"/>
              <w:left w:val="nil"/>
              <w:bottom w:val="nil"/>
              <w:right w:val="nil"/>
            </w:tcBorders>
            <w:noWrap/>
            <w:hideMark/>
          </w:tcPr>
          <w:p w14:paraId="6CCFE0B6"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032411A5"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791A5BF4"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034686F9"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43B49E27"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2C43DA84"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19C59866"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4C743009"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2063B5D8"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3247DC8A" w14:textId="77777777" w:rsidTr="00CB30CA">
        <w:trPr>
          <w:trHeight w:val="300"/>
          <w:jc w:val="center"/>
        </w:trPr>
        <w:tc>
          <w:tcPr>
            <w:tcW w:w="1309" w:type="dxa"/>
            <w:tcBorders>
              <w:top w:val="nil"/>
              <w:left w:val="nil"/>
              <w:bottom w:val="nil"/>
              <w:right w:val="nil"/>
            </w:tcBorders>
            <w:noWrap/>
            <w:hideMark/>
          </w:tcPr>
          <w:p w14:paraId="4222B286"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48279DD7"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32DF0ECF"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3F774833" w14:textId="77777777" w:rsidTr="00CB30CA">
        <w:trPr>
          <w:trHeight w:val="300"/>
          <w:jc w:val="center"/>
        </w:trPr>
        <w:tc>
          <w:tcPr>
            <w:tcW w:w="1309" w:type="dxa"/>
            <w:tcBorders>
              <w:top w:val="nil"/>
              <w:left w:val="nil"/>
              <w:bottom w:val="nil"/>
              <w:right w:val="nil"/>
            </w:tcBorders>
            <w:noWrap/>
            <w:hideMark/>
          </w:tcPr>
          <w:p w14:paraId="09E45C99"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18C1117B"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Gré à </w:t>
            </w:r>
            <w:proofErr w:type="gramStart"/>
            <w:r w:rsidRPr="00CB30CA">
              <w:rPr>
                <w:rFonts w:ascii="Calibri" w:eastAsia="Times New Roman" w:hAnsi="Calibri" w:cs="Calibri"/>
                <w:b/>
                <w:bCs/>
                <w:color w:val="000000"/>
                <w:lang w:eastAsia="fr-FR"/>
              </w:rPr>
              <w:t>Gré:</w:t>
            </w:r>
            <w:proofErr w:type="gramEnd"/>
            <w:r w:rsidRPr="00CB30CA">
              <w:rPr>
                <w:rFonts w:ascii="Calibri" w:eastAsia="Times New Roman" w:hAnsi="Calibri" w:cs="Calibri"/>
                <w:b/>
                <w:bCs/>
                <w:color w:val="000000"/>
                <w:lang w:eastAsia="fr-FR"/>
              </w:rPr>
              <w:t xml:space="preserve"> Prêt Emprunt</w:t>
            </w:r>
          </w:p>
        </w:tc>
        <w:tc>
          <w:tcPr>
            <w:tcW w:w="968" w:type="dxa"/>
            <w:tcBorders>
              <w:top w:val="nil"/>
              <w:left w:val="nil"/>
              <w:bottom w:val="nil"/>
              <w:right w:val="nil"/>
            </w:tcBorders>
            <w:noWrap/>
            <w:hideMark/>
          </w:tcPr>
          <w:p w14:paraId="41C8627E"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0BDCC7D4"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5E19B0DB"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1AA2A3B8"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6C6F7B5E"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45F4665A"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2FEABB1A"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5B1898EE"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59AFBD0C"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50AA715A" w14:textId="77777777" w:rsidTr="00CB30CA">
        <w:trPr>
          <w:trHeight w:val="300"/>
          <w:jc w:val="center"/>
        </w:trPr>
        <w:tc>
          <w:tcPr>
            <w:tcW w:w="1309" w:type="dxa"/>
            <w:tcBorders>
              <w:top w:val="nil"/>
              <w:left w:val="nil"/>
              <w:bottom w:val="nil"/>
              <w:right w:val="nil"/>
            </w:tcBorders>
            <w:noWrap/>
            <w:hideMark/>
          </w:tcPr>
          <w:p w14:paraId="4C07613D"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22A3322"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37F86E40"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2D5FFB07" w14:textId="77777777" w:rsidTr="00CB30CA">
        <w:trPr>
          <w:trHeight w:val="300"/>
          <w:jc w:val="center"/>
        </w:trPr>
        <w:tc>
          <w:tcPr>
            <w:tcW w:w="1309" w:type="dxa"/>
            <w:tcBorders>
              <w:top w:val="nil"/>
              <w:left w:val="nil"/>
              <w:bottom w:val="nil"/>
              <w:right w:val="nil"/>
            </w:tcBorders>
            <w:noWrap/>
            <w:hideMark/>
          </w:tcPr>
          <w:p w14:paraId="35CB7D50"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A9323F4"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OST collectives </w:t>
            </w:r>
            <w:proofErr w:type="gramStart"/>
            <w:r w:rsidRPr="00CB30CA">
              <w:rPr>
                <w:rFonts w:ascii="Calibri" w:eastAsia="Times New Roman" w:hAnsi="Calibri" w:cs="Calibri"/>
                <w:b/>
                <w:bCs/>
                <w:color w:val="000000"/>
                <w:lang w:eastAsia="fr-FR"/>
              </w:rPr>
              <w:t>dépositaire:</w:t>
            </w:r>
            <w:proofErr w:type="gramEnd"/>
            <w:r w:rsidRPr="00CB30CA">
              <w:rPr>
                <w:rFonts w:ascii="Calibri" w:eastAsia="Times New Roman" w:hAnsi="Calibri" w:cs="Calibri"/>
                <w:b/>
                <w:bCs/>
                <w:color w:val="000000"/>
                <w:lang w:eastAsia="fr-FR"/>
              </w:rPr>
              <w:t xml:space="preserve"> Paiements clients</w:t>
            </w:r>
          </w:p>
        </w:tc>
        <w:tc>
          <w:tcPr>
            <w:tcW w:w="968" w:type="dxa"/>
            <w:tcBorders>
              <w:top w:val="nil"/>
              <w:left w:val="nil"/>
              <w:bottom w:val="nil"/>
              <w:right w:val="nil"/>
            </w:tcBorders>
            <w:noWrap/>
            <w:hideMark/>
          </w:tcPr>
          <w:p w14:paraId="59D722D4"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19E6FC32"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562E177B"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41479EA7"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739E45C1"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3D08164B"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4D65C009"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53850A1C"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31E1C324"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10C9B525" w14:textId="77777777" w:rsidTr="00CB30CA">
        <w:trPr>
          <w:trHeight w:val="300"/>
          <w:jc w:val="center"/>
        </w:trPr>
        <w:tc>
          <w:tcPr>
            <w:tcW w:w="1309" w:type="dxa"/>
            <w:tcBorders>
              <w:top w:val="nil"/>
              <w:left w:val="nil"/>
              <w:bottom w:val="nil"/>
              <w:right w:val="nil"/>
            </w:tcBorders>
            <w:noWrap/>
            <w:hideMark/>
          </w:tcPr>
          <w:p w14:paraId="7A4C0965"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21152D7"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7DA3D25A"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4787786D" w14:textId="77777777" w:rsidTr="00CB30CA">
        <w:trPr>
          <w:trHeight w:val="300"/>
          <w:jc w:val="center"/>
        </w:trPr>
        <w:tc>
          <w:tcPr>
            <w:tcW w:w="1309" w:type="dxa"/>
            <w:tcBorders>
              <w:top w:val="nil"/>
              <w:left w:val="nil"/>
              <w:bottom w:val="nil"/>
              <w:right w:val="nil"/>
            </w:tcBorders>
            <w:noWrap/>
            <w:hideMark/>
          </w:tcPr>
          <w:p w14:paraId="2536F607"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48893D1D"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xml:space="preserve">OST collectives </w:t>
            </w:r>
            <w:proofErr w:type="gramStart"/>
            <w:r w:rsidRPr="00CB30CA">
              <w:rPr>
                <w:rFonts w:ascii="Calibri" w:eastAsia="Times New Roman" w:hAnsi="Calibri" w:cs="Calibri"/>
                <w:b/>
                <w:bCs/>
                <w:color w:val="000000"/>
                <w:lang w:eastAsia="fr-FR"/>
              </w:rPr>
              <w:t>émetteur:</w:t>
            </w:r>
            <w:proofErr w:type="gramEnd"/>
            <w:r w:rsidRPr="00CB30CA">
              <w:rPr>
                <w:rFonts w:ascii="Calibri" w:eastAsia="Times New Roman" w:hAnsi="Calibri" w:cs="Calibri"/>
                <w:b/>
                <w:bCs/>
                <w:color w:val="000000"/>
                <w:lang w:eastAsia="fr-FR"/>
              </w:rPr>
              <w:t xml:space="preserve"> Paiements centralisation</w:t>
            </w:r>
          </w:p>
        </w:tc>
        <w:tc>
          <w:tcPr>
            <w:tcW w:w="968" w:type="dxa"/>
            <w:tcBorders>
              <w:top w:val="nil"/>
              <w:left w:val="nil"/>
              <w:bottom w:val="nil"/>
              <w:right w:val="nil"/>
            </w:tcBorders>
            <w:noWrap/>
            <w:hideMark/>
          </w:tcPr>
          <w:p w14:paraId="53FA61D1"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44D786E9"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3323BDD9"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7D36F5E9"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4084E1CF"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3D357ACE"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1B5F61C7"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3536CD8F"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1278BE9E"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r w:rsidR="00CB30CA" w:rsidRPr="00CB30CA" w14:paraId="447133BA" w14:textId="77777777" w:rsidTr="00CB30CA">
        <w:trPr>
          <w:trHeight w:val="300"/>
          <w:jc w:val="center"/>
        </w:trPr>
        <w:tc>
          <w:tcPr>
            <w:tcW w:w="1309" w:type="dxa"/>
            <w:tcBorders>
              <w:top w:val="nil"/>
              <w:left w:val="nil"/>
              <w:bottom w:val="nil"/>
              <w:right w:val="nil"/>
            </w:tcBorders>
            <w:noWrap/>
            <w:hideMark/>
          </w:tcPr>
          <w:p w14:paraId="47B50EA5"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07FFB9AB" w14:textId="77777777" w:rsidR="00CB30CA" w:rsidRPr="00CB30CA" w:rsidRDefault="00CB30CA" w:rsidP="00CB30CA">
            <w:pPr>
              <w:spacing w:line="240" w:lineRule="auto"/>
              <w:jc w:val="center"/>
              <w:rPr>
                <w:rFonts w:ascii="Calibri" w:eastAsia="Times New Roman" w:hAnsi="Calibri" w:cs="Calibri"/>
                <w:b/>
                <w:bCs/>
                <w:color w:val="000000"/>
                <w:lang w:eastAsia="fr-FR"/>
              </w:rPr>
            </w:pPr>
          </w:p>
        </w:tc>
        <w:tc>
          <w:tcPr>
            <w:tcW w:w="968" w:type="dxa"/>
            <w:tcBorders>
              <w:top w:val="nil"/>
              <w:left w:val="nil"/>
              <w:bottom w:val="nil"/>
              <w:right w:val="nil"/>
            </w:tcBorders>
            <w:noWrap/>
            <w:hideMark/>
          </w:tcPr>
          <w:p w14:paraId="788293E8"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33208DBA" w14:textId="77777777" w:rsidTr="00CB30CA">
        <w:trPr>
          <w:trHeight w:val="300"/>
          <w:jc w:val="center"/>
        </w:trPr>
        <w:tc>
          <w:tcPr>
            <w:tcW w:w="1309" w:type="dxa"/>
            <w:tcBorders>
              <w:top w:val="nil"/>
              <w:left w:val="nil"/>
              <w:bottom w:val="nil"/>
              <w:right w:val="nil"/>
            </w:tcBorders>
            <w:noWrap/>
            <w:hideMark/>
          </w:tcPr>
          <w:p w14:paraId="45DA3791" w14:textId="77777777" w:rsidR="00CB30CA" w:rsidRPr="00CB30CA" w:rsidRDefault="00CB30CA" w:rsidP="00CB30CA">
            <w:pPr>
              <w:spacing w:line="240" w:lineRule="auto"/>
              <w:rPr>
                <w:rFonts w:ascii="Calibri" w:eastAsia="Times New Roman" w:hAnsi="Calibri" w:cs="Calibri"/>
                <w:b/>
                <w:bCs/>
                <w:color w:val="000000"/>
                <w:lang w:eastAsia="fr-FR"/>
              </w:rPr>
            </w:pPr>
          </w:p>
        </w:tc>
        <w:tc>
          <w:tcPr>
            <w:tcW w:w="4683" w:type="dxa"/>
            <w:tcBorders>
              <w:top w:val="nil"/>
              <w:left w:val="nil"/>
              <w:bottom w:val="nil"/>
              <w:right w:val="nil"/>
            </w:tcBorders>
            <w:noWrap/>
            <w:hideMark/>
          </w:tcPr>
          <w:p w14:paraId="5F929D13"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Total Global</w:t>
            </w:r>
          </w:p>
        </w:tc>
        <w:tc>
          <w:tcPr>
            <w:tcW w:w="968" w:type="dxa"/>
            <w:tcBorders>
              <w:top w:val="nil"/>
              <w:left w:val="nil"/>
              <w:bottom w:val="nil"/>
              <w:right w:val="nil"/>
            </w:tcBorders>
            <w:noWrap/>
            <w:hideMark/>
          </w:tcPr>
          <w:p w14:paraId="16A0D538" w14:textId="77777777" w:rsidR="00CB30CA" w:rsidRPr="00CB30CA" w:rsidRDefault="00CB30CA" w:rsidP="00CB30CA">
            <w:pPr>
              <w:spacing w:line="240" w:lineRule="auto"/>
              <w:rPr>
                <w:rFonts w:ascii="Calibri" w:eastAsia="Times New Roman" w:hAnsi="Calibri" w:cs="Calibri"/>
                <w:b/>
                <w:bCs/>
                <w:color w:val="000000"/>
                <w:lang w:eastAsia="fr-FR"/>
              </w:rPr>
            </w:pPr>
          </w:p>
        </w:tc>
      </w:tr>
      <w:tr w:rsidR="00CB30CA" w:rsidRPr="00CB30CA" w14:paraId="5AFE3F18" w14:textId="77777777" w:rsidTr="00CB30CA">
        <w:trPr>
          <w:trHeight w:val="285"/>
          <w:jc w:val="center"/>
        </w:trPr>
        <w:tc>
          <w:tcPr>
            <w:tcW w:w="1309" w:type="dxa"/>
            <w:tcBorders>
              <w:top w:val="single" w:sz="4" w:space="0" w:color="auto"/>
              <w:left w:val="single" w:sz="4" w:space="0" w:color="auto"/>
              <w:bottom w:val="single" w:sz="4" w:space="0" w:color="auto"/>
              <w:right w:val="single" w:sz="4" w:space="0" w:color="auto"/>
            </w:tcBorders>
            <w:shd w:val="clear" w:color="000000" w:fill="BFBFBF"/>
            <w:hideMark/>
          </w:tcPr>
          <w:p w14:paraId="02E9DDE2"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Débit</w:t>
            </w:r>
          </w:p>
        </w:tc>
        <w:tc>
          <w:tcPr>
            <w:tcW w:w="4683" w:type="dxa"/>
            <w:tcBorders>
              <w:top w:val="single" w:sz="4" w:space="0" w:color="auto"/>
              <w:left w:val="nil"/>
              <w:bottom w:val="single" w:sz="4" w:space="0" w:color="auto"/>
              <w:right w:val="single" w:sz="4" w:space="0" w:color="auto"/>
            </w:tcBorders>
            <w:shd w:val="clear" w:color="000000" w:fill="BFBFBF"/>
            <w:hideMark/>
          </w:tcPr>
          <w:p w14:paraId="60F1DB40"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Crédit</w:t>
            </w:r>
          </w:p>
        </w:tc>
        <w:tc>
          <w:tcPr>
            <w:tcW w:w="968" w:type="dxa"/>
            <w:tcBorders>
              <w:top w:val="single" w:sz="4" w:space="0" w:color="auto"/>
              <w:left w:val="nil"/>
              <w:bottom w:val="single" w:sz="4" w:space="0" w:color="auto"/>
              <w:right w:val="single" w:sz="4" w:space="0" w:color="auto"/>
            </w:tcBorders>
            <w:shd w:val="clear" w:color="000000" w:fill="BFBFBF"/>
            <w:hideMark/>
          </w:tcPr>
          <w:p w14:paraId="39751047" w14:textId="77777777" w:rsidR="00CB30CA" w:rsidRPr="00CB30CA" w:rsidRDefault="00CB30CA" w:rsidP="00CB30CA">
            <w:pPr>
              <w:spacing w:line="240" w:lineRule="auto"/>
              <w:jc w:val="center"/>
              <w:rPr>
                <w:rFonts w:ascii="Calibri" w:eastAsia="Times New Roman" w:hAnsi="Calibri" w:cs="Calibri"/>
                <w:b/>
                <w:bCs/>
                <w:color w:val="000000"/>
                <w:sz w:val="18"/>
                <w:szCs w:val="18"/>
                <w:lang w:eastAsia="fr-FR"/>
              </w:rPr>
            </w:pPr>
            <w:r w:rsidRPr="00CB30CA">
              <w:rPr>
                <w:rFonts w:ascii="Calibri" w:eastAsia="Times New Roman" w:hAnsi="Calibri" w:cs="Calibri"/>
                <w:b/>
                <w:bCs/>
                <w:color w:val="000000"/>
                <w:sz w:val="18"/>
                <w:szCs w:val="18"/>
                <w:lang w:eastAsia="fr-FR"/>
              </w:rPr>
              <w:t>Solde</w:t>
            </w:r>
          </w:p>
        </w:tc>
      </w:tr>
      <w:tr w:rsidR="00CB30CA" w:rsidRPr="00CB30CA" w14:paraId="6A8AA85E" w14:textId="77777777" w:rsidTr="00CB30CA">
        <w:trPr>
          <w:trHeight w:val="300"/>
          <w:jc w:val="center"/>
        </w:trPr>
        <w:tc>
          <w:tcPr>
            <w:tcW w:w="1309" w:type="dxa"/>
            <w:tcBorders>
              <w:top w:val="nil"/>
              <w:left w:val="single" w:sz="4" w:space="0" w:color="auto"/>
              <w:bottom w:val="single" w:sz="4" w:space="0" w:color="auto"/>
              <w:right w:val="single" w:sz="4" w:space="0" w:color="auto"/>
            </w:tcBorders>
            <w:noWrap/>
            <w:hideMark/>
          </w:tcPr>
          <w:p w14:paraId="66C76A9C"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4683" w:type="dxa"/>
            <w:tcBorders>
              <w:top w:val="nil"/>
              <w:left w:val="nil"/>
              <w:bottom w:val="single" w:sz="4" w:space="0" w:color="auto"/>
              <w:right w:val="single" w:sz="4" w:space="0" w:color="auto"/>
            </w:tcBorders>
            <w:noWrap/>
            <w:hideMark/>
          </w:tcPr>
          <w:p w14:paraId="0B51DC49" w14:textId="77777777" w:rsidR="00CB30CA" w:rsidRPr="00CB30CA" w:rsidRDefault="00CB30CA" w:rsidP="00CB30CA">
            <w:pPr>
              <w:spacing w:line="240" w:lineRule="auto"/>
              <w:jc w:val="center"/>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c>
          <w:tcPr>
            <w:tcW w:w="968" w:type="dxa"/>
            <w:tcBorders>
              <w:top w:val="nil"/>
              <w:left w:val="nil"/>
              <w:bottom w:val="single" w:sz="4" w:space="0" w:color="auto"/>
              <w:right w:val="single" w:sz="4" w:space="0" w:color="auto"/>
            </w:tcBorders>
            <w:noWrap/>
            <w:hideMark/>
          </w:tcPr>
          <w:p w14:paraId="5E7C886D" w14:textId="77777777" w:rsidR="00CB30CA" w:rsidRPr="00CB30CA" w:rsidRDefault="00CB30CA" w:rsidP="00CB30CA">
            <w:pPr>
              <w:spacing w:line="240" w:lineRule="auto"/>
              <w:rPr>
                <w:rFonts w:ascii="Calibri" w:eastAsia="Times New Roman" w:hAnsi="Calibri" w:cs="Calibri"/>
                <w:b/>
                <w:bCs/>
                <w:color w:val="000000"/>
                <w:lang w:eastAsia="fr-FR"/>
              </w:rPr>
            </w:pPr>
            <w:r w:rsidRPr="00CB30CA">
              <w:rPr>
                <w:rFonts w:ascii="Calibri" w:eastAsia="Times New Roman" w:hAnsi="Calibri" w:cs="Calibri"/>
                <w:b/>
                <w:bCs/>
                <w:color w:val="000000"/>
                <w:lang w:eastAsia="fr-FR"/>
              </w:rPr>
              <w:t> </w:t>
            </w:r>
          </w:p>
        </w:tc>
      </w:tr>
    </w:tbl>
    <w:p w14:paraId="646A1821" w14:textId="77777777" w:rsidR="00050CED" w:rsidRDefault="00050CED" w:rsidP="00050CED">
      <w:pPr>
        <w:pStyle w:val="ListParagraph"/>
        <w:spacing w:before="240" w:after="240" w:line="240" w:lineRule="auto"/>
        <w:ind w:left="1440" w:right="142"/>
      </w:pPr>
    </w:p>
    <w:p w14:paraId="552C9F1A" w14:textId="77777777" w:rsidR="00025AC7" w:rsidRPr="00070532" w:rsidRDefault="00025AC7" w:rsidP="00070532">
      <w:pPr>
        <w:spacing w:before="240" w:after="240" w:line="240" w:lineRule="auto"/>
        <w:ind w:right="142"/>
        <w:rPr>
          <w:highlight w:val="green"/>
        </w:rPr>
      </w:pPr>
    </w:p>
    <w:p w14:paraId="2BE07E9D" w14:textId="77777777" w:rsidR="002A7D84" w:rsidRPr="002C4D43" w:rsidRDefault="00657141" w:rsidP="002A7D84">
      <w:pPr>
        <w:pStyle w:val="Style1"/>
      </w:pPr>
      <w:bookmarkStart w:id="384" w:name="_Toc412634004"/>
      <w:r>
        <w:t>Se</w:t>
      </w:r>
      <w:r w:rsidR="002A7D84" w:rsidRPr="002C4D43">
        <w:t>rvices/ Activités</w:t>
      </w:r>
      <w:bookmarkEnd w:id="384"/>
    </w:p>
    <w:p w14:paraId="5E662287" w14:textId="77777777" w:rsidR="0039632E" w:rsidRPr="00FE54CA" w:rsidRDefault="0039632E" w:rsidP="0039632E">
      <w:pPr>
        <w:spacing w:before="240" w:after="240" w:line="240" w:lineRule="auto"/>
        <w:ind w:right="142"/>
      </w:pPr>
      <w:bookmarkStart w:id="385" w:name="_Toc358735494"/>
      <w:r w:rsidRPr="00FB5DEE">
        <w:t>[</w:t>
      </w:r>
      <w:r w:rsidRPr="00FB5DEE">
        <w:rPr>
          <w:i/>
        </w:rPr>
        <w:t>Processus décrit dans le §6 Description des cas d'utilisation</w:t>
      </w:r>
      <w:r w:rsidRPr="00FB5DEE">
        <w:t>]</w:t>
      </w:r>
    </w:p>
    <w:p w14:paraId="0F47788D" w14:textId="77777777" w:rsidR="00496253" w:rsidRPr="002C4D43" w:rsidRDefault="00496253" w:rsidP="00496253">
      <w:pPr>
        <w:pStyle w:val="Style1"/>
      </w:pPr>
      <w:bookmarkStart w:id="386" w:name="_Toc412634005"/>
      <w:bookmarkEnd w:id="385"/>
      <w:r w:rsidRPr="002C4D43">
        <w:t>Menu</w:t>
      </w:r>
      <w:bookmarkEnd w:id="386"/>
    </w:p>
    <w:p w14:paraId="43E87517" w14:textId="77777777" w:rsidR="00496253" w:rsidRDefault="00496253" w:rsidP="00496253"/>
    <w:p w14:paraId="47E0D237" w14:textId="77777777" w:rsidR="00C2747A" w:rsidRDefault="00B1428A" w:rsidP="00B1428A">
      <w:pPr>
        <w:jc w:val="center"/>
      </w:pPr>
      <w:r>
        <w:rPr>
          <w:noProof/>
          <w:lang w:eastAsia="fr-FR"/>
        </w:rPr>
        <w:lastRenderedPageBreak/>
        <w:drawing>
          <wp:inline distT="0" distB="0" distL="0" distR="0" wp14:anchorId="02F8752E" wp14:editId="10B41631">
            <wp:extent cx="3829050" cy="63817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srcRect/>
                    <a:stretch>
                      <a:fillRect/>
                    </a:stretch>
                  </pic:blipFill>
                  <pic:spPr bwMode="auto">
                    <a:xfrm>
                      <a:off x="0" y="0"/>
                      <a:ext cx="3829050" cy="638175"/>
                    </a:xfrm>
                    <a:prstGeom prst="rect">
                      <a:avLst/>
                    </a:prstGeom>
                    <a:noFill/>
                    <a:ln w="9525">
                      <a:noFill/>
                      <a:miter lim="800000"/>
                      <a:headEnd/>
                      <a:tailEnd/>
                    </a:ln>
                  </pic:spPr>
                </pic:pic>
              </a:graphicData>
            </a:graphic>
          </wp:inline>
        </w:drawing>
      </w:r>
    </w:p>
    <w:p w14:paraId="16ED602D" w14:textId="77777777" w:rsidR="00657141" w:rsidRPr="00754B4B" w:rsidRDefault="00657141" w:rsidP="00496253">
      <w:pPr>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14:paraId="2B8F49CF" w14:textId="77777777" w:rsidR="00937CB5" w:rsidRPr="004325ED" w:rsidRDefault="00496253" w:rsidP="00937CB5">
      <w:pPr>
        <w:pStyle w:val="Style1"/>
      </w:pPr>
      <w:bookmarkStart w:id="387" w:name="_Toc412634006"/>
      <w:r>
        <w:t>D</w:t>
      </w:r>
      <w:r w:rsidR="00937CB5" w:rsidRPr="004325ED">
        <w:t>escription des cas d’utilisation</w:t>
      </w:r>
      <w:bookmarkEnd w:id="235"/>
      <w:bookmarkEnd w:id="236"/>
      <w:bookmarkEnd w:id="387"/>
    </w:p>
    <w:p w14:paraId="330F4B2A" w14:textId="77777777" w:rsidR="00937CB5" w:rsidRPr="004325ED" w:rsidRDefault="00937CB5" w:rsidP="00937CB5"/>
    <w:p w14:paraId="6CC3503D" w14:textId="77777777" w:rsidR="00937CB5" w:rsidRPr="004325ED" w:rsidRDefault="00937CB5" w:rsidP="00937CB5">
      <w:pPr>
        <w:pStyle w:val="Style2"/>
      </w:pPr>
      <w:bookmarkStart w:id="388" w:name="_Toc318352128"/>
      <w:bookmarkStart w:id="389" w:name="_Toc319568794"/>
      <w:bookmarkStart w:id="390" w:name="_Toc412634007"/>
      <w:r w:rsidRPr="004325ED">
        <w:t>Cas d’utili</w:t>
      </w:r>
      <w:r w:rsidR="003243E4">
        <w:t>sation &lt;Création d'une IRL</w:t>
      </w:r>
      <w:r w:rsidRPr="004325ED">
        <w:t>&gt;</w:t>
      </w:r>
      <w:bookmarkEnd w:id="388"/>
      <w:bookmarkEnd w:id="389"/>
      <w:bookmarkEnd w:id="390"/>
    </w:p>
    <w:p w14:paraId="1BEA2707" w14:textId="77777777" w:rsidR="00937CB5" w:rsidRPr="004325ED" w:rsidRDefault="00937CB5" w:rsidP="00937CB5">
      <w:pPr>
        <w:pStyle w:val="Style3"/>
      </w:pPr>
      <w:bookmarkStart w:id="391" w:name="_Toc318352129"/>
      <w:bookmarkStart w:id="392" w:name="_Toc319568795"/>
      <w:bookmarkStart w:id="393" w:name="_Toc412634008"/>
      <w:r w:rsidRPr="004325ED">
        <w:t>Définition et objectif</w:t>
      </w:r>
      <w:bookmarkEnd w:id="391"/>
      <w:bookmarkEnd w:id="392"/>
      <w:bookmarkEnd w:id="393"/>
    </w:p>
    <w:p w14:paraId="00E7FC8E" w14:textId="77777777" w:rsidR="00937CB5" w:rsidRPr="00E45B8F" w:rsidRDefault="00995E7D" w:rsidP="00A72C08">
      <w:pPr>
        <w:pStyle w:val="ListParagraph"/>
        <w:numPr>
          <w:ilvl w:val="0"/>
          <w:numId w:val="4"/>
        </w:numPr>
        <w:spacing w:before="240" w:line="240" w:lineRule="auto"/>
        <w:ind w:right="142"/>
      </w:pPr>
      <w:r w:rsidRPr="00E45B8F">
        <w:t>Ce cas d'utilisation permet de créer une instruction de règlement livraison du client</w:t>
      </w:r>
      <w:r w:rsidR="004D5CC8" w:rsidRPr="00E45B8F">
        <w:t xml:space="preserve"> pour les processus </w:t>
      </w:r>
      <w:proofErr w:type="gramStart"/>
      <w:r w:rsidR="004D5CC8" w:rsidRPr="00E45B8F">
        <w:t>suivant:</w:t>
      </w:r>
      <w:proofErr w:type="gramEnd"/>
    </w:p>
    <w:p w14:paraId="5ED09239" w14:textId="77777777" w:rsidR="00C347B3" w:rsidRPr="00E45B8F" w:rsidRDefault="004D5CC8" w:rsidP="00C347B3">
      <w:pPr>
        <w:pStyle w:val="ListParagraph"/>
        <w:numPr>
          <w:ilvl w:val="1"/>
          <w:numId w:val="51"/>
        </w:numPr>
        <w:spacing w:before="240" w:line="240" w:lineRule="auto"/>
        <w:ind w:right="142"/>
      </w:pPr>
      <w:r w:rsidRPr="00E45B8F">
        <w:t>Bourse</w:t>
      </w:r>
    </w:p>
    <w:p w14:paraId="02868F38" w14:textId="77777777" w:rsidR="00C347B3" w:rsidRPr="00E45B8F" w:rsidRDefault="00C347B3" w:rsidP="004D5CC8">
      <w:pPr>
        <w:pStyle w:val="ListParagraph"/>
        <w:numPr>
          <w:ilvl w:val="1"/>
          <w:numId w:val="51"/>
        </w:numPr>
        <w:spacing w:before="240" w:line="240" w:lineRule="auto"/>
        <w:ind w:right="142"/>
      </w:pPr>
      <w:r w:rsidRPr="00E45B8F">
        <w:t>OPCVM</w:t>
      </w:r>
    </w:p>
    <w:p w14:paraId="7F31159B" w14:textId="77777777" w:rsidR="004D5CC8" w:rsidRPr="00E45B8F" w:rsidRDefault="004D5CC8" w:rsidP="00C347B3">
      <w:pPr>
        <w:pStyle w:val="ListParagraph"/>
        <w:numPr>
          <w:ilvl w:val="1"/>
          <w:numId w:val="51"/>
        </w:numPr>
        <w:spacing w:before="240" w:line="240" w:lineRule="auto"/>
        <w:ind w:right="142"/>
      </w:pPr>
      <w:r w:rsidRPr="00E45B8F">
        <w:t>Gré à Gré</w:t>
      </w:r>
    </w:p>
    <w:p w14:paraId="1916D958" w14:textId="77777777" w:rsidR="004D5CC8" w:rsidRPr="00E45B8F" w:rsidRDefault="004D5CC8" w:rsidP="004D5CC8">
      <w:pPr>
        <w:pStyle w:val="ListParagraph"/>
        <w:numPr>
          <w:ilvl w:val="1"/>
          <w:numId w:val="51"/>
        </w:numPr>
        <w:spacing w:before="240" w:line="240" w:lineRule="auto"/>
        <w:ind w:right="142"/>
      </w:pPr>
      <w:r w:rsidRPr="00E45B8F">
        <w:t>Transfert externe</w:t>
      </w:r>
      <w:r w:rsidR="004500A2" w:rsidRPr="00E45B8F">
        <w:t xml:space="preserve"> ETDF et ETRF </w:t>
      </w:r>
    </w:p>
    <w:p w14:paraId="1C9CBD18" w14:textId="77777777" w:rsidR="00937CB5" w:rsidRPr="004325ED" w:rsidRDefault="00937CB5" w:rsidP="00937CB5">
      <w:pPr>
        <w:pStyle w:val="Style3"/>
      </w:pPr>
      <w:bookmarkStart w:id="394" w:name="_Toc318352130"/>
      <w:bookmarkStart w:id="395" w:name="_Toc319568796"/>
      <w:bookmarkStart w:id="396" w:name="_Toc412634009"/>
      <w:proofErr w:type="spellStart"/>
      <w:r w:rsidRPr="004325ED">
        <w:t>Pré-conditions</w:t>
      </w:r>
      <w:bookmarkEnd w:id="394"/>
      <w:bookmarkEnd w:id="395"/>
      <w:bookmarkEnd w:id="396"/>
      <w:proofErr w:type="spellEnd"/>
    </w:p>
    <w:p w14:paraId="440EF711" w14:textId="77777777" w:rsidR="00937CB5" w:rsidRPr="004325ED" w:rsidRDefault="00937CB5" w:rsidP="0064222C">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4325ED" w14:paraId="1CB0EAA6" w14:textId="77777777" w:rsidTr="00BA7060">
        <w:trPr>
          <w:tblHeader/>
          <w:jc w:val="center"/>
        </w:trPr>
        <w:tc>
          <w:tcPr>
            <w:tcW w:w="1526" w:type="dxa"/>
            <w:shd w:val="clear" w:color="auto" w:fill="D9D9D9" w:themeFill="background1" w:themeFillShade="D9"/>
          </w:tcPr>
          <w:p w14:paraId="0D292D9B" w14:textId="77777777" w:rsidR="00937CB5" w:rsidRPr="004325ED" w:rsidRDefault="00937CB5" w:rsidP="00BA7060">
            <w:pPr>
              <w:rPr>
                <w:b/>
              </w:rPr>
            </w:pPr>
            <w:r w:rsidRPr="004325ED">
              <w:rPr>
                <w:b/>
              </w:rPr>
              <w:t>Réf.</w:t>
            </w:r>
          </w:p>
        </w:tc>
        <w:tc>
          <w:tcPr>
            <w:tcW w:w="7719" w:type="dxa"/>
            <w:shd w:val="clear" w:color="auto" w:fill="D9D9D9" w:themeFill="background1" w:themeFillShade="D9"/>
          </w:tcPr>
          <w:p w14:paraId="7FC75265" w14:textId="77777777" w:rsidR="00937CB5" w:rsidRPr="004325ED" w:rsidRDefault="00937CB5" w:rsidP="00BA7060">
            <w:pPr>
              <w:rPr>
                <w:b/>
              </w:rPr>
            </w:pPr>
            <w:r w:rsidRPr="004325ED">
              <w:rPr>
                <w:b/>
              </w:rPr>
              <w:t>Description</w:t>
            </w:r>
          </w:p>
        </w:tc>
      </w:tr>
      <w:tr w:rsidR="00937CB5" w:rsidRPr="004325ED" w14:paraId="26C8C7E2" w14:textId="77777777" w:rsidTr="00BA7060">
        <w:trPr>
          <w:jc w:val="center"/>
        </w:trPr>
        <w:tc>
          <w:tcPr>
            <w:tcW w:w="1526" w:type="dxa"/>
          </w:tcPr>
          <w:p w14:paraId="4A26A2D1" w14:textId="77777777" w:rsidR="00937CB5" w:rsidRPr="004325ED" w:rsidRDefault="007D5CE1" w:rsidP="00BA7060">
            <w:pPr>
              <w:jc w:val="both"/>
            </w:pPr>
            <w:r>
              <w:t>PRE-000</w:t>
            </w:r>
            <w:r w:rsidR="00937CB5" w:rsidRPr="004325ED">
              <w:t>-1</w:t>
            </w:r>
          </w:p>
        </w:tc>
        <w:tc>
          <w:tcPr>
            <w:tcW w:w="7719" w:type="dxa"/>
          </w:tcPr>
          <w:p w14:paraId="474114D3" w14:textId="77777777" w:rsidR="00937CB5" w:rsidRPr="004325ED" w:rsidRDefault="007D5CE1" w:rsidP="00D32487">
            <w:pPr>
              <w:pStyle w:val="Normal1"/>
              <w:rPr>
                <w:i w:val="0"/>
                <w:lang w:val="fr-FR"/>
              </w:rPr>
            </w:pPr>
            <w:r w:rsidRPr="00CC26AD">
              <w:rPr>
                <w:rFonts w:ascii="Calibri" w:hAnsi="Calibri"/>
                <w:i w:val="0"/>
                <w:lang w:val="fr-FR"/>
              </w:rPr>
              <w:t xml:space="preserve">Définir dans le référentiel le </w:t>
            </w:r>
            <w:r w:rsidR="00A75048">
              <w:rPr>
                <w:rFonts w:ascii="Calibri" w:hAnsi="Calibri"/>
                <w:i w:val="0"/>
                <w:lang w:val="fr-FR"/>
              </w:rPr>
              <w:t>titre concerné</w:t>
            </w:r>
            <w:r>
              <w:rPr>
                <w:rFonts w:ascii="Calibri" w:hAnsi="Calibri"/>
                <w:i w:val="0"/>
                <w:lang w:val="fr-FR"/>
              </w:rPr>
              <w:t>.</w:t>
            </w:r>
          </w:p>
        </w:tc>
      </w:tr>
      <w:tr w:rsidR="007D5CE1" w:rsidRPr="004325ED" w14:paraId="2484F8F5" w14:textId="77777777" w:rsidTr="00BA7060">
        <w:trPr>
          <w:jc w:val="center"/>
        </w:trPr>
        <w:tc>
          <w:tcPr>
            <w:tcW w:w="1526" w:type="dxa"/>
          </w:tcPr>
          <w:p w14:paraId="7FA8EBC9" w14:textId="77777777" w:rsidR="007D5CE1" w:rsidRDefault="007D5CE1" w:rsidP="00BA7060">
            <w:pPr>
              <w:jc w:val="both"/>
            </w:pPr>
            <w:r>
              <w:t>PRE-000</w:t>
            </w:r>
            <w:r w:rsidRPr="004325ED">
              <w:t>-</w:t>
            </w:r>
            <w:r>
              <w:t>2</w:t>
            </w:r>
          </w:p>
        </w:tc>
        <w:tc>
          <w:tcPr>
            <w:tcW w:w="7719" w:type="dxa"/>
          </w:tcPr>
          <w:p w14:paraId="0E6A7130" w14:textId="77777777" w:rsidR="007D5CE1" w:rsidRPr="00CC26AD" w:rsidRDefault="00D029BF" w:rsidP="00D029BF">
            <w:pPr>
              <w:pStyle w:val="Normal1"/>
              <w:rPr>
                <w:rFonts w:ascii="Calibri" w:hAnsi="Calibri"/>
                <w:i w:val="0"/>
                <w:lang w:val="fr-FR"/>
              </w:rPr>
            </w:pPr>
            <w:r w:rsidRPr="00CC26AD">
              <w:rPr>
                <w:rFonts w:ascii="Calibri" w:hAnsi="Calibri"/>
                <w:i w:val="0"/>
                <w:lang w:val="fr-FR"/>
              </w:rPr>
              <w:t xml:space="preserve">Définir dans le référentiel </w:t>
            </w:r>
            <w:r>
              <w:rPr>
                <w:rFonts w:ascii="Calibri" w:hAnsi="Calibri"/>
                <w:i w:val="0"/>
                <w:lang w:val="fr-FR"/>
              </w:rPr>
              <w:t>le client physique ou institutionnel.</w:t>
            </w:r>
          </w:p>
        </w:tc>
      </w:tr>
      <w:tr w:rsidR="007D5CE1" w:rsidRPr="004325ED" w14:paraId="7BA8383A" w14:textId="77777777" w:rsidTr="00BA7060">
        <w:trPr>
          <w:jc w:val="center"/>
        </w:trPr>
        <w:tc>
          <w:tcPr>
            <w:tcW w:w="1526" w:type="dxa"/>
          </w:tcPr>
          <w:p w14:paraId="1C4FA387" w14:textId="77777777" w:rsidR="007D5CE1" w:rsidRDefault="007D5CE1" w:rsidP="00BA7060">
            <w:pPr>
              <w:jc w:val="both"/>
            </w:pPr>
            <w:r>
              <w:t>PRE-000</w:t>
            </w:r>
            <w:r w:rsidRPr="004325ED">
              <w:t>-</w:t>
            </w:r>
            <w:r>
              <w:t>3</w:t>
            </w:r>
          </w:p>
        </w:tc>
        <w:tc>
          <w:tcPr>
            <w:tcW w:w="7719" w:type="dxa"/>
          </w:tcPr>
          <w:p w14:paraId="36412153" w14:textId="77777777" w:rsidR="007D5CE1" w:rsidRPr="00CC26AD" w:rsidRDefault="0064222C" w:rsidP="0064222C">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r>
              <w:rPr>
                <w:rFonts w:ascii="Calibri" w:hAnsi="Calibri"/>
                <w:i w:val="0"/>
                <w:lang w:val="fr-FR"/>
              </w:rPr>
              <w:t>compte</w:t>
            </w:r>
            <w:ins w:id="397" w:author="souchem" w:date="2015-07-28T18:01:00Z">
              <w:r w:rsidR="00201934">
                <w:rPr>
                  <w:rFonts w:ascii="Calibri" w:hAnsi="Calibri"/>
                  <w:i w:val="0"/>
                  <w:lang w:val="fr-FR"/>
                </w:rPr>
                <w:t xml:space="preserve"> </w:t>
              </w:r>
            </w:ins>
            <w:r>
              <w:rPr>
                <w:rFonts w:ascii="Calibri" w:hAnsi="Calibri"/>
                <w:i w:val="0"/>
                <w:lang w:val="fr-FR"/>
              </w:rPr>
              <w:t xml:space="preserve">titres du client </w:t>
            </w:r>
            <w:r w:rsidRPr="0064222C">
              <w:rPr>
                <w:rFonts w:ascii="Calibri" w:hAnsi="Calibri"/>
                <w:i w:val="0"/>
                <w:lang w:val="fr-FR"/>
              </w:rPr>
              <w:t>sur lequel sera dénouée l’opération.</w:t>
            </w:r>
          </w:p>
        </w:tc>
      </w:tr>
      <w:tr w:rsidR="007D5CE1" w:rsidRPr="004325ED" w14:paraId="19903690" w14:textId="77777777" w:rsidTr="00BA7060">
        <w:trPr>
          <w:jc w:val="center"/>
        </w:trPr>
        <w:tc>
          <w:tcPr>
            <w:tcW w:w="1526" w:type="dxa"/>
          </w:tcPr>
          <w:p w14:paraId="7F82096B" w14:textId="77777777" w:rsidR="007D5CE1" w:rsidRDefault="007D5CE1" w:rsidP="00BA7060">
            <w:pPr>
              <w:jc w:val="both"/>
            </w:pPr>
            <w:r>
              <w:t>PRE-000</w:t>
            </w:r>
            <w:r w:rsidRPr="004325ED">
              <w:t>-</w:t>
            </w:r>
            <w:r>
              <w:t>4</w:t>
            </w:r>
          </w:p>
        </w:tc>
        <w:tc>
          <w:tcPr>
            <w:tcW w:w="7719" w:type="dxa"/>
          </w:tcPr>
          <w:p w14:paraId="3AB053EB" w14:textId="77777777" w:rsidR="007D5CE1" w:rsidRPr="00CC26AD" w:rsidRDefault="0064222C" w:rsidP="002621AF">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r>
              <w:rPr>
                <w:rFonts w:ascii="Calibri" w:hAnsi="Calibri"/>
                <w:i w:val="0"/>
                <w:lang w:val="fr-FR"/>
              </w:rPr>
              <w:t>compte</w:t>
            </w:r>
            <w:ins w:id="398" w:author="souchem" w:date="2015-07-28T18:01:00Z">
              <w:r w:rsidR="00201934">
                <w:rPr>
                  <w:rFonts w:ascii="Calibri" w:hAnsi="Calibri"/>
                  <w:i w:val="0"/>
                  <w:lang w:val="fr-FR"/>
                </w:rPr>
                <w:t xml:space="preserve"> </w:t>
              </w:r>
            </w:ins>
            <w:r w:rsidR="002621AF">
              <w:rPr>
                <w:rFonts w:ascii="Calibri" w:hAnsi="Calibri"/>
                <w:i w:val="0"/>
                <w:lang w:val="fr-FR"/>
              </w:rPr>
              <w:t>espèces</w:t>
            </w:r>
            <w:r>
              <w:rPr>
                <w:rFonts w:ascii="Calibri" w:hAnsi="Calibri"/>
                <w:i w:val="0"/>
                <w:lang w:val="fr-FR"/>
              </w:rPr>
              <w:t xml:space="preserve"> du </w:t>
            </w:r>
            <w:proofErr w:type="gramStart"/>
            <w:r>
              <w:rPr>
                <w:rFonts w:ascii="Calibri" w:hAnsi="Calibri"/>
                <w:i w:val="0"/>
                <w:lang w:val="fr-FR"/>
              </w:rPr>
              <w:t>client</w:t>
            </w:r>
            <w:r w:rsidR="00AC76C3">
              <w:rPr>
                <w:rFonts w:ascii="Calibri" w:hAnsi="Calibri"/>
                <w:i w:val="0"/>
                <w:lang w:val="fr-FR"/>
              </w:rPr>
              <w:t>;</w:t>
            </w:r>
            <w:proofErr w:type="gramEnd"/>
            <w:ins w:id="399" w:author="souchem" w:date="2015-07-28T18:01:00Z">
              <w:r w:rsidR="00201934">
                <w:rPr>
                  <w:rFonts w:ascii="Calibri" w:hAnsi="Calibri"/>
                  <w:i w:val="0"/>
                  <w:lang w:val="fr-FR"/>
                </w:rPr>
                <w:t xml:space="preserve"> </w:t>
              </w:r>
            </w:ins>
            <w:r w:rsidR="002621AF">
              <w:rPr>
                <w:rFonts w:ascii="Calibri" w:hAnsi="Calibri"/>
                <w:i w:val="0"/>
                <w:lang w:val="fr-FR"/>
              </w:rPr>
              <w:t>rattaché au compte titres</w:t>
            </w:r>
            <w:r w:rsidRPr="0064222C">
              <w:rPr>
                <w:rFonts w:ascii="Calibri" w:hAnsi="Calibri"/>
                <w:i w:val="0"/>
                <w:lang w:val="fr-FR"/>
              </w:rPr>
              <w:t>.</w:t>
            </w:r>
          </w:p>
        </w:tc>
      </w:tr>
      <w:tr w:rsidR="007D5CE1" w:rsidRPr="004325ED" w14:paraId="15DBA032" w14:textId="77777777" w:rsidTr="00BA7060">
        <w:trPr>
          <w:jc w:val="center"/>
        </w:trPr>
        <w:tc>
          <w:tcPr>
            <w:tcW w:w="1526" w:type="dxa"/>
          </w:tcPr>
          <w:p w14:paraId="4C8A0422" w14:textId="77777777" w:rsidR="007D5CE1" w:rsidRDefault="007D5CE1" w:rsidP="00BA7060">
            <w:pPr>
              <w:jc w:val="both"/>
            </w:pPr>
            <w:r>
              <w:t>PRE-000</w:t>
            </w:r>
            <w:r w:rsidRPr="004325ED">
              <w:t>-</w:t>
            </w:r>
            <w:r>
              <w:t>5</w:t>
            </w:r>
          </w:p>
        </w:tc>
        <w:tc>
          <w:tcPr>
            <w:tcW w:w="7719" w:type="dxa"/>
          </w:tcPr>
          <w:p w14:paraId="65CD73AD" w14:textId="77777777" w:rsidR="007D5CE1" w:rsidRPr="00CC26AD" w:rsidRDefault="00FF42E5" w:rsidP="00FF42E5">
            <w:pPr>
              <w:pStyle w:val="Normal1"/>
              <w:rPr>
                <w:rFonts w:ascii="Calibri" w:hAnsi="Calibri"/>
                <w:i w:val="0"/>
                <w:lang w:val="fr-FR"/>
              </w:rPr>
            </w:pPr>
            <w:r>
              <w:rPr>
                <w:rFonts w:ascii="Calibri" w:hAnsi="Calibri"/>
                <w:i w:val="0"/>
                <w:lang w:val="fr-FR"/>
              </w:rPr>
              <w:t xml:space="preserve">Définir </w:t>
            </w:r>
            <w:r w:rsidRPr="00CC26AD">
              <w:rPr>
                <w:rFonts w:ascii="Calibri" w:hAnsi="Calibri"/>
                <w:i w:val="0"/>
                <w:lang w:val="fr-FR"/>
              </w:rPr>
              <w:t xml:space="preserve">dans le référentiel </w:t>
            </w:r>
            <w:r>
              <w:rPr>
                <w:rFonts w:ascii="Calibri" w:hAnsi="Calibri"/>
                <w:i w:val="0"/>
                <w:lang w:val="fr-FR"/>
              </w:rPr>
              <w:t xml:space="preserve">la contrepartie de </w:t>
            </w:r>
            <w:proofErr w:type="gramStart"/>
            <w:r>
              <w:rPr>
                <w:rFonts w:ascii="Calibri" w:hAnsi="Calibri"/>
                <w:i w:val="0"/>
                <w:lang w:val="fr-FR"/>
              </w:rPr>
              <w:t>l'opération:</w:t>
            </w:r>
            <w:proofErr w:type="gramEnd"/>
            <w:r>
              <w:rPr>
                <w:rFonts w:ascii="Calibri" w:hAnsi="Calibri"/>
                <w:i w:val="0"/>
                <w:lang w:val="fr-FR"/>
              </w:rPr>
              <w:t xml:space="preserve"> une institution contrepartie ayant le rôle </w:t>
            </w:r>
            <w:r w:rsidR="00431B00">
              <w:rPr>
                <w:rFonts w:ascii="Calibri" w:hAnsi="Calibri"/>
                <w:i w:val="0"/>
                <w:lang w:val="fr-FR"/>
              </w:rPr>
              <w:t xml:space="preserve">société de </w:t>
            </w:r>
            <w:r>
              <w:rPr>
                <w:rFonts w:ascii="Calibri" w:hAnsi="Calibri"/>
                <w:i w:val="0"/>
                <w:lang w:val="fr-FR"/>
              </w:rPr>
              <w:t>bourse pour les opérations de bourse ou le rôle dépositaire pour les opérations de Gré à Gré</w:t>
            </w:r>
            <w:r w:rsidR="00FC3C9F">
              <w:rPr>
                <w:rFonts w:ascii="Calibri" w:hAnsi="Calibri"/>
                <w:i w:val="0"/>
                <w:lang w:val="fr-FR"/>
              </w:rPr>
              <w:t>, OPCVM, Transfert</w:t>
            </w:r>
            <w:r>
              <w:rPr>
                <w:rFonts w:ascii="Calibri" w:hAnsi="Calibri"/>
                <w:i w:val="0"/>
                <w:lang w:val="fr-FR"/>
              </w:rPr>
              <w:t>.</w:t>
            </w:r>
          </w:p>
        </w:tc>
      </w:tr>
      <w:tr w:rsidR="007D5CE1" w:rsidRPr="004325ED" w14:paraId="00D9E220" w14:textId="77777777" w:rsidTr="00BA7060">
        <w:trPr>
          <w:jc w:val="center"/>
        </w:trPr>
        <w:tc>
          <w:tcPr>
            <w:tcW w:w="1526" w:type="dxa"/>
          </w:tcPr>
          <w:p w14:paraId="259D6AAB" w14:textId="77777777" w:rsidR="007D5CE1" w:rsidRDefault="007D5CE1" w:rsidP="00BA7060">
            <w:pPr>
              <w:jc w:val="both"/>
            </w:pPr>
            <w:r>
              <w:t>PRE-000</w:t>
            </w:r>
            <w:r w:rsidRPr="004325ED">
              <w:t>-</w:t>
            </w:r>
            <w:r>
              <w:t>6</w:t>
            </w:r>
          </w:p>
        </w:tc>
        <w:tc>
          <w:tcPr>
            <w:tcW w:w="7719" w:type="dxa"/>
          </w:tcPr>
          <w:p w14:paraId="2311E70F" w14:textId="77777777" w:rsidR="007D5CE1" w:rsidRPr="00CC26AD" w:rsidRDefault="00FC3C9F" w:rsidP="00112684">
            <w:pPr>
              <w:pStyle w:val="Normal1"/>
              <w:rPr>
                <w:rFonts w:ascii="Calibri" w:hAnsi="Calibri"/>
                <w:i w:val="0"/>
                <w:lang w:val="fr-FR"/>
              </w:rPr>
            </w:pPr>
            <w:r>
              <w:rPr>
                <w:rFonts w:ascii="Calibri" w:hAnsi="Calibri"/>
                <w:i w:val="0"/>
                <w:lang w:val="fr-FR"/>
              </w:rPr>
              <w:t xml:space="preserve">Définir </w:t>
            </w:r>
            <w:r w:rsidRPr="00CC26AD">
              <w:rPr>
                <w:rFonts w:ascii="Calibri" w:hAnsi="Calibri"/>
                <w:i w:val="0"/>
                <w:lang w:val="fr-FR"/>
              </w:rPr>
              <w:t xml:space="preserve">dans le référentiel </w:t>
            </w:r>
            <w:r>
              <w:rPr>
                <w:rFonts w:ascii="Calibri" w:hAnsi="Calibri"/>
                <w:i w:val="0"/>
                <w:lang w:val="fr-FR"/>
              </w:rPr>
              <w:t>le bénéficiaire de l'opération (Gré à Gré, OPCVM, Transfert</w:t>
            </w:r>
            <w:proofErr w:type="gramStart"/>
            <w:r>
              <w:rPr>
                <w:rFonts w:ascii="Calibri" w:hAnsi="Calibri"/>
                <w:i w:val="0"/>
                <w:lang w:val="fr-FR"/>
              </w:rPr>
              <w:t>):</w:t>
            </w:r>
            <w:proofErr w:type="gramEnd"/>
            <w:r>
              <w:rPr>
                <w:rFonts w:ascii="Calibri" w:hAnsi="Calibri"/>
                <w:i w:val="0"/>
                <w:lang w:val="fr-FR"/>
              </w:rPr>
              <w:t xml:space="preserve"> une institution ayant le rôle </w:t>
            </w:r>
            <w:r w:rsidR="00112684">
              <w:rPr>
                <w:rFonts w:ascii="Calibri" w:hAnsi="Calibri"/>
                <w:i w:val="0"/>
                <w:lang w:val="fr-FR"/>
              </w:rPr>
              <w:t xml:space="preserve">contrepartie si externe ou client si interne. </w:t>
            </w:r>
          </w:p>
        </w:tc>
      </w:tr>
      <w:tr w:rsidR="007D5CE1" w:rsidRPr="004325ED" w14:paraId="4ED8500C" w14:textId="77777777" w:rsidTr="00BA7060">
        <w:trPr>
          <w:jc w:val="center"/>
        </w:trPr>
        <w:tc>
          <w:tcPr>
            <w:tcW w:w="1526" w:type="dxa"/>
          </w:tcPr>
          <w:p w14:paraId="41C49787" w14:textId="77777777" w:rsidR="007D5CE1" w:rsidRDefault="007D5CE1" w:rsidP="00BA7060">
            <w:pPr>
              <w:jc w:val="both"/>
            </w:pPr>
            <w:r>
              <w:t>PRE-000</w:t>
            </w:r>
            <w:r w:rsidRPr="004325ED">
              <w:t>-</w:t>
            </w:r>
            <w:r>
              <w:t>7</w:t>
            </w:r>
          </w:p>
        </w:tc>
        <w:tc>
          <w:tcPr>
            <w:tcW w:w="7719" w:type="dxa"/>
          </w:tcPr>
          <w:p w14:paraId="2DF5EED6" w14:textId="77777777" w:rsidR="007D5CE1" w:rsidRPr="00CC26AD" w:rsidRDefault="004A6AF7" w:rsidP="004A6AF7">
            <w:pPr>
              <w:pStyle w:val="Normal1"/>
              <w:rPr>
                <w:rFonts w:ascii="Calibri" w:hAnsi="Calibri"/>
                <w:i w:val="0"/>
                <w:lang w:val="fr-FR"/>
              </w:rPr>
            </w:pPr>
            <w:r>
              <w:rPr>
                <w:rFonts w:ascii="Calibri" w:hAnsi="Calibri"/>
                <w:i w:val="0"/>
                <w:lang w:val="fr-FR"/>
              </w:rPr>
              <w:t>Définir</w:t>
            </w:r>
            <w:r w:rsidRPr="00CC26AD">
              <w:rPr>
                <w:rFonts w:ascii="Calibri" w:hAnsi="Calibri"/>
                <w:i w:val="0"/>
                <w:lang w:val="fr-FR"/>
              </w:rPr>
              <w:t xml:space="preserve"> le </w:t>
            </w:r>
            <w:r>
              <w:rPr>
                <w:rFonts w:ascii="Calibri" w:hAnsi="Calibri"/>
                <w:i w:val="0"/>
                <w:lang w:val="fr-FR"/>
              </w:rPr>
              <w:t>compte</w:t>
            </w:r>
            <w:ins w:id="400" w:author="souchem" w:date="2015-07-28T18:01:00Z">
              <w:r w:rsidR="00201934">
                <w:rPr>
                  <w:rFonts w:ascii="Calibri" w:hAnsi="Calibri"/>
                  <w:i w:val="0"/>
                  <w:lang w:val="fr-FR"/>
                </w:rPr>
                <w:t xml:space="preserve"> </w:t>
              </w:r>
            </w:ins>
            <w:r>
              <w:rPr>
                <w:rFonts w:ascii="Calibri" w:hAnsi="Calibri"/>
                <w:i w:val="0"/>
                <w:lang w:val="fr-FR"/>
              </w:rPr>
              <w:t>titres du client bénéficiaire si interne</w:t>
            </w:r>
            <w:r w:rsidRPr="0064222C">
              <w:rPr>
                <w:rFonts w:ascii="Calibri" w:hAnsi="Calibri"/>
                <w:i w:val="0"/>
                <w:lang w:val="fr-FR"/>
              </w:rPr>
              <w:t>.</w:t>
            </w:r>
          </w:p>
        </w:tc>
      </w:tr>
    </w:tbl>
    <w:p w14:paraId="5B83C110" w14:textId="77777777" w:rsidR="00937CB5" w:rsidRPr="004325ED" w:rsidRDefault="00937CB5" w:rsidP="00937CB5">
      <w:pPr>
        <w:spacing w:before="60"/>
        <w:rPr>
          <w:i/>
          <w:sz w:val="20"/>
          <w:szCs w:val="20"/>
        </w:rPr>
      </w:pPr>
      <w:r w:rsidRPr="004325ED">
        <w:rPr>
          <w:i/>
          <w:sz w:val="20"/>
          <w:szCs w:val="20"/>
        </w:rPr>
        <w:t>XXX = Trigramme spécifique à ce cas d’utilisation</w:t>
      </w:r>
    </w:p>
    <w:p w14:paraId="68926172" w14:textId="77777777" w:rsidR="00937CB5" w:rsidRPr="004325ED" w:rsidRDefault="00937CB5" w:rsidP="00937CB5">
      <w:pPr>
        <w:pStyle w:val="Style3"/>
      </w:pPr>
      <w:bookmarkStart w:id="401" w:name="_Toc318352131"/>
      <w:bookmarkStart w:id="402" w:name="_Toc319568797"/>
      <w:bookmarkStart w:id="403" w:name="_Toc412634010"/>
      <w:proofErr w:type="spellStart"/>
      <w:r w:rsidRPr="004325ED">
        <w:t>Post-conditions</w:t>
      </w:r>
      <w:bookmarkEnd w:id="401"/>
      <w:bookmarkEnd w:id="402"/>
      <w:bookmarkEnd w:id="403"/>
      <w:proofErr w:type="spellEnd"/>
    </w:p>
    <w:p w14:paraId="52B13C10" w14:textId="77777777" w:rsidR="00937CB5" w:rsidRPr="00F12E4D" w:rsidRDefault="00937CB5" w:rsidP="00F12E4D">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F12E4D" w14:paraId="1BAEFBA8" w14:textId="77777777" w:rsidTr="00BA7060">
        <w:trPr>
          <w:tblHeader/>
          <w:jc w:val="center"/>
        </w:trPr>
        <w:tc>
          <w:tcPr>
            <w:tcW w:w="1526" w:type="dxa"/>
            <w:shd w:val="clear" w:color="auto" w:fill="D9D9D9" w:themeFill="background1" w:themeFillShade="D9"/>
          </w:tcPr>
          <w:p w14:paraId="745A0FFF" w14:textId="77777777" w:rsidR="00937CB5" w:rsidRPr="00F12E4D" w:rsidRDefault="00937CB5" w:rsidP="00BA7060">
            <w:pPr>
              <w:rPr>
                <w:b/>
                <w:color w:val="808080" w:themeColor="background1" w:themeShade="80"/>
              </w:rPr>
            </w:pPr>
            <w:r w:rsidRPr="00F12E4D">
              <w:rPr>
                <w:b/>
                <w:color w:val="808080" w:themeColor="background1" w:themeShade="80"/>
              </w:rPr>
              <w:t>Réf.</w:t>
            </w:r>
          </w:p>
        </w:tc>
        <w:tc>
          <w:tcPr>
            <w:tcW w:w="7719" w:type="dxa"/>
            <w:shd w:val="clear" w:color="auto" w:fill="D9D9D9" w:themeFill="background1" w:themeFillShade="D9"/>
          </w:tcPr>
          <w:p w14:paraId="3E248FD7" w14:textId="77777777" w:rsidR="00937CB5" w:rsidRPr="00F12E4D" w:rsidRDefault="00937CB5" w:rsidP="00BA7060">
            <w:pPr>
              <w:rPr>
                <w:b/>
                <w:color w:val="808080" w:themeColor="background1" w:themeShade="80"/>
              </w:rPr>
            </w:pPr>
            <w:r w:rsidRPr="00F12E4D">
              <w:rPr>
                <w:b/>
                <w:color w:val="808080" w:themeColor="background1" w:themeShade="80"/>
              </w:rPr>
              <w:t>Description</w:t>
            </w:r>
          </w:p>
        </w:tc>
      </w:tr>
      <w:tr w:rsidR="00937CB5" w:rsidRPr="00F12E4D" w14:paraId="6EF48B2E" w14:textId="77777777" w:rsidTr="00BA7060">
        <w:trPr>
          <w:jc w:val="center"/>
        </w:trPr>
        <w:tc>
          <w:tcPr>
            <w:tcW w:w="1526" w:type="dxa"/>
          </w:tcPr>
          <w:p w14:paraId="22F919A0" w14:textId="77777777" w:rsidR="00937CB5" w:rsidRPr="00F12E4D" w:rsidRDefault="00937CB5" w:rsidP="00BA7060">
            <w:pPr>
              <w:jc w:val="both"/>
              <w:rPr>
                <w:color w:val="808080" w:themeColor="background1" w:themeShade="80"/>
              </w:rPr>
            </w:pPr>
            <w:r w:rsidRPr="00F12E4D">
              <w:rPr>
                <w:color w:val="808080" w:themeColor="background1" w:themeShade="80"/>
              </w:rPr>
              <w:t>PRE-XXX-1</w:t>
            </w:r>
          </w:p>
        </w:tc>
        <w:tc>
          <w:tcPr>
            <w:tcW w:w="7719" w:type="dxa"/>
          </w:tcPr>
          <w:p w14:paraId="4958CE70" w14:textId="77777777" w:rsidR="00937CB5" w:rsidRPr="00F12E4D" w:rsidRDefault="00937CB5" w:rsidP="00BA7060">
            <w:pPr>
              <w:pStyle w:val="Normal1"/>
              <w:rPr>
                <w:i w:val="0"/>
                <w:color w:val="808080" w:themeColor="background1" w:themeShade="80"/>
                <w:lang w:val="fr-FR"/>
              </w:rPr>
            </w:pPr>
          </w:p>
        </w:tc>
      </w:tr>
    </w:tbl>
    <w:p w14:paraId="368C6483" w14:textId="77777777" w:rsidR="00937CB5" w:rsidRPr="00F12E4D" w:rsidRDefault="00937CB5" w:rsidP="00937CB5">
      <w:pPr>
        <w:spacing w:before="60"/>
        <w:rPr>
          <w:i/>
          <w:color w:val="808080" w:themeColor="background1" w:themeShade="80"/>
          <w:sz w:val="20"/>
          <w:szCs w:val="20"/>
        </w:rPr>
      </w:pPr>
      <w:r w:rsidRPr="00F12E4D">
        <w:rPr>
          <w:i/>
          <w:color w:val="808080" w:themeColor="background1" w:themeShade="80"/>
          <w:sz w:val="20"/>
          <w:szCs w:val="20"/>
        </w:rPr>
        <w:t>XXX = Trigramme spécifique à ce cas d’utilisation</w:t>
      </w:r>
    </w:p>
    <w:p w14:paraId="42F8D8B8" w14:textId="77777777" w:rsidR="00937CB5" w:rsidRPr="004325ED" w:rsidRDefault="00937CB5" w:rsidP="00937CB5">
      <w:pPr>
        <w:pStyle w:val="Style3"/>
      </w:pPr>
      <w:bookmarkStart w:id="404" w:name="_Toc318352132"/>
      <w:bookmarkStart w:id="405" w:name="_Toc319568798"/>
      <w:bookmarkStart w:id="406" w:name="_Toc412634011"/>
      <w:r w:rsidRPr="004325ED">
        <w:t>Diagramme d’activité</w:t>
      </w:r>
      <w:bookmarkEnd w:id="404"/>
      <w:bookmarkEnd w:id="405"/>
      <w:bookmarkEnd w:id="406"/>
    </w:p>
    <w:p w14:paraId="5F9EF098" w14:textId="77777777" w:rsidR="00937CB5" w:rsidRDefault="00937CB5" w:rsidP="00A60A68">
      <w:pPr>
        <w:pStyle w:val="ListParagraph"/>
        <w:spacing w:before="240" w:line="240" w:lineRule="auto"/>
        <w:ind w:right="142"/>
      </w:pPr>
    </w:p>
    <w:tbl>
      <w:tblPr>
        <w:tblW w:w="7160" w:type="dxa"/>
        <w:jc w:val="center"/>
        <w:tblCellMar>
          <w:left w:w="70" w:type="dxa"/>
          <w:right w:w="70" w:type="dxa"/>
        </w:tblCellMar>
        <w:tblLook w:val="04A0" w:firstRow="1" w:lastRow="0" w:firstColumn="1" w:lastColumn="0" w:noHBand="0" w:noVBand="1"/>
      </w:tblPr>
      <w:tblGrid>
        <w:gridCol w:w="3580"/>
        <w:gridCol w:w="3580"/>
      </w:tblGrid>
      <w:tr w:rsidR="00021759" w:rsidRPr="00A60A68" w14:paraId="13933B43" w14:textId="77777777" w:rsidTr="008E62A0">
        <w:trPr>
          <w:trHeight w:val="300"/>
          <w:jc w:val="center"/>
        </w:trPr>
        <w:tc>
          <w:tcPr>
            <w:tcW w:w="3580" w:type="dxa"/>
            <w:tcBorders>
              <w:top w:val="single" w:sz="4" w:space="0" w:color="auto"/>
              <w:left w:val="single" w:sz="4" w:space="0" w:color="auto"/>
              <w:bottom w:val="single" w:sz="4" w:space="0" w:color="auto"/>
              <w:right w:val="single" w:sz="4" w:space="0" w:color="auto"/>
            </w:tcBorders>
            <w:shd w:val="clear" w:color="000000" w:fill="BFBFBF"/>
            <w:hideMark/>
          </w:tcPr>
          <w:p w14:paraId="6F80EAAE" w14:textId="77777777" w:rsidR="00021759" w:rsidRPr="00A60A68" w:rsidRDefault="00021759" w:rsidP="008E62A0">
            <w:pPr>
              <w:spacing w:line="240" w:lineRule="auto"/>
              <w:rPr>
                <w:rFonts w:ascii="Calibri" w:eastAsia="Times New Roman" w:hAnsi="Calibri" w:cs="Calibri"/>
                <w:b/>
                <w:bCs/>
                <w:color w:val="000000"/>
                <w:sz w:val="18"/>
                <w:szCs w:val="18"/>
                <w:lang w:eastAsia="fr-FR"/>
              </w:rPr>
            </w:pPr>
            <w:r w:rsidRPr="00A60A68">
              <w:rPr>
                <w:rFonts w:ascii="Calibri" w:eastAsia="Times New Roman" w:hAnsi="Calibri" w:cs="Calibri"/>
                <w:b/>
                <w:bCs/>
                <w:color w:val="000000"/>
                <w:sz w:val="18"/>
                <w:szCs w:val="18"/>
                <w:lang w:eastAsia="fr-FR"/>
              </w:rPr>
              <w:lastRenderedPageBreak/>
              <w:t>Action Utilisateur</w:t>
            </w:r>
          </w:p>
        </w:tc>
        <w:tc>
          <w:tcPr>
            <w:tcW w:w="3580" w:type="dxa"/>
            <w:tcBorders>
              <w:top w:val="single" w:sz="4" w:space="0" w:color="auto"/>
              <w:left w:val="nil"/>
              <w:bottom w:val="single" w:sz="4" w:space="0" w:color="auto"/>
              <w:right w:val="single" w:sz="4" w:space="0" w:color="auto"/>
            </w:tcBorders>
            <w:shd w:val="clear" w:color="000000" w:fill="BFBFBF"/>
            <w:hideMark/>
          </w:tcPr>
          <w:p w14:paraId="3FB811E4" w14:textId="77777777" w:rsidR="00021759" w:rsidRPr="00A60A68" w:rsidRDefault="00021759" w:rsidP="008E62A0">
            <w:pPr>
              <w:spacing w:line="240" w:lineRule="auto"/>
              <w:rPr>
                <w:rFonts w:ascii="Calibri" w:eastAsia="Times New Roman" w:hAnsi="Calibri" w:cs="Calibri"/>
                <w:b/>
                <w:bCs/>
                <w:color w:val="000000"/>
                <w:sz w:val="18"/>
                <w:szCs w:val="18"/>
                <w:lang w:eastAsia="fr-FR"/>
              </w:rPr>
            </w:pPr>
            <w:r w:rsidRPr="00A60A68">
              <w:rPr>
                <w:rFonts w:ascii="Calibri" w:eastAsia="Times New Roman" w:hAnsi="Calibri" w:cs="Calibri"/>
                <w:b/>
                <w:bCs/>
                <w:color w:val="000000"/>
                <w:sz w:val="18"/>
                <w:szCs w:val="18"/>
                <w:lang w:eastAsia="fr-FR"/>
              </w:rPr>
              <w:t>Action Système</w:t>
            </w:r>
          </w:p>
        </w:tc>
      </w:tr>
      <w:tr w:rsidR="00021759" w:rsidRPr="00A60A68" w14:paraId="50F3E5E5"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12552E3E"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la référence client si applicable</w:t>
            </w:r>
          </w:p>
        </w:tc>
        <w:tc>
          <w:tcPr>
            <w:tcW w:w="3580" w:type="dxa"/>
            <w:tcBorders>
              <w:top w:val="nil"/>
              <w:left w:val="nil"/>
              <w:bottom w:val="single" w:sz="4" w:space="0" w:color="auto"/>
              <w:right w:val="single" w:sz="4" w:space="0" w:color="auto"/>
            </w:tcBorders>
            <w:hideMark/>
          </w:tcPr>
          <w:p w14:paraId="68DBBD23"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49C4E5B7"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37C75789"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le type de transaction de l'instruction</w:t>
            </w:r>
          </w:p>
        </w:tc>
        <w:tc>
          <w:tcPr>
            <w:tcW w:w="3580" w:type="dxa"/>
            <w:tcBorders>
              <w:top w:val="nil"/>
              <w:left w:val="nil"/>
              <w:bottom w:val="single" w:sz="4" w:space="0" w:color="auto"/>
              <w:right w:val="single" w:sz="4" w:space="0" w:color="auto"/>
            </w:tcBorders>
            <w:hideMark/>
          </w:tcPr>
          <w:p w14:paraId="7575F856"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7440C3EA"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21AD7BAB"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l'actif sujet de l'opération</w:t>
            </w:r>
          </w:p>
        </w:tc>
        <w:tc>
          <w:tcPr>
            <w:tcW w:w="3580" w:type="dxa"/>
            <w:tcBorders>
              <w:top w:val="nil"/>
              <w:left w:val="nil"/>
              <w:bottom w:val="single" w:sz="4" w:space="0" w:color="auto"/>
              <w:right w:val="single" w:sz="4" w:space="0" w:color="auto"/>
            </w:tcBorders>
            <w:hideMark/>
          </w:tcPr>
          <w:p w14:paraId="176E0EF6"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41808C4F" w14:textId="77777777" w:rsidTr="008E62A0">
        <w:trPr>
          <w:trHeight w:val="570"/>
          <w:jc w:val="center"/>
        </w:trPr>
        <w:tc>
          <w:tcPr>
            <w:tcW w:w="3580" w:type="dxa"/>
            <w:tcBorders>
              <w:top w:val="nil"/>
              <w:left w:val="single" w:sz="4" w:space="0" w:color="auto"/>
              <w:bottom w:val="single" w:sz="4" w:space="0" w:color="auto"/>
              <w:right w:val="single" w:sz="4" w:space="0" w:color="auto"/>
            </w:tcBorders>
            <w:hideMark/>
          </w:tcPr>
          <w:p w14:paraId="73A8CBF6"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2DA58232"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 la devise de dénouement et le</w:t>
            </w:r>
            <w:r w:rsidRPr="00A60A68">
              <w:rPr>
                <w:rFonts w:ascii="Calibri" w:eastAsia="Times New Roman" w:hAnsi="Calibri" w:cs="Calibri"/>
                <w:color w:val="000000"/>
                <w:sz w:val="18"/>
                <w:szCs w:val="18"/>
                <w:lang w:eastAsia="fr-FR"/>
              </w:rPr>
              <w:t xml:space="preserve"> type de quantité</w:t>
            </w:r>
          </w:p>
        </w:tc>
      </w:tr>
      <w:tr w:rsidR="00021759" w:rsidRPr="00A60A68" w14:paraId="77EC0E48"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7B938BDC"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la quantité</w:t>
            </w:r>
          </w:p>
        </w:tc>
        <w:tc>
          <w:tcPr>
            <w:tcW w:w="3580" w:type="dxa"/>
            <w:tcBorders>
              <w:top w:val="nil"/>
              <w:left w:val="nil"/>
              <w:bottom w:val="single" w:sz="4" w:space="0" w:color="auto"/>
              <w:right w:val="single" w:sz="4" w:space="0" w:color="auto"/>
            </w:tcBorders>
            <w:hideMark/>
          </w:tcPr>
          <w:p w14:paraId="66697CF7"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27AA5ECF"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35ECD858"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Choisir le client</w:t>
            </w:r>
          </w:p>
        </w:tc>
        <w:tc>
          <w:tcPr>
            <w:tcW w:w="3580" w:type="dxa"/>
            <w:tcBorders>
              <w:top w:val="nil"/>
              <w:left w:val="nil"/>
              <w:bottom w:val="single" w:sz="4" w:space="0" w:color="auto"/>
              <w:right w:val="single" w:sz="4" w:space="0" w:color="auto"/>
            </w:tcBorders>
            <w:hideMark/>
          </w:tcPr>
          <w:p w14:paraId="5A3468EE"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56354330"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4E03F7B3"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09427954"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le compte ou les compte titres</w:t>
            </w:r>
          </w:p>
        </w:tc>
      </w:tr>
      <w:tr w:rsidR="00021759" w:rsidRPr="00A60A68" w14:paraId="2A7971EB"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545F60B4"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Sélectionner le compte titres du client</w:t>
            </w:r>
          </w:p>
        </w:tc>
        <w:tc>
          <w:tcPr>
            <w:tcW w:w="3580" w:type="dxa"/>
            <w:tcBorders>
              <w:top w:val="nil"/>
              <w:left w:val="nil"/>
              <w:bottom w:val="single" w:sz="4" w:space="0" w:color="auto"/>
              <w:right w:val="single" w:sz="4" w:space="0" w:color="auto"/>
            </w:tcBorders>
            <w:hideMark/>
          </w:tcPr>
          <w:p w14:paraId="6A0DB22E"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68B497B3" w14:textId="77777777" w:rsidTr="008E62A0">
        <w:trPr>
          <w:trHeight w:val="570"/>
          <w:jc w:val="center"/>
        </w:trPr>
        <w:tc>
          <w:tcPr>
            <w:tcW w:w="3580" w:type="dxa"/>
            <w:tcBorders>
              <w:top w:val="nil"/>
              <w:left w:val="single" w:sz="4" w:space="0" w:color="auto"/>
              <w:bottom w:val="single" w:sz="4" w:space="0" w:color="auto"/>
              <w:right w:val="single" w:sz="4" w:space="0" w:color="auto"/>
            </w:tcBorders>
            <w:hideMark/>
          </w:tcPr>
          <w:p w14:paraId="10140ABB"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6BEC70E9"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le compte espèce et la devise du compte espèces</w:t>
            </w:r>
          </w:p>
        </w:tc>
      </w:tr>
      <w:tr w:rsidR="00021759" w:rsidRPr="00A60A68" w14:paraId="2B4A0B37"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732C8E02"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0F50D6B8"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la place de dénouement </w:t>
            </w:r>
          </w:p>
        </w:tc>
      </w:tr>
      <w:tr w:rsidR="00021759" w:rsidRPr="00A60A68" w14:paraId="190233DC"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529D0390"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6C9E8932"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 le</w:t>
            </w:r>
            <w:r w:rsidRPr="00A60A68">
              <w:rPr>
                <w:rFonts w:ascii="Calibri" w:eastAsia="Times New Roman" w:hAnsi="Calibri" w:cs="Calibri"/>
                <w:color w:val="000000"/>
                <w:sz w:val="18"/>
                <w:szCs w:val="18"/>
                <w:lang w:eastAsia="fr-FR"/>
              </w:rPr>
              <w:t xml:space="preserve"> dépositaire central</w:t>
            </w:r>
          </w:p>
        </w:tc>
      </w:tr>
      <w:tr w:rsidR="00021759" w:rsidRPr="00A60A68" w14:paraId="5B9F2276"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048C3998"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128A3850"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ins w:id="407" w:author="souchem" w:date="2015-07-28T18:01:00Z">
              <w:r w:rsidR="00201934">
                <w:rPr>
                  <w:rFonts w:ascii="Calibri" w:eastAsia="Times New Roman" w:hAnsi="Calibri" w:cs="Calibri"/>
                  <w:color w:val="000000"/>
                  <w:sz w:val="18"/>
                  <w:szCs w:val="18"/>
                  <w:lang w:eastAsia="fr-FR"/>
                </w:rPr>
                <w:t xml:space="preserve"> </w:t>
              </w:r>
            </w:ins>
            <w:r>
              <w:rPr>
                <w:rFonts w:ascii="Calibri" w:eastAsia="Times New Roman" w:hAnsi="Calibri" w:cs="Calibri"/>
                <w:color w:val="000000"/>
                <w:sz w:val="18"/>
                <w:szCs w:val="18"/>
                <w:lang w:eastAsia="fr-FR"/>
              </w:rPr>
              <w:t>le</w:t>
            </w:r>
            <w:r w:rsidRPr="00A60A68">
              <w:rPr>
                <w:rFonts w:ascii="Calibri" w:eastAsia="Times New Roman" w:hAnsi="Calibri" w:cs="Calibri"/>
                <w:color w:val="000000"/>
                <w:sz w:val="18"/>
                <w:szCs w:val="18"/>
                <w:lang w:eastAsia="fr-FR"/>
              </w:rPr>
              <w:t xml:space="preserve"> compte nostro titres</w:t>
            </w:r>
          </w:p>
        </w:tc>
      </w:tr>
      <w:tr w:rsidR="00021759" w:rsidRPr="00A60A68" w14:paraId="55D69C74"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02F9FB10"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4B214165"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ins w:id="408" w:author="souchem" w:date="2015-07-28T18:01:00Z">
              <w:r w:rsidR="00201934">
                <w:rPr>
                  <w:rFonts w:ascii="Calibri" w:eastAsia="Times New Roman" w:hAnsi="Calibri" w:cs="Calibri"/>
                  <w:color w:val="000000"/>
                  <w:sz w:val="18"/>
                  <w:szCs w:val="18"/>
                  <w:lang w:eastAsia="fr-FR"/>
                </w:rPr>
                <w:t xml:space="preserve"> </w:t>
              </w:r>
            </w:ins>
            <w:r>
              <w:rPr>
                <w:rFonts w:ascii="Calibri" w:eastAsia="Times New Roman" w:hAnsi="Calibri" w:cs="Calibri"/>
                <w:color w:val="000000"/>
                <w:sz w:val="18"/>
                <w:szCs w:val="18"/>
                <w:lang w:eastAsia="fr-FR"/>
              </w:rPr>
              <w:t>le</w:t>
            </w:r>
            <w:r w:rsidRPr="00A60A68">
              <w:rPr>
                <w:rFonts w:ascii="Calibri" w:eastAsia="Times New Roman" w:hAnsi="Calibri" w:cs="Calibri"/>
                <w:color w:val="000000"/>
                <w:sz w:val="18"/>
                <w:szCs w:val="18"/>
                <w:lang w:eastAsia="fr-FR"/>
              </w:rPr>
              <w:t xml:space="preserve"> compte nostro espèces</w:t>
            </w:r>
          </w:p>
        </w:tc>
      </w:tr>
      <w:tr w:rsidR="00021759" w:rsidRPr="00A60A68" w14:paraId="5579AF99"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253CFA0A"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w:t>
            </w:r>
            <w:r w:rsidRPr="00A60A68">
              <w:rPr>
                <w:rFonts w:ascii="Calibri" w:eastAsia="Times New Roman" w:hAnsi="Calibri" w:cs="Calibri"/>
                <w:color w:val="000000"/>
                <w:sz w:val="18"/>
                <w:szCs w:val="18"/>
                <w:lang w:eastAsia="fr-FR"/>
              </w:rPr>
              <w:t xml:space="preserve"> la contrepartie</w:t>
            </w:r>
          </w:p>
        </w:tc>
        <w:tc>
          <w:tcPr>
            <w:tcW w:w="3580" w:type="dxa"/>
            <w:tcBorders>
              <w:top w:val="nil"/>
              <w:left w:val="nil"/>
              <w:bottom w:val="single" w:sz="4" w:space="0" w:color="auto"/>
              <w:right w:val="single" w:sz="4" w:space="0" w:color="auto"/>
            </w:tcBorders>
            <w:hideMark/>
          </w:tcPr>
          <w:p w14:paraId="2F511AB0"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20FA08D5" w14:textId="77777777" w:rsidTr="008E62A0">
        <w:trPr>
          <w:trHeight w:val="525"/>
          <w:jc w:val="center"/>
        </w:trPr>
        <w:tc>
          <w:tcPr>
            <w:tcW w:w="3580" w:type="dxa"/>
            <w:tcBorders>
              <w:top w:val="nil"/>
              <w:left w:val="single" w:sz="4" w:space="0" w:color="auto"/>
              <w:bottom w:val="single" w:sz="4" w:space="0" w:color="auto"/>
              <w:right w:val="single" w:sz="4" w:space="0" w:color="auto"/>
            </w:tcBorders>
            <w:hideMark/>
          </w:tcPr>
          <w:p w14:paraId="38525C5F"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 le béné</w:t>
            </w:r>
            <w:r w:rsidRPr="00A60A68">
              <w:rPr>
                <w:rFonts w:ascii="Calibri" w:eastAsia="Times New Roman" w:hAnsi="Calibri" w:cs="Calibri"/>
                <w:color w:val="000000"/>
                <w:sz w:val="18"/>
                <w:szCs w:val="18"/>
                <w:lang w:eastAsia="fr-FR"/>
              </w:rPr>
              <w:t>ficiaire si applicable</w:t>
            </w:r>
          </w:p>
        </w:tc>
        <w:tc>
          <w:tcPr>
            <w:tcW w:w="3580" w:type="dxa"/>
            <w:tcBorders>
              <w:top w:val="nil"/>
              <w:left w:val="nil"/>
              <w:bottom w:val="single" w:sz="4" w:space="0" w:color="auto"/>
              <w:right w:val="single" w:sz="4" w:space="0" w:color="auto"/>
            </w:tcBorders>
            <w:hideMark/>
          </w:tcPr>
          <w:p w14:paraId="4AAE6F8B"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37CBC68F" w14:textId="77777777" w:rsidTr="008E62A0">
        <w:trPr>
          <w:trHeight w:val="495"/>
          <w:jc w:val="center"/>
        </w:trPr>
        <w:tc>
          <w:tcPr>
            <w:tcW w:w="3580" w:type="dxa"/>
            <w:tcBorders>
              <w:top w:val="nil"/>
              <w:left w:val="single" w:sz="4" w:space="0" w:color="auto"/>
              <w:bottom w:val="single" w:sz="4" w:space="0" w:color="auto"/>
              <w:right w:val="single" w:sz="4" w:space="0" w:color="auto"/>
            </w:tcBorders>
            <w:hideMark/>
          </w:tcPr>
          <w:p w14:paraId="333184FC"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Sélectionne</w:t>
            </w:r>
            <w:r>
              <w:rPr>
                <w:rFonts w:ascii="Calibri" w:eastAsia="Times New Roman" w:hAnsi="Calibri" w:cs="Calibri"/>
                <w:color w:val="000000"/>
                <w:sz w:val="18"/>
                <w:szCs w:val="18"/>
                <w:lang w:eastAsia="fr-FR"/>
              </w:rPr>
              <w:t>r</w:t>
            </w:r>
            <w:r w:rsidRPr="00A60A68">
              <w:rPr>
                <w:rFonts w:ascii="Calibri" w:eastAsia="Times New Roman" w:hAnsi="Calibri" w:cs="Calibri"/>
                <w:color w:val="000000"/>
                <w:sz w:val="18"/>
                <w:szCs w:val="18"/>
                <w:lang w:eastAsia="fr-FR"/>
              </w:rPr>
              <w:t xml:space="preserve"> le compte titre du bénéficiaire si applicable</w:t>
            </w:r>
          </w:p>
        </w:tc>
        <w:tc>
          <w:tcPr>
            <w:tcW w:w="3580" w:type="dxa"/>
            <w:tcBorders>
              <w:top w:val="nil"/>
              <w:left w:val="nil"/>
              <w:bottom w:val="single" w:sz="4" w:space="0" w:color="auto"/>
              <w:right w:val="single" w:sz="4" w:space="0" w:color="auto"/>
            </w:tcBorders>
            <w:hideMark/>
          </w:tcPr>
          <w:p w14:paraId="0DC77478"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531C1917"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1F8D20D0"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w:t>
            </w:r>
            <w:r w:rsidRPr="00A60A68">
              <w:rPr>
                <w:rFonts w:ascii="Calibri" w:eastAsia="Times New Roman" w:hAnsi="Calibri" w:cs="Calibri"/>
                <w:color w:val="000000"/>
                <w:sz w:val="18"/>
                <w:szCs w:val="18"/>
                <w:lang w:eastAsia="fr-FR"/>
              </w:rPr>
              <w:t xml:space="preserve"> de la date de négociation</w:t>
            </w:r>
          </w:p>
        </w:tc>
        <w:tc>
          <w:tcPr>
            <w:tcW w:w="3580" w:type="dxa"/>
            <w:tcBorders>
              <w:top w:val="nil"/>
              <w:left w:val="nil"/>
              <w:bottom w:val="single" w:sz="4" w:space="0" w:color="auto"/>
              <w:right w:val="single" w:sz="4" w:space="0" w:color="auto"/>
            </w:tcBorders>
            <w:hideMark/>
          </w:tcPr>
          <w:p w14:paraId="04307C45"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7009EB48"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77FB5FC5"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0195EF4C"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r w:rsidRPr="00A60A68">
              <w:rPr>
                <w:rFonts w:ascii="Calibri" w:eastAsia="Times New Roman" w:hAnsi="Calibri" w:cs="Calibri"/>
                <w:color w:val="000000"/>
                <w:sz w:val="18"/>
                <w:szCs w:val="18"/>
                <w:lang w:eastAsia="fr-FR"/>
              </w:rPr>
              <w:t xml:space="preserve"> la date valeur</w:t>
            </w:r>
          </w:p>
        </w:tc>
      </w:tr>
      <w:tr w:rsidR="00021759" w:rsidRPr="00A60A68" w14:paraId="73E1AD5B"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47941D99"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18403FF1"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Déduire </w:t>
            </w:r>
            <w:r w:rsidRPr="00A60A68">
              <w:rPr>
                <w:rFonts w:ascii="Calibri" w:eastAsia="Times New Roman" w:hAnsi="Calibri" w:cs="Calibri"/>
                <w:color w:val="000000"/>
                <w:sz w:val="18"/>
                <w:szCs w:val="18"/>
                <w:lang w:eastAsia="fr-FR"/>
              </w:rPr>
              <w:t>la</w:t>
            </w:r>
            <w:ins w:id="409" w:author="souchem" w:date="2015-07-28T18:01:00Z">
              <w:r w:rsidR="00201934">
                <w:rPr>
                  <w:rFonts w:ascii="Calibri" w:eastAsia="Times New Roman" w:hAnsi="Calibri" w:cs="Calibri"/>
                  <w:color w:val="000000"/>
                  <w:sz w:val="18"/>
                  <w:szCs w:val="18"/>
                  <w:lang w:eastAsia="fr-FR"/>
                </w:rPr>
                <w:t xml:space="preserve"> </w:t>
              </w:r>
            </w:ins>
            <w:r w:rsidRPr="00A60A68">
              <w:rPr>
                <w:rFonts w:ascii="Calibri" w:eastAsia="Times New Roman" w:hAnsi="Calibri" w:cs="Calibri"/>
                <w:color w:val="000000"/>
                <w:sz w:val="18"/>
                <w:szCs w:val="18"/>
                <w:lang w:eastAsia="fr-FR"/>
              </w:rPr>
              <w:t>date de dénouement</w:t>
            </w:r>
          </w:p>
        </w:tc>
      </w:tr>
      <w:tr w:rsidR="00021759" w:rsidRPr="00A60A68" w14:paraId="7E7B358F"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33C46DBA"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Saisir le </w:t>
            </w:r>
            <w:r w:rsidRPr="00A60A68">
              <w:rPr>
                <w:rFonts w:ascii="Calibri" w:eastAsia="Times New Roman" w:hAnsi="Calibri" w:cs="Calibri"/>
                <w:color w:val="000000"/>
                <w:sz w:val="18"/>
                <w:szCs w:val="18"/>
                <w:lang w:eastAsia="fr-FR"/>
              </w:rPr>
              <w:t>prix</w:t>
            </w:r>
          </w:p>
        </w:tc>
        <w:tc>
          <w:tcPr>
            <w:tcW w:w="3580" w:type="dxa"/>
            <w:tcBorders>
              <w:top w:val="nil"/>
              <w:left w:val="nil"/>
              <w:bottom w:val="single" w:sz="4" w:space="0" w:color="auto"/>
              <w:right w:val="single" w:sz="4" w:space="0" w:color="auto"/>
            </w:tcBorders>
            <w:hideMark/>
          </w:tcPr>
          <w:p w14:paraId="11B2412E"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r>
      <w:tr w:rsidR="00021759" w:rsidRPr="00A60A68" w14:paraId="3733366C" w14:textId="77777777" w:rsidTr="008E62A0">
        <w:trPr>
          <w:trHeight w:val="300"/>
          <w:jc w:val="center"/>
        </w:trPr>
        <w:tc>
          <w:tcPr>
            <w:tcW w:w="3580" w:type="dxa"/>
            <w:tcBorders>
              <w:top w:val="nil"/>
              <w:left w:val="single" w:sz="4" w:space="0" w:color="auto"/>
              <w:bottom w:val="single" w:sz="4" w:space="0" w:color="auto"/>
              <w:right w:val="single" w:sz="4" w:space="0" w:color="auto"/>
            </w:tcBorders>
            <w:hideMark/>
          </w:tcPr>
          <w:p w14:paraId="57C2A376" w14:textId="77777777" w:rsidR="00021759" w:rsidRPr="00A60A68" w:rsidRDefault="00021759" w:rsidP="008E62A0">
            <w:pPr>
              <w:spacing w:line="240" w:lineRule="auto"/>
              <w:rPr>
                <w:rFonts w:ascii="Calibri" w:eastAsia="Times New Roman" w:hAnsi="Calibri" w:cs="Calibri"/>
                <w:color w:val="000000"/>
                <w:sz w:val="18"/>
                <w:szCs w:val="18"/>
                <w:lang w:eastAsia="fr-FR"/>
              </w:rPr>
            </w:pPr>
            <w:r w:rsidRPr="00A60A68">
              <w:rPr>
                <w:rFonts w:ascii="Calibri" w:eastAsia="Times New Roman" w:hAnsi="Calibri" w:cs="Calibri"/>
                <w:color w:val="000000"/>
                <w:sz w:val="18"/>
                <w:szCs w:val="18"/>
                <w:lang w:eastAsia="fr-FR"/>
              </w:rPr>
              <w:t> </w:t>
            </w:r>
          </w:p>
        </w:tc>
        <w:tc>
          <w:tcPr>
            <w:tcW w:w="3580" w:type="dxa"/>
            <w:tcBorders>
              <w:top w:val="nil"/>
              <w:left w:val="nil"/>
              <w:bottom w:val="single" w:sz="4" w:space="0" w:color="auto"/>
              <w:right w:val="single" w:sz="4" w:space="0" w:color="auto"/>
            </w:tcBorders>
            <w:hideMark/>
          </w:tcPr>
          <w:p w14:paraId="6105D116" w14:textId="77777777" w:rsidR="00021759" w:rsidRPr="00A60A68" w:rsidRDefault="00021759"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Déduire</w:t>
            </w:r>
            <w:ins w:id="410" w:author="souchem" w:date="2015-07-28T18:01:00Z">
              <w:r w:rsidR="00201934">
                <w:rPr>
                  <w:rFonts w:ascii="Calibri" w:eastAsia="Times New Roman" w:hAnsi="Calibri" w:cs="Calibri"/>
                  <w:color w:val="000000"/>
                  <w:sz w:val="18"/>
                  <w:szCs w:val="18"/>
                  <w:lang w:eastAsia="fr-FR"/>
                </w:rPr>
                <w:t xml:space="preserve"> </w:t>
              </w:r>
            </w:ins>
            <w:r>
              <w:rPr>
                <w:rFonts w:ascii="Calibri" w:eastAsia="Times New Roman" w:hAnsi="Calibri" w:cs="Calibri"/>
                <w:color w:val="000000"/>
                <w:sz w:val="18"/>
                <w:szCs w:val="18"/>
                <w:lang w:eastAsia="fr-FR"/>
              </w:rPr>
              <w:t>le montant brut, l</w:t>
            </w:r>
            <w:r w:rsidRPr="00A60A68">
              <w:rPr>
                <w:rFonts w:ascii="Calibri" w:eastAsia="Times New Roman" w:hAnsi="Calibri" w:cs="Calibri"/>
                <w:color w:val="000000"/>
                <w:sz w:val="18"/>
                <w:szCs w:val="18"/>
                <w:lang w:eastAsia="fr-FR"/>
              </w:rPr>
              <w:t xml:space="preserve">es commissions, et </w:t>
            </w:r>
            <w:r>
              <w:rPr>
                <w:rFonts w:ascii="Calibri" w:eastAsia="Times New Roman" w:hAnsi="Calibri" w:cs="Calibri"/>
                <w:color w:val="000000"/>
                <w:sz w:val="18"/>
                <w:szCs w:val="18"/>
                <w:lang w:eastAsia="fr-FR"/>
              </w:rPr>
              <w:t xml:space="preserve">le </w:t>
            </w:r>
            <w:r w:rsidRPr="00A60A68">
              <w:rPr>
                <w:rFonts w:ascii="Calibri" w:eastAsia="Times New Roman" w:hAnsi="Calibri" w:cs="Calibri"/>
                <w:color w:val="000000"/>
                <w:sz w:val="18"/>
                <w:szCs w:val="18"/>
                <w:lang w:eastAsia="fr-FR"/>
              </w:rPr>
              <w:t>montant de dénouement</w:t>
            </w:r>
          </w:p>
        </w:tc>
      </w:tr>
    </w:tbl>
    <w:p w14:paraId="42BBA99F" w14:textId="77777777" w:rsidR="00021759" w:rsidRPr="004325ED" w:rsidRDefault="00021759" w:rsidP="00937CB5">
      <w:pPr>
        <w:rPr>
          <w:i/>
        </w:rPr>
      </w:pPr>
    </w:p>
    <w:p w14:paraId="3467112E" w14:textId="77777777" w:rsidR="00937CB5" w:rsidRPr="004325ED" w:rsidRDefault="00937CB5" w:rsidP="00937CB5">
      <w:pPr>
        <w:pStyle w:val="Style3"/>
      </w:pPr>
      <w:bookmarkStart w:id="411" w:name="_Toc54515372"/>
      <w:bookmarkStart w:id="412" w:name="_Toc318352133"/>
      <w:bookmarkStart w:id="413" w:name="_Toc319568799"/>
      <w:bookmarkStart w:id="414" w:name="_Toc412634012"/>
      <w:r w:rsidRPr="004325ED">
        <w:t>Règles de gestion</w:t>
      </w:r>
      <w:bookmarkEnd w:id="411"/>
      <w:bookmarkEnd w:id="412"/>
      <w:bookmarkEnd w:id="413"/>
      <w:bookmarkEnd w:id="414"/>
    </w:p>
    <w:p w14:paraId="710AD212" w14:textId="77777777" w:rsidR="00067231" w:rsidRDefault="00067231" w:rsidP="00937CB5">
      <w:pPr>
        <w:rPr>
          <w:i/>
        </w:rPr>
      </w:pPr>
    </w:p>
    <w:p w14:paraId="4729FDDD" w14:textId="77777777" w:rsidR="00937CB5" w:rsidRPr="004325ED" w:rsidRDefault="00067231" w:rsidP="00937CB5">
      <w:r>
        <w:rPr>
          <w:i/>
        </w:rPr>
        <w:t>Se référer aux sections "contrôle règles métier" pour chaque processus métier.</w:t>
      </w:r>
    </w:p>
    <w:p w14:paraId="30FCF4E8" w14:textId="77777777" w:rsidR="00937CB5" w:rsidRPr="004325ED" w:rsidRDefault="00937CB5" w:rsidP="00937CB5">
      <w:pPr>
        <w:pStyle w:val="Style3"/>
      </w:pPr>
      <w:bookmarkStart w:id="415" w:name="_Toc54515374"/>
      <w:bookmarkStart w:id="416" w:name="_Toc318352134"/>
      <w:bookmarkStart w:id="417" w:name="_Toc319568800"/>
      <w:bookmarkStart w:id="418" w:name="_Toc412634013"/>
      <w:r w:rsidRPr="004325ED">
        <w:t>T</w:t>
      </w:r>
      <w:bookmarkEnd w:id="415"/>
      <w:r w:rsidRPr="004325ED">
        <w:t>raitements</w:t>
      </w:r>
      <w:bookmarkEnd w:id="416"/>
      <w:bookmarkEnd w:id="417"/>
      <w:bookmarkEnd w:id="418"/>
    </w:p>
    <w:p w14:paraId="734C3827" w14:textId="77777777" w:rsidR="00937CB5" w:rsidRPr="004325ED" w:rsidRDefault="00937CB5" w:rsidP="00CB0502">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937CB5" w:rsidRPr="004325ED" w14:paraId="673CF31B" w14:textId="77777777" w:rsidTr="00BA7060">
        <w:trPr>
          <w:tblHeader/>
          <w:jc w:val="center"/>
        </w:trPr>
        <w:tc>
          <w:tcPr>
            <w:tcW w:w="1526" w:type="dxa"/>
            <w:shd w:val="clear" w:color="auto" w:fill="808080"/>
          </w:tcPr>
          <w:p w14:paraId="4E132222" w14:textId="77777777" w:rsidR="00937CB5" w:rsidRPr="004325ED" w:rsidRDefault="00937CB5" w:rsidP="00BA7060">
            <w:pPr>
              <w:rPr>
                <w:b/>
              </w:rPr>
            </w:pPr>
            <w:r w:rsidRPr="004325ED">
              <w:rPr>
                <w:b/>
              </w:rPr>
              <w:t>Réf.</w:t>
            </w:r>
          </w:p>
        </w:tc>
        <w:tc>
          <w:tcPr>
            <w:tcW w:w="7719" w:type="dxa"/>
            <w:shd w:val="clear" w:color="auto" w:fill="808080"/>
          </w:tcPr>
          <w:p w14:paraId="4F1156D4" w14:textId="77777777" w:rsidR="00937CB5" w:rsidRPr="004325ED" w:rsidRDefault="00937CB5" w:rsidP="00BA7060">
            <w:pPr>
              <w:rPr>
                <w:b/>
              </w:rPr>
            </w:pPr>
            <w:r w:rsidRPr="004325ED">
              <w:rPr>
                <w:b/>
              </w:rPr>
              <w:t>Description</w:t>
            </w:r>
          </w:p>
        </w:tc>
      </w:tr>
      <w:tr w:rsidR="00937CB5" w:rsidRPr="004325ED" w14:paraId="06F2B01A" w14:textId="77777777" w:rsidTr="00BA7060">
        <w:trPr>
          <w:jc w:val="center"/>
        </w:trPr>
        <w:tc>
          <w:tcPr>
            <w:tcW w:w="1526" w:type="dxa"/>
          </w:tcPr>
          <w:p w14:paraId="284748D3" w14:textId="77777777" w:rsidR="00937CB5" w:rsidRPr="004325ED" w:rsidRDefault="00CB0502" w:rsidP="00BA7060">
            <w:pPr>
              <w:jc w:val="both"/>
            </w:pPr>
            <w:r>
              <w:t>TRT-000</w:t>
            </w:r>
            <w:r w:rsidR="00937CB5" w:rsidRPr="004325ED">
              <w:t>-1</w:t>
            </w:r>
          </w:p>
        </w:tc>
        <w:tc>
          <w:tcPr>
            <w:tcW w:w="7719" w:type="dxa"/>
          </w:tcPr>
          <w:p w14:paraId="51C17D59" w14:textId="77777777" w:rsidR="00937CB5" w:rsidRPr="004325ED" w:rsidRDefault="00CB0502" w:rsidP="00CB0502">
            <w:pPr>
              <w:pStyle w:val="Normal1"/>
              <w:rPr>
                <w:i w:val="0"/>
                <w:lang w:val="fr-FR"/>
              </w:rPr>
            </w:pPr>
            <w:r>
              <w:rPr>
                <w:i w:val="0"/>
                <w:lang w:val="fr-FR"/>
              </w:rPr>
              <w:t>Une fois l'instruction est saisie, l'utilisateur lance la sauvegarde. Le système effectue le contrôle de la cohérence des données saisies avec les règles métier. Si NOK, l'utilisateur est alerté par un statut bloquant de l'IRL</w:t>
            </w:r>
            <w:r w:rsidR="00EC15BF">
              <w:rPr>
                <w:i w:val="0"/>
                <w:lang w:val="fr-FR"/>
              </w:rPr>
              <w:t xml:space="preserve"> et affiche le(s) message(s) d'erreur correspondant(s)</w:t>
            </w:r>
            <w:r>
              <w:rPr>
                <w:i w:val="0"/>
                <w:lang w:val="fr-FR"/>
              </w:rPr>
              <w:t>.</w:t>
            </w:r>
          </w:p>
        </w:tc>
      </w:tr>
    </w:tbl>
    <w:p w14:paraId="275A9716" w14:textId="77777777" w:rsidR="00937CB5" w:rsidRPr="004325ED" w:rsidRDefault="00937CB5" w:rsidP="00937CB5">
      <w:pPr>
        <w:spacing w:before="60"/>
        <w:rPr>
          <w:i/>
          <w:sz w:val="20"/>
          <w:szCs w:val="20"/>
        </w:rPr>
      </w:pPr>
      <w:r w:rsidRPr="004325ED">
        <w:rPr>
          <w:i/>
          <w:sz w:val="20"/>
          <w:szCs w:val="20"/>
        </w:rPr>
        <w:t>XXX = Trigramme spécifique à ce cas d’utilisation</w:t>
      </w:r>
    </w:p>
    <w:p w14:paraId="5962DEF6" w14:textId="77777777" w:rsidR="00937CB5" w:rsidRPr="004325ED" w:rsidRDefault="00937CB5" w:rsidP="00937CB5">
      <w:pPr>
        <w:pStyle w:val="Style3"/>
      </w:pPr>
      <w:bookmarkStart w:id="419" w:name="_Toc132075963"/>
      <w:bookmarkStart w:id="420" w:name="_Toc318352135"/>
      <w:bookmarkStart w:id="421" w:name="_Toc319568801"/>
      <w:bookmarkStart w:id="422" w:name="_Toc412634014"/>
      <w:r w:rsidRPr="004325ED">
        <w:t>Messages d’erreur</w:t>
      </w:r>
      <w:bookmarkEnd w:id="419"/>
      <w:bookmarkEnd w:id="420"/>
      <w:bookmarkEnd w:id="421"/>
      <w:bookmarkEnd w:id="422"/>
    </w:p>
    <w:p w14:paraId="41107782" w14:textId="77777777" w:rsidR="00EC5195" w:rsidRDefault="00EC5195" w:rsidP="00EC5195">
      <w:pPr>
        <w:rPr>
          <w:i/>
        </w:rPr>
      </w:pPr>
    </w:p>
    <w:p w14:paraId="2FC57E89" w14:textId="77777777" w:rsidR="00EC5195" w:rsidRPr="004325ED" w:rsidRDefault="00EC5195" w:rsidP="00EC5195">
      <w:r w:rsidRPr="00E45B8F">
        <w:rPr>
          <w:i/>
        </w:rPr>
        <w:t>Se référer aux sections "contrôle règles métier" pour chaque processus métier.</w:t>
      </w:r>
    </w:p>
    <w:p w14:paraId="46940C1C" w14:textId="77777777" w:rsidR="00E33516" w:rsidRPr="004325ED" w:rsidRDefault="00E33516" w:rsidP="00E33516">
      <w:pPr>
        <w:pStyle w:val="Style2"/>
      </w:pPr>
      <w:bookmarkStart w:id="423" w:name="_Toc412634015"/>
      <w:r w:rsidRPr="004325ED">
        <w:lastRenderedPageBreak/>
        <w:t>Cas d’utilisation &lt;</w:t>
      </w:r>
      <w:r w:rsidR="00267946">
        <w:t>Création d'un transfert compte à compte</w:t>
      </w:r>
      <w:r w:rsidRPr="004325ED">
        <w:t>&gt;</w:t>
      </w:r>
      <w:bookmarkEnd w:id="423"/>
    </w:p>
    <w:p w14:paraId="38A16CCF" w14:textId="77777777" w:rsidR="00E33516" w:rsidRPr="004325ED" w:rsidRDefault="00E33516" w:rsidP="00E33516">
      <w:pPr>
        <w:pStyle w:val="Style3"/>
      </w:pPr>
      <w:bookmarkStart w:id="424" w:name="_Toc412634016"/>
      <w:r w:rsidRPr="004325ED">
        <w:t>Définition et objectif</w:t>
      </w:r>
      <w:bookmarkEnd w:id="424"/>
    </w:p>
    <w:p w14:paraId="23D8047D" w14:textId="77777777" w:rsidR="0010648F" w:rsidRPr="00E45B8F" w:rsidRDefault="0010648F" w:rsidP="0010648F">
      <w:pPr>
        <w:pStyle w:val="ListParagraph"/>
        <w:numPr>
          <w:ilvl w:val="0"/>
          <w:numId w:val="4"/>
        </w:numPr>
        <w:spacing w:before="240" w:line="240" w:lineRule="auto"/>
        <w:ind w:right="142"/>
      </w:pPr>
      <w:r w:rsidRPr="00E45B8F">
        <w:t xml:space="preserve">Ce cas d'utilisation permet de créer une opération de compte à compte en générant deux </w:t>
      </w:r>
      <w:proofErr w:type="spellStart"/>
      <w:r w:rsidRPr="00E45B8F">
        <w:t>IRLs</w:t>
      </w:r>
      <w:proofErr w:type="spellEnd"/>
      <w:r w:rsidRPr="00E45B8F">
        <w:t xml:space="preserve"> de </w:t>
      </w:r>
      <w:proofErr w:type="gramStart"/>
      <w:r w:rsidRPr="00E45B8F">
        <w:t>transfert:</w:t>
      </w:r>
      <w:proofErr w:type="gramEnd"/>
      <w:r w:rsidRPr="00E45B8F">
        <w:t xml:space="preserve"> ITRF et ITDF.</w:t>
      </w:r>
    </w:p>
    <w:p w14:paraId="3130E73C" w14:textId="77777777" w:rsidR="00E33516" w:rsidRPr="004325ED" w:rsidRDefault="00E33516" w:rsidP="00E33516">
      <w:pPr>
        <w:pStyle w:val="Style3"/>
      </w:pPr>
      <w:bookmarkStart w:id="425" w:name="_Toc412634017"/>
      <w:proofErr w:type="spellStart"/>
      <w:r w:rsidRPr="004325ED">
        <w:t>Pré-conditions</w:t>
      </w:r>
      <w:bookmarkEnd w:id="425"/>
      <w:proofErr w:type="spellEnd"/>
    </w:p>
    <w:p w14:paraId="3C23A8A3" w14:textId="77777777" w:rsidR="00E33516" w:rsidRPr="004325ED" w:rsidRDefault="00E33516" w:rsidP="00270496">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4325ED" w14:paraId="0AD7AA6D" w14:textId="77777777" w:rsidTr="008E62A0">
        <w:trPr>
          <w:tblHeader/>
          <w:jc w:val="center"/>
        </w:trPr>
        <w:tc>
          <w:tcPr>
            <w:tcW w:w="1526" w:type="dxa"/>
            <w:shd w:val="clear" w:color="auto" w:fill="D9D9D9" w:themeFill="background1" w:themeFillShade="D9"/>
          </w:tcPr>
          <w:p w14:paraId="3F0945C3" w14:textId="77777777" w:rsidR="00E33516" w:rsidRPr="004325ED" w:rsidRDefault="00E33516" w:rsidP="008E62A0">
            <w:pPr>
              <w:rPr>
                <w:b/>
              </w:rPr>
            </w:pPr>
            <w:r w:rsidRPr="004325ED">
              <w:rPr>
                <w:b/>
              </w:rPr>
              <w:t>Réf.</w:t>
            </w:r>
          </w:p>
        </w:tc>
        <w:tc>
          <w:tcPr>
            <w:tcW w:w="7719" w:type="dxa"/>
            <w:shd w:val="clear" w:color="auto" w:fill="D9D9D9" w:themeFill="background1" w:themeFillShade="D9"/>
          </w:tcPr>
          <w:p w14:paraId="61C62DCB" w14:textId="77777777" w:rsidR="00E33516" w:rsidRPr="004325ED" w:rsidRDefault="00E33516" w:rsidP="008E62A0">
            <w:pPr>
              <w:rPr>
                <w:b/>
              </w:rPr>
            </w:pPr>
            <w:r w:rsidRPr="004325ED">
              <w:rPr>
                <w:b/>
              </w:rPr>
              <w:t>Description</w:t>
            </w:r>
          </w:p>
        </w:tc>
      </w:tr>
      <w:tr w:rsidR="00E33516" w:rsidRPr="004325ED" w14:paraId="47040491" w14:textId="77777777" w:rsidTr="008E62A0">
        <w:trPr>
          <w:jc w:val="center"/>
        </w:trPr>
        <w:tc>
          <w:tcPr>
            <w:tcW w:w="1526" w:type="dxa"/>
          </w:tcPr>
          <w:p w14:paraId="0EB1DDBC" w14:textId="77777777" w:rsidR="00E33516" w:rsidRPr="004325ED" w:rsidRDefault="003C7700" w:rsidP="008E62A0">
            <w:pPr>
              <w:jc w:val="both"/>
            </w:pPr>
            <w:r>
              <w:t>PRE-001</w:t>
            </w:r>
            <w:r w:rsidR="00E33516" w:rsidRPr="004325ED">
              <w:t>-1</w:t>
            </w:r>
          </w:p>
        </w:tc>
        <w:tc>
          <w:tcPr>
            <w:tcW w:w="7719" w:type="dxa"/>
          </w:tcPr>
          <w:p w14:paraId="5894295F" w14:textId="77777777" w:rsidR="00E33516" w:rsidRPr="001E3DC4" w:rsidRDefault="003C7700" w:rsidP="00D32487">
            <w:pPr>
              <w:pStyle w:val="Normal1"/>
              <w:rPr>
                <w:rFonts w:ascii="Calibri" w:hAnsi="Calibri"/>
                <w:i w:val="0"/>
                <w:lang w:val="fr-FR"/>
              </w:rPr>
            </w:pPr>
            <w:r w:rsidRPr="001E3DC4">
              <w:rPr>
                <w:rFonts w:ascii="Calibri" w:hAnsi="Calibri"/>
                <w:i w:val="0"/>
                <w:lang w:val="fr-FR"/>
              </w:rPr>
              <w:t>Définir dans le référentiel le titre concerné.</w:t>
            </w:r>
          </w:p>
        </w:tc>
      </w:tr>
      <w:tr w:rsidR="00061B6C" w:rsidRPr="004325ED" w14:paraId="4E77FD4D" w14:textId="77777777" w:rsidTr="008E62A0">
        <w:trPr>
          <w:jc w:val="center"/>
        </w:trPr>
        <w:tc>
          <w:tcPr>
            <w:tcW w:w="1526" w:type="dxa"/>
          </w:tcPr>
          <w:p w14:paraId="00300D77" w14:textId="77777777" w:rsidR="00061B6C" w:rsidRPr="004325ED" w:rsidRDefault="001E3DC4" w:rsidP="008E62A0">
            <w:pPr>
              <w:jc w:val="both"/>
            </w:pPr>
            <w:r>
              <w:t>PRE-001</w:t>
            </w:r>
            <w:r w:rsidRPr="004325ED">
              <w:t>-</w:t>
            </w:r>
            <w:r>
              <w:t>2</w:t>
            </w:r>
          </w:p>
        </w:tc>
        <w:tc>
          <w:tcPr>
            <w:tcW w:w="7719" w:type="dxa"/>
          </w:tcPr>
          <w:p w14:paraId="4E813917" w14:textId="77777777" w:rsidR="00061B6C" w:rsidRPr="001E3DC4" w:rsidRDefault="002621AF" w:rsidP="008E62A0">
            <w:pPr>
              <w:pStyle w:val="Normal1"/>
              <w:rPr>
                <w:rFonts w:ascii="Calibri" w:hAnsi="Calibri"/>
                <w:i w:val="0"/>
                <w:lang w:val="fr-FR"/>
              </w:rPr>
            </w:pPr>
            <w:r w:rsidRPr="001E3DC4">
              <w:rPr>
                <w:rFonts w:ascii="Calibri" w:hAnsi="Calibri"/>
                <w:i w:val="0"/>
                <w:lang w:val="fr-FR"/>
              </w:rPr>
              <w:t xml:space="preserve">Définir dans le référentiel le client </w:t>
            </w:r>
            <w:r w:rsidR="001E3DC4">
              <w:rPr>
                <w:rFonts w:ascii="Calibri" w:hAnsi="Calibri"/>
                <w:i w:val="0"/>
                <w:lang w:val="fr-FR"/>
              </w:rPr>
              <w:t xml:space="preserve">livreur </w:t>
            </w:r>
            <w:r w:rsidRPr="001E3DC4">
              <w:rPr>
                <w:rFonts w:ascii="Calibri" w:hAnsi="Calibri"/>
                <w:i w:val="0"/>
                <w:lang w:val="fr-FR"/>
              </w:rPr>
              <w:t>physique ou institutionnel</w:t>
            </w:r>
            <w:r w:rsidR="001E3DC4">
              <w:rPr>
                <w:rFonts w:ascii="Calibri" w:hAnsi="Calibri"/>
                <w:i w:val="0"/>
                <w:lang w:val="fr-FR"/>
              </w:rPr>
              <w:t>.</w:t>
            </w:r>
          </w:p>
        </w:tc>
      </w:tr>
      <w:tr w:rsidR="002621AF" w:rsidRPr="004325ED" w14:paraId="7CF9721D" w14:textId="77777777" w:rsidTr="008E62A0">
        <w:trPr>
          <w:jc w:val="center"/>
        </w:trPr>
        <w:tc>
          <w:tcPr>
            <w:tcW w:w="1526" w:type="dxa"/>
          </w:tcPr>
          <w:p w14:paraId="6C3D41F2" w14:textId="77777777" w:rsidR="002621AF" w:rsidRPr="004325ED" w:rsidRDefault="001E3DC4" w:rsidP="008E62A0">
            <w:pPr>
              <w:jc w:val="both"/>
            </w:pPr>
            <w:r>
              <w:t>PRE-001</w:t>
            </w:r>
            <w:r w:rsidRPr="004325ED">
              <w:t>-</w:t>
            </w:r>
            <w:r>
              <w:t>3</w:t>
            </w:r>
          </w:p>
        </w:tc>
        <w:tc>
          <w:tcPr>
            <w:tcW w:w="7719" w:type="dxa"/>
          </w:tcPr>
          <w:p w14:paraId="0517CBFE" w14:textId="77777777" w:rsidR="002621AF" w:rsidRPr="001E3DC4" w:rsidRDefault="002621AF" w:rsidP="008E62A0">
            <w:pPr>
              <w:pStyle w:val="Normal1"/>
              <w:rPr>
                <w:rFonts w:ascii="Calibri" w:hAnsi="Calibri"/>
                <w:i w:val="0"/>
                <w:lang w:val="fr-FR"/>
              </w:rPr>
            </w:pPr>
            <w:r w:rsidRPr="001E3DC4">
              <w:rPr>
                <w:rFonts w:ascii="Calibri" w:hAnsi="Calibri"/>
                <w:i w:val="0"/>
                <w:lang w:val="fr-FR"/>
              </w:rPr>
              <w:t>Définir le compte titres du client</w:t>
            </w:r>
            <w:r w:rsidR="001E3DC4">
              <w:rPr>
                <w:rFonts w:ascii="Calibri" w:hAnsi="Calibri"/>
                <w:i w:val="0"/>
                <w:lang w:val="fr-FR"/>
              </w:rPr>
              <w:t xml:space="preserve"> livreur</w:t>
            </w:r>
            <w:r w:rsidRPr="001E3DC4">
              <w:rPr>
                <w:rFonts w:ascii="Calibri" w:hAnsi="Calibri"/>
                <w:i w:val="0"/>
                <w:lang w:val="fr-FR"/>
              </w:rPr>
              <w:t xml:space="preserve"> sur lequel sera dénouée l’opération.</w:t>
            </w:r>
          </w:p>
        </w:tc>
      </w:tr>
      <w:tr w:rsidR="002621AF" w:rsidRPr="004325ED" w14:paraId="1D453C57" w14:textId="77777777" w:rsidTr="008E62A0">
        <w:trPr>
          <w:jc w:val="center"/>
        </w:trPr>
        <w:tc>
          <w:tcPr>
            <w:tcW w:w="1526" w:type="dxa"/>
          </w:tcPr>
          <w:p w14:paraId="089BAE23" w14:textId="77777777" w:rsidR="002621AF" w:rsidRPr="004325ED" w:rsidRDefault="001E3DC4" w:rsidP="008E62A0">
            <w:pPr>
              <w:jc w:val="both"/>
            </w:pPr>
            <w:r>
              <w:t>PRE-001</w:t>
            </w:r>
            <w:r w:rsidRPr="004325ED">
              <w:t>-</w:t>
            </w:r>
            <w:r>
              <w:t>4</w:t>
            </w:r>
          </w:p>
        </w:tc>
        <w:tc>
          <w:tcPr>
            <w:tcW w:w="7719" w:type="dxa"/>
          </w:tcPr>
          <w:p w14:paraId="577421E5" w14:textId="77777777" w:rsidR="002621AF" w:rsidRPr="002621AF" w:rsidRDefault="001E3DC4" w:rsidP="008E62A0">
            <w:pPr>
              <w:pStyle w:val="Normal1"/>
              <w:rPr>
                <w:i w:val="0"/>
                <w:lang w:val="fr-FR"/>
              </w:rPr>
            </w:pPr>
            <w:r w:rsidRPr="001E3DC4">
              <w:rPr>
                <w:rFonts w:ascii="Calibri" w:hAnsi="Calibri"/>
                <w:i w:val="0"/>
                <w:lang w:val="fr-FR"/>
              </w:rPr>
              <w:t xml:space="preserve">Définir dans le référentiel le client </w:t>
            </w:r>
            <w:r>
              <w:rPr>
                <w:rFonts w:ascii="Calibri" w:hAnsi="Calibri"/>
                <w:i w:val="0"/>
                <w:lang w:val="fr-FR"/>
              </w:rPr>
              <w:t xml:space="preserve">receveur </w:t>
            </w:r>
            <w:r w:rsidRPr="001E3DC4">
              <w:rPr>
                <w:rFonts w:ascii="Calibri" w:hAnsi="Calibri"/>
                <w:i w:val="0"/>
                <w:lang w:val="fr-FR"/>
              </w:rPr>
              <w:t>physique ou institutionnel.</w:t>
            </w:r>
          </w:p>
        </w:tc>
      </w:tr>
      <w:tr w:rsidR="002621AF" w:rsidRPr="004325ED" w14:paraId="4C2E2AB5" w14:textId="77777777" w:rsidTr="008E62A0">
        <w:trPr>
          <w:jc w:val="center"/>
        </w:trPr>
        <w:tc>
          <w:tcPr>
            <w:tcW w:w="1526" w:type="dxa"/>
          </w:tcPr>
          <w:p w14:paraId="04288989" w14:textId="77777777" w:rsidR="002621AF" w:rsidRPr="004325ED" w:rsidRDefault="001E3DC4" w:rsidP="008E62A0">
            <w:pPr>
              <w:jc w:val="both"/>
            </w:pPr>
            <w:r>
              <w:t>PRE-001</w:t>
            </w:r>
            <w:r w:rsidRPr="004325ED">
              <w:t>-</w:t>
            </w:r>
            <w:r>
              <w:t>5</w:t>
            </w:r>
          </w:p>
        </w:tc>
        <w:tc>
          <w:tcPr>
            <w:tcW w:w="7719" w:type="dxa"/>
          </w:tcPr>
          <w:p w14:paraId="2230FB87" w14:textId="77777777" w:rsidR="002621AF" w:rsidRPr="002621AF" w:rsidRDefault="001E3DC4" w:rsidP="008E62A0">
            <w:pPr>
              <w:pStyle w:val="Normal1"/>
              <w:rPr>
                <w:i w:val="0"/>
                <w:lang w:val="fr-FR"/>
              </w:rPr>
            </w:pPr>
            <w:r w:rsidRPr="001E3DC4">
              <w:rPr>
                <w:rFonts w:ascii="Calibri" w:hAnsi="Calibri"/>
                <w:i w:val="0"/>
                <w:lang w:val="fr-FR"/>
              </w:rPr>
              <w:t xml:space="preserve">Définir le compte titres du client </w:t>
            </w:r>
            <w:r>
              <w:rPr>
                <w:rFonts w:ascii="Calibri" w:hAnsi="Calibri"/>
                <w:i w:val="0"/>
                <w:lang w:val="fr-FR"/>
              </w:rPr>
              <w:t xml:space="preserve">receveur </w:t>
            </w:r>
            <w:r w:rsidRPr="001E3DC4">
              <w:rPr>
                <w:rFonts w:ascii="Calibri" w:hAnsi="Calibri"/>
                <w:i w:val="0"/>
                <w:lang w:val="fr-FR"/>
              </w:rPr>
              <w:t>sur lequel sera dénouée l’opération.</w:t>
            </w:r>
          </w:p>
        </w:tc>
      </w:tr>
    </w:tbl>
    <w:p w14:paraId="2229323B" w14:textId="77777777" w:rsidR="00E33516" w:rsidRPr="004325ED" w:rsidRDefault="00E33516" w:rsidP="00E33516">
      <w:pPr>
        <w:spacing w:before="60"/>
        <w:rPr>
          <w:i/>
          <w:sz w:val="20"/>
          <w:szCs w:val="20"/>
        </w:rPr>
      </w:pPr>
      <w:r w:rsidRPr="004325ED">
        <w:rPr>
          <w:i/>
          <w:sz w:val="20"/>
          <w:szCs w:val="20"/>
        </w:rPr>
        <w:t>XXX = Trigramme spécifique à ce cas d’utilisation</w:t>
      </w:r>
    </w:p>
    <w:p w14:paraId="2178B80F" w14:textId="77777777" w:rsidR="00E33516" w:rsidRPr="004325ED" w:rsidRDefault="00E33516" w:rsidP="00E33516">
      <w:pPr>
        <w:pStyle w:val="Style3"/>
      </w:pPr>
      <w:bookmarkStart w:id="426" w:name="_Toc412634018"/>
      <w:proofErr w:type="spellStart"/>
      <w:r w:rsidRPr="004325ED">
        <w:t>Post-conditions</w:t>
      </w:r>
      <w:bookmarkEnd w:id="426"/>
      <w:proofErr w:type="spellEnd"/>
    </w:p>
    <w:p w14:paraId="2F39DAE3" w14:textId="77777777" w:rsidR="00E33516" w:rsidRPr="009461DD" w:rsidRDefault="00E33516" w:rsidP="009461DD">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9461DD" w14:paraId="04AD156C" w14:textId="77777777" w:rsidTr="008E62A0">
        <w:trPr>
          <w:tblHeader/>
          <w:jc w:val="center"/>
        </w:trPr>
        <w:tc>
          <w:tcPr>
            <w:tcW w:w="1526" w:type="dxa"/>
            <w:shd w:val="clear" w:color="auto" w:fill="D9D9D9" w:themeFill="background1" w:themeFillShade="D9"/>
          </w:tcPr>
          <w:p w14:paraId="598EFC39" w14:textId="77777777" w:rsidR="00E33516" w:rsidRPr="009461DD" w:rsidRDefault="00E33516" w:rsidP="008E62A0">
            <w:pPr>
              <w:rPr>
                <w:b/>
                <w:color w:val="808080" w:themeColor="background1" w:themeShade="80"/>
              </w:rPr>
            </w:pPr>
            <w:r w:rsidRPr="009461DD">
              <w:rPr>
                <w:b/>
                <w:color w:val="808080" w:themeColor="background1" w:themeShade="80"/>
              </w:rPr>
              <w:t>Réf.</w:t>
            </w:r>
          </w:p>
        </w:tc>
        <w:tc>
          <w:tcPr>
            <w:tcW w:w="7719" w:type="dxa"/>
            <w:shd w:val="clear" w:color="auto" w:fill="D9D9D9" w:themeFill="background1" w:themeFillShade="D9"/>
          </w:tcPr>
          <w:p w14:paraId="5D6EF4AA" w14:textId="77777777" w:rsidR="00E33516" w:rsidRPr="009461DD" w:rsidRDefault="00E33516" w:rsidP="008E62A0">
            <w:pPr>
              <w:rPr>
                <w:b/>
                <w:color w:val="808080" w:themeColor="background1" w:themeShade="80"/>
              </w:rPr>
            </w:pPr>
            <w:r w:rsidRPr="009461DD">
              <w:rPr>
                <w:b/>
                <w:color w:val="808080" w:themeColor="background1" w:themeShade="80"/>
              </w:rPr>
              <w:t>Description</w:t>
            </w:r>
          </w:p>
        </w:tc>
      </w:tr>
      <w:tr w:rsidR="00E33516" w:rsidRPr="009461DD" w14:paraId="6EBD4A5D" w14:textId="77777777" w:rsidTr="008E62A0">
        <w:trPr>
          <w:jc w:val="center"/>
        </w:trPr>
        <w:tc>
          <w:tcPr>
            <w:tcW w:w="1526" w:type="dxa"/>
          </w:tcPr>
          <w:p w14:paraId="7F1B86C7" w14:textId="77777777" w:rsidR="00E33516" w:rsidRPr="009461DD" w:rsidRDefault="00E33516" w:rsidP="008E62A0">
            <w:pPr>
              <w:jc w:val="both"/>
              <w:rPr>
                <w:color w:val="808080" w:themeColor="background1" w:themeShade="80"/>
              </w:rPr>
            </w:pPr>
            <w:r w:rsidRPr="009461DD">
              <w:rPr>
                <w:color w:val="808080" w:themeColor="background1" w:themeShade="80"/>
              </w:rPr>
              <w:t>PRE-XXX-1</w:t>
            </w:r>
          </w:p>
        </w:tc>
        <w:tc>
          <w:tcPr>
            <w:tcW w:w="7719" w:type="dxa"/>
          </w:tcPr>
          <w:p w14:paraId="5E0E897C" w14:textId="77777777" w:rsidR="00E33516" w:rsidRPr="009461DD" w:rsidRDefault="00E33516" w:rsidP="008E62A0">
            <w:pPr>
              <w:pStyle w:val="Normal1"/>
              <w:rPr>
                <w:i w:val="0"/>
                <w:color w:val="808080" w:themeColor="background1" w:themeShade="80"/>
                <w:lang w:val="fr-FR"/>
              </w:rPr>
            </w:pPr>
          </w:p>
        </w:tc>
      </w:tr>
    </w:tbl>
    <w:p w14:paraId="6EDAB656" w14:textId="77777777" w:rsidR="00E33516" w:rsidRPr="009461DD" w:rsidRDefault="00E33516" w:rsidP="00E33516">
      <w:pPr>
        <w:spacing w:before="60"/>
        <w:rPr>
          <w:i/>
          <w:color w:val="808080" w:themeColor="background1" w:themeShade="80"/>
          <w:sz w:val="20"/>
          <w:szCs w:val="20"/>
        </w:rPr>
      </w:pPr>
      <w:r w:rsidRPr="009461DD">
        <w:rPr>
          <w:i/>
          <w:color w:val="808080" w:themeColor="background1" w:themeShade="80"/>
          <w:sz w:val="20"/>
          <w:szCs w:val="20"/>
        </w:rPr>
        <w:t>XXX = Trigramme spécifique à ce cas d’utilisation</w:t>
      </w:r>
    </w:p>
    <w:p w14:paraId="5791F874" w14:textId="77777777" w:rsidR="00E33516" w:rsidRPr="004325ED" w:rsidRDefault="00E33516" w:rsidP="00E33516">
      <w:pPr>
        <w:pStyle w:val="Style3"/>
      </w:pPr>
      <w:bookmarkStart w:id="427" w:name="_Toc412634019"/>
      <w:r w:rsidRPr="004325ED">
        <w:t>Diagramme d’activité</w:t>
      </w:r>
      <w:bookmarkEnd w:id="427"/>
    </w:p>
    <w:p w14:paraId="15F553AF" w14:textId="77777777" w:rsidR="00C3479B" w:rsidRDefault="00C3479B" w:rsidP="00C3479B">
      <w:pPr>
        <w:spacing w:before="240" w:line="240" w:lineRule="auto"/>
        <w:ind w:left="360" w:right="142"/>
      </w:pPr>
    </w:p>
    <w:tbl>
      <w:tblPr>
        <w:tblW w:w="6720" w:type="dxa"/>
        <w:jc w:val="center"/>
        <w:tblCellMar>
          <w:left w:w="70" w:type="dxa"/>
          <w:right w:w="70" w:type="dxa"/>
        </w:tblCellMar>
        <w:tblLook w:val="04A0" w:firstRow="1" w:lastRow="0" w:firstColumn="1" w:lastColumn="0" w:noHBand="0" w:noVBand="1"/>
      </w:tblPr>
      <w:tblGrid>
        <w:gridCol w:w="3360"/>
        <w:gridCol w:w="3360"/>
      </w:tblGrid>
      <w:tr w:rsidR="005E6182" w:rsidRPr="005E6182" w14:paraId="5C43B6C4" w14:textId="77777777" w:rsidTr="005E6182">
        <w:trPr>
          <w:trHeight w:val="435"/>
          <w:jc w:val="center"/>
        </w:trPr>
        <w:tc>
          <w:tcPr>
            <w:tcW w:w="3360" w:type="dxa"/>
            <w:tcBorders>
              <w:top w:val="single" w:sz="4" w:space="0" w:color="auto"/>
              <w:left w:val="single" w:sz="4" w:space="0" w:color="auto"/>
              <w:bottom w:val="single" w:sz="4" w:space="0" w:color="auto"/>
              <w:right w:val="single" w:sz="4" w:space="0" w:color="auto"/>
            </w:tcBorders>
            <w:shd w:val="clear" w:color="000000" w:fill="BFBFBF"/>
            <w:hideMark/>
          </w:tcPr>
          <w:p w14:paraId="7F98165F" w14:textId="77777777" w:rsidR="005E6182" w:rsidRPr="005E6182" w:rsidRDefault="005E6182" w:rsidP="005E6182">
            <w:pPr>
              <w:spacing w:line="240" w:lineRule="auto"/>
              <w:rPr>
                <w:rFonts w:ascii="Calibri" w:eastAsia="Times New Roman" w:hAnsi="Calibri" w:cs="Calibri"/>
                <w:b/>
                <w:bCs/>
                <w:color w:val="000000"/>
                <w:sz w:val="18"/>
                <w:szCs w:val="18"/>
                <w:lang w:eastAsia="fr-FR"/>
              </w:rPr>
            </w:pPr>
            <w:r w:rsidRPr="005E6182">
              <w:rPr>
                <w:rFonts w:ascii="Calibri" w:eastAsia="Times New Roman" w:hAnsi="Calibri" w:cs="Calibri"/>
                <w:b/>
                <w:bCs/>
                <w:color w:val="000000"/>
                <w:sz w:val="18"/>
                <w:szCs w:val="18"/>
                <w:lang w:eastAsia="fr-FR"/>
              </w:rPr>
              <w:t>Action Utilisateur</w:t>
            </w:r>
          </w:p>
        </w:tc>
        <w:tc>
          <w:tcPr>
            <w:tcW w:w="3360" w:type="dxa"/>
            <w:tcBorders>
              <w:top w:val="single" w:sz="4" w:space="0" w:color="auto"/>
              <w:left w:val="nil"/>
              <w:bottom w:val="single" w:sz="4" w:space="0" w:color="auto"/>
              <w:right w:val="single" w:sz="4" w:space="0" w:color="auto"/>
            </w:tcBorders>
            <w:shd w:val="clear" w:color="000000" w:fill="BFBFBF"/>
            <w:hideMark/>
          </w:tcPr>
          <w:p w14:paraId="089F2464" w14:textId="77777777" w:rsidR="005E6182" w:rsidRPr="005E6182" w:rsidRDefault="005E6182" w:rsidP="005E6182">
            <w:pPr>
              <w:spacing w:line="240" w:lineRule="auto"/>
              <w:rPr>
                <w:rFonts w:ascii="Calibri" w:eastAsia="Times New Roman" w:hAnsi="Calibri" w:cs="Calibri"/>
                <w:b/>
                <w:bCs/>
                <w:color w:val="000000"/>
                <w:sz w:val="18"/>
                <w:szCs w:val="18"/>
                <w:lang w:eastAsia="fr-FR"/>
              </w:rPr>
            </w:pPr>
            <w:r w:rsidRPr="005E6182">
              <w:rPr>
                <w:rFonts w:ascii="Calibri" w:eastAsia="Times New Roman" w:hAnsi="Calibri" w:cs="Calibri"/>
                <w:b/>
                <w:bCs/>
                <w:color w:val="000000"/>
                <w:sz w:val="18"/>
                <w:szCs w:val="18"/>
                <w:lang w:eastAsia="fr-FR"/>
              </w:rPr>
              <w:t>Action Système</w:t>
            </w:r>
          </w:p>
        </w:tc>
      </w:tr>
      <w:tr w:rsidR="005E6182" w:rsidRPr="005E6182" w14:paraId="61647B57"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2CC75E0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principale</w:t>
            </w:r>
          </w:p>
        </w:tc>
        <w:tc>
          <w:tcPr>
            <w:tcW w:w="3360" w:type="dxa"/>
            <w:tcBorders>
              <w:top w:val="nil"/>
              <w:left w:val="nil"/>
              <w:bottom w:val="single" w:sz="4" w:space="0" w:color="auto"/>
              <w:right w:val="single" w:sz="4" w:space="0" w:color="auto"/>
            </w:tcBorders>
            <w:hideMark/>
          </w:tcPr>
          <w:p w14:paraId="776E66A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5400C045"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66DCA9D2"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Choisir l'actif sujet de l'opération</w:t>
            </w:r>
          </w:p>
        </w:tc>
        <w:tc>
          <w:tcPr>
            <w:tcW w:w="3360" w:type="dxa"/>
            <w:tcBorders>
              <w:top w:val="nil"/>
              <w:left w:val="nil"/>
              <w:bottom w:val="single" w:sz="4" w:space="0" w:color="auto"/>
              <w:right w:val="single" w:sz="4" w:space="0" w:color="auto"/>
            </w:tcBorders>
            <w:hideMark/>
          </w:tcPr>
          <w:p w14:paraId="3A6BC8BD"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4B38CB5A"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3BDCE717"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de la date de négociation</w:t>
            </w:r>
          </w:p>
        </w:tc>
        <w:tc>
          <w:tcPr>
            <w:tcW w:w="3360" w:type="dxa"/>
            <w:tcBorders>
              <w:top w:val="nil"/>
              <w:left w:val="nil"/>
              <w:bottom w:val="single" w:sz="4" w:space="0" w:color="auto"/>
              <w:right w:val="single" w:sz="4" w:space="0" w:color="auto"/>
            </w:tcBorders>
            <w:hideMark/>
          </w:tcPr>
          <w:p w14:paraId="249A36E6"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232D1F0B"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5CDE2591"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51541EC4"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la date de dénouement</w:t>
            </w:r>
          </w:p>
        </w:tc>
      </w:tr>
      <w:tr w:rsidR="005E6182" w:rsidRPr="005E6182" w14:paraId="60606ED0"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150CBAAC"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24620B8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la place de dénouement</w:t>
            </w:r>
          </w:p>
        </w:tc>
      </w:tr>
      <w:tr w:rsidR="005E6182" w:rsidRPr="005E6182" w14:paraId="292B0079"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6E8813AD"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du client livreur</w:t>
            </w:r>
          </w:p>
        </w:tc>
        <w:tc>
          <w:tcPr>
            <w:tcW w:w="3360" w:type="dxa"/>
            <w:tcBorders>
              <w:top w:val="nil"/>
              <w:left w:val="nil"/>
              <w:bottom w:val="single" w:sz="4" w:space="0" w:color="auto"/>
              <w:right w:val="single" w:sz="4" w:space="0" w:color="auto"/>
            </w:tcBorders>
            <w:hideMark/>
          </w:tcPr>
          <w:p w14:paraId="7567C62F"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2B2D0F7F"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71BDDE1F"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Choisir le client livreur</w:t>
            </w:r>
          </w:p>
        </w:tc>
        <w:tc>
          <w:tcPr>
            <w:tcW w:w="3360" w:type="dxa"/>
            <w:tcBorders>
              <w:top w:val="nil"/>
              <w:left w:val="nil"/>
              <w:bottom w:val="single" w:sz="4" w:space="0" w:color="auto"/>
              <w:right w:val="single" w:sz="4" w:space="0" w:color="auto"/>
            </w:tcBorders>
            <w:hideMark/>
          </w:tcPr>
          <w:p w14:paraId="1BFF45FF"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28390265"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7AB83607"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Sélectionner le compte titres du client livreur</w:t>
            </w:r>
          </w:p>
        </w:tc>
        <w:tc>
          <w:tcPr>
            <w:tcW w:w="3360" w:type="dxa"/>
            <w:tcBorders>
              <w:top w:val="nil"/>
              <w:left w:val="nil"/>
              <w:bottom w:val="single" w:sz="4" w:space="0" w:color="auto"/>
              <w:right w:val="single" w:sz="4" w:space="0" w:color="auto"/>
            </w:tcBorders>
            <w:hideMark/>
          </w:tcPr>
          <w:p w14:paraId="07FDA1E8"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4AA8984B"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2E1DB09D"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440D3B4B"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dépositaire central</w:t>
            </w:r>
          </w:p>
        </w:tc>
      </w:tr>
      <w:tr w:rsidR="005E6182" w:rsidRPr="005E6182" w14:paraId="21CB2B4E"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40E74C3D"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04649595"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compte nostro titres</w:t>
            </w:r>
          </w:p>
        </w:tc>
      </w:tr>
      <w:tr w:rsidR="005E6182" w:rsidRPr="005E6182" w14:paraId="695A65ED"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0A490F54"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référence du client receveur</w:t>
            </w:r>
          </w:p>
        </w:tc>
        <w:tc>
          <w:tcPr>
            <w:tcW w:w="3360" w:type="dxa"/>
            <w:tcBorders>
              <w:top w:val="nil"/>
              <w:left w:val="nil"/>
              <w:bottom w:val="single" w:sz="4" w:space="0" w:color="auto"/>
              <w:right w:val="single" w:sz="4" w:space="0" w:color="auto"/>
            </w:tcBorders>
            <w:hideMark/>
          </w:tcPr>
          <w:p w14:paraId="2FDDC1A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7519F4F1"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4C051B86"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lastRenderedPageBreak/>
              <w:t>Choisir le client receveur</w:t>
            </w:r>
          </w:p>
        </w:tc>
        <w:tc>
          <w:tcPr>
            <w:tcW w:w="3360" w:type="dxa"/>
            <w:tcBorders>
              <w:top w:val="nil"/>
              <w:left w:val="nil"/>
              <w:bottom w:val="single" w:sz="4" w:space="0" w:color="auto"/>
              <w:right w:val="single" w:sz="4" w:space="0" w:color="auto"/>
            </w:tcBorders>
            <w:hideMark/>
          </w:tcPr>
          <w:p w14:paraId="7AFDC921"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7D883B4F"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7FD6A86C"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Sélectionner le compte titres du client receveur</w:t>
            </w:r>
          </w:p>
        </w:tc>
        <w:tc>
          <w:tcPr>
            <w:tcW w:w="3360" w:type="dxa"/>
            <w:tcBorders>
              <w:top w:val="nil"/>
              <w:left w:val="nil"/>
              <w:bottom w:val="single" w:sz="4" w:space="0" w:color="auto"/>
              <w:right w:val="single" w:sz="4" w:space="0" w:color="auto"/>
            </w:tcBorders>
            <w:hideMark/>
          </w:tcPr>
          <w:p w14:paraId="69084692"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128DE1F4"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6E583198"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487383A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dépositaire central</w:t>
            </w:r>
          </w:p>
        </w:tc>
      </w:tr>
      <w:tr w:rsidR="005E6182" w:rsidRPr="005E6182" w14:paraId="6177CC6A"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68220A08"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7CE7BE2D"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compte nostro titres</w:t>
            </w:r>
          </w:p>
        </w:tc>
      </w:tr>
      <w:tr w:rsidR="005E6182" w:rsidRPr="005E6182" w14:paraId="45961FA5"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4BE9F951"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Saisir la quantité</w:t>
            </w:r>
          </w:p>
        </w:tc>
        <w:tc>
          <w:tcPr>
            <w:tcW w:w="3360" w:type="dxa"/>
            <w:tcBorders>
              <w:top w:val="nil"/>
              <w:left w:val="nil"/>
              <w:bottom w:val="single" w:sz="4" w:space="0" w:color="auto"/>
              <w:right w:val="single" w:sz="4" w:space="0" w:color="auto"/>
            </w:tcBorders>
            <w:hideMark/>
          </w:tcPr>
          <w:p w14:paraId="6A0E6719"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r>
      <w:tr w:rsidR="005E6182" w:rsidRPr="005E6182" w14:paraId="74FB9A3B"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2B48D68F"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245BE8B8"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CMP</w:t>
            </w:r>
          </w:p>
        </w:tc>
      </w:tr>
      <w:tr w:rsidR="005E6182" w:rsidRPr="005E6182" w14:paraId="5845C363" w14:textId="77777777" w:rsidTr="005E6182">
        <w:trPr>
          <w:trHeight w:val="435"/>
          <w:jc w:val="center"/>
        </w:trPr>
        <w:tc>
          <w:tcPr>
            <w:tcW w:w="3360" w:type="dxa"/>
            <w:tcBorders>
              <w:top w:val="nil"/>
              <w:left w:val="single" w:sz="4" w:space="0" w:color="auto"/>
              <w:bottom w:val="single" w:sz="4" w:space="0" w:color="auto"/>
              <w:right w:val="single" w:sz="4" w:space="0" w:color="auto"/>
            </w:tcBorders>
            <w:hideMark/>
          </w:tcPr>
          <w:p w14:paraId="7358BCE5"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 </w:t>
            </w:r>
          </w:p>
        </w:tc>
        <w:tc>
          <w:tcPr>
            <w:tcW w:w="3360" w:type="dxa"/>
            <w:tcBorders>
              <w:top w:val="nil"/>
              <w:left w:val="nil"/>
              <w:bottom w:val="single" w:sz="4" w:space="0" w:color="auto"/>
              <w:right w:val="single" w:sz="4" w:space="0" w:color="auto"/>
            </w:tcBorders>
            <w:hideMark/>
          </w:tcPr>
          <w:p w14:paraId="2E5399F3" w14:textId="77777777" w:rsidR="005E6182" w:rsidRPr="005E6182" w:rsidRDefault="005E6182" w:rsidP="005E6182">
            <w:pPr>
              <w:spacing w:line="240" w:lineRule="auto"/>
              <w:rPr>
                <w:rFonts w:ascii="Calibri" w:eastAsia="Times New Roman" w:hAnsi="Calibri" w:cs="Calibri"/>
                <w:color w:val="000000"/>
                <w:sz w:val="18"/>
                <w:szCs w:val="18"/>
                <w:lang w:eastAsia="fr-FR"/>
              </w:rPr>
            </w:pPr>
            <w:r w:rsidRPr="005E6182">
              <w:rPr>
                <w:rFonts w:ascii="Calibri" w:eastAsia="Times New Roman" w:hAnsi="Calibri" w:cs="Calibri"/>
                <w:color w:val="000000"/>
                <w:sz w:val="18"/>
                <w:szCs w:val="18"/>
                <w:lang w:eastAsia="fr-FR"/>
              </w:rPr>
              <w:t>Déduire le montant de dénouement</w:t>
            </w:r>
          </w:p>
        </w:tc>
      </w:tr>
    </w:tbl>
    <w:p w14:paraId="07658B14" w14:textId="77777777" w:rsidR="00C3479B" w:rsidRDefault="00C3479B" w:rsidP="00C3479B">
      <w:pPr>
        <w:spacing w:before="240" w:line="240" w:lineRule="auto"/>
        <w:ind w:left="360" w:right="142"/>
      </w:pPr>
    </w:p>
    <w:p w14:paraId="5D953722" w14:textId="77777777" w:rsidR="00C3479B" w:rsidRDefault="00C3479B" w:rsidP="00C3479B">
      <w:pPr>
        <w:spacing w:before="240" w:line="240" w:lineRule="auto"/>
        <w:ind w:left="360" w:right="142"/>
      </w:pPr>
    </w:p>
    <w:p w14:paraId="40710E62" w14:textId="77777777" w:rsidR="00E33516" w:rsidRPr="004325ED" w:rsidRDefault="00E33516" w:rsidP="00E33516">
      <w:pPr>
        <w:pStyle w:val="Style3"/>
      </w:pPr>
      <w:bookmarkStart w:id="428" w:name="_Toc412634020"/>
      <w:r w:rsidRPr="004325ED">
        <w:t>Règles de gestion</w:t>
      </w:r>
      <w:bookmarkEnd w:id="428"/>
    </w:p>
    <w:p w14:paraId="4C41A92E" w14:textId="77777777" w:rsidR="00060F38" w:rsidRDefault="00060F38" w:rsidP="00060F38">
      <w:pPr>
        <w:rPr>
          <w:i/>
        </w:rPr>
      </w:pPr>
    </w:p>
    <w:p w14:paraId="0E0432EA" w14:textId="77777777" w:rsidR="00060F38" w:rsidRPr="004325ED" w:rsidRDefault="00060F38" w:rsidP="00060F38">
      <w:r w:rsidRPr="00E45B8F">
        <w:rPr>
          <w:i/>
        </w:rPr>
        <w:t>Se référer aux sections "contrôle règles métier" pour chaque processus métier.</w:t>
      </w:r>
    </w:p>
    <w:p w14:paraId="5221EF62" w14:textId="77777777" w:rsidR="00E33516" w:rsidRPr="004325ED" w:rsidRDefault="00E33516" w:rsidP="00E33516">
      <w:pPr>
        <w:pStyle w:val="Style3"/>
      </w:pPr>
      <w:bookmarkStart w:id="429" w:name="_Toc412634021"/>
      <w:r w:rsidRPr="004325ED">
        <w:t>Traitements</w:t>
      </w:r>
      <w:bookmarkEnd w:id="429"/>
    </w:p>
    <w:p w14:paraId="7AE95B2A" w14:textId="77777777" w:rsidR="00E33516" w:rsidRPr="004325ED" w:rsidRDefault="00E33516" w:rsidP="004C7434">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E33516" w:rsidRPr="004325ED" w14:paraId="5208DE3B" w14:textId="77777777" w:rsidTr="008E62A0">
        <w:trPr>
          <w:tblHeader/>
          <w:jc w:val="center"/>
        </w:trPr>
        <w:tc>
          <w:tcPr>
            <w:tcW w:w="1526" w:type="dxa"/>
            <w:shd w:val="clear" w:color="auto" w:fill="808080"/>
          </w:tcPr>
          <w:p w14:paraId="655B4EEB" w14:textId="77777777" w:rsidR="00E33516" w:rsidRPr="004325ED" w:rsidRDefault="00E33516" w:rsidP="008E62A0">
            <w:pPr>
              <w:rPr>
                <w:b/>
              </w:rPr>
            </w:pPr>
            <w:r w:rsidRPr="004325ED">
              <w:rPr>
                <w:b/>
              </w:rPr>
              <w:t>Réf.</w:t>
            </w:r>
          </w:p>
        </w:tc>
        <w:tc>
          <w:tcPr>
            <w:tcW w:w="7719" w:type="dxa"/>
            <w:shd w:val="clear" w:color="auto" w:fill="808080"/>
          </w:tcPr>
          <w:p w14:paraId="7AEF8687" w14:textId="77777777" w:rsidR="00E33516" w:rsidRPr="004325ED" w:rsidRDefault="00E33516" w:rsidP="008E62A0">
            <w:pPr>
              <w:rPr>
                <w:b/>
              </w:rPr>
            </w:pPr>
            <w:r w:rsidRPr="004325ED">
              <w:rPr>
                <w:b/>
              </w:rPr>
              <w:t>Description</w:t>
            </w:r>
          </w:p>
        </w:tc>
      </w:tr>
      <w:tr w:rsidR="00E33516" w:rsidRPr="004325ED" w14:paraId="34ADF406" w14:textId="77777777" w:rsidTr="008E62A0">
        <w:trPr>
          <w:jc w:val="center"/>
        </w:trPr>
        <w:tc>
          <w:tcPr>
            <w:tcW w:w="1526" w:type="dxa"/>
          </w:tcPr>
          <w:p w14:paraId="39425A92" w14:textId="77777777" w:rsidR="00E33516" w:rsidRPr="00E45B8F" w:rsidRDefault="00492476" w:rsidP="008E62A0">
            <w:pPr>
              <w:jc w:val="both"/>
            </w:pPr>
            <w:r w:rsidRPr="00E45B8F">
              <w:t>TRT-001</w:t>
            </w:r>
            <w:r w:rsidR="00E33516" w:rsidRPr="00E45B8F">
              <w:t>-1</w:t>
            </w:r>
          </w:p>
        </w:tc>
        <w:tc>
          <w:tcPr>
            <w:tcW w:w="7719" w:type="dxa"/>
          </w:tcPr>
          <w:p w14:paraId="41996469" w14:textId="77777777" w:rsidR="00E33516" w:rsidRPr="00E45B8F" w:rsidRDefault="00E26D59" w:rsidP="008E62A0">
            <w:pPr>
              <w:pStyle w:val="Normal1"/>
              <w:rPr>
                <w:i w:val="0"/>
                <w:lang w:val="fr-FR"/>
              </w:rPr>
            </w:pPr>
            <w:r w:rsidRPr="00E45B8F">
              <w:rPr>
                <w:i w:val="0"/>
                <w:lang w:val="fr-FR"/>
              </w:rPr>
              <w:t>Une fois l'opération</w:t>
            </w:r>
            <w:r w:rsidR="00492476" w:rsidRPr="00E45B8F">
              <w:rPr>
                <w:i w:val="0"/>
                <w:lang w:val="fr-FR"/>
              </w:rPr>
              <w:t xml:space="preserve"> est saisie, l'utilisateur lance la sauvegarde. Le système </w:t>
            </w:r>
            <w:r w:rsidRPr="00E45B8F">
              <w:rPr>
                <w:i w:val="0"/>
                <w:lang w:val="fr-FR"/>
              </w:rPr>
              <w:t xml:space="preserve">génère deux </w:t>
            </w:r>
            <w:proofErr w:type="spellStart"/>
            <w:proofErr w:type="gramStart"/>
            <w:r w:rsidRPr="00E45B8F">
              <w:rPr>
                <w:i w:val="0"/>
                <w:lang w:val="fr-FR"/>
              </w:rPr>
              <w:t>IRLs</w:t>
            </w:r>
            <w:proofErr w:type="spellEnd"/>
            <w:r w:rsidRPr="00E45B8F">
              <w:rPr>
                <w:i w:val="0"/>
                <w:lang w:val="fr-FR"/>
              </w:rPr>
              <w:t>:</w:t>
            </w:r>
            <w:proofErr w:type="gramEnd"/>
            <w:r w:rsidRPr="00E45B8F">
              <w:rPr>
                <w:i w:val="0"/>
                <w:lang w:val="fr-FR"/>
              </w:rPr>
              <w:t xml:space="preserve"> une jambe de livraison et une jambe de réception. Le système </w:t>
            </w:r>
            <w:r w:rsidR="00492476" w:rsidRPr="00E45B8F">
              <w:rPr>
                <w:i w:val="0"/>
                <w:lang w:val="fr-FR"/>
              </w:rPr>
              <w:t>effectue le contrôle de la cohérence des données saisies avec les règles métier</w:t>
            </w:r>
            <w:r w:rsidRPr="00E45B8F">
              <w:rPr>
                <w:i w:val="0"/>
                <w:lang w:val="fr-FR"/>
              </w:rPr>
              <w:t xml:space="preserve"> sur chaque IRL</w:t>
            </w:r>
            <w:r w:rsidR="00492476" w:rsidRPr="00E45B8F">
              <w:rPr>
                <w:i w:val="0"/>
                <w:lang w:val="fr-FR"/>
              </w:rPr>
              <w:t>. Si NOK, l'utilisateur est alerté par un statut bloquant de l'IRL et affiche le(s) message(s) d'erreur correspondant(s).</w:t>
            </w:r>
          </w:p>
        </w:tc>
      </w:tr>
    </w:tbl>
    <w:p w14:paraId="107768E4" w14:textId="77777777" w:rsidR="00E33516" w:rsidRPr="004325ED" w:rsidRDefault="00E33516" w:rsidP="00E33516">
      <w:pPr>
        <w:spacing w:before="60"/>
        <w:rPr>
          <w:i/>
          <w:sz w:val="20"/>
          <w:szCs w:val="20"/>
        </w:rPr>
      </w:pPr>
      <w:r w:rsidRPr="004325ED">
        <w:rPr>
          <w:i/>
          <w:sz w:val="20"/>
          <w:szCs w:val="20"/>
        </w:rPr>
        <w:t>XXX = Trigramme spécifique à ce cas d’utilisation</w:t>
      </w:r>
    </w:p>
    <w:p w14:paraId="4FFFBD15" w14:textId="77777777" w:rsidR="00E33516" w:rsidRPr="004325ED" w:rsidRDefault="00E33516" w:rsidP="00E33516">
      <w:pPr>
        <w:pStyle w:val="Style3"/>
      </w:pPr>
      <w:bookmarkStart w:id="430" w:name="_Toc412634022"/>
      <w:r w:rsidRPr="004325ED">
        <w:t>Messages d’erreur</w:t>
      </w:r>
      <w:bookmarkEnd w:id="430"/>
    </w:p>
    <w:p w14:paraId="2105A8B2" w14:textId="77777777" w:rsidR="00E26D59" w:rsidRPr="00E45B8F" w:rsidRDefault="00E26D59" w:rsidP="00E26D59">
      <w:pPr>
        <w:rPr>
          <w:i/>
        </w:rPr>
      </w:pPr>
    </w:p>
    <w:p w14:paraId="712574E0" w14:textId="77777777" w:rsidR="00E26D59" w:rsidRPr="004325ED" w:rsidRDefault="00E26D59" w:rsidP="00E26D59">
      <w:r w:rsidRPr="00E45B8F">
        <w:rPr>
          <w:i/>
        </w:rPr>
        <w:t>Se référer aux sections "contrôle règles métier" pour chaque processus métier.</w:t>
      </w:r>
    </w:p>
    <w:p w14:paraId="4501A8C4" w14:textId="77777777" w:rsidR="0010648F" w:rsidRPr="004325ED" w:rsidRDefault="0010648F" w:rsidP="0010648F"/>
    <w:p w14:paraId="6BB4368D" w14:textId="77777777" w:rsidR="0010648F" w:rsidRPr="004325ED" w:rsidRDefault="0010648F" w:rsidP="0010648F">
      <w:pPr>
        <w:pStyle w:val="Style2"/>
      </w:pPr>
      <w:bookmarkStart w:id="431" w:name="_Toc412634023"/>
      <w:r w:rsidRPr="004325ED">
        <w:t>Cas d’utilisation &lt;</w:t>
      </w:r>
      <w:r>
        <w:t xml:space="preserve">Création d'un </w:t>
      </w:r>
      <w:r w:rsidR="00F671E8">
        <w:t>nantissement</w:t>
      </w:r>
      <w:r w:rsidRPr="004325ED">
        <w:t>&gt;</w:t>
      </w:r>
      <w:bookmarkEnd w:id="431"/>
    </w:p>
    <w:p w14:paraId="7B9DA6C5" w14:textId="77777777" w:rsidR="0010648F" w:rsidRPr="004325ED" w:rsidRDefault="0010648F" w:rsidP="0010648F">
      <w:pPr>
        <w:pStyle w:val="Style3"/>
      </w:pPr>
      <w:bookmarkStart w:id="432" w:name="_Toc412634024"/>
      <w:r w:rsidRPr="004325ED">
        <w:t>Définition et objectif</w:t>
      </w:r>
      <w:bookmarkEnd w:id="432"/>
    </w:p>
    <w:p w14:paraId="6A13D4F7" w14:textId="77777777" w:rsidR="00F671E8" w:rsidRPr="00E45B8F" w:rsidRDefault="00F671E8" w:rsidP="00F671E8">
      <w:pPr>
        <w:pStyle w:val="ListParagraph"/>
        <w:numPr>
          <w:ilvl w:val="0"/>
          <w:numId w:val="4"/>
        </w:numPr>
        <w:spacing w:before="240" w:line="240" w:lineRule="auto"/>
        <w:ind w:right="142"/>
      </w:pPr>
      <w:r w:rsidRPr="00E45B8F">
        <w:t xml:space="preserve">Ce cas d'utilisation permet de créer une </w:t>
      </w:r>
      <w:r w:rsidR="00B345ED" w:rsidRPr="00E45B8F">
        <w:t>opération de nantissement</w:t>
      </w:r>
      <w:r w:rsidRPr="00E45B8F">
        <w:t>.</w:t>
      </w:r>
    </w:p>
    <w:p w14:paraId="15DDFC3F" w14:textId="77777777" w:rsidR="0010648F" w:rsidRPr="004325ED" w:rsidRDefault="0010648F" w:rsidP="0010648F">
      <w:pPr>
        <w:pStyle w:val="Style3"/>
      </w:pPr>
      <w:bookmarkStart w:id="433" w:name="_Toc412634025"/>
      <w:proofErr w:type="spellStart"/>
      <w:r w:rsidRPr="004325ED">
        <w:t>Pré-conditions</w:t>
      </w:r>
      <w:bookmarkEnd w:id="433"/>
      <w:proofErr w:type="spellEnd"/>
    </w:p>
    <w:p w14:paraId="0022C1AD" w14:textId="77777777" w:rsidR="0010648F" w:rsidRPr="004325ED" w:rsidRDefault="0010648F" w:rsidP="00816E2F">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4325ED" w14:paraId="2326C2A5" w14:textId="77777777" w:rsidTr="008E62A0">
        <w:trPr>
          <w:tblHeader/>
          <w:jc w:val="center"/>
        </w:trPr>
        <w:tc>
          <w:tcPr>
            <w:tcW w:w="1526" w:type="dxa"/>
            <w:shd w:val="clear" w:color="auto" w:fill="D9D9D9" w:themeFill="background1" w:themeFillShade="D9"/>
          </w:tcPr>
          <w:p w14:paraId="506CB395" w14:textId="77777777" w:rsidR="0010648F" w:rsidRPr="004325ED" w:rsidRDefault="0010648F" w:rsidP="008E62A0">
            <w:pPr>
              <w:rPr>
                <w:b/>
              </w:rPr>
            </w:pPr>
            <w:r w:rsidRPr="004325ED">
              <w:rPr>
                <w:b/>
              </w:rPr>
              <w:t>Réf.</w:t>
            </w:r>
          </w:p>
        </w:tc>
        <w:tc>
          <w:tcPr>
            <w:tcW w:w="7719" w:type="dxa"/>
            <w:shd w:val="clear" w:color="auto" w:fill="D9D9D9" w:themeFill="background1" w:themeFillShade="D9"/>
          </w:tcPr>
          <w:p w14:paraId="75323BA3" w14:textId="77777777" w:rsidR="0010648F" w:rsidRPr="004325ED" w:rsidRDefault="0010648F" w:rsidP="008E62A0">
            <w:pPr>
              <w:rPr>
                <w:b/>
              </w:rPr>
            </w:pPr>
            <w:r w:rsidRPr="004325ED">
              <w:rPr>
                <w:b/>
              </w:rPr>
              <w:t>Description</w:t>
            </w:r>
          </w:p>
        </w:tc>
      </w:tr>
      <w:tr w:rsidR="0010648F" w:rsidRPr="004325ED" w14:paraId="120EC5D5" w14:textId="77777777" w:rsidTr="008E62A0">
        <w:trPr>
          <w:jc w:val="center"/>
        </w:trPr>
        <w:tc>
          <w:tcPr>
            <w:tcW w:w="1526" w:type="dxa"/>
          </w:tcPr>
          <w:p w14:paraId="2105F31C" w14:textId="77777777" w:rsidR="0010648F" w:rsidRPr="004325ED" w:rsidRDefault="00816E2F" w:rsidP="00816E2F">
            <w:pPr>
              <w:jc w:val="both"/>
            </w:pPr>
            <w:r>
              <w:t>PRE-002</w:t>
            </w:r>
            <w:r w:rsidR="0010648F" w:rsidRPr="004325ED">
              <w:t>-1</w:t>
            </w:r>
          </w:p>
        </w:tc>
        <w:tc>
          <w:tcPr>
            <w:tcW w:w="7719" w:type="dxa"/>
          </w:tcPr>
          <w:p w14:paraId="7C4C315D" w14:textId="77777777" w:rsidR="0010648F" w:rsidRPr="004325ED" w:rsidRDefault="004F1A8C" w:rsidP="008E62A0">
            <w:pPr>
              <w:pStyle w:val="Normal1"/>
              <w:rPr>
                <w:i w:val="0"/>
                <w:lang w:val="fr-FR"/>
              </w:rPr>
            </w:pPr>
            <w:r w:rsidRPr="004F1A8C">
              <w:rPr>
                <w:i w:val="0"/>
                <w:lang w:val="fr-FR"/>
              </w:rPr>
              <w:t>Définir dans le référentiel le titre concerné.</w:t>
            </w:r>
          </w:p>
        </w:tc>
      </w:tr>
      <w:tr w:rsidR="00816E2F" w:rsidRPr="004325ED" w14:paraId="4816F65C" w14:textId="77777777" w:rsidTr="008E62A0">
        <w:trPr>
          <w:jc w:val="center"/>
        </w:trPr>
        <w:tc>
          <w:tcPr>
            <w:tcW w:w="1526" w:type="dxa"/>
          </w:tcPr>
          <w:p w14:paraId="5BC83865" w14:textId="77777777" w:rsidR="00816E2F" w:rsidRPr="004325ED" w:rsidRDefault="004F1A8C" w:rsidP="008E62A0">
            <w:pPr>
              <w:jc w:val="both"/>
            </w:pPr>
            <w:r>
              <w:t>PRE-002</w:t>
            </w:r>
            <w:r w:rsidRPr="004325ED">
              <w:t>-</w:t>
            </w:r>
            <w:r>
              <w:t>2</w:t>
            </w:r>
          </w:p>
        </w:tc>
        <w:tc>
          <w:tcPr>
            <w:tcW w:w="7719" w:type="dxa"/>
          </w:tcPr>
          <w:p w14:paraId="2B28677D" w14:textId="77777777" w:rsidR="00816E2F" w:rsidRPr="004325ED" w:rsidRDefault="004F1A8C" w:rsidP="008E62A0">
            <w:pPr>
              <w:pStyle w:val="Normal1"/>
              <w:rPr>
                <w:i w:val="0"/>
                <w:lang w:val="fr-FR"/>
              </w:rPr>
            </w:pPr>
            <w:r w:rsidRPr="004F1A8C">
              <w:rPr>
                <w:i w:val="0"/>
                <w:lang w:val="fr-FR"/>
              </w:rPr>
              <w:t>Définir dans le référentiel le client.</w:t>
            </w:r>
          </w:p>
        </w:tc>
      </w:tr>
      <w:tr w:rsidR="00816E2F" w:rsidRPr="004325ED" w14:paraId="3838E216" w14:textId="77777777" w:rsidTr="008E62A0">
        <w:trPr>
          <w:jc w:val="center"/>
        </w:trPr>
        <w:tc>
          <w:tcPr>
            <w:tcW w:w="1526" w:type="dxa"/>
          </w:tcPr>
          <w:p w14:paraId="33F5F9FE" w14:textId="77777777" w:rsidR="00816E2F" w:rsidRPr="004325ED" w:rsidRDefault="004F1A8C" w:rsidP="008E62A0">
            <w:pPr>
              <w:jc w:val="both"/>
            </w:pPr>
            <w:r>
              <w:lastRenderedPageBreak/>
              <w:t>PRE-002</w:t>
            </w:r>
            <w:r w:rsidRPr="004325ED">
              <w:t>-</w:t>
            </w:r>
            <w:r>
              <w:t>3</w:t>
            </w:r>
          </w:p>
        </w:tc>
        <w:tc>
          <w:tcPr>
            <w:tcW w:w="7719" w:type="dxa"/>
          </w:tcPr>
          <w:p w14:paraId="7E84658E" w14:textId="77777777" w:rsidR="00816E2F" w:rsidRPr="004325ED" w:rsidRDefault="004F1A8C" w:rsidP="008E62A0">
            <w:pPr>
              <w:pStyle w:val="Normal1"/>
              <w:rPr>
                <w:i w:val="0"/>
                <w:lang w:val="fr-FR"/>
              </w:rPr>
            </w:pPr>
            <w:r w:rsidRPr="004F1A8C">
              <w:rPr>
                <w:i w:val="0"/>
                <w:lang w:val="fr-FR"/>
              </w:rPr>
              <w:t>Définir le compte titres du client objet du nantissement.</w:t>
            </w:r>
          </w:p>
        </w:tc>
      </w:tr>
      <w:tr w:rsidR="004F1A8C" w:rsidRPr="004325ED" w14:paraId="10D2FA43" w14:textId="77777777" w:rsidTr="008E62A0">
        <w:trPr>
          <w:jc w:val="center"/>
        </w:trPr>
        <w:tc>
          <w:tcPr>
            <w:tcW w:w="1526" w:type="dxa"/>
          </w:tcPr>
          <w:p w14:paraId="7946363D" w14:textId="77777777" w:rsidR="004F1A8C" w:rsidRPr="004325ED" w:rsidRDefault="004F1A8C" w:rsidP="008E62A0">
            <w:pPr>
              <w:jc w:val="both"/>
            </w:pPr>
            <w:r>
              <w:t>PRE-002</w:t>
            </w:r>
            <w:r w:rsidRPr="004325ED">
              <w:t>-</w:t>
            </w:r>
            <w:r>
              <w:t>4</w:t>
            </w:r>
          </w:p>
        </w:tc>
        <w:tc>
          <w:tcPr>
            <w:tcW w:w="7719" w:type="dxa"/>
          </w:tcPr>
          <w:p w14:paraId="159BB09B" w14:textId="77777777" w:rsidR="004F1A8C" w:rsidRPr="004325ED" w:rsidRDefault="004F1A8C" w:rsidP="008E62A0">
            <w:pPr>
              <w:pStyle w:val="Normal1"/>
              <w:rPr>
                <w:i w:val="0"/>
                <w:lang w:val="fr-FR"/>
              </w:rPr>
            </w:pPr>
            <w:r w:rsidRPr="004F1A8C">
              <w:rPr>
                <w:i w:val="0"/>
                <w:lang w:val="fr-FR"/>
              </w:rPr>
              <w:t xml:space="preserve">Définir le </w:t>
            </w:r>
            <w:proofErr w:type="gramStart"/>
            <w:r w:rsidRPr="004F1A8C">
              <w:rPr>
                <w:i w:val="0"/>
                <w:lang w:val="fr-FR"/>
              </w:rPr>
              <w:t>bénéficiaire  nantissement</w:t>
            </w:r>
            <w:proofErr w:type="gramEnd"/>
            <w:r w:rsidRPr="004F1A8C">
              <w:rPr>
                <w:i w:val="0"/>
                <w:lang w:val="fr-FR"/>
              </w:rPr>
              <w:t xml:space="preserve"> une institution ayant le rôle banque.</w:t>
            </w:r>
          </w:p>
        </w:tc>
      </w:tr>
    </w:tbl>
    <w:p w14:paraId="08D7888D" w14:textId="77777777" w:rsidR="0010648F" w:rsidRPr="004325ED" w:rsidRDefault="0010648F" w:rsidP="0010648F">
      <w:pPr>
        <w:spacing w:before="60"/>
        <w:rPr>
          <w:i/>
          <w:sz w:val="20"/>
          <w:szCs w:val="20"/>
        </w:rPr>
      </w:pPr>
      <w:r w:rsidRPr="004325ED">
        <w:rPr>
          <w:i/>
          <w:sz w:val="20"/>
          <w:szCs w:val="20"/>
        </w:rPr>
        <w:t>XXX = Trigramme spécifique à ce cas d’utilisation</w:t>
      </w:r>
    </w:p>
    <w:p w14:paraId="4F9E4324" w14:textId="77777777" w:rsidR="0010648F" w:rsidRPr="004325ED" w:rsidRDefault="0010648F" w:rsidP="0010648F">
      <w:pPr>
        <w:pStyle w:val="Style3"/>
      </w:pPr>
      <w:bookmarkStart w:id="434" w:name="_Toc412634026"/>
      <w:proofErr w:type="spellStart"/>
      <w:r w:rsidRPr="004325ED">
        <w:t>Post-conditions</w:t>
      </w:r>
      <w:bookmarkEnd w:id="434"/>
      <w:proofErr w:type="spellEnd"/>
    </w:p>
    <w:p w14:paraId="0582A595" w14:textId="77777777" w:rsidR="0010648F" w:rsidRPr="00844384" w:rsidRDefault="0010648F" w:rsidP="00844384">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844384" w14:paraId="3CD83B92" w14:textId="77777777" w:rsidTr="008E62A0">
        <w:trPr>
          <w:tblHeader/>
          <w:jc w:val="center"/>
        </w:trPr>
        <w:tc>
          <w:tcPr>
            <w:tcW w:w="1526" w:type="dxa"/>
            <w:shd w:val="clear" w:color="auto" w:fill="D9D9D9" w:themeFill="background1" w:themeFillShade="D9"/>
          </w:tcPr>
          <w:p w14:paraId="0016EF05" w14:textId="77777777" w:rsidR="0010648F" w:rsidRPr="00844384" w:rsidRDefault="0010648F" w:rsidP="008E62A0">
            <w:pPr>
              <w:rPr>
                <w:b/>
                <w:color w:val="808080" w:themeColor="background1" w:themeShade="80"/>
              </w:rPr>
            </w:pPr>
            <w:r w:rsidRPr="00844384">
              <w:rPr>
                <w:b/>
                <w:color w:val="808080" w:themeColor="background1" w:themeShade="80"/>
              </w:rPr>
              <w:t>Réf.</w:t>
            </w:r>
          </w:p>
        </w:tc>
        <w:tc>
          <w:tcPr>
            <w:tcW w:w="7719" w:type="dxa"/>
            <w:shd w:val="clear" w:color="auto" w:fill="D9D9D9" w:themeFill="background1" w:themeFillShade="D9"/>
          </w:tcPr>
          <w:p w14:paraId="0ADC348A" w14:textId="77777777" w:rsidR="0010648F" w:rsidRPr="00844384" w:rsidRDefault="0010648F" w:rsidP="008E62A0">
            <w:pPr>
              <w:rPr>
                <w:b/>
                <w:color w:val="808080" w:themeColor="background1" w:themeShade="80"/>
              </w:rPr>
            </w:pPr>
            <w:r w:rsidRPr="00844384">
              <w:rPr>
                <w:b/>
                <w:color w:val="808080" w:themeColor="background1" w:themeShade="80"/>
              </w:rPr>
              <w:t>Description</w:t>
            </w:r>
          </w:p>
        </w:tc>
      </w:tr>
      <w:tr w:rsidR="0010648F" w:rsidRPr="00844384" w14:paraId="740AA714" w14:textId="77777777" w:rsidTr="008E62A0">
        <w:trPr>
          <w:jc w:val="center"/>
        </w:trPr>
        <w:tc>
          <w:tcPr>
            <w:tcW w:w="1526" w:type="dxa"/>
          </w:tcPr>
          <w:p w14:paraId="4E722254" w14:textId="77777777" w:rsidR="0010648F" w:rsidRPr="00844384" w:rsidRDefault="0010648F" w:rsidP="008E62A0">
            <w:pPr>
              <w:jc w:val="both"/>
              <w:rPr>
                <w:color w:val="808080" w:themeColor="background1" w:themeShade="80"/>
              </w:rPr>
            </w:pPr>
            <w:r w:rsidRPr="00844384">
              <w:rPr>
                <w:color w:val="808080" w:themeColor="background1" w:themeShade="80"/>
              </w:rPr>
              <w:t>PRE-XXX-1</w:t>
            </w:r>
          </w:p>
        </w:tc>
        <w:tc>
          <w:tcPr>
            <w:tcW w:w="7719" w:type="dxa"/>
          </w:tcPr>
          <w:p w14:paraId="0B9BD36D" w14:textId="77777777" w:rsidR="0010648F" w:rsidRPr="00844384" w:rsidRDefault="0010648F" w:rsidP="008E62A0">
            <w:pPr>
              <w:pStyle w:val="Normal1"/>
              <w:rPr>
                <w:i w:val="0"/>
                <w:color w:val="808080" w:themeColor="background1" w:themeShade="80"/>
                <w:lang w:val="fr-FR"/>
              </w:rPr>
            </w:pPr>
          </w:p>
        </w:tc>
      </w:tr>
    </w:tbl>
    <w:p w14:paraId="57B8AA18" w14:textId="77777777" w:rsidR="0010648F" w:rsidRPr="00844384" w:rsidRDefault="0010648F" w:rsidP="0010648F">
      <w:pPr>
        <w:spacing w:before="60"/>
        <w:rPr>
          <w:i/>
          <w:color w:val="808080" w:themeColor="background1" w:themeShade="80"/>
          <w:sz w:val="20"/>
          <w:szCs w:val="20"/>
        </w:rPr>
      </w:pPr>
      <w:r w:rsidRPr="00844384">
        <w:rPr>
          <w:i/>
          <w:color w:val="808080" w:themeColor="background1" w:themeShade="80"/>
          <w:sz w:val="20"/>
          <w:szCs w:val="20"/>
        </w:rPr>
        <w:t>XXX = Trigramme spécifique à ce cas d’utilisation</w:t>
      </w:r>
    </w:p>
    <w:p w14:paraId="6262300F" w14:textId="77777777" w:rsidR="0010648F" w:rsidRPr="004325ED" w:rsidRDefault="0010648F" w:rsidP="0010648F">
      <w:pPr>
        <w:pStyle w:val="Style3"/>
      </w:pPr>
      <w:bookmarkStart w:id="435" w:name="_Toc412634027"/>
      <w:r w:rsidRPr="004325ED">
        <w:t>Diagramme d’activité</w:t>
      </w:r>
      <w:bookmarkEnd w:id="435"/>
    </w:p>
    <w:p w14:paraId="6BDAAB61" w14:textId="77777777" w:rsidR="00236867" w:rsidRDefault="00236867" w:rsidP="00236867">
      <w:pPr>
        <w:pStyle w:val="ListParagraph"/>
        <w:spacing w:before="240" w:line="240" w:lineRule="auto"/>
        <w:ind w:right="142"/>
      </w:pPr>
    </w:p>
    <w:tbl>
      <w:tblPr>
        <w:tblW w:w="6280" w:type="dxa"/>
        <w:jc w:val="center"/>
        <w:tblCellMar>
          <w:left w:w="70" w:type="dxa"/>
          <w:right w:w="70" w:type="dxa"/>
        </w:tblCellMar>
        <w:tblLook w:val="04A0" w:firstRow="1" w:lastRow="0" w:firstColumn="1" w:lastColumn="0" w:noHBand="0" w:noVBand="1"/>
      </w:tblPr>
      <w:tblGrid>
        <w:gridCol w:w="3240"/>
        <w:gridCol w:w="3040"/>
      </w:tblGrid>
      <w:tr w:rsidR="00CE3CB3" w:rsidRPr="00CE3CB3" w14:paraId="2957262D" w14:textId="77777777" w:rsidTr="00CE3CB3">
        <w:trPr>
          <w:trHeight w:val="300"/>
          <w:jc w:val="center"/>
        </w:trPr>
        <w:tc>
          <w:tcPr>
            <w:tcW w:w="3240" w:type="dxa"/>
            <w:tcBorders>
              <w:top w:val="single" w:sz="4" w:space="0" w:color="auto"/>
              <w:left w:val="single" w:sz="4" w:space="0" w:color="auto"/>
              <w:bottom w:val="single" w:sz="4" w:space="0" w:color="auto"/>
              <w:right w:val="single" w:sz="4" w:space="0" w:color="auto"/>
            </w:tcBorders>
            <w:shd w:val="clear" w:color="000000" w:fill="BFBFBF"/>
            <w:hideMark/>
          </w:tcPr>
          <w:p w14:paraId="3EED92B6" w14:textId="77777777" w:rsidR="00CE3CB3" w:rsidRPr="00CE3CB3" w:rsidRDefault="00CE3CB3" w:rsidP="00CE3CB3">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Utilisateur</w:t>
            </w:r>
          </w:p>
        </w:tc>
        <w:tc>
          <w:tcPr>
            <w:tcW w:w="3040" w:type="dxa"/>
            <w:tcBorders>
              <w:top w:val="single" w:sz="4" w:space="0" w:color="auto"/>
              <w:left w:val="nil"/>
              <w:bottom w:val="single" w:sz="4" w:space="0" w:color="auto"/>
              <w:right w:val="single" w:sz="4" w:space="0" w:color="auto"/>
            </w:tcBorders>
            <w:shd w:val="clear" w:color="000000" w:fill="BFBFBF"/>
            <w:hideMark/>
          </w:tcPr>
          <w:p w14:paraId="3B222E4D" w14:textId="77777777" w:rsidR="00CE3CB3" w:rsidRPr="00CE3CB3" w:rsidRDefault="00CE3CB3" w:rsidP="00CE3CB3">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Système</w:t>
            </w:r>
          </w:p>
        </w:tc>
      </w:tr>
      <w:tr w:rsidR="00CE3CB3" w:rsidRPr="00CE3CB3" w14:paraId="57AAEE1E"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0F605CE6"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7ED8A124"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date de nantissement</w:t>
            </w:r>
          </w:p>
        </w:tc>
      </w:tr>
      <w:tr w:rsidR="00CE3CB3" w:rsidRPr="00CE3CB3" w14:paraId="6603D0EF"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537DE178"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date de maturité</w:t>
            </w:r>
          </w:p>
        </w:tc>
        <w:tc>
          <w:tcPr>
            <w:tcW w:w="3040" w:type="dxa"/>
            <w:tcBorders>
              <w:top w:val="nil"/>
              <w:left w:val="nil"/>
              <w:bottom w:val="single" w:sz="4" w:space="0" w:color="auto"/>
              <w:right w:val="single" w:sz="4" w:space="0" w:color="auto"/>
            </w:tcBorders>
            <w:hideMark/>
          </w:tcPr>
          <w:p w14:paraId="1F3F9A01"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41FA7C96"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3B733FFC"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raison de nantissement</w:t>
            </w:r>
          </w:p>
        </w:tc>
        <w:tc>
          <w:tcPr>
            <w:tcW w:w="3040" w:type="dxa"/>
            <w:tcBorders>
              <w:top w:val="nil"/>
              <w:left w:val="nil"/>
              <w:bottom w:val="single" w:sz="4" w:space="0" w:color="auto"/>
              <w:right w:val="single" w:sz="4" w:space="0" w:color="auto"/>
            </w:tcBorders>
            <w:hideMark/>
          </w:tcPr>
          <w:p w14:paraId="4F6A743F"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2406AABF"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418A6F51" w14:textId="77777777" w:rsidR="00CE3CB3" w:rsidRPr="00CE3CB3" w:rsidRDefault="00CE3CB3" w:rsidP="00CE3CB3">
            <w:pPr>
              <w:spacing w:line="240" w:lineRule="auto"/>
              <w:rPr>
                <w:rFonts w:ascii="Calibri" w:eastAsia="Times New Roman" w:hAnsi="Calibri" w:cs="Calibri"/>
                <w:color w:val="000000"/>
                <w:sz w:val="18"/>
                <w:szCs w:val="18"/>
                <w:lang w:eastAsia="fr-FR"/>
              </w:rPr>
            </w:pPr>
            <w:proofErr w:type="gramStart"/>
            <w:r w:rsidRPr="00CE3CB3">
              <w:rPr>
                <w:rFonts w:ascii="Calibri" w:eastAsia="Times New Roman" w:hAnsi="Calibri" w:cs="Calibri"/>
                <w:color w:val="000000"/>
                <w:sz w:val="18"/>
                <w:szCs w:val="18"/>
                <w:lang w:eastAsia="fr-FR"/>
              </w:rPr>
              <w:t>choisir</w:t>
            </w:r>
            <w:proofErr w:type="gramEnd"/>
            <w:r w:rsidRPr="00CE3CB3">
              <w:rPr>
                <w:rFonts w:ascii="Calibri" w:eastAsia="Times New Roman" w:hAnsi="Calibri" w:cs="Calibri"/>
                <w:color w:val="000000"/>
                <w:sz w:val="18"/>
                <w:szCs w:val="18"/>
                <w:lang w:eastAsia="fr-FR"/>
              </w:rPr>
              <w:t xml:space="preserve"> le client</w:t>
            </w:r>
          </w:p>
        </w:tc>
        <w:tc>
          <w:tcPr>
            <w:tcW w:w="3040" w:type="dxa"/>
            <w:tcBorders>
              <w:top w:val="nil"/>
              <w:left w:val="nil"/>
              <w:bottom w:val="single" w:sz="4" w:space="0" w:color="auto"/>
              <w:right w:val="single" w:sz="4" w:space="0" w:color="auto"/>
            </w:tcBorders>
            <w:hideMark/>
          </w:tcPr>
          <w:p w14:paraId="76DD54AF"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36263EE0"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2ED12DE4"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Sélectionner le compte titres client</w:t>
            </w:r>
          </w:p>
        </w:tc>
        <w:tc>
          <w:tcPr>
            <w:tcW w:w="3040" w:type="dxa"/>
            <w:tcBorders>
              <w:top w:val="nil"/>
              <w:left w:val="nil"/>
              <w:bottom w:val="single" w:sz="4" w:space="0" w:color="auto"/>
              <w:right w:val="single" w:sz="4" w:space="0" w:color="auto"/>
            </w:tcBorders>
            <w:hideMark/>
          </w:tcPr>
          <w:p w14:paraId="29DA48C4"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00DFDC6F"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7446EFA3"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60643F5E"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compte espèces client</w:t>
            </w:r>
          </w:p>
        </w:tc>
      </w:tr>
      <w:tr w:rsidR="00CE3CB3" w:rsidRPr="00CE3CB3" w14:paraId="19788798" w14:textId="77777777" w:rsidTr="00CE3CB3">
        <w:trPr>
          <w:trHeight w:val="480"/>
          <w:jc w:val="center"/>
        </w:trPr>
        <w:tc>
          <w:tcPr>
            <w:tcW w:w="3240" w:type="dxa"/>
            <w:tcBorders>
              <w:top w:val="nil"/>
              <w:left w:val="single" w:sz="4" w:space="0" w:color="auto"/>
              <w:bottom w:val="single" w:sz="4" w:space="0" w:color="auto"/>
              <w:right w:val="single" w:sz="4" w:space="0" w:color="auto"/>
            </w:tcBorders>
            <w:hideMark/>
          </w:tcPr>
          <w:p w14:paraId="2718354A"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66C11CBE"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numéro de registre ou le numéro de la CIN</w:t>
            </w:r>
          </w:p>
        </w:tc>
      </w:tr>
      <w:tr w:rsidR="00CE3CB3" w:rsidRPr="00CE3CB3" w14:paraId="6DE2A897"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3FF696DA"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le bénéficiaire</w:t>
            </w:r>
          </w:p>
        </w:tc>
        <w:tc>
          <w:tcPr>
            <w:tcW w:w="3040" w:type="dxa"/>
            <w:tcBorders>
              <w:top w:val="nil"/>
              <w:left w:val="nil"/>
              <w:bottom w:val="single" w:sz="4" w:space="0" w:color="auto"/>
              <w:right w:val="single" w:sz="4" w:space="0" w:color="auto"/>
            </w:tcBorders>
            <w:hideMark/>
          </w:tcPr>
          <w:p w14:paraId="720611B8"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4FCA0005"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2B6AA6A9"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Saisie l'actif</w:t>
            </w:r>
          </w:p>
        </w:tc>
        <w:tc>
          <w:tcPr>
            <w:tcW w:w="3040" w:type="dxa"/>
            <w:tcBorders>
              <w:top w:val="nil"/>
              <w:left w:val="nil"/>
              <w:bottom w:val="single" w:sz="4" w:space="0" w:color="auto"/>
              <w:right w:val="single" w:sz="4" w:space="0" w:color="auto"/>
            </w:tcBorders>
            <w:hideMark/>
          </w:tcPr>
          <w:p w14:paraId="35887A56"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144BF642"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136FA44C"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3CFEC157"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compte nostro titres</w:t>
            </w:r>
          </w:p>
        </w:tc>
      </w:tr>
      <w:tr w:rsidR="00CE3CB3" w:rsidRPr="00CE3CB3" w14:paraId="116DB241"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4132F8AD"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5B7ACF40"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quantité disponible</w:t>
            </w:r>
          </w:p>
        </w:tc>
      </w:tr>
      <w:tr w:rsidR="00CE3CB3" w:rsidRPr="00CE3CB3" w14:paraId="17CF9E60"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385C1F96"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Saisir la quantité</w:t>
            </w:r>
          </w:p>
        </w:tc>
        <w:tc>
          <w:tcPr>
            <w:tcW w:w="3040" w:type="dxa"/>
            <w:tcBorders>
              <w:top w:val="nil"/>
              <w:left w:val="nil"/>
              <w:bottom w:val="single" w:sz="4" w:space="0" w:color="auto"/>
              <w:right w:val="single" w:sz="4" w:space="0" w:color="auto"/>
            </w:tcBorders>
            <w:hideMark/>
          </w:tcPr>
          <w:p w14:paraId="41348B45"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CE3CB3" w:rsidRPr="00CE3CB3" w14:paraId="671F9BAF"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12FB8738"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567F279D"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type de quantité</w:t>
            </w:r>
          </w:p>
        </w:tc>
      </w:tr>
      <w:tr w:rsidR="00CE3CB3" w:rsidRPr="00CE3CB3" w14:paraId="009811C3"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42A466C2"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380706AE"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le prix</w:t>
            </w:r>
          </w:p>
        </w:tc>
      </w:tr>
      <w:tr w:rsidR="00CE3CB3" w:rsidRPr="00CE3CB3" w14:paraId="7D081D2C"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64EE236E"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1ED218A4"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devise</w:t>
            </w:r>
          </w:p>
        </w:tc>
      </w:tr>
      <w:tr w:rsidR="00CE3CB3" w:rsidRPr="00CE3CB3" w14:paraId="14F81863" w14:textId="77777777" w:rsidTr="00CE3CB3">
        <w:trPr>
          <w:trHeight w:val="300"/>
          <w:jc w:val="center"/>
        </w:trPr>
        <w:tc>
          <w:tcPr>
            <w:tcW w:w="3240" w:type="dxa"/>
            <w:tcBorders>
              <w:top w:val="nil"/>
              <w:left w:val="single" w:sz="4" w:space="0" w:color="auto"/>
              <w:bottom w:val="single" w:sz="4" w:space="0" w:color="auto"/>
              <w:right w:val="single" w:sz="4" w:space="0" w:color="auto"/>
            </w:tcBorders>
            <w:hideMark/>
          </w:tcPr>
          <w:p w14:paraId="3B5419C5"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c>
          <w:tcPr>
            <w:tcW w:w="3040" w:type="dxa"/>
            <w:tcBorders>
              <w:top w:val="nil"/>
              <w:left w:val="nil"/>
              <w:bottom w:val="single" w:sz="4" w:space="0" w:color="auto"/>
              <w:right w:val="single" w:sz="4" w:space="0" w:color="auto"/>
            </w:tcBorders>
            <w:hideMark/>
          </w:tcPr>
          <w:p w14:paraId="246D6CEA" w14:textId="77777777" w:rsidR="00CE3CB3" w:rsidRPr="00CE3CB3" w:rsidRDefault="00CE3CB3" w:rsidP="00CE3CB3">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Déduire la valeur de nantissement</w:t>
            </w:r>
          </w:p>
        </w:tc>
      </w:tr>
    </w:tbl>
    <w:p w14:paraId="0CCC5D78" w14:textId="77777777" w:rsidR="00E80A48" w:rsidRDefault="00E80A48" w:rsidP="00236867">
      <w:pPr>
        <w:pStyle w:val="ListParagraph"/>
        <w:spacing w:before="240" w:line="240" w:lineRule="auto"/>
        <w:ind w:right="142"/>
      </w:pPr>
    </w:p>
    <w:p w14:paraId="172A6D5C" w14:textId="77777777" w:rsidR="0010648F" w:rsidRPr="004325ED" w:rsidRDefault="0010648F" w:rsidP="00C94926">
      <w:pPr>
        <w:pStyle w:val="Style3"/>
      </w:pPr>
      <w:bookmarkStart w:id="436" w:name="_Toc412634028"/>
      <w:r w:rsidRPr="004325ED">
        <w:t>Règles de gestion</w:t>
      </w:r>
      <w:bookmarkEnd w:id="436"/>
    </w:p>
    <w:p w14:paraId="51B20EB4" w14:textId="77777777" w:rsidR="0010648F" w:rsidRPr="004325ED" w:rsidRDefault="0010648F" w:rsidP="0010648F"/>
    <w:p w14:paraId="36EAF6A5" w14:textId="77777777" w:rsidR="00C94926" w:rsidRPr="004325ED" w:rsidRDefault="00C94926" w:rsidP="00C94926">
      <w:r w:rsidRPr="00E45B8F">
        <w:rPr>
          <w:i/>
        </w:rPr>
        <w:t>Se référer aux sections "contrôle règles métier" pour chaque processus métier.</w:t>
      </w:r>
    </w:p>
    <w:p w14:paraId="6F04D6F4" w14:textId="77777777" w:rsidR="0010648F" w:rsidRPr="004325ED" w:rsidRDefault="0010648F" w:rsidP="0010648F"/>
    <w:p w14:paraId="27B745A1" w14:textId="77777777" w:rsidR="0010648F" w:rsidRPr="004325ED" w:rsidRDefault="0010648F" w:rsidP="0010648F">
      <w:pPr>
        <w:pStyle w:val="Style3"/>
      </w:pPr>
      <w:bookmarkStart w:id="437" w:name="_Toc412634029"/>
      <w:r w:rsidRPr="004325ED">
        <w:t>Traitements</w:t>
      </w:r>
      <w:bookmarkEnd w:id="437"/>
    </w:p>
    <w:p w14:paraId="3CF6F60C" w14:textId="77777777" w:rsidR="0010648F" w:rsidRPr="004325ED" w:rsidRDefault="0010648F" w:rsidP="00103743">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10648F" w:rsidRPr="004325ED" w14:paraId="256D1AA8" w14:textId="77777777" w:rsidTr="008E62A0">
        <w:trPr>
          <w:tblHeader/>
          <w:jc w:val="center"/>
        </w:trPr>
        <w:tc>
          <w:tcPr>
            <w:tcW w:w="1526" w:type="dxa"/>
            <w:shd w:val="clear" w:color="auto" w:fill="808080"/>
          </w:tcPr>
          <w:p w14:paraId="694A0BEA" w14:textId="77777777" w:rsidR="0010648F" w:rsidRPr="004325ED" w:rsidRDefault="0010648F" w:rsidP="008E62A0">
            <w:pPr>
              <w:rPr>
                <w:b/>
              </w:rPr>
            </w:pPr>
            <w:r w:rsidRPr="004325ED">
              <w:rPr>
                <w:b/>
              </w:rPr>
              <w:lastRenderedPageBreak/>
              <w:t>Réf.</w:t>
            </w:r>
          </w:p>
        </w:tc>
        <w:tc>
          <w:tcPr>
            <w:tcW w:w="7719" w:type="dxa"/>
            <w:shd w:val="clear" w:color="auto" w:fill="808080"/>
          </w:tcPr>
          <w:p w14:paraId="58B7FCE1" w14:textId="77777777" w:rsidR="0010648F" w:rsidRPr="004325ED" w:rsidRDefault="0010648F" w:rsidP="008E62A0">
            <w:pPr>
              <w:rPr>
                <w:b/>
              </w:rPr>
            </w:pPr>
            <w:r w:rsidRPr="004325ED">
              <w:rPr>
                <w:b/>
              </w:rPr>
              <w:t>Description</w:t>
            </w:r>
          </w:p>
        </w:tc>
      </w:tr>
      <w:tr w:rsidR="0010648F" w:rsidRPr="004325ED" w14:paraId="20C63796" w14:textId="77777777" w:rsidTr="008E62A0">
        <w:trPr>
          <w:jc w:val="center"/>
        </w:trPr>
        <w:tc>
          <w:tcPr>
            <w:tcW w:w="1526" w:type="dxa"/>
          </w:tcPr>
          <w:p w14:paraId="65A46D7B" w14:textId="77777777" w:rsidR="0010648F" w:rsidRPr="004325ED" w:rsidRDefault="00A213C9" w:rsidP="008E62A0">
            <w:pPr>
              <w:jc w:val="both"/>
            </w:pPr>
            <w:r>
              <w:t>TRT-002</w:t>
            </w:r>
            <w:r w:rsidR="0010648F" w:rsidRPr="004325ED">
              <w:t>-1</w:t>
            </w:r>
          </w:p>
        </w:tc>
        <w:tc>
          <w:tcPr>
            <w:tcW w:w="7719" w:type="dxa"/>
          </w:tcPr>
          <w:p w14:paraId="7008E857" w14:textId="77777777" w:rsidR="0010648F" w:rsidRPr="004325ED" w:rsidRDefault="00103743" w:rsidP="00087E7E">
            <w:pPr>
              <w:pStyle w:val="Normal1"/>
              <w:rPr>
                <w:i w:val="0"/>
                <w:lang w:val="fr-FR"/>
              </w:rPr>
            </w:pPr>
            <w:r w:rsidRPr="00E45B8F">
              <w:rPr>
                <w:i w:val="0"/>
                <w:lang w:val="fr-FR"/>
              </w:rPr>
              <w:t xml:space="preserve">Une fois l'opération est saisie, l'utilisateur lance la sauvegarde. Le système effectue le contrôle de la cohérence des données saisies avec les règles métier sur </w:t>
            </w:r>
            <w:r w:rsidR="00087E7E" w:rsidRPr="00E45B8F">
              <w:rPr>
                <w:i w:val="0"/>
                <w:lang w:val="fr-FR"/>
              </w:rPr>
              <w:t>l'opération</w:t>
            </w:r>
            <w:r w:rsidRPr="00E45B8F">
              <w:rPr>
                <w:i w:val="0"/>
                <w:lang w:val="fr-FR"/>
              </w:rPr>
              <w:t>. Si NOK, l'utilisateur est alerté par un statut</w:t>
            </w:r>
            <w:r w:rsidR="00A213C9" w:rsidRPr="00E45B8F">
              <w:rPr>
                <w:i w:val="0"/>
                <w:lang w:val="fr-FR"/>
              </w:rPr>
              <w:t xml:space="preserve"> bloquant de l'opération</w:t>
            </w:r>
            <w:r w:rsidRPr="00E45B8F">
              <w:rPr>
                <w:i w:val="0"/>
                <w:lang w:val="fr-FR"/>
              </w:rPr>
              <w:t xml:space="preserve"> et affiche le(s) message(s) d'erreur correspondant(s).</w:t>
            </w:r>
          </w:p>
        </w:tc>
      </w:tr>
    </w:tbl>
    <w:p w14:paraId="6F4F3135" w14:textId="77777777" w:rsidR="0010648F" w:rsidRPr="004325ED" w:rsidRDefault="0010648F" w:rsidP="0010648F">
      <w:pPr>
        <w:spacing w:before="60"/>
        <w:rPr>
          <w:i/>
          <w:sz w:val="20"/>
          <w:szCs w:val="20"/>
        </w:rPr>
      </w:pPr>
      <w:r w:rsidRPr="004325ED">
        <w:rPr>
          <w:i/>
          <w:sz w:val="20"/>
          <w:szCs w:val="20"/>
        </w:rPr>
        <w:t>XXX = Trigramme spécifique à ce cas d’utilisation</w:t>
      </w:r>
    </w:p>
    <w:p w14:paraId="4C1FB58A" w14:textId="77777777" w:rsidR="0010648F" w:rsidRPr="004325ED" w:rsidRDefault="0010648F" w:rsidP="0010648F">
      <w:pPr>
        <w:pStyle w:val="Style3"/>
      </w:pPr>
      <w:bookmarkStart w:id="438" w:name="_Toc412634030"/>
      <w:r w:rsidRPr="004325ED">
        <w:t>Messages d’erreur</w:t>
      </w:r>
      <w:bookmarkEnd w:id="438"/>
    </w:p>
    <w:p w14:paraId="77844F90" w14:textId="77777777" w:rsidR="00350AEE" w:rsidRDefault="00350AEE" w:rsidP="00350AEE">
      <w:pPr>
        <w:rPr>
          <w:i/>
          <w:highlight w:val="yellow"/>
        </w:rPr>
      </w:pPr>
    </w:p>
    <w:p w14:paraId="29ED3EC0" w14:textId="77777777" w:rsidR="00350AEE" w:rsidRDefault="00350AEE" w:rsidP="00350AEE">
      <w:pPr>
        <w:rPr>
          <w:i/>
        </w:rPr>
      </w:pPr>
      <w:r w:rsidRPr="00E45B8F">
        <w:rPr>
          <w:i/>
        </w:rPr>
        <w:t>Se référer aux sections "contrôle règles métier" pour chaque processus métier.</w:t>
      </w:r>
    </w:p>
    <w:p w14:paraId="0D8D13E9" w14:textId="77777777" w:rsidR="00866807" w:rsidRDefault="00866807" w:rsidP="00350AEE">
      <w:pPr>
        <w:rPr>
          <w:i/>
        </w:rPr>
      </w:pPr>
    </w:p>
    <w:p w14:paraId="7841820C" w14:textId="77777777" w:rsidR="00866807" w:rsidRPr="004325ED" w:rsidRDefault="00866807" w:rsidP="00866807">
      <w:pPr>
        <w:pStyle w:val="Style2"/>
      </w:pPr>
      <w:bookmarkStart w:id="439" w:name="_Toc412634031"/>
      <w:r w:rsidRPr="004325ED">
        <w:t>Cas d’utilisation &lt;</w:t>
      </w:r>
      <w:r w:rsidR="006A3F24">
        <w:t xml:space="preserve">Ajustement </w:t>
      </w:r>
      <w:r w:rsidR="00C51DDB">
        <w:t xml:space="preserve">manuel </w:t>
      </w:r>
      <w:r w:rsidR="006A3F24">
        <w:t>bourse</w:t>
      </w:r>
      <w:r w:rsidRPr="004325ED">
        <w:t>&gt;</w:t>
      </w:r>
      <w:bookmarkEnd w:id="439"/>
    </w:p>
    <w:p w14:paraId="0426ED3D" w14:textId="77777777" w:rsidR="00866807" w:rsidRPr="004325ED" w:rsidRDefault="00866807" w:rsidP="00866807">
      <w:pPr>
        <w:pStyle w:val="Style3"/>
      </w:pPr>
      <w:bookmarkStart w:id="440" w:name="_Toc412634032"/>
      <w:r w:rsidRPr="004325ED">
        <w:t>Définition et objectif</w:t>
      </w:r>
      <w:bookmarkEnd w:id="440"/>
    </w:p>
    <w:p w14:paraId="6467FFC5" w14:textId="77777777" w:rsidR="00866807" w:rsidRPr="00E45B8F" w:rsidRDefault="00866807" w:rsidP="00866807">
      <w:pPr>
        <w:pStyle w:val="ListParagraph"/>
        <w:numPr>
          <w:ilvl w:val="0"/>
          <w:numId w:val="4"/>
        </w:numPr>
        <w:spacing w:before="240" w:line="240" w:lineRule="auto"/>
        <w:ind w:right="142"/>
      </w:pPr>
      <w:r w:rsidRPr="00E45B8F">
        <w:t>Ce cas d'u</w:t>
      </w:r>
      <w:r w:rsidR="006A3F24" w:rsidRPr="00E45B8F">
        <w:t>tilisation permet de lancer un l'ajustement manuel d'un AO</w:t>
      </w:r>
      <w:r w:rsidRPr="00E45B8F">
        <w:t>.</w:t>
      </w:r>
    </w:p>
    <w:p w14:paraId="04CC14C4" w14:textId="77777777" w:rsidR="00866807" w:rsidRPr="004325ED" w:rsidRDefault="00866807" w:rsidP="00866807">
      <w:pPr>
        <w:pStyle w:val="Style3"/>
      </w:pPr>
      <w:bookmarkStart w:id="441" w:name="_Toc412634033"/>
      <w:proofErr w:type="spellStart"/>
      <w:r w:rsidRPr="004325ED">
        <w:t>Pré-conditions</w:t>
      </w:r>
      <w:bookmarkEnd w:id="441"/>
      <w:proofErr w:type="spellEnd"/>
    </w:p>
    <w:p w14:paraId="244561C5" w14:textId="77777777" w:rsidR="00866807" w:rsidRPr="004325ED" w:rsidRDefault="00866807" w:rsidP="00866807">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4325ED" w14:paraId="38C83B02" w14:textId="77777777" w:rsidTr="008E62A0">
        <w:trPr>
          <w:tblHeader/>
          <w:jc w:val="center"/>
        </w:trPr>
        <w:tc>
          <w:tcPr>
            <w:tcW w:w="1526" w:type="dxa"/>
            <w:shd w:val="clear" w:color="auto" w:fill="D9D9D9" w:themeFill="background1" w:themeFillShade="D9"/>
          </w:tcPr>
          <w:p w14:paraId="14C48FBF" w14:textId="77777777" w:rsidR="00866807" w:rsidRPr="004325ED" w:rsidRDefault="00866807" w:rsidP="008E62A0">
            <w:pPr>
              <w:rPr>
                <w:b/>
              </w:rPr>
            </w:pPr>
            <w:r w:rsidRPr="004325ED">
              <w:rPr>
                <w:b/>
              </w:rPr>
              <w:t>Réf.</w:t>
            </w:r>
          </w:p>
        </w:tc>
        <w:tc>
          <w:tcPr>
            <w:tcW w:w="7719" w:type="dxa"/>
            <w:shd w:val="clear" w:color="auto" w:fill="D9D9D9" w:themeFill="background1" w:themeFillShade="D9"/>
          </w:tcPr>
          <w:p w14:paraId="53CB494F" w14:textId="77777777" w:rsidR="00866807" w:rsidRPr="004325ED" w:rsidRDefault="00866807" w:rsidP="008E62A0">
            <w:pPr>
              <w:rPr>
                <w:b/>
              </w:rPr>
            </w:pPr>
            <w:r w:rsidRPr="004325ED">
              <w:rPr>
                <w:b/>
              </w:rPr>
              <w:t>Description</w:t>
            </w:r>
          </w:p>
        </w:tc>
      </w:tr>
      <w:tr w:rsidR="00866807" w:rsidRPr="004325ED" w14:paraId="656AF63F" w14:textId="77777777" w:rsidTr="008E62A0">
        <w:trPr>
          <w:jc w:val="center"/>
        </w:trPr>
        <w:tc>
          <w:tcPr>
            <w:tcW w:w="1526" w:type="dxa"/>
          </w:tcPr>
          <w:p w14:paraId="748C975C" w14:textId="77777777" w:rsidR="00866807" w:rsidRPr="004325ED" w:rsidRDefault="00866807" w:rsidP="006A3F24">
            <w:pPr>
              <w:jc w:val="both"/>
            </w:pPr>
            <w:r>
              <w:t>PRE-00</w:t>
            </w:r>
            <w:r w:rsidR="006A3F24">
              <w:t>3</w:t>
            </w:r>
            <w:r w:rsidRPr="004325ED">
              <w:t>-1</w:t>
            </w:r>
          </w:p>
        </w:tc>
        <w:tc>
          <w:tcPr>
            <w:tcW w:w="7719" w:type="dxa"/>
          </w:tcPr>
          <w:p w14:paraId="5097AA3E" w14:textId="77777777" w:rsidR="00866807" w:rsidRPr="004325ED" w:rsidRDefault="007A4DE2" w:rsidP="007A4DE2">
            <w:pPr>
              <w:pStyle w:val="Normal1"/>
              <w:rPr>
                <w:i w:val="0"/>
                <w:lang w:val="fr-FR"/>
              </w:rPr>
            </w:pPr>
            <w:r>
              <w:rPr>
                <w:i w:val="0"/>
                <w:lang w:val="fr-FR"/>
              </w:rPr>
              <w:t>Un AOE reçu en attente d'ajustement (non ajusté automatiquement par le système).</w:t>
            </w:r>
          </w:p>
        </w:tc>
      </w:tr>
      <w:tr w:rsidR="00866807" w:rsidRPr="004325ED" w14:paraId="4B15CE67" w14:textId="77777777" w:rsidTr="008E62A0">
        <w:trPr>
          <w:jc w:val="center"/>
        </w:trPr>
        <w:tc>
          <w:tcPr>
            <w:tcW w:w="1526" w:type="dxa"/>
          </w:tcPr>
          <w:p w14:paraId="5375B40A" w14:textId="77777777" w:rsidR="00866807" w:rsidRPr="004325ED" w:rsidRDefault="006A3F24" w:rsidP="008E62A0">
            <w:pPr>
              <w:jc w:val="both"/>
            </w:pPr>
            <w:r>
              <w:t>PRE-003</w:t>
            </w:r>
            <w:r w:rsidR="00866807" w:rsidRPr="004325ED">
              <w:t>-</w:t>
            </w:r>
            <w:r w:rsidR="00866807">
              <w:t>2</w:t>
            </w:r>
          </w:p>
        </w:tc>
        <w:tc>
          <w:tcPr>
            <w:tcW w:w="7719" w:type="dxa"/>
          </w:tcPr>
          <w:p w14:paraId="6588C5B6" w14:textId="77777777" w:rsidR="00866807" w:rsidRPr="004325ED" w:rsidRDefault="007A4DE2" w:rsidP="008E62A0">
            <w:pPr>
              <w:pStyle w:val="Normal1"/>
              <w:rPr>
                <w:i w:val="0"/>
                <w:lang w:val="fr-FR"/>
              </w:rPr>
            </w:pPr>
            <w:r>
              <w:rPr>
                <w:i w:val="0"/>
                <w:lang w:val="fr-FR"/>
              </w:rPr>
              <w:t>Avoir une IRL client correspondante</w:t>
            </w:r>
            <w:r w:rsidR="00866807" w:rsidRPr="004F1A8C">
              <w:rPr>
                <w:i w:val="0"/>
                <w:lang w:val="fr-FR"/>
              </w:rPr>
              <w:t>.</w:t>
            </w:r>
          </w:p>
        </w:tc>
      </w:tr>
    </w:tbl>
    <w:p w14:paraId="1E9C25DA" w14:textId="77777777" w:rsidR="00866807" w:rsidRPr="004325ED" w:rsidRDefault="00866807" w:rsidP="00866807">
      <w:pPr>
        <w:spacing w:before="60"/>
        <w:rPr>
          <w:i/>
          <w:sz w:val="20"/>
          <w:szCs w:val="20"/>
        </w:rPr>
      </w:pPr>
      <w:r w:rsidRPr="004325ED">
        <w:rPr>
          <w:i/>
          <w:sz w:val="20"/>
          <w:szCs w:val="20"/>
        </w:rPr>
        <w:t>XXX = Trigramme spécifique à ce cas d’utilisation</w:t>
      </w:r>
    </w:p>
    <w:p w14:paraId="6764ED44" w14:textId="77777777" w:rsidR="00866807" w:rsidRPr="004325ED" w:rsidRDefault="00866807" w:rsidP="00866807">
      <w:pPr>
        <w:pStyle w:val="Style3"/>
      </w:pPr>
      <w:bookmarkStart w:id="442" w:name="_Toc412634034"/>
      <w:proofErr w:type="spellStart"/>
      <w:r w:rsidRPr="004325ED">
        <w:t>Post-conditions</w:t>
      </w:r>
      <w:bookmarkEnd w:id="442"/>
      <w:proofErr w:type="spellEnd"/>
    </w:p>
    <w:p w14:paraId="25EF3813" w14:textId="77777777" w:rsidR="00866807" w:rsidRPr="00844384" w:rsidRDefault="00866807" w:rsidP="00866807">
      <w:pPr>
        <w:pStyle w:val="ListParagraph"/>
        <w:spacing w:before="240" w:after="240" w:line="240" w:lineRule="auto"/>
        <w:ind w:right="142"/>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844384" w14:paraId="3EDC5CE0" w14:textId="77777777" w:rsidTr="008E62A0">
        <w:trPr>
          <w:tblHeader/>
          <w:jc w:val="center"/>
        </w:trPr>
        <w:tc>
          <w:tcPr>
            <w:tcW w:w="1526" w:type="dxa"/>
            <w:shd w:val="clear" w:color="auto" w:fill="D9D9D9" w:themeFill="background1" w:themeFillShade="D9"/>
          </w:tcPr>
          <w:p w14:paraId="6546F9BB" w14:textId="77777777" w:rsidR="00866807" w:rsidRPr="00844384" w:rsidRDefault="00866807" w:rsidP="008E62A0">
            <w:pPr>
              <w:rPr>
                <w:b/>
                <w:color w:val="808080" w:themeColor="background1" w:themeShade="80"/>
              </w:rPr>
            </w:pPr>
            <w:r w:rsidRPr="00844384">
              <w:rPr>
                <w:b/>
                <w:color w:val="808080" w:themeColor="background1" w:themeShade="80"/>
              </w:rPr>
              <w:t>Réf.</w:t>
            </w:r>
          </w:p>
        </w:tc>
        <w:tc>
          <w:tcPr>
            <w:tcW w:w="7719" w:type="dxa"/>
            <w:shd w:val="clear" w:color="auto" w:fill="D9D9D9" w:themeFill="background1" w:themeFillShade="D9"/>
          </w:tcPr>
          <w:p w14:paraId="6EE76A0D" w14:textId="77777777" w:rsidR="00866807" w:rsidRPr="00844384" w:rsidRDefault="00866807" w:rsidP="008E62A0">
            <w:pPr>
              <w:rPr>
                <w:b/>
                <w:color w:val="808080" w:themeColor="background1" w:themeShade="80"/>
              </w:rPr>
            </w:pPr>
            <w:r w:rsidRPr="00844384">
              <w:rPr>
                <w:b/>
                <w:color w:val="808080" w:themeColor="background1" w:themeShade="80"/>
              </w:rPr>
              <w:t>Description</w:t>
            </w:r>
          </w:p>
        </w:tc>
      </w:tr>
      <w:tr w:rsidR="00866807" w:rsidRPr="00844384" w14:paraId="0107EEED" w14:textId="77777777" w:rsidTr="008E62A0">
        <w:trPr>
          <w:jc w:val="center"/>
        </w:trPr>
        <w:tc>
          <w:tcPr>
            <w:tcW w:w="1526" w:type="dxa"/>
          </w:tcPr>
          <w:p w14:paraId="26E3C36F" w14:textId="77777777" w:rsidR="00866807" w:rsidRPr="00844384" w:rsidRDefault="00866807" w:rsidP="008E62A0">
            <w:pPr>
              <w:jc w:val="both"/>
              <w:rPr>
                <w:color w:val="808080" w:themeColor="background1" w:themeShade="80"/>
              </w:rPr>
            </w:pPr>
            <w:r w:rsidRPr="00844384">
              <w:rPr>
                <w:color w:val="808080" w:themeColor="background1" w:themeShade="80"/>
              </w:rPr>
              <w:t>PRE-XXX-1</w:t>
            </w:r>
          </w:p>
        </w:tc>
        <w:tc>
          <w:tcPr>
            <w:tcW w:w="7719" w:type="dxa"/>
          </w:tcPr>
          <w:p w14:paraId="0ACD4CCC" w14:textId="77777777" w:rsidR="00866807" w:rsidRPr="00844384" w:rsidRDefault="00866807" w:rsidP="008E62A0">
            <w:pPr>
              <w:pStyle w:val="Normal1"/>
              <w:rPr>
                <w:i w:val="0"/>
                <w:color w:val="808080" w:themeColor="background1" w:themeShade="80"/>
                <w:lang w:val="fr-FR"/>
              </w:rPr>
            </w:pPr>
          </w:p>
        </w:tc>
      </w:tr>
    </w:tbl>
    <w:p w14:paraId="2865B225" w14:textId="77777777" w:rsidR="00866807" w:rsidRPr="00844384" w:rsidRDefault="00866807" w:rsidP="00866807">
      <w:pPr>
        <w:spacing w:before="60"/>
        <w:rPr>
          <w:i/>
          <w:color w:val="808080" w:themeColor="background1" w:themeShade="80"/>
          <w:sz w:val="20"/>
          <w:szCs w:val="20"/>
        </w:rPr>
      </w:pPr>
      <w:r w:rsidRPr="00844384">
        <w:rPr>
          <w:i/>
          <w:color w:val="808080" w:themeColor="background1" w:themeShade="80"/>
          <w:sz w:val="20"/>
          <w:szCs w:val="20"/>
        </w:rPr>
        <w:t>XXX = Trigramme spécifique à ce cas d’utilisation</w:t>
      </w:r>
    </w:p>
    <w:p w14:paraId="60700A2F" w14:textId="77777777" w:rsidR="00866807" w:rsidRPr="004325ED" w:rsidRDefault="00866807" w:rsidP="00866807">
      <w:pPr>
        <w:pStyle w:val="Style3"/>
      </w:pPr>
      <w:bookmarkStart w:id="443" w:name="_Toc412634035"/>
      <w:r w:rsidRPr="004325ED">
        <w:t>Diagramme d’activité</w:t>
      </w:r>
      <w:bookmarkEnd w:id="443"/>
    </w:p>
    <w:p w14:paraId="4543A320" w14:textId="77777777" w:rsidR="00866807" w:rsidRDefault="00866807" w:rsidP="00866807">
      <w:pPr>
        <w:pStyle w:val="ListParagraph"/>
        <w:spacing w:before="240" w:line="240" w:lineRule="auto"/>
        <w:ind w:right="142"/>
      </w:pPr>
    </w:p>
    <w:tbl>
      <w:tblPr>
        <w:tblW w:w="6280" w:type="dxa"/>
        <w:jc w:val="center"/>
        <w:tblCellMar>
          <w:left w:w="70" w:type="dxa"/>
          <w:right w:w="70" w:type="dxa"/>
        </w:tblCellMar>
        <w:tblLook w:val="04A0" w:firstRow="1" w:lastRow="0" w:firstColumn="1" w:lastColumn="0" w:noHBand="0" w:noVBand="1"/>
      </w:tblPr>
      <w:tblGrid>
        <w:gridCol w:w="3240"/>
        <w:gridCol w:w="3040"/>
      </w:tblGrid>
      <w:tr w:rsidR="00866807" w:rsidRPr="00CE3CB3" w14:paraId="7F5C6D90" w14:textId="77777777" w:rsidTr="008E62A0">
        <w:trPr>
          <w:trHeight w:val="300"/>
          <w:jc w:val="center"/>
        </w:trPr>
        <w:tc>
          <w:tcPr>
            <w:tcW w:w="3240" w:type="dxa"/>
            <w:tcBorders>
              <w:top w:val="single" w:sz="4" w:space="0" w:color="auto"/>
              <w:left w:val="single" w:sz="4" w:space="0" w:color="auto"/>
              <w:bottom w:val="single" w:sz="4" w:space="0" w:color="auto"/>
              <w:right w:val="single" w:sz="4" w:space="0" w:color="auto"/>
            </w:tcBorders>
            <w:shd w:val="clear" w:color="000000" w:fill="BFBFBF"/>
            <w:hideMark/>
          </w:tcPr>
          <w:p w14:paraId="4ED5CFF3" w14:textId="77777777" w:rsidR="00866807" w:rsidRPr="00CE3CB3" w:rsidRDefault="00866807" w:rsidP="008E62A0">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Utilisateur</w:t>
            </w:r>
          </w:p>
        </w:tc>
        <w:tc>
          <w:tcPr>
            <w:tcW w:w="3040" w:type="dxa"/>
            <w:tcBorders>
              <w:top w:val="single" w:sz="4" w:space="0" w:color="auto"/>
              <w:left w:val="nil"/>
              <w:bottom w:val="single" w:sz="4" w:space="0" w:color="auto"/>
              <w:right w:val="single" w:sz="4" w:space="0" w:color="auto"/>
            </w:tcBorders>
            <w:shd w:val="clear" w:color="000000" w:fill="BFBFBF"/>
            <w:hideMark/>
          </w:tcPr>
          <w:p w14:paraId="7B97887F" w14:textId="77777777" w:rsidR="00866807" w:rsidRPr="00CE3CB3" w:rsidRDefault="00866807" w:rsidP="008E62A0">
            <w:pPr>
              <w:spacing w:line="240" w:lineRule="auto"/>
              <w:rPr>
                <w:rFonts w:ascii="Calibri" w:eastAsia="Times New Roman" w:hAnsi="Calibri" w:cs="Calibri"/>
                <w:b/>
                <w:bCs/>
                <w:color w:val="000000"/>
                <w:sz w:val="18"/>
                <w:szCs w:val="18"/>
                <w:lang w:eastAsia="fr-FR"/>
              </w:rPr>
            </w:pPr>
            <w:r w:rsidRPr="00CE3CB3">
              <w:rPr>
                <w:rFonts w:ascii="Calibri" w:eastAsia="Times New Roman" w:hAnsi="Calibri" w:cs="Calibri"/>
                <w:b/>
                <w:bCs/>
                <w:color w:val="000000"/>
                <w:sz w:val="18"/>
                <w:szCs w:val="18"/>
                <w:lang w:eastAsia="fr-FR"/>
              </w:rPr>
              <w:t>Action Système</w:t>
            </w:r>
          </w:p>
        </w:tc>
      </w:tr>
      <w:tr w:rsidR="00866807" w:rsidRPr="00CE3CB3" w14:paraId="18FC8174"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17E43037" w14:textId="77777777" w:rsidR="00866807" w:rsidRPr="00CE3CB3" w:rsidRDefault="00866807" w:rsidP="008E62A0">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r w:rsidR="008E62A0">
              <w:rPr>
                <w:rFonts w:ascii="Calibri" w:eastAsia="Times New Roman" w:hAnsi="Calibri" w:cs="Calibri"/>
                <w:color w:val="000000"/>
                <w:sz w:val="18"/>
                <w:szCs w:val="18"/>
                <w:lang w:eastAsia="fr-FR"/>
              </w:rPr>
              <w:t>Aller à l'écran d'ajustement manuel</w:t>
            </w:r>
          </w:p>
        </w:tc>
        <w:tc>
          <w:tcPr>
            <w:tcW w:w="3040" w:type="dxa"/>
            <w:tcBorders>
              <w:top w:val="nil"/>
              <w:left w:val="nil"/>
              <w:bottom w:val="single" w:sz="4" w:space="0" w:color="auto"/>
              <w:right w:val="single" w:sz="4" w:space="0" w:color="auto"/>
            </w:tcBorders>
            <w:hideMark/>
          </w:tcPr>
          <w:p w14:paraId="281A6E0C"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14:paraId="35C14836"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29FEF05F" w14:textId="77777777"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Saisir les critères de recherche</w:t>
            </w:r>
          </w:p>
        </w:tc>
        <w:tc>
          <w:tcPr>
            <w:tcW w:w="3040" w:type="dxa"/>
            <w:tcBorders>
              <w:top w:val="nil"/>
              <w:left w:val="nil"/>
              <w:bottom w:val="single" w:sz="4" w:space="0" w:color="auto"/>
              <w:right w:val="single" w:sz="4" w:space="0" w:color="auto"/>
            </w:tcBorders>
            <w:hideMark/>
          </w:tcPr>
          <w:p w14:paraId="34582CF3" w14:textId="77777777" w:rsidR="00866807" w:rsidRPr="00CE3CB3" w:rsidRDefault="00866807" w:rsidP="008E62A0">
            <w:pPr>
              <w:spacing w:line="240" w:lineRule="auto"/>
              <w:rPr>
                <w:rFonts w:ascii="Calibri" w:eastAsia="Times New Roman" w:hAnsi="Calibri" w:cs="Calibri"/>
                <w:color w:val="000000"/>
                <w:sz w:val="18"/>
                <w:szCs w:val="18"/>
                <w:lang w:eastAsia="fr-FR"/>
              </w:rPr>
            </w:pPr>
            <w:r w:rsidRPr="00CE3CB3">
              <w:rPr>
                <w:rFonts w:ascii="Calibri" w:eastAsia="Times New Roman" w:hAnsi="Calibri" w:cs="Calibri"/>
                <w:color w:val="000000"/>
                <w:sz w:val="18"/>
                <w:szCs w:val="18"/>
                <w:lang w:eastAsia="fr-FR"/>
              </w:rPr>
              <w:t> </w:t>
            </w:r>
          </w:p>
        </w:tc>
      </w:tr>
      <w:tr w:rsidR="00866807" w:rsidRPr="00CE3CB3" w14:paraId="01F6C217"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52FC029A" w14:textId="77777777" w:rsidR="00866807" w:rsidRPr="00CE3CB3" w:rsidRDefault="008E62A0" w:rsidP="008E62A0">
            <w:pPr>
              <w:spacing w:line="240" w:lineRule="auto"/>
              <w:rPr>
                <w:rFonts w:ascii="Calibri" w:eastAsia="Times New Roman" w:hAnsi="Calibri" w:cs="Calibri"/>
                <w:color w:val="000000"/>
                <w:sz w:val="18"/>
                <w:szCs w:val="18"/>
                <w:lang w:eastAsia="fr-FR"/>
              </w:rPr>
            </w:pPr>
            <w:proofErr w:type="gramStart"/>
            <w:r>
              <w:rPr>
                <w:rFonts w:ascii="Calibri" w:eastAsia="Times New Roman" w:hAnsi="Calibri" w:cs="Calibri"/>
                <w:color w:val="000000"/>
                <w:sz w:val="18"/>
                <w:szCs w:val="18"/>
                <w:lang w:eastAsia="fr-FR"/>
              </w:rPr>
              <w:t>Faire</w:t>
            </w:r>
            <w:proofErr w:type="gramEnd"/>
            <w:r>
              <w:rPr>
                <w:rFonts w:ascii="Calibri" w:eastAsia="Times New Roman" w:hAnsi="Calibri" w:cs="Calibri"/>
                <w:color w:val="000000"/>
                <w:sz w:val="18"/>
                <w:szCs w:val="18"/>
                <w:lang w:eastAsia="fr-FR"/>
              </w:rPr>
              <w:t xml:space="preserve"> la recherche sur l'écran d'ajustement manuel</w:t>
            </w:r>
          </w:p>
        </w:tc>
        <w:tc>
          <w:tcPr>
            <w:tcW w:w="3040" w:type="dxa"/>
            <w:tcBorders>
              <w:top w:val="nil"/>
              <w:left w:val="nil"/>
              <w:bottom w:val="single" w:sz="4" w:space="0" w:color="auto"/>
              <w:right w:val="single" w:sz="4" w:space="0" w:color="auto"/>
            </w:tcBorders>
            <w:hideMark/>
          </w:tcPr>
          <w:p w14:paraId="28FCB69F"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14:paraId="1421D2F0"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7280950A"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hideMark/>
          </w:tcPr>
          <w:p w14:paraId="49E292AD" w14:textId="77777777"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Affichage de l'AOE non ajusté</w:t>
            </w:r>
          </w:p>
        </w:tc>
      </w:tr>
      <w:tr w:rsidR="00866807" w:rsidRPr="00CE3CB3" w14:paraId="49E13532"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70A5FDBA" w14:textId="77777777"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Lancer la rechercher de la recherche</w:t>
            </w:r>
            <w:r w:rsidR="00D23291">
              <w:rPr>
                <w:rFonts w:ascii="Calibri" w:eastAsia="Times New Roman" w:hAnsi="Calibri" w:cs="Calibri"/>
                <w:color w:val="000000"/>
                <w:sz w:val="18"/>
                <w:szCs w:val="18"/>
                <w:lang w:eastAsia="fr-FR"/>
              </w:rPr>
              <w:t xml:space="preserve"> de l'IRL </w:t>
            </w:r>
            <w:proofErr w:type="gramStart"/>
            <w:r w:rsidR="00D23291">
              <w:rPr>
                <w:rFonts w:ascii="Calibri" w:eastAsia="Times New Roman" w:hAnsi="Calibri" w:cs="Calibri"/>
                <w:color w:val="000000"/>
                <w:sz w:val="18"/>
                <w:szCs w:val="18"/>
                <w:lang w:eastAsia="fr-FR"/>
              </w:rPr>
              <w:t>client</w:t>
            </w:r>
            <w:r>
              <w:rPr>
                <w:rFonts w:ascii="Calibri" w:eastAsia="Times New Roman" w:hAnsi="Calibri" w:cs="Calibri"/>
                <w:color w:val="000000"/>
                <w:sz w:val="18"/>
                <w:szCs w:val="18"/>
                <w:lang w:eastAsia="fr-FR"/>
              </w:rPr>
              <w:t>:</w:t>
            </w:r>
            <w:proofErr w:type="gramEnd"/>
            <w:r>
              <w:rPr>
                <w:rFonts w:ascii="Calibri" w:eastAsia="Times New Roman" w:hAnsi="Calibri" w:cs="Calibri"/>
                <w:color w:val="000000"/>
                <w:sz w:val="18"/>
                <w:szCs w:val="18"/>
                <w:lang w:eastAsia="fr-FR"/>
              </w:rPr>
              <w:t xml:space="preserve"> l'IRL client </w:t>
            </w:r>
            <w:r w:rsidR="00D23291">
              <w:rPr>
                <w:rFonts w:ascii="Calibri" w:eastAsia="Times New Roman" w:hAnsi="Calibri" w:cs="Calibri"/>
                <w:color w:val="000000"/>
                <w:sz w:val="18"/>
                <w:szCs w:val="18"/>
                <w:lang w:eastAsia="fr-FR"/>
              </w:rPr>
              <w:t>cible</w:t>
            </w:r>
          </w:p>
        </w:tc>
        <w:tc>
          <w:tcPr>
            <w:tcW w:w="3040" w:type="dxa"/>
            <w:tcBorders>
              <w:top w:val="nil"/>
              <w:left w:val="nil"/>
              <w:bottom w:val="single" w:sz="4" w:space="0" w:color="auto"/>
              <w:right w:val="single" w:sz="4" w:space="0" w:color="auto"/>
            </w:tcBorders>
            <w:hideMark/>
          </w:tcPr>
          <w:p w14:paraId="2B03BFC8"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14:paraId="37DA3E45"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5FC29B53"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hideMark/>
          </w:tcPr>
          <w:p w14:paraId="47CDA907" w14:textId="77777777" w:rsidR="00866807" w:rsidRPr="00CE3CB3" w:rsidRDefault="008E62A0"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 xml:space="preserve">Le système affiche l'IRL client avec </w:t>
            </w:r>
            <w:r w:rsidR="00D23291">
              <w:rPr>
                <w:rFonts w:ascii="Calibri" w:eastAsia="Times New Roman" w:hAnsi="Calibri" w:cs="Calibri"/>
                <w:color w:val="000000"/>
                <w:sz w:val="18"/>
                <w:szCs w:val="18"/>
                <w:lang w:eastAsia="fr-FR"/>
              </w:rPr>
              <w:t xml:space="preserve">le critère d'ajustement non </w:t>
            </w:r>
            <w:proofErr w:type="gramStart"/>
            <w:r w:rsidR="00D23291">
              <w:rPr>
                <w:rFonts w:ascii="Calibri" w:eastAsia="Times New Roman" w:hAnsi="Calibri" w:cs="Calibri"/>
                <w:color w:val="000000"/>
                <w:sz w:val="18"/>
                <w:szCs w:val="18"/>
                <w:lang w:eastAsia="fr-FR"/>
              </w:rPr>
              <w:t>respecté:</w:t>
            </w:r>
            <w:proofErr w:type="gramEnd"/>
            <w:r w:rsidR="00D23291">
              <w:rPr>
                <w:rFonts w:ascii="Calibri" w:eastAsia="Times New Roman" w:hAnsi="Calibri" w:cs="Calibri"/>
                <w:color w:val="000000"/>
                <w:sz w:val="18"/>
                <w:szCs w:val="18"/>
                <w:lang w:eastAsia="fr-FR"/>
              </w:rPr>
              <w:t xml:space="preserve"> différence de montant</w:t>
            </w:r>
            <w:r w:rsidR="00AF7334">
              <w:rPr>
                <w:rFonts w:ascii="Calibri" w:eastAsia="Times New Roman" w:hAnsi="Calibri" w:cs="Calibri"/>
                <w:color w:val="000000"/>
                <w:sz w:val="18"/>
                <w:szCs w:val="18"/>
                <w:lang w:eastAsia="fr-FR"/>
              </w:rPr>
              <w:t xml:space="preserve"> de dénouement</w:t>
            </w:r>
          </w:p>
        </w:tc>
      </w:tr>
      <w:tr w:rsidR="00866807" w:rsidRPr="00CE3CB3" w14:paraId="70F07107" w14:textId="77777777" w:rsidTr="008E62A0">
        <w:trPr>
          <w:trHeight w:val="480"/>
          <w:jc w:val="center"/>
        </w:trPr>
        <w:tc>
          <w:tcPr>
            <w:tcW w:w="3240" w:type="dxa"/>
            <w:tcBorders>
              <w:top w:val="nil"/>
              <w:left w:val="single" w:sz="4" w:space="0" w:color="auto"/>
              <w:bottom w:val="single" w:sz="4" w:space="0" w:color="auto"/>
              <w:right w:val="single" w:sz="4" w:space="0" w:color="auto"/>
            </w:tcBorders>
            <w:hideMark/>
          </w:tcPr>
          <w:p w14:paraId="4A93B6E8" w14:textId="77777777" w:rsidR="00866807" w:rsidRPr="00CE3CB3" w:rsidRDefault="00AF7334"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lastRenderedPageBreak/>
              <w:t>Lancer l'ajustement manuel</w:t>
            </w:r>
          </w:p>
        </w:tc>
        <w:tc>
          <w:tcPr>
            <w:tcW w:w="3040" w:type="dxa"/>
            <w:tcBorders>
              <w:top w:val="nil"/>
              <w:left w:val="nil"/>
              <w:bottom w:val="single" w:sz="4" w:space="0" w:color="auto"/>
              <w:right w:val="single" w:sz="4" w:space="0" w:color="auto"/>
            </w:tcBorders>
            <w:hideMark/>
          </w:tcPr>
          <w:p w14:paraId="1FDCB3F5"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r>
      <w:tr w:rsidR="00866807" w:rsidRPr="00CE3CB3" w14:paraId="1C1EA9CA" w14:textId="77777777" w:rsidTr="008E62A0">
        <w:trPr>
          <w:trHeight w:val="300"/>
          <w:jc w:val="center"/>
        </w:trPr>
        <w:tc>
          <w:tcPr>
            <w:tcW w:w="3240" w:type="dxa"/>
            <w:tcBorders>
              <w:top w:val="nil"/>
              <w:left w:val="single" w:sz="4" w:space="0" w:color="auto"/>
              <w:bottom w:val="single" w:sz="4" w:space="0" w:color="auto"/>
              <w:right w:val="single" w:sz="4" w:space="0" w:color="auto"/>
            </w:tcBorders>
            <w:hideMark/>
          </w:tcPr>
          <w:p w14:paraId="532D0E21" w14:textId="77777777" w:rsidR="00866807" w:rsidRPr="00CE3CB3" w:rsidRDefault="00866807" w:rsidP="008E62A0">
            <w:pPr>
              <w:spacing w:line="240" w:lineRule="auto"/>
              <w:rPr>
                <w:rFonts w:ascii="Calibri" w:eastAsia="Times New Roman" w:hAnsi="Calibri" w:cs="Calibri"/>
                <w:color w:val="000000"/>
                <w:sz w:val="18"/>
                <w:szCs w:val="18"/>
                <w:lang w:eastAsia="fr-FR"/>
              </w:rPr>
            </w:pPr>
          </w:p>
        </w:tc>
        <w:tc>
          <w:tcPr>
            <w:tcW w:w="3040" w:type="dxa"/>
            <w:tcBorders>
              <w:top w:val="nil"/>
              <w:left w:val="nil"/>
              <w:bottom w:val="single" w:sz="4" w:space="0" w:color="auto"/>
              <w:right w:val="single" w:sz="4" w:space="0" w:color="auto"/>
            </w:tcBorders>
            <w:hideMark/>
          </w:tcPr>
          <w:p w14:paraId="0283FA1C" w14:textId="77777777" w:rsidR="00866807" w:rsidRPr="00CE3CB3" w:rsidRDefault="00AF7334" w:rsidP="008E62A0">
            <w:pPr>
              <w:spacing w:line="240" w:lineRule="auto"/>
              <w:rPr>
                <w:rFonts w:ascii="Calibri" w:eastAsia="Times New Roman" w:hAnsi="Calibri" w:cs="Calibri"/>
                <w:color w:val="000000"/>
                <w:sz w:val="18"/>
                <w:szCs w:val="18"/>
                <w:lang w:eastAsia="fr-FR"/>
              </w:rPr>
            </w:pPr>
            <w:r>
              <w:rPr>
                <w:rFonts w:ascii="Calibri" w:eastAsia="Times New Roman" w:hAnsi="Calibri" w:cs="Calibri"/>
                <w:color w:val="000000"/>
                <w:sz w:val="18"/>
                <w:szCs w:val="18"/>
                <w:lang w:eastAsia="fr-FR"/>
              </w:rPr>
              <w:t>Faire l'ajustement avec prise en considération des donnée AOE et postage espèce. IRL ajusté, AOE ajusté.</w:t>
            </w:r>
            <w:r w:rsidR="0088482B">
              <w:rPr>
                <w:rFonts w:ascii="Calibri" w:eastAsia="Times New Roman" w:hAnsi="Calibri" w:cs="Calibri"/>
                <w:color w:val="000000"/>
                <w:sz w:val="18"/>
                <w:szCs w:val="18"/>
                <w:lang w:eastAsia="fr-FR"/>
              </w:rPr>
              <w:t xml:space="preserve"> (</w:t>
            </w:r>
            <w:proofErr w:type="gramStart"/>
            <w:r w:rsidR="0088482B">
              <w:rPr>
                <w:rFonts w:ascii="Calibri" w:eastAsia="Times New Roman" w:hAnsi="Calibri" w:cs="Calibri"/>
                <w:color w:val="000000"/>
                <w:sz w:val="18"/>
                <w:szCs w:val="18"/>
                <w:lang w:eastAsia="fr-FR"/>
              </w:rPr>
              <w:t>cas</w:t>
            </w:r>
            <w:proofErr w:type="gramEnd"/>
            <w:r w:rsidR="0088482B">
              <w:rPr>
                <w:rFonts w:ascii="Calibri" w:eastAsia="Times New Roman" w:hAnsi="Calibri" w:cs="Calibri"/>
                <w:color w:val="000000"/>
                <w:sz w:val="18"/>
                <w:szCs w:val="18"/>
                <w:lang w:eastAsia="fr-FR"/>
              </w:rPr>
              <w:t xml:space="preserve"> d'un postage espèce à l'</w:t>
            </w:r>
            <w:r w:rsidR="00C915CD">
              <w:rPr>
                <w:rFonts w:ascii="Calibri" w:eastAsia="Times New Roman" w:hAnsi="Calibri" w:cs="Calibri"/>
                <w:color w:val="000000"/>
                <w:sz w:val="18"/>
                <w:szCs w:val="18"/>
                <w:lang w:eastAsia="fr-FR"/>
              </w:rPr>
              <w:t>ajustement</w:t>
            </w:r>
            <w:r w:rsidR="0088482B">
              <w:rPr>
                <w:rFonts w:ascii="Calibri" w:eastAsia="Times New Roman" w:hAnsi="Calibri" w:cs="Calibri"/>
                <w:color w:val="000000"/>
                <w:sz w:val="18"/>
                <w:szCs w:val="18"/>
                <w:lang w:eastAsia="fr-FR"/>
              </w:rPr>
              <w:t>).</w:t>
            </w:r>
          </w:p>
        </w:tc>
      </w:tr>
    </w:tbl>
    <w:p w14:paraId="5F6464E7" w14:textId="77777777" w:rsidR="00866807" w:rsidRDefault="00866807" w:rsidP="00866807">
      <w:pPr>
        <w:pStyle w:val="ListParagraph"/>
        <w:spacing w:before="240" w:line="240" w:lineRule="auto"/>
        <w:ind w:right="142"/>
      </w:pPr>
    </w:p>
    <w:p w14:paraId="297FDD71" w14:textId="77777777" w:rsidR="00866807" w:rsidRPr="004325ED" w:rsidRDefault="00866807" w:rsidP="00866807">
      <w:pPr>
        <w:pStyle w:val="Style3"/>
      </w:pPr>
      <w:bookmarkStart w:id="444" w:name="_Toc412634036"/>
      <w:r w:rsidRPr="004325ED">
        <w:t>Règles de gestion</w:t>
      </w:r>
      <w:bookmarkEnd w:id="444"/>
    </w:p>
    <w:p w14:paraId="295F04A1" w14:textId="77777777" w:rsidR="00866807" w:rsidRPr="004325ED" w:rsidRDefault="00866807" w:rsidP="00866807"/>
    <w:p w14:paraId="3D416064" w14:textId="77777777" w:rsidR="00C62EB6" w:rsidRPr="00C62EB6" w:rsidRDefault="00C62EB6" w:rsidP="00C62EB6">
      <w:pPr>
        <w:rPr>
          <w:color w:val="808080" w:themeColor="background1" w:themeShade="8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C62EB6" w:rsidRPr="00C62EB6" w14:paraId="206FBD87" w14:textId="77777777" w:rsidTr="00F622E7">
        <w:trPr>
          <w:tblHeader/>
          <w:jc w:val="center"/>
        </w:trPr>
        <w:tc>
          <w:tcPr>
            <w:tcW w:w="1526" w:type="dxa"/>
            <w:shd w:val="clear" w:color="auto" w:fill="D9D9D9" w:themeFill="background1" w:themeFillShade="D9"/>
          </w:tcPr>
          <w:p w14:paraId="101BB63F" w14:textId="77777777" w:rsidR="00C62EB6" w:rsidRPr="00C62EB6" w:rsidRDefault="00C62EB6" w:rsidP="00F622E7">
            <w:pPr>
              <w:rPr>
                <w:b/>
                <w:color w:val="808080" w:themeColor="background1" w:themeShade="80"/>
              </w:rPr>
            </w:pPr>
            <w:r w:rsidRPr="00C62EB6">
              <w:rPr>
                <w:b/>
                <w:color w:val="808080" w:themeColor="background1" w:themeShade="80"/>
              </w:rPr>
              <w:t>Réf.</w:t>
            </w:r>
          </w:p>
        </w:tc>
        <w:tc>
          <w:tcPr>
            <w:tcW w:w="7719" w:type="dxa"/>
            <w:shd w:val="clear" w:color="auto" w:fill="D9D9D9" w:themeFill="background1" w:themeFillShade="D9"/>
          </w:tcPr>
          <w:p w14:paraId="122B412B" w14:textId="77777777" w:rsidR="00C62EB6" w:rsidRPr="00C62EB6" w:rsidRDefault="00C62EB6" w:rsidP="00F622E7">
            <w:pPr>
              <w:rPr>
                <w:b/>
                <w:color w:val="808080" w:themeColor="background1" w:themeShade="80"/>
              </w:rPr>
            </w:pPr>
            <w:r w:rsidRPr="00C62EB6">
              <w:rPr>
                <w:b/>
                <w:color w:val="808080" w:themeColor="background1" w:themeShade="80"/>
              </w:rPr>
              <w:t>Description</w:t>
            </w:r>
          </w:p>
        </w:tc>
      </w:tr>
      <w:tr w:rsidR="00C62EB6" w:rsidRPr="00C62EB6" w14:paraId="256B71B9" w14:textId="77777777" w:rsidTr="00F622E7">
        <w:trPr>
          <w:jc w:val="center"/>
        </w:trPr>
        <w:tc>
          <w:tcPr>
            <w:tcW w:w="1526" w:type="dxa"/>
          </w:tcPr>
          <w:p w14:paraId="79C6B2A4" w14:textId="77777777" w:rsidR="00C62EB6" w:rsidRPr="00C62EB6" w:rsidRDefault="00C62EB6" w:rsidP="00F622E7">
            <w:pPr>
              <w:jc w:val="both"/>
              <w:rPr>
                <w:color w:val="808080" w:themeColor="background1" w:themeShade="80"/>
              </w:rPr>
            </w:pPr>
            <w:r w:rsidRPr="00C62EB6">
              <w:rPr>
                <w:color w:val="808080" w:themeColor="background1" w:themeShade="80"/>
              </w:rPr>
              <w:t>RG-XXX-1</w:t>
            </w:r>
          </w:p>
        </w:tc>
        <w:tc>
          <w:tcPr>
            <w:tcW w:w="7719" w:type="dxa"/>
          </w:tcPr>
          <w:p w14:paraId="56C02C2C" w14:textId="77777777" w:rsidR="00C62EB6" w:rsidRPr="00C62EB6" w:rsidRDefault="00C62EB6" w:rsidP="00F622E7">
            <w:pPr>
              <w:pStyle w:val="Normal1"/>
              <w:rPr>
                <w:i w:val="0"/>
                <w:color w:val="808080" w:themeColor="background1" w:themeShade="80"/>
                <w:lang w:val="fr-FR"/>
              </w:rPr>
            </w:pPr>
          </w:p>
        </w:tc>
      </w:tr>
    </w:tbl>
    <w:p w14:paraId="25F6829A" w14:textId="77777777" w:rsidR="00C62EB6" w:rsidRPr="00C62EB6" w:rsidRDefault="00C62EB6" w:rsidP="00C62EB6">
      <w:pPr>
        <w:spacing w:before="60"/>
        <w:rPr>
          <w:i/>
          <w:color w:val="808080" w:themeColor="background1" w:themeShade="80"/>
          <w:sz w:val="20"/>
          <w:szCs w:val="20"/>
        </w:rPr>
      </w:pPr>
      <w:r w:rsidRPr="00C62EB6">
        <w:rPr>
          <w:i/>
          <w:color w:val="808080" w:themeColor="background1" w:themeShade="80"/>
          <w:sz w:val="20"/>
          <w:szCs w:val="20"/>
        </w:rPr>
        <w:t>XXX = Trigramme spécifique à ce cas d’utilisation</w:t>
      </w:r>
    </w:p>
    <w:p w14:paraId="7CFD10DA" w14:textId="77777777" w:rsidR="00C62EB6" w:rsidRPr="00C62EB6" w:rsidRDefault="00C62EB6" w:rsidP="00866807">
      <w:pPr>
        <w:rPr>
          <w:color w:val="808080" w:themeColor="background1" w:themeShade="80"/>
        </w:rPr>
      </w:pPr>
    </w:p>
    <w:p w14:paraId="137C8345" w14:textId="77777777" w:rsidR="00866807" w:rsidRPr="004325ED" w:rsidRDefault="00866807" w:rsidP="00866807">
      <w:pPr>
        <w:pStyle w:val="Style3"/>
      </w:pPr>
      <w:bookmarkStart w:id="445" w:name="_Toc412634037"/>
      <w:r w:rsidRPr="004325ED">
        <w:t>Traitements</w:t>
      </w:r>
      <w:bookmarkEnd w:id="445"/>
    </w:p>
    <w:p w14:paraId="2AC49C26" w14:textId="77777777" w:rsidR="00866807" w:rsidRPr="004325ED" w:rsidRDefault="00866807" w:rsidP="00866807">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866807" w:rsidRPr="004325ED" w14:paraId="06536CB8" w14:textId="77777777" w:rsidTr="008E62A0">
        <w:trPr>
          <w:tblHeader/>
          <w:jc w:val="center"/>
        </w:trPr>
        <w:tc>
          <w:tcPr>
            <w:tcW w:w="1526" w:type="dxa"/>
            <w:shd w:val="clear" w:color="auto" w:fill="808080"/>
          </w:tcPr>
          <w:p w14:paraId="53A72C7B" w14:textId="77777777" w:rsidR="00866807" w:rsidRPr="004325ED" w:rsidRDefault="00866807" w:rsidP="008E62A0">
            <w:pPr>
              <w:rPr>
                <w:b/>
              </w:rPr>
            </w:pPr>
            <w:r w:rsidRPr="004325ED">
              <w:rPr>
                <w:b/>
              </w:rPr>
              <w:t>Réf.</w:t>
            </w:r>
          </w:p>
        </w:tc>
        <w:tc>
          <w:tcPr>
            <w:tcW w:w="7719" w:type="dxa"/>
            <w:shd w:val="clear" w:color="auto" w:fill="808080"/>
          </w:tcPr>
          <w:p w14:paraId="4F6239E2" w14:textId="77777777" w:rsidR="00866807" w:rsidRPr="004325ED" w:rsidRDefault="00866807" w:rsidP="008E62A0">
            <w:pPr>
              <w:rPr>
                <w:b/>
              </w:rPr>
            </w:pPr>
            <w:r w:rsidRPr="004325ED">
              <w:rPr>
                <w:b/>
              </w:rPr>
              <w:t>Description</w:t>
            </w:r>
          </w:p>
        </w:tc>
      </w:tr>
      <w:tr w:rsidR="00866807" w:rsidRPr="004325ED" w14:paraId="2FA8B3B3" w14:textId="77777777" w:rsidTr="008E62A0">
        <w:trPr>
          <w:jc w:val="center"/>
        </w:trPr>
        <w:tc>
          <w:tcPr>
            <w:tcW w:w="1526" w:type="dxa"/>
          </w:tcPr>
          <w:p w14:paraId="497E8B9C" w14:textId="77777777" w:rsidR="00866807" w:rsidRPr="004325ED" w:rsidRDefault="00866807" w:rsidP="00D94FB4">
            <w:pPr>
              <w:jc w:val="both"/>
            </w:pPr>
            <w:r>
              <w:t>TRT-00</w:t>
            </w:r>
            <w:r w:rsidR="00D94FB4">
              <w:t>3</w:t>
            </w:r>
            <w:r w:rsidRPr="004325ED">
              <w:t>-1</w:t>
            </w:r>
          </w:p>
        </w:tc>
        <w:tc>
          <w:tcPr>
            <w:tcW w:w="7719" w:type="dxa"/>
          </w:tcPr>
          <w:p w14:paraId="16BEC56D" w14:textId="77777777" w:rsidR="00866807" w:rsidRPr="004325ED" w:rsidRDefault="0088482B" w:rsidP="008E62A0">
            <w:pPr>
              <w:pStyle w:val="Normal1"/>
              <w:rPr>
                <w:i w:val="0"/>
                <w:lang w:val="fr-FR"/>
              </w:rPr>
            </w:pPr>
            <w:r>
              <w:rPr>
                <w:i w:val="0"/>
                <w:lang w:val="fr-FR"/>
              </w:rPr>
              <w:t xml:space="preserve">Le système ajuste l'IRL client et l'AOE, les montants de l'AOE sont pris en considération et le postage espèce est effectué. </w:t>
            </w:r>
            <w:r w:rsidRPr="0088482B">
              <w:rPr>
                <w:i w:val="0"/>
                <w:lang w:val="fr-FR"/>
              </w:rPr>
              <w:t>(</w:t>
            </w:r>
            <w:proofErr w:type="gramStart"/>
            <w:r w:rsidRPr="0088482B">
              <w:rPr>
                <w:i w:val="0"/>
                <w:lang w:val="fr-FR"/>
              </w:rPr>
              <w:t>cas</w:t>
            </w:r>
            <w:proofErr w:type="gramEnd"/>
            <w:r w:rsidRPr="0088482B">
              <w:rPr>
                <w:i w:val="0"/>
                <w:lang w:val="fr-FR"/>
              </w:rPr>
              <w:t xml:space="preserve"> d'un postage espèce à l'</w:t>
            </w:r>
            <w:r w:rsidR="00C915CD" w:rsidRPr="0088482B">
              <w:rPr>
                <w:i w:val="0"/>
                <w:lang w:val="fr-FR"/>
              </w:rPr>
              <w:t>ajustement</w:t>
            </w:r>
            <w:r w:rsidRPr="0088482B">
              <w:rPr>
                <w:i w:val="0"/>
                <w:lang w:val="fr-FR"/>
              </w:rPr>
              <w:t>)</w:t>
            </w:r>
          </w:p>
        </w:tc>
      </w:tr>
    </w:tbl>
    <w:p w14:paraId="7602B057" w14:textId="77777777" w:rsidR="00866807" w:rsidRPr="004325ED" w:rsidRDefault="00866807" w:rsidP="00866807">
      <w:pPr>
        <w:spacing w:before="60"/>
        <w:rPr>
          <w:i/>
          <w:sz w:val="20"/>
          <w:szCs w:val="20"/>
        </w:rPr>
      </w:pPr>
      <w:r w:rsidRPr="004325ED">
        <w:rPr>
          <w:i/>
          <w:sz w:val="20"/>
          <w:szCs w:val="20"/>
        </w:rPr>
        <w:t>XXX = Trigramme spécifique à ce cas d’utilisation</w:t>
      </w:r>
    </w:p>
    <w:p w14:paraId="60340366" w14:textId="77777777" w:rsidR="00866807" w:rsidRPr="004325ED" w:rsidRDefault="00866807" w:rsidP="00866807">
      <w:pPr>
        <w:pStyle w:val="Style3"/>
      </w:pPr>
      <w:bookmarkStart w:id="446" w:name="_Toc412634038"/>
      <w:r w:rsidRPr="004325ED">
        <w:t>Messages d’erreur</w:t>
      </w:r>
      <w:bookmarkEnd w:id="446"/>
    </w:p>
    <w:p w14:paraId="46733B64" w14:textId="77777777" w:rsidR="00C62EB6" w:rsidRPr="004325ED" w:rsidRDefault="00C62EB6" w:rsidP="00C62EB6">
      <w:pPr>
        <w:pStyle w:val="ListParagraph"/>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7719"/>
      </w:tblGrid>
      <w:tr w:rsidR="00C62EB6" w:rsidRPr="004325ED" w14:paraId="715D8920" w14:textId="77777777" w:rsidTr="00F622E7">
        <w:trPr>
          <w:tblHeader/>
          <w:jc w:val="center"/>
        </w:trPr>
        <w:tc>
          <w:tcPr>
            <w:tcW w:w="1526" w:type="dxa"/>
            <w:shd w:val="clear" w:color="auto" w:fill="808080"/>
          </w:tcPr>
          <w:p w14:paraId="4DBA5547" w14:textId="77777777" w:rsidR="00C62EB6" w:rsidRPr="004325ED" w:rsidRDefault="00C62EB6" w:rsidP="00F622E7">
            <w:pPr>
              <w:rPr>
                <w:b/>
              </w:rPr>
            </w:pPr>
            <w:r w:rsidRPr="004325ED">
              <w:rPr>
                <w:b/>
              </w:rPr>
              <w:t>Réf.</w:t>
            </w:r>
          </w:p>
        </w:tc>
        <w:tc>
          <w:tcPr>
            <w:tcW w:w="7719" w:type="dxa"/>
            <w:shd w:val="clear" w:color="auto" w:fill="808080"/>
          </w:tcPr>
          <w:p w14:paraId="0066587E" w14:textId="77777777" w:rsidR="00C62EB6" w:rsidRPr="004325ED" w:rsidRDefault="00C62EB6" w:rsidP="00F622E7">
            <w:pPr>
              <w:rPr>
                <w:b/>
              </w:rPr>
            </w:pPr>
            <w:r w:rsidRPr="004325ED">
              <w:rPr>
                <w:b/>
              </w:rPr>
              <w:t>Description</w:t>
            </w:r>
          </w:p>
        </w:tc>
      </w:tr>
      <w:tr w:rsidR="00C62EB6" w:rsidRPr="004325ED" w14:paraId="5BE089BD" w14:textId="77777777" w:rsidTr="00F622E7">
        <w:trPr>
          <w:jc w:val="center"/>
        </w:trPr>
        <w:tc>
          <w:tcPr>
            <w:tcW w:w="1526" w:type="dxa"/>
          </w:tcPr>
          <w:p w14:paraId="2C62890A" w14:textId="77777777" w:rsidR="00C62EB6" w:rsidRPr="004325ED" w:rsidRDefault="00C62EB6" w:rsidP="00F622E7">
            <w:pPr>
              <w:jc w:val="both"/>
            </w:pPr>
            <w:r w:rsidRPr="004325ED">
              <w:t>ERR-GEN-1</w:t>
            </w:r>
          </w:p>
        </w:tc>
        <w:tc>
          <w:tcPr>
            <w:tcW w:w="7719" w:type="dxa"/>
          </w:tcPr>
          <w:p w14:paraId="5B300299" w14:textId="77777777" w:rsidR="00C62EB6" w:rsidRPr="004325ED" w:rsidRDefault="00C62EB6" w:rsidP="00C62EB6">
            <w:pPr>
              <w:pStyle w:val="Normal1"/>
              <w:rPr>
                <w:i w:val="0"/>
                <w:lang w:val="fr-FR"/>
              </w:rPr>
            </w:pPr>
            <w:r>
              <w:rPr>
                <w:i w:val="0"/>
                <w:lang w:val="fr-FR"/>
              </w:rPr>
              <w:t>Le système ne permet pas l'action de l'ajustement si l'utilisateur essaie de forcer l'ajustement avec une IRL client non éligible</w:t>
            </w:r>
          </w:p>
        </w:tc>
      </w:tr>
    </w:tbl>
    <w:p w14:paraId="5010EF8D" w14:textId="77777777" w:rsidR="00C62EB6" w:rsidRPr="004325ED" w:rsidRDefault="00C62EB6" w:rsidP="00C62EB6">
      <w:pPr>
        <w:spacing w:before="60"/>
        <w:rPr>
          <w:i/>
          <w:sz w:val="20"/>
          <w:szCs w:val="20"/>
        </w:rPr>
      </w:pPr>
      <w:r w:rsidRPr="004325ED">
        <w:rPr>
          <w:i/>
          <w:sz w:val="20"/>
          <w:szCs w:val="20"/>
        </w:rPr>
        <w:t>XXX = Trigramme spécifique à ce cas d’utilisation</w:t>
      </w:r>
    </w:p>
    <w:p w14:paraId="34C2D089" w14:textId="77777777" w:rsidR="00866807" w:rsidRPr="004325ED" w:rsidRDefault="00866807" w:rsidP="00350AEE"/>
    <w:p w14:paraId="30C6E938" w14:textId="77777777" w:rsidR="00937CB5" w:rsidRPr="004325ED" w:rsidRDefault="00937CB5" w:rsidP="00937CB5">
      <w:pPr>
        <w:pStyle w:val="Style1"/>
      </w:pPr>
      <w:bookmarkStart w:id="447" w:name="_Toc54515390"/>
      <w:bookmarkStart w:id="448" w:name="_Toc318352136"/>
      <w:bookmarkStart w:id="449" w:name="_Toc319568802"/>
      <w:bookmarkStart w:id="450" w:name="_Toc412634039"/>
      <w:r w:rsidRPr="004325ED">
        <w:t>Description des écrans</w:t>
      </w:r>
      <w:bookmarkStart w:id="451" w:name="_Toc54515391"/>
      <w:bookmarkEnd w:id="447"/>
      <w:bookmarkEnd w:id="448"/>
      <w:bookmarkEnd w:id="449"/>
      <w:bookmarkEnd w:id="450"/>
    </w:p>
    <w:p w14:paraId="59EDCDD4" w14:textId="77777777" w:rsidR="00937CB5" w:rsidRPr="004325ED" w:rsidRDefault="00937CB5" w:rsidP="00937CB5">
      <w:pPr>
        <w:pStyle w:val="Style2"/>
      </w:pPr>
      <w:bookmarkStart w:id="452" w:name="_Toc319568803"/>
      <w:bookmarkStart w:id="453" w:name="_Toc412634040"/>
      <w:r w:rsidRPr="004325ED">
        <w:t>Diagramme de navigation</w:t>
      </w:r>
      <w:bookmarkEnd w:id="451"/>
      <w:bookmarkEnd w:id="452"/>
      <w:bookmarkEnd w:id="453"/>
    </w:p>
    <w:p w14:paraId="12FE189B" w14:textId="77777777" w:rsidR="00955988" w:rsidRDefault="00955988" w:rsidP="00955988">
      <w:pPr>
        <w:rPr>
          <w:i/>
        </w:rPr>
      </w:pPr>
    </w:p>
    <w:p w14:paraId="3902BCF0" w14:textId="77777777" w:rsidR="00955988" w:rsidRPr="00FE54CA" w:rsidRDefault="00E40BCD" w:rsidP="00E45B8F">
      <w:pPr>
        <w:rPr>
          <w:i/>
        </w:rPr>
      </w:pPr>
      <w:r w:rsidRPr="00E45B8F">
        <w:rPr>
          <w:i/>
        </w:rPr>
        <w:t xml:space="preserve">[Enchaînement décrit dans le </w:t>
      </w:r>
      <w:r w:rsidR="00E45B8F" w:rsidRPr="00E45B8F">
        <w:rPr>
          <w:i/>
        </w:rPr>
        <w:t>§3 PROCESSUS METIER</w:t>
      </w:r>
      <w:r w:rsidR="00955988" w:rsidRPr="00E45B8F">
        <w:rPr>
          <w:i/>
        </w:rPr>
        <w:t>]</w:t>
      </w:r>
    </w:p>
    <w:p w14:paraId="391719BB" w14:textId="77777777" w:rsidR="00937CB5" w:rsidRPr="004325ED" w:rsidRDefault="00937CB5" w:rsidP="00937CB5">
      <w:pPr>
        <w:pStyle w:val="Style2"/>
      </w:pPr>
      <w:bookmarkStart w:id="454" w:name="_Toc54515392"/>
      <w:bookmarkStart w:id="455" w:name="_Toc319568804"/>
      <w:bookmarkStart w:id="456" w:name="_Toc412634041"/>
      <w:r w:rsidRPr="004325ED">
        <w:t>Description de l’écran &lt;</w:t>
      </w:r>
      <w:r w:rsidR="00177F5C">
        <w:t>Création d'une IRL</w:t>
      </w:r>
      <w:r w:rsidRPr="004325ED">
        <w:t>&gt;</w:t>
      </w:r>
      <w:bookmarkEnd w:id="454"/>
      <w:bookmarkEnd w:id="455"/>
      <w:bookmarkEnd w:id="456"/>
    </w:p>
    <w:p w14:paraId="4642ECE8" w14:textId="77777777" w:rsidR="00937CB5" w:rsidRPr="004325ED" w:rsidRDefault="00937CB5" w:rsidP="00937CB5">
      <w:pPr>
        <w:pStyle w:val="Style3"/>
      </w:pPr>
      <w:bookmarkStart w:id="457" w:name="_Toc54515393"/>
      <w:bookmarkStart w:id="458" w:name="_Toc319568805"/>
      <w:bookmarkStart w:id="459" w:name="_Toc412634042"/>
      <w:r w:rsidRPr="004325ED">
        <w:t>Maquette de l’écran &lt;</w:t>
      </w:r>
      <w:r w:rsidR="00177F5C">
        <w:t>Création d'une IRL</w:t>
      </w:r>
      <w:r w:rsidRPr="004325ED">
        <w:t>&gt;</w:t>
      </w:r>
      <w:bookmarkEnd w:id="457"/>
      <w:bookmarkEnd w:id="458"/>
      <w:bookmarkEnd w:id="459"/>
    </w:p>
    <w:p w14:paraId="10874F2F" w14:textId="77777777" w:rsidR="00937CB5" w:rsidRDefault="00937CB5" w:rsidP="00937CB5"/>
    <w:p w14:paraId="31F57BD1" w14:textId="77777777" w:rsidR="002561FA" w:rsidRDefault="002561FA" w:rsidP="00937CB5"/>
    <w:p w14:paraId="319BCE2E" w14:textId="77777777" w:rsidR="002561FA" w:rsidRDefault="002561FA" w:rsidP="002561FA">
      <w:r>
        <w:rPr>
          <w:noProof/>
          <w:lang w:eastAsia="fr-FR"/>
        </w:rPr>
        <w:lastRenderedPageBreak/>
        <w:drawing>
          <wp:inline distT="0" distB="0" distL="0" distR="0" wp14:anchorId="67C41D48" wp14:editId="69A44EF0">
            <wp:extent cx="5752465" cy="2243455"/>
            <wp:effectExtent l="1905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srcRect/>
                    <a:stretch>
                      <a:fillRect/>
                    </a:stretch>
                  </pic:blipFill>
                  <pic:spPr bwMode="auto">
                    <a:xfrm>
                      <a:off x="0" y="0"/>
                      <a:ext cx="5752465" cy="2243455"/>
                    </a:xfrm>
                    <a:prstGeom prst="rect">
                      <a:avLst/>
                    </a:prstGeom>
                    <a:noFill/>
                    <a:ln w="9525">
                      <a:noFill/>
                      <a:miter lim="800000"/>
                      <a:headEnd/>
                      <a:tailEnd/>
                    </a:ln>
                  </pic:spPr>
                </pic:pic>
              </a:graphicData>
            </a:graphic>
          </wp:inline>
        </w:drawing>
      </w:r>
      <w:r>
        <w:rPr>
          <w:noProof/>
          <w:lang w:eastAsia="fr-FR"/>
        </w:rPr>
        <w:drawing>
          <wp:inline distT="0" distB="0" distL="0" distR="0" wp14:anchorId="5F7529B9" wp14:editId="2CCE8490">
            <wp:extent cx="5753100" cy="202882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srcRect/>
                    <a:stretch>
                      <a:fillRect/>
                    </a:stretch>
                  </pic:blipFill>
                  <pic:spPr bwMode="auto">
                    <a:xfrm>
                      <a:off x="0" y="0"/>
                      <a:ext cx="5753100" cy="2028825"/>
                    </a:xfrm>
                    <a:prstGeom prst="rect">
                      <a:avLst/>
                    </a:prstGeom>
                    <a:noFill/>
                    <a:ln w="9525">
                      <a:noFill/>
                      <a:miter lim="800000"/>
                      <a:headEnd/>
                      <a:tailEnd/>
                    </a:ln>
                  </pic:spPr>
                </pic:pic>
              </a:graphicData>
            </a:graphic>
          </wp:inline>
        </w:drawing>
      </w:r>
    </w:p>
    <w:p w14:paraId="4141789A" w14:textId="77777777" w:rsidR="00937CB5" w:rsidRPr="004325ED" w:rsidRDefault="00937CB5" w:rsidP="00937CB5">
      <w:pPr>
        <w:jc w:val="center"/>
        <w:rPr>
          <w:i/>
        </w:rPr>
      </w:pPr>
    </w:p>
    <w:p w14:paraId="07BC8723" w14:textId="77777777" w:rsidR="00937CB5" w:rsidRPr="004325ED" w:rsidRDefault="00937CB5" w:rsidP="00937CB5">
      <w:pPr>
        <w:pStyle w:val="Style3"/>
      </w:pPr>
      <w:bookmarkStart w:id="460" w:name="_Toc54515394"/>
      <w:bookmarkStart w:id="461" w:name="_Toc319568806"/>
      <w:bookmarkStart w:id="462" w:name="_Toc412634043"/>
      <w:r w:rsidRPr="004325ED">
        <w:t>Typologie des données manipulées</w:t>
      </w:r>
      <w:bookmarkEnd w:id="460"/>
      <w:bookmarkEnd w:id="461"/>
      <w:bookmarkEnd w:id="462"/>
    </w:p>
    <w:p w14:paraId="6698FF5D" w14:textId="77777777" w:rsidR="00937CB5" w:rsidRPr="004325ED" w:rsidRDefault="00937CB5" w:rsidP="00075A23">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077"/>
        <w:gridCol w:w="1269"/>
        <w:gridCol w:w="1061"/>
        <w:gridCol w:w="2547"/>
        <w:gridCol w:w="1134"/>
        <w:gridCol w:w="2520"/>
      </w:tblGrid>
      <w:tr w:rsidR="00937CB5" w:rsidRPr="004325ED" w14:paraId="6CE5A858" w14:textId="77777777" w:rsidTr="00BA7060">
        <w:trPr>
          <w:trHeight w:val="623"/>
        </w:trPr>
        <w:tc>
          <w:tcPr>
            <w:tcW w:w="1077" w:type="dxa"/>
            <w:shd w:val="solid" w:color="808080" w:fill="808080"/>
          </w:tcPr>
          <w:p w14:paraId="16896EBA" w14:textId="77777777" w:rsidR="00937CB5" w:rsidRPr="004325ED" w:rsidRDefault="00937CB5" w:rsidP="00BA7060">
            <w:pPr>
              <w:jc w:val="center"/>
              <w:rPr>
                <w:b/>
                <w:bCs/>
              </w:rPr>
            </w:pPr>
            <w:r w:rsidRPr="004325ED">
              <w:rPr>
                <w:b/>
                <w:bCs/>
              </w:rPr>
              <w:t>Champ</w:t>
            </w:r>
          </w:p>
        </w:tc>
        <w:tc>
          <w:tcPr>
            <w:tcW w:w="1269" w:type="dxa"/>
            <w:shd w:val="solid" w:color="808080" w:fill="808080"/>
          </w:tcPr>
          <w:p w14:paraId="3169842D" w14:textId="77777777" w:rsidR="00937CB5" w:rsidRPr="004325ED" w:rsidRDefault="00937CB5" w:rsidP="00BA7060">
            <w:pPr>
              <w:jc w:val="center"/>
              <w:rPr>
                <w:b/>
                <w:bCs/>
              </w:rPr>
            </w:pPr>
            <w:r w:rsidRPr="004325ED">
              <w:rPr>
                <w:b/>
                <w:bCs/>
              </w:rPr>
              <w:t>Etiquette</w:t>
            </w:r>
          </w:p>
        </w:tc>
        <w:tc>
          <w:tcPr>
            <w:tcW w:w="1061" w:type="dxa"/>
            <w:shd w:val="solid" w:color="808080" w:fill="808080"/>
          </w:tcPr>
          <w:p w14:paraId="38008B70" w14:textId="77777777" w:rsidR="00937CB5" w:rsidRPr="004325ED" w:rsidRDefault="00937CB5" w:rsidP="00BA7060">
            <w:pPr>
              <w:jc w:val="center"/>
              <w:rPr>
                <w:b/>
                <w:bCs/>
              </w:rPr>
            </w:pPr>
            <w:r w:rsidRPr="004325ED">
              <w:rPr>
                <w:b/>
                <w:bCs/>
              </w:rPr>
              <w:t>Type de champ</w:t>
            </w:r>
          </w:p>
        </w:tc>
        <w:tc>
          <w:tcPr>
            <w:tcW w:w="2547" w:type="dxa"/>
            <w:shd w:val="solid" w:color="808080" w:fill="808080"/>
          </w:tcPr>
          <w:p w14:paraId="07F22068" w14:textId="77777777" w:rsidR="00937CB5" w:rsidRPr="004325ED" w:rsidRDefault="00937CB5" w:rsidP="00BA7060">
            <w:pPr>
              <w:jc w:val="center"/>
              <w:rPr>
                <w:b/>
                <w:bCs/>
              </w:rPr>
            </w:pPr>
            <w:r w:rsidRPr="004325ED">
              <w:rPr>
                <w:b/>
                <w:bCs/>
              </w:rPr>
              <w:t>Type de donnée manipulée</w:t>
            </w:r>
          </w:p>
        </w:tc>
        <w:tc>
          <w:tcPr>
            <w:tcW w:w="1134" w:type="dxa"/>
            <w:shd w:val="solid" w:color="808080" w:fill="808080"/>
          </w:tcPr>
          <w:p w14:paraId="6ED1EBA7" w14:textId="77777777" w:rsidR="00937CB5" w:rsidRPr="004325ED" w:rsidRDefault="00937CB5" w:rsidP="00BA7060">
            <w:pPr>
              <w:jc w:val="center"/>
              <w:rPr>
                <w:b/>
                <w:bCs/>
              </w:rPr>
            </w:pPr>
            <w:r w:rsidRPr="004325ED">
              <w:rPr>
                <w:b/>
                <w:bCs/>
              </w:rPr>
              <w:t>Taille</w:t>
            </w:r>
          </w:p>
        </w:tc>
        <w:tc>
          <w:tcPr>
            <w:tcW w:w="2520" w:type="dxa"/>
            <w:shd w:val="solid" w:color="808080" w:fill="808080"/>
          </w:tcPr>
          <w:p w14:paraId="064A5684" w14:textId="77777777" w:rsidR="00937CB5" w:rsidRPr="004325ED" w:rsidRDefault="00937CB5" w:rsidP="00BA7060">
            <w:pPr>
              <w:jc w:val="center"/>
              <w:rPr>
                <w:b/>
                <w:bCs/>
              </w:rPr>
            </w:pPr>
            <w:r w:rsidRPr="004325ED">
              <w:rPr>
                <w:b/>
                <w:bCs/>
              </w:rPr>
              <w:t>Description &amp; valeurs possibles</w:t>
            </w:r>
          </w:p>
        </w:tc>
      </w:tr>
      <w:tr w:rsidR="00AE4632" w:rsidRPr="004325ED" w14:paraId="271E42AB" w14:textId="77777777" w:rsidTr="00BA7060">
        <w:tc>
          <w:tcPr>
            <w:tcW w:w="1077" w:type="dxa"/>
          </w:tcPr>
          <w:p w14:paraId="4178201F" w14:textId="77777777" w:rsidR="00AE4632" w:rsidRPr="00FF0877" w:rsidRDefault="00AE4632" w:rsidP="00BA7060">
            <w:pPr>
              <w:rPr>
                <w:sz w:val="18"/>
                <w:szCs w:val="18"/>
              </w:rPr>
            </w:pPr>
            <w:r w:rsidRPr="00FF0877">
              <w:rPr>
                <w:sz w:val="18"/>
                <w:szCs w:val="18"/>
              </w:rPr>
              <w:t>Référence client</w:t>
            </w:r>
          </w:p>
        </w:tc>
        <w:tc>
          <w:tcPr>
            <w:tcW w:w="1269" w:type="dxa"/>
          </w:tcPr>
          <w:p w14:paraId="38750B52" w14:textId="77777777" w:rsidR="00AE4632" w:rsidRPr="00FF0877" w:rsidRDefault="00AE4632" w:rsidP="00F622E7">
            <w:pPr>
              <w:rPr>
                <w:sz w:val="18"/>
                <w:szCs w:val="18"/>
              </w:rPr>
            </w:pPr>
            <w:r w:rsidRPr="00FF0877">
              <w:rPr>
                <w:sz w:val="18"/>
                <w:szCs w:val="18"/>
              </w:rPr>
              <w:t>Référence client</w:t>
            </w:r>
          </w:p>
        </w:tc>
        <w:tc>
          <w:tcPr>
            <w:tcW w:w="1061" w:type="dxa"/>
          </w:tcPr>
          <w:p w14:paraId="7D401C41" w14:textId="77777777" w:rsidR="00AE4632" w:rsidRPr="00FF0877" w:rsidRDefault="00AE4632" w:rsidP="00BA7060">
            <w:pPr>
              <w:rPr>
                <w:sz w:val="18"/>
                <w:szCs w:val="18"/>
              </w:rPr>
            </w:pPr>
            <w:r w:rsidRPr="00FF0877">
              <w:rPr>
                <w:sz w:val="18"/>
                <w:szCs w:val="18"/>
              </w:rPr>
              <w:t>Alphanumérique</w:t>
            </w:r>
          </w:p>
        </w:tc>
        <w:tc>
          <w:tcPr>
            <w:tcW w:w="2547" w:type="dxa"/>
          </w:tcPr>
          <w:p w14:paraId="1F88F728" w14:textId="77777777" w:rsidR="00AE4632" w:rsidRPr="00FF0877" w:rsidRDefault="00AE4632" w:rsidP="00F622E7">
            <w:pPr>
              <w:rPr>
                <w:sz w:val="18"/>
                <w:szCs w:val="18"/>
              </w:rPr>
            </w:pPr>
            <w:r w:rsidRPr="00FF0877">
              <w:rPr>
                <w:sz w:val="18"/>
                <w:szCs w:val="18"/>
              </w:rPr>
              <w:t>Alphanumérique</w:t>
            </w:r>
          </w:p>
        </w:tc>
        <w:tc>
          <w:tcPr>
            <w:tcW w:w="1134" w:type="dxa"/>
          </w:tcPr>
          <w:p w14:paraId="647E71A7" w14:textId="77777777" w:rsidR="00AE4632" w:rsidRPr="00FF0877" w:rsidRDefault="00AE4632" w:rsidP="00BA7060">
            <w:pPr>
              <w:rPr>
                <w:sz w:val="18"/>
                <w:szCs w:val="18"/>
              </w:rPr>
            </w:pPr>
            <w:r w:rsidRPr="00FF0877">
              <w:rPr>
                <w:sz w:val="18"/>
                <w:szCs w:val="18"/>
              </w:rPr>
              <w:t>-</w:t>
            </w:r>
          </w:p>
        </w:tc>
        <w:tc>
          <w:tcPr>
            <w:tcW w:w="2520" w:type="dxa"/>
          </w:tcPr>
          <w:p w14:paraId="61DAEF61" w14:textId="77777777" w:rsidR="00AE4632" w:rsidRDefault="00AE4632">
            <w:r w:rsidRPr="00BE2893">
              <w:rPr>
                <w:i/>
                <w:sz w:val="18"/>
                <w:szCs w:val="18"/>
              </w:rPr>
              <w:t>§3 PROCESSUS METIER</w:t>
            </w:r>
          </w:p>
        </w:tc>
      </w:tr>
      <w:tr w:rsidR="00AE4632" w:rsidRPr="004325ED" w14:paraId="62644420" w14:textId="77777777" w:rsidTr="00BA7060">
        <w:tc>
          <w:tcPr>
            <w:tcW w:w="1077" w:type="dxa"/>
          </w:tcPr>
          <w:p w14:paraId="4EF05936" w14:textId="77777777" w:rsidR="00AE4632" w:rsidRPr="00FF0877" w:rsidRDefault="00AE4632" w:rsidP="00BA7060">
            <w:pPr>
              <w:rPr>
                <w:sz w:val="18"/>
                <w:szCs w:val="18"/>
              </w:rPr>
            </w:pPr>
            <w:r w:rsidRPr="00FF0877">
              <w:rPr>
                <w:sz w:val="18"/>
                <w:szCs w:val="18"/>
              </w:rPr>
              <w:t>Type de transaction</w:t>
            </w:r>
          </w:p>
        </w:tc>
        <w:tc>
          <w:tcPr>
            <w:tcW w:w="1269" w:type="dxa"/>
          </w:tcPr>
          <w:p w14:paraId="759B4435" w14:textId="77777777" w:rsidR="00AE4632" w:rsidRPr="00FF0877" w:rsidRDefault="00AE4632" w:rsidP="00F622E7">
            <w:pPr>
              <w:rPr>
                <w:sz w:val="18"/>
                <w:szCs w:val="18"/>
              </w:rPr>
            </w:pPr>
            <w:r w:rsidRPr="00FF0877">
              <w:rPr>
                <w:sz w:val="18"/>
                <w:szCs w:val="18"/>
              </w:rPr>
              <w:t>Type de transaction</w:t>
            </w:r>
          </w:p>
        </w:tc>
        <w:tc>
          <w:tcPr>
            <w:tcW w:w="1061" w:type="dxa"/>
          </w:tcPr>
          <w:p w14:paraId="60948C0E" w14:textId="77777777" w:rsidR="00AE4632" w:rsidRPr="00FF0877" w:rsidRDefault="00AE4632" w:rsidP="00BA7060">
            <w:pPr>
              <w:rPr>
                <w:sz w:val="18"/>
                <w:szCs w:val="18"/>
              </w:rPr>
            </w:pPr>
            <w:r w:rsidRPr="00FF0877">
              <w:rPr>
                <w:sz w:val="18"/>
                <w:szCs w:val="18"/>
              </w:rPr>
              <w:t>Liste</w:t>
            </w:r>
          </w:p>
        </w:tc>
        <w:tc>
          <w:tcPr>
            <w:tcW w:w="2547" w:type="dxa"/>
          </w:tcPr>
          <w:p w14:paraId="3DCDD705" w14:textId="77777777" w:rsidR="00AE4632" w:rsidRPr="00FF0877" w:rsidRDefault="00AE4632" w:rsidP="00F622E7">
            <w:pPr>
              <w:rPr>
                <w:sz w:val="18"/>
                <w:szCs w:val="18"/>
              </w:rPr>
            </w:pPr>
            <w:r w:rsidRPr="00FF0877">
              <w:rPr>
                <w:sz w:val="18"/>
                <w:szCs w:val="18"/>
              </w:rPr>
              <w:t>Liste</w:t>
            </w:r>
          </w:p>
        </w:tc>
        <w:tc>
          <w:tcPr>
            <w:tcW w:w="1134" w:type="dxa"/>
          </w:tcPr>
          <w:p w14:paraId="1CBE9DCE" w14:textId="77777777" w:rsidR="00AE4632" w:rsidRPr="00FF0877" w:rsidRDefault="00AE4632" w:rsidP="00BA7060">
            <w:pPr>
              <w:rPr>
                <w:sz w:val="18"/>
                <w:szCs w:val="18"/>
              </w:rPr>
            </w:pPr>
            <w:r w:rsidRPr="00FF0877">
              <w:rPr>
                <w:sz w:val="18"/>
                <w:szCs w:val="18"/>
              </w:rPr>
              <w:t>-</w:t>
            </w:r>
          </w:p>
        </w:tc>
        <w:tc>
          <w:tcPr>
            <w:tcW w:w="2520" w:type="dxa"/>
          </w:tcPr>
          <w:p w14:paraId="57B8AA25" w14:textId="77777777" w:rsidR="00AE4632" w:rsidRDefault="00AE4632">
            <w:r w:rsidRPr="00BE2893">
              <w:rPr>
                <w:i/>
                <w:sz w:val="18"/>
                <w:szCs w:val="18"/>
              </w:rPr>
              <w:t>§3 PROCESSUS METIER</w:t>
            </w:r>
          </w:p>
        </w:tc>
      </w:tr>
      <w:tr w:rsidR="00AE4632" w:rsidRPr="004325ED" w14:paraId="62D9ADB4" w14:textId="77777777" w:rsidTr="00BA7060">
        <w:tc>
          <w:tcPr>
            <w:tcW w:w="1077" w:type="dxa"/>
          </w:tcPr>
          <w:p w14:paraId="3B96750A" w14:textId="77777777" w:rsidR="00AE4632" w:rsidRPr="00FF0877" w:rsidRDefault="00AE4632" w:rsidP="00BA7060">
            <w:pPr>
              <w:rPr>
                <w:sz w:val="18"/>
                <w:szCs w:val="18"/>
              </w:rPr>
            </w:pPr>
            <w:r w:rsidRPr="00FF0877">
              <w:rPr>
                <w:sz w:val="18"/>
                <w:szCs w:val="18"/>
              </w:rPr>
              <w:t>Actif</w:t>
            </w:r>
          </w:p>
        </w:tc>
        <w:tc>
          <w:tcPr>
            <w:tcW w:w="1269" w:type="dxa"/>
          </w:tcPr>
          <w:p w14:paraId="1614CC50" w14:textId="77777777" w:rsidR="00AE4632" w:rsidRPr="00FF0877" w:rsidRDefault="00AE4632" w:rsidP="00F622E7">
            <w:pPr>
              <w:rPr>
                <w:sz w:val="18"/>
                <w:szCs w:val="18"/>
              </w:rPr>
            </w:pPr>
            <w:r w:rsidRPr="00FF0877">
              <w:rPr>
                <w:sz w:val="18"/>
                <w:szCs w:val="18"/>
              </w:rPr>
              <w:t>Actif</w:t>
            </w:r>
          </w:p>
        </w:tc>
        <w:tc>
          <w:tcPr>
            <w:tcW w:w="1061" w:type="dxa"/>
          </w:tcPr>
          <w:p w14:paraId="36EEDE13" w14:textId="77777777" w:rsidR="00AE4632" w:rsidRPr="00FF0877" w:rsidRDefault="00AE4632" w:rsidP="00BA7060">
            <w:pPr>
              <w:rPr>
                <w:sz w:val="18"/>
                <w:szCs w:val="18"/>
              </w:rPr>
            </w:pPr>
            <w:r w:rsidRPr="00FF0877">
              <w:rPr>
                <w:sz w:val="18"/>
                <w:szCs w:val="18"/>
              </w:rPr>
              <w:t>Liste</w:t>
            </w:r>
          </w:p>
        </w:tc>
        <w:tc>
          <w:tcPr>
            <w:tcW w:w="2547" w:type="dxa"/>
          </w:tcPr>
          <w:p w14:paraId="04CA3D8C" w14:textId="77777777" w:rsidR="00AE4632" w:rsidRPr="00FF0877" w:rsidRDefault="00AE4632" w:rsidP="00F622E7">
            <w:pPr>
              <w:rPr>
                <w:sz w:val="18"/>
                <w:szCs w:val="18"/>
              </w:rPr>
            </w:pPr>
            <w:r w:rsidRPr="00FF0877">
              <w:rPr>
                <w:sz w:val="18"/>
                <w:szCs w:val="18"/>
              </w:rPr>
              <w:t>Liste</w:t>
            </w:r>
          </w:p>
        </w:tc>
        <w:tc>
          <w:tcPr>
            <w:tcW w:w="1134" w:type="dxa"/>
          </w:tcPr>
          <w:p w14:paraId="5DA7D1A4" w14:textId="77777777" w:rsidR="00AE4632" w:rsidRPr="00FF0877" w:rsidRDefault="00AE4632" w:rsidP="00BA7060">
            <w:pPr>
              <w:rPr>
                <w:sz w:val="18"/>
                <w:szCs w:val="18"/>
              </w:rPr>
            </w:pPr>
            <w:r w:rsidRPr="00FF0877">
              <w:rPr>
                <w:sz w:val="18"/>
                <w:szCs w:val="18"/>
              </w:rPr>
              <w:t>-</w:t>
            </w:r>
          </w:p>
        </w:tc>
        <w:tc>
          <w:tcPr>
            <w:tcW w:w="2520" w:type="dxa"/>
          </w:tcPr>
          <w:p w14:paraId="0A2259BF" w14:textId="77777777" w:rsidR="00AE4632" w:rsidRDefault="00AE4632">
            <w:r w:rsidRPr="00BE2893">
              <w:rPr>
                <w:i/>
                <w:sz w:val="18"/>
                <w:szCs w:val="18"/>
              </w:rPr>
              <w:t>§3 PROCESSUS METIER</w:t>
            </w:r>
          </w:p>
        </w:tc>
      </w:tr>
      <w:tr w:rsidR="00AE4632" w:rsidRPr="004325ED" w14:paraId="52DED59C" w14:textId="77777777" w:rsidTr="00BA7060">
        <w:tc>
          <w:tcPr>
            <w:tcW w:w="1077" w:type="dxa"/>
          </w:tcPr>
          <w:p w14:paraId="53E9D0DE" w14:textId="77777777" w:rsidR="00AE4632" w:rsidRPr="00FF0877" w:rsidRDefault="00AE4632" w:rsidP="00BA7060">
            <w:pPr>
              <w:rPr>
                <w:sz w:val="18"/>
                <w:szCs w:val="18"/>
              </w:rPr>
            </w:pPr>
            <w:r w:rsidRPr="00FF0877">
              <w:rPr>
                <w:sz w:val="18"/>
                <w:szCs w:val="18"/>
              </w:rPr>
              <w:t>Quantité</w:t>
            </w:r>
          </w:p>
        </w:tc>
        <w:tc>
          <w:tcPr>
            <w:tcW w:w="1269" w:type="dxa"/>
          </w:tcPr>
          <w:p w14:paraId="4BFEC5DD" w14:textId="77777777" w:rsidR="00AE4632" w:rsidRPr="00FF0877" w:rsidRDefault="00AE4632" w:rsidP="00F622E7">
            <w:pPr>
              <w:rPr>
                <w:sz w:val="18"/>
                <w:szCs w:val="18"/>
              </w:rPr>
            </w:pPr>
            <w:r w:rsidRPr="00FF0877">
              <w:rPr>
                <w:sz w:val="18"/>
                <w:szCs w:val="18"/>
              </w:rPr>
              <w:t>Quantité</w:t>
            </w:r>
          </w:p>
        </w:tc>
        <w:tc>
          <w:tcPr>
            <w:tcW w:w="1061" w:type="dxa"/>
          </w:tcPr>
          <w:p w14:paraId="07F99ABC" w14:textId="77777777" w:rsidR="00AE4632" w:rsidRPr="00FF0877" w:rsidRDefault="00AE4632" w:rsidP="00BA7060">
            <w:pPr>
              <w:rPr>
                <w:sz w:val="18"/>
                <w:szCs w:val="18"/>
              </w:rPr>
            </w:pPr>
            <w:r w:rsidRPr="00FF0877">
              <w:rPr>
                <w:sz w:val="18"/>
                <w:szCs w:val="18"/>
              </w:rPr>
              <w:t>Numérique</w:t>
            </w:r>
          </w:p>
        </w:tc>
        <w:tc>
          <w:tcPr>
            <w:tcW w:w="2547" w:type="dxa"/>
          </w:tcPr>
          <w:p w14:paraId="0DB1E3E9" w14:textId="77777777" w:rsidR="00AE4632" w:rsidRPr="00FF0877" w:rsidRDefault="00AE4632" w:rsidP="00F622E7">
            <w:pPr>
              <w:rPr>
                <w:sz w:val="18"/>
                <w:szCs w:val="18"/>
              </w:rPr>
            </w:pPr>
            <w:r w:rsidRPr="00FF0877">
              <w:rPr>
                <w:sz w:val="18"/>
                <w:szCs w:val="18"/>
              </w:rPr>
              <w:t>Numérique</w:t>
            </w:r>
          </w:p>
        </w:tc>
        <w:tc>
          <w:tcPr>
            <w:tcW w:w="1134" w:type="dxa"/>
          </w:tcPr>
          <w:p w14:paraId="7C810B4D" w14:textId="77777777" w:rsidR="00AE4632" w:rsidRPr="00FF0877" w:rsidRDefault="00AE4632" w:rsidP="00BA7060">
            <w:pPr>
              <w:rPr>
                <w:sz w:val="18"/>
                <w:szCs w:val="18"/>
              </w:rPr>
            </w:pPr>
            <w:r w:rsidRPr="00FF0877">
              <w:rPr>
                <w:sz w:val="18"/>
                <w:szCs w:val="18"/>
              </w:rPr>
              <w:t>-</w:t>
            </w:r>
          </w:p>
        </w:tc>
        <w:tc>
          <w:tcPr>
            <w:tcW w:w="2520" w:type="dxa"/>
          </w:tcPr>
          <w:p w14:paraId="7D9B88DF" w14:textId="77777777" w:rsidR="00AE4632" w:rsidRDefault="00AE4632">
            <w:r w:rsidRPr="00BE2893">
              <w:rPr>
                <w:i/>
                <w:sz w:val="18"/>
                <w:szCs w:val="18"/>
              </w:rPr>
              <w:t>§3 PROCESSUS METIER</w:t>
            </w:r>
          </w:p>
        </w:tc>
      </w:tr>
      <w:tr w:rsidR="00AE4632" w:rsidRPr="004325ED" w14:paraId="30F2B77C" w14:textId="77777777" w:rsidTr="00BA7060">
        <w:tc>
          <w:tcPr>
            <w:tcW w:w="1077" w:type="dxa"/>
          </w:tcPr>
          <w:p w14:paraId="49B5B297" w14:textId="77777777" w:rsidR="00AE4632" w:rsidRPr="00FF0877" w:rsidRDefault="00AE4632" w:rsidP="00BA7060">
            <w:pPr>
              <w:rPr>
                <w:sz w:val="18"/>
                <w:szCs w:val="18"/>
              </w:rPr>
            </w:pPr>
            <w:r w:rsidRPr="00FF0877">
              <w:rPr>
                <w:sz w:val="18"/>
                <w:szCs w:val="18"/>
              </w:rPr>
              <w:t>Client</w:t>
            </w:r>
          </w:p>
        </w:tc>
        <w:tc>
          <w:tcPr>
            <w:tcW w:w="1269" w:type="dxa"/>
          </w:tcPr>
          <w:p w14:paraId="5A911A6E" w14:textId="77777777" w:rsidR="00AE4632" w:rsidRPr="00FF0877" w:rsidRDefault="00AE4632" w:rsidP="00F622E7">
            <w:pPr>
              <w:rPr>
                <w:sz w:val="18"/>
                <w:szCs w:val="18"/>
              </w:rPr>
            </w:pPr>
            <w:r w:rsidRPr="00FF0877">
              <w:rPr>
                <w:sz w:val="18"/>
                <w:szCs w:val="18"/>
              </w:rPr>
              <w:t>Client</w:t>
            </w:r>
          </w:p>
        </w:tc>
        <w:tc>
          <w:tcPr>
            <w:tcW w:w="1061" w:type="dxa"/>
          </w:tcPr>
          <w:p w14:paraId="0BAFC40F" w14:textId="77777777" w:rsidR="00AE4632" w:rsidRPr="00FF0877" w:rsidRDefault="00AE4632" w:rsidP="00BA7060">
            <w:pPr>
              <w:rPr>
                <w:sz w:val="18"/>
                <w:szCs w:val="18"/>
              </w:rPr>
            </w:pPr>
            <w:r w:rsidRPr="00FF0877">
              <w:rPr>
                <w:sz w:val="18"/>
                <w:szCs w:val="18"/>
              </w:rPr>
              <w:t>Liste</w:t>
            </w:r>
          </w:p>
        </w:tc>
        <w:tc>
          <w:tcPr>
            <w:tcW w:w="2547" w:type="dxa"/>
          </w:tcPr>
          <w:p w14:paraId="71011B9C" w14:textId="77777777" w:rsidR="00AE4632" w:rsidRPr="00FF0877" w:rsidRDefault="00AE4632" w:rsidP="00F622E7">
            <w:pPr>
              <w:rPr>
                <w:sz w:val="18"/>
                <w:szCs w:val="18"/>
              </w:rPr>
            </w:pPr>
            <w:r w:rsidRPr="00FF0877">
              <w:rPr>
                <w:sz w:val="18"/>
                <w:szCs w:val="18"/>
              </w:rPr>
              <w:t>Liste</w:t>
            </w:r>
          </w:p>
        </w:tc>
        <w:tc>
          <w:tcPr>
            <w:tcW w:w="1134" w:type="dxa"/>
          </w:tcPr>
          <w:p w14:paraId="528D174C" w14:textId="77777777" w:rsidR="00AE4632" w:rsidRPr="00FF0877" w:rsidRDefault="00AE4632" w:rsidP="00BA7060">
            <w:pPr>
              <w:rPr>
                <w:sz w:val="18"/>
                <w:szCs w:val="18"/>
              </w:rPr>
            </w:pPr>
            <w:r w:rsidRPr="00FF0877">
              <w:rPr>
                <w:sz w:val="18"/>
                <w:szCs w:val="18"/>
              </w:rPr>
              <w:t>-</w:t>
            </w:r>
          </w:p>
        </w:tc>
        <w:tc>
          <w:tcPr>
            <w:tcW w:w="2520" w:type="dxa"/>
          </w:tcPr>
          <w:p w14:paraId="09C3A08B" w14:textId="77777777" w:rsidR="00AE4632" w:rsidRDefault="00AE4632">
            <w:r w:rsidRPr="00BE2893">
              <w:rPr>
                <w:i/>
                <w:sz w:val="18"/>
                <w:szCs w:val="18"/>
              </w:rPr>
              <w:t>§3 PROCESSUS METIER</w:t>
            </w:r>
          </w:p>
        </w:tc>
      </w:tr>
      <w:tr w:rsidR="00AE4632" w:rsidRPr="004325ED" w14:paraId="4EDA9EEA" w14:textId="77777777" w:rsidTr="00BA7060">
        <w:tc>
          <w:tcPr>
            <w:tcW w:w="1077" w:type="dxa"/>
          </w:tcPr>
          <w:p w14:paraId="6A75D25B" w14:textId="77777777" w:rsidR="00AE4632" w:rsidRPr="00FF0877" w:rsidRDefault="00AE4632" w:rsidP="00BA7060">
            <w:pPr>
              <w:rPr>
                <w:sz w:val="18"/>
                <w:szCs w:val="18"/>
              </w:rPr>
            </w:pPr>
            <w:r w:rsidRPr="00FF0877">
              <w:rPr>
                <w:sz w:val="18"/>
                <w:szCs w:val="18"/>
              </w:rPr>
              <w:t>Compte titres du client</w:t>
            </w:r>
          </w:p>
        </w:tc>
        <w:tc>
          <w:tcPr>
            <w:tcW w:w="1269" w:type="dxa"/>
          </w:tcPr>
          <w:p w14:paraId="4513E3BF" w14:textId="77777777" w:rsidR="00AE4632" w:rsidRPr="00FF0877" w:rsidRDefault="00AE4632" w:rsidP="00F622E7">
            <w:pPr>
              <w:rPr>
                <w:sz w:val="18"/>
                <w:szCs w:val="18"/>
              </w:rPr>
            </w:pPr>
            <w:r w:rsidRPr="00FF0877">
              <w:rPr>
                <w:sz w:val="18"/>
                <w:szCs w:val="18"/>
              </w:rPr>
              <w:t>Compte titres du client</w:t>
            </w:r>
          </w:p>
        </w:tc>
        <w:tc>
          <w:tcPr>
            <w:tcW w:w="1061" w:type="dxa"/>
          </w:tcPr>
          <w:p w14:paraId="2714E570" w14:textId="77777777" w:rsidR="00AE4632" w:rsidRPr="00FF0877" w:rsidRDefault="00AE4632" w:rsidP="00BA7060">
            <w:pPr>
              <w:rPr>
                <w:sz w:val="18"/>
                <w:szCs w:val="18"/>
              </w:rPr>
            </w:pPr>
            <w:r w:rsidRPr="00FF0877">
              <w:rPr>
                <w:sz w:val="18"/>
                <w:szCs w:val="18"/>
              </w:rPr>
              <w:t>Liste</w:t>
            </w:r>
          </w:p>
        </w:tc>
        <w:tc>
          <w:tcPr>
            <w:tcW w:w="2547" w:type="dxa"/>
          </w:tcPr>
          <w:p w14:paraId="67B2C55D" w14:textId="77777777" w:rsidR="00AE4632" w:rsidRPr="00FF0877" w:rsidRDefault="00AE4632" w:rsidP="00F622E7">
            <w:pPr>
              <w:rPr>
                <w:sz w:val="18"/>
                <w:szCs w:val="18"/>
              </w:rPr>
            </w:pPr>
            <w:r w:rsidRPr="00FF0877">
              <w:rPr>
                <w:sz w:val="18"/>
                <w:szCs w:val="18"/>
              </w:rPr>
              <w:t>Liste</w:t>
            </w:r>
          </w:p>
        </w:tc>
        <w:tc>
          <w:tcPr>
            <w:tcW w:w="1134" w:type="dxa"/>
          </w:tcPr>
          <w:p w14:paraId="504A6C28" w14:textId="77777777" w:rsidR="00AE4632" w:rsidRPr="00FF0877" w:rsidRDefault="00AE4632" w:rsidP="00BA7060">
            <w:pPr>
              <w:rPr>
                <w:sz w:val="18"/>
                <w:szCs w:val="18"/>
              </w:rPr>
            </w:pPr>
            <w:r w:rsidRPr="00FF0877">
              <w:rPr>
                <w:sz w:val="18"/>
                <w:szCs w:val="18"/>
              </w:rPr>
              <w:t>-</w:t>
            </w:r>
          </w:p>
        </w:tc>
        <w:tc>
          <w:tcPr>
            <w:tcW w:w="2520" w:type="dxa"/>
          </w:tcPr>
          <w:p w14:paraId="52241F89" w14:textId="77777777" w:rsidR="00AE4632" w:rsidRDefault="00AE4632">
            <w:r w:rsidRPr="00BE2893">
              <w:rPr>
                <w:i/>
                <w:sz w:val="18"/>
                <w:szCs w:val="18"/>
              </w:rPr>
              <w:t>§3 PROCESSUS METIER</w:t>
            </w:r>
          </w:p>
        </w:tc>
      </w:tr>
      <w:tr w:rsidR="00AE4632" w:rsidRPr="004325ED" w14:paraId="4C04930D" w14:textId="77777777" w:rsidTr="00BA7060">
        <w:tc>
          <w:tcPr>
            <w:tcW w:w="1077" w:type="dxa"/>
          </w:tcPr>
          <w:p w14:paraId="340F502C" w14:textId="77777777" w:rsidR="00AE4632" w:rsidRPr="00FF0877" w:rsidRDefault="00AE4632" w:rsidP="00BA7060">
            <w:pPr>
              <w:rPr>
                <w:sz w:val="18"/>
                <w:szCs w:val="18"/>
              </w:rPr>
            </w:pPr>
            <w:r w:rsidRPr="00FF0877">
              <w:rPr>
                <w:sz w:val="18"/>
                <w:szCs w:val="18"/>
              </w:rPr>
              <w:t>Contrepartie</w:t>
            </w:r>
          </w:p>
        </w:tc>
        <w:tc>
          <w:tcPr>
            <w:tcW w:w="1269" w:type="dxa"/>
          </w:tcPr>
          <w:p w14:paraId="4A8387AB" w14:textId="77777777" w:rsidR="00AE4632" w:rsidRPr="00FF0877" w:rsidRDefault="00AE4632" w:rsidP="00F622E7">
            <w:pPr>
              <w:rPr>
                <w:sz w:val="18"/>
                <w:szCs w:val="18"/>
              </w:rPr>
            </w:pPr>
            <w:r w:rsidRPr="00FF0877">
              <w:rPr>
                <w:sz w:val="18"/>
                <w:szCs w:val="18"/>
              </w:rPr>
              <w:t>Contrepartie</w:t>
            </w:r>
          </w:p>
        </w:tc>
        <w:tc>
          <w:tcPr>
            <w:tcW w:w="1061" w:type="dxa"/>
          </w:tcPr>
          <w:p w14:paraId="32F8833D" w14:textId="77777777" w:rsidR="00AE4632" w:rsidRPr="00FF0877" w:rsidRDefault="00AE4632" w:rsidP="00BA7060">
            <w:pPr>
              <w:rPr>
                <w:sz w:val="18"/>
                <w:szCs w:val="18"/>
              </w:rPr>
            </w:pPr>
            <w:r w:rsidRPr="00FF0877">
              <w:rPr>
                <w:sz w:val="18"/>
                <w:szCs w:val="18"/>
              </w:rPr>
              <w:t>Liste</w:t>
            </w:r>
          </w:p>
        </w:tc>
        <w:tc>
          <w:tcPr>
            <w:tcW w:w="2547" w:type="dxa"/>
          </w:tcPr>
          <w:p w14:paraId="02CF8605" w14:textId="77777777" w:rsidR="00AE4632" w:rsidRPr="00FF0877" w:rsidRDefault="00AE4632" w:rsidP="00F622E7">
            <w:pPr>
              <w:rPr>
                <w:sz w:val="18"/>
                <w:szCs w:val="18"/>
              </w:rPr>
            </w:pPr>
            <w:r w:rsidRPr="00FF0877">
              <w:rPr>
                <w:sz w:val="18"/>
                <w:szCs w:val="18"/>
              </w:rPr>
              <w:t>Liste</w:t>
            </w:r>
          </w:p>
        </w:tc>
        <w:tc>
          <w:tcPr>
            <w:tcW w:w="1134" w:type="dxa"/>
          </w:tcPr>
          <w:p w14:paraId="6E550C89" w14:textId="77777777" w:rsidR="00AE4632" w:rsidRPr="00FF0877" w:rsidRDefault="00AE4632" w:rsidP="00BA7060">
            <w:pPr>
              <w:rPr>
                <w:sz w:val="18"/>
                <w:szCs w:val="18"/>
              </w:rPr>
            </w:pPr>
            <w:r w:rsidRPr="00FF0877">
              <w:rPr>
                <w:sz w:val="18"/>
                <w:szCs w:val="18"/>
              </w:rPr>
              <w:t>-</w:t>
            </w:r>
          </w:p>
        </w:tc>
        <w:tc>
          <w:tcPr>
            <w:tcW w:w="2520" w:type="dxa"/>
          </w:tcPr>
          <w:p w14:paraId="4FCECFBE" w14:textId="77777777" w:rsidR="00AE4632" w:rsidRDefault="00AE4632">
            <w:r w:rsidRPr="00BE2893">
              <w:rPr>
                <w:i/>
                <w:sz w:val="18"/>
                <w:szCs w:val="18"/>
              </w:rPr>
              <w:t>§3 PROCESSUS METIER</w:t>
            </w:r>
          </w:p>
        </w:tc>
      </w:tr>
      <w:tr w:rsidR="00AE4632" w:rsidRPr="004325ED" w14:paraId="69EAFDD1" w14:textId="77777777" w:rsidTr="00BA7060">
        <w:tc>
          <w:tcPr>
            <w:tcW w:w="1077" w:type="dxa"/>
          </w:tcPr>
          <w:p w14:paraId="668A2A32" w14:textId="77777777" w:rsidR="00AE4632" w:rsidRPr="00FF0877" w:rsidRDefault="00AE4632" w:rsidP="00BA7060">
            <w:pPr>
              <w:rPr>
                <w:sz w:val="18"/>
                <w:szCs w:val="18"/>
              </w:rPr>
            </w:pPr>
            <w:r w:rsidRPr="00FF0877">
              <w:rPr>
                <w:sz w:val="18"/>
                <w:szCs w:val="18"/>
              </w:rPr>
              <w:t>Bénéficiaire</w:t>
            </w:r>
          </w:p>
        </w:tc>
        <w:tc>
          <w:tcPr>
            <w:tcW w:w="1269" w:type="dxa"/>
          </w:tcPr>
          <w:p w14:paraId="5D819D26" w14:textId="77777777" w:rsidR="00AE4632" w:rsidRPr="00FF0877" w:rsidRDefault="00AE4632" w:rsidP="00F622E7">
            <w:pPr>
              <w:rPr>
                <w:sz w:val="18"/>
                <w:szCs w:val="18"/>
              </w:rPr>
            </w:pPr>
            <w:r w:rsidRPr="00FF0877">
              <w:rPr>
                <w:sz w:val="18"/>
                <w:szCs w:val="18"/>
              </w:rPr>
              <w:t>Bénéficiaire</w:t>
            </w:r>
          </w:p>
        </w:tc>
        <w:tc>
          <w:tcPr>
            <w:tcW w:w="1061" w:type="dxa"/>
          </w:tcPr>
          <w:p w14:paraId="5076A49A" w14:textId="77777777" w:rsidR="00AE4632" w:rsidRPr="00FF0877" w:rsidRDefault="00AE4632" w:rsidP="00BA7060">
            <w:pPr>
              <w:rPr>
                <w:sz w:val="18"/>
                <w:szCs w:val="18"/>
              </w:rPr>
            </w:pPr>
            <w:r w:rsidRPr="00FF0877">
              <w:rPr>
                <w:sz w:val="18"/>
                <w:szCs w:val="18"/>
              </w:rPr>
              <w:t>Liste</w:t>
            </w:r>
          </w:p>
        </w:tc>
        <w:tc>
          <w:tcPr>
            <w:tcW w:w="2547" w:type="dxa"/>
          </w:tcPr>
          <w:p w14:paraId="72959410" w14:textId="77777777" w:rsidR="00AE4632" w:rsidRPr="00FF0877" w:rsidRDefault="00AE4632" w:rsidP="00F622E7">
            <w:pPr>
              <w:rPr>
                <w:sz w:val="18"/>
                <w:szCs w:val="18"/>
              </w:rPr>
            </w:pPr>
            <w:r w:rsidRPr="00FF0877">
              <w:rPr>
                <w:sz w:val="18"/>
                <w:szCs w:val="18"/>
              </w:rPr>
              <w:t>Liste</w:t>
            </w:r>
          </w:p>
        </w:tc>
        <w:tc>
          <w:tcPr>
            <w:tcW w:w="1134" w:type="dxa"/>
          </w:tcPr>
          <w:p w14:paraId="6F5E2E22" w14:textId="77777777" w:rsidR="00AE4632" w:rsidRPr="00FF0877" w:rsidRDefault="00AE4632" w:rsidP="00BA7060">
            <w:pPr>
              <w:rPr>
                <w:sz w:val="18"/>
                <w:szCs w:val="18"/>
              </w:rPr>
            </w:pPr>
            <w:r w:rsidRPr="00FF0877">
              <w:rPr>
                <w:sz w:val="18"/>
                <w:szCs w:val="18"/>
              </w:rPr>
              <w:t>-</w:t>
            </w:r>
          </w:p>
        </w:tc>
        <w:tc>
          <w:tcPr>
            <w:tcW w:w="2520" w:type="dxa"/>
          </w:tcPr>
          <w:p w14:paraId="0B1CC62A" w14:textId="77777777" w:rsidR="00AE4632" w:rsidRDefault="00AE4632">
            <w:r w:rsidRPr="00BE2893">
              <w:rPr>
                <w:i/>
                <w:sz w:val="18"/>
                <w:szCs w:val="18"/>
              </w:rPr>
              <w:t>§3 PROCESSUS METIER</w:t>
            </w:r>
          </w:p>
        </w:tc>
      </w:tr>
      <w:tr w:rsidR="00AE4632" w:rsidRPr="004325ED" w14:paraId="6726C6F1" w14:textId="77777777" w:rsidTr="00BA7060">
        <w:tc>
          <w:tcPr>
            <w:tcW w:w="1077" w:type="dxa"/>
          </w:tcPr>
          <w:p w14:paraId="77181C7B" w14:textId="77777777" w:rsidR="00AE4632" w:rsidRPr="00FF0877" w:rsidRDefault="00AE4632" w:rsidP="00BA7060">
            <w:pPr>
              <w:rPr>
                <w:sz w:val="18"/>
                <w:szCs w:val="18"/>
              </w:rPr>
            </w:pPr>
            <w:r w:rsidRPr="00FF0877">
              <w:rPr>
                <w:sz w:val="18"/>
                <w:szCs w:val="18"/>
              </w:rPr>
              <w:t>Compte titre du bénéficiaire</w:t>
            </w:r>
          </w:p>
        </w:tc>
        <w:tc>
          <w:tcPr>
            <w:tcW w:w="1269" w:type="dxa"/>
          </w:tcPr>
          <w:p w14:paraId="7309878D" w14:textId="77777777" w:rsidR="00AE4632" w:rsidRPr="00FF0877" w:rsidRDefault="00AE4632" w:rsidP="00F622E7">
            <w:pPr>
              <w:rPr>
                <w:sz w:val="18"/>
                <w:szCs w:val="18"/>
              </w:rPr>
            </w:pPr>
            <w:r w:rsidRPr="00FF0877">
              <w:rPr>
                <w:sz w:val="18"/>
                <w:szCs w:val="18"/>
              </w:rPr>
              <w:t>Compte titre du bénéficiaire</w:t>
            </w:r>
          </w:p>
        </w:tc>
        <w:tc>
          <w:tcPr>
            <w:tcW w:w="1061" w:type="dxa"/>
          </w:tcPr>
          <w:p w14:paraId="4FA22994" w14:textId="77777777" w:rsidR="00AE4632" w:rsidRPr="00FF0877" w:rsidRDefault="00AE4632" w:rsidP="00BA7060">
            <w:pPr>
              <w:rPr>
                <w:sz w:val="18"/>
                <w:szCs w:val="18"/>
              </w:rPr>
            </w:pPr>
            <w:r w:rsidRPr="00FF0877">
              <w:rPr>
                <w:sz w:val="18"/>
                <w:szCs w:val="18"/>
              </w:rPr>
              <w:t>Liste</w:t>
            </w:r>
          </w:p>
        </w:tc>
        <w:tc>
          <w:tcPr>
            <w:tcW w:w="2547" w:type="dxa"/>
          </w:tcPr>
          <w:p w14:paraId="1B21E843" w14:textId="77777777" w:rsidR="00AE4632" w:rsidRPr="00FF0877" w:rsidRDefault="00AE4632" w:rsidP="00F622E7">
            <w:pPr>
              <w:rPr>
                <w:sz w:val="18"/>
                <w:szCs w:val="18"/>
              </w:rPr>
            </w:pPr>
            <w:r w:rsidRPr="00FF0877">
              <w:rPr>
                <w:sz w:val="18"/>
                <w:szCs w:val="18"/>
              </w:rPr>
              <w:t>Liste</w:t>
            </w:r>
          </w:p>
        </w:tc>
        <w:tc>
          <w:tcPr>
            <w:tcW w:w="1134" w:type="dxa"/>
          </w:tcPr>
          <w:p w14:paraId="7ED80F7A" w14:textId="77777777" w:rsidR="00AE4632" w:rsidRPr="00FF0877" w:rsidRDefault="00AE4632" w:rsidP="00BA7060">
            <w:pPr>
              <w:rPr>
                <w:sz w:val="18"/>
                <w:szCs w:val="18"/>
              </w:rPr>
            </w:pPr>
            <w:r w:rsidRPr="00FF0877">
              <w:rPr>
                <w:sz w:val="18"/>
                <w:szCs w:val="18"/>
              </w:rPr>
              <w:t>-</w:t>
            </w:r>
          </w:p>
        </w:tc>
        <w:tc>
          <w:tcPr>
            <w:tcW w:w="2520" w:type="dxa"/>
          </w:tcPr>
          <w:p w14:paraId="41D6C3EA" w14:textId="77777777" w:rsidR="00AE4632" w:rsidRDefault="00AE4632">
            <w:r w:rsidRPr="00BE2893">
              <w:rPr>
                <w:i/>
                <w:sz w:val="18"/>
                <w:szCs w:val="18"/>
              </w:rPr>
              <w:t>§3 PROCESSUS METIER</w:t>
            </w:r>
          </w:p>
        </w:tc>
      </w:tr>
      <w:tr w:rsidR="00AE4632" w:rsidRPr="004325ED" w14:paraId="51E063DE" w14:textId="77777777" w:rsidTr="00BA7060">
        <w:tc>
          <w:tcPr>
            <w:tcW w:w="1077" w:type="dxa"/>
          </w:tcPr>
          <w:p w14:paraId="55AAEAB5" w14:textId="77777777" w:rsidR="00AE4632" w:rsidRPr="00FF0877" w:rsidRDefault="00AE4632" w:rsidP="00BA7060">
            <w:pPr>
              <w:rPr>
                <w:sz w:val="18"/>
                <w:szCs w:val="18"/>
              </w:rPr>
            </w:pPr>
            <w:r w:rsidRPr="00FF0877">
              <w:rPr>
                <w:sz w:val="18"/>
                <w:szCs w:val="18"/>
              </w:rPr>
              <w:t>Date de négociation</w:t>
            </w:r>
          </w:p>
        </w:tc>
        <w:tc>
          <w:tcPr>
            <w:tcW w:w="1269" w:type="dxa"/>
          </w:tcPr>
          <w:p w14:paraId="18FB15D2" w14:textId="77777777" w:rsidR="00AE4632" w:rsidRPr="00FF0877" w:rsidRDefault="00AE4632" w:rsidP="00F622E7">
            <w:pPr>
              <w:rPr>
                <w:sz w:val="18"/>
                <w:szCs w:val="18"/>
              </w:rPr>
            </w:pPr>
            <w:r w:rsidRPr="00FF0877">
              <w:rPr>
                <w:sz w:val="18"/>
                <w:szCs w:val="18"/>
              </w:rPr>
              <w:t>Date de négociation</w:t>
            </w:r>
          </w:p>
        </w:tc>
        <w:tc>
          <w:tcPr>
            <w:tcW w:w="1061" w:type="dxa"/>
          </w:tcPr>
          <w:p w14:paraId="7380DAA0" w14:textId="77777777" w:rsidR="00AE4632" w:rsidRPr="00FF0877" w:rsidRDefault="00AE4632" w:rsidP="00BA7060">
            <w:pPr>
              <w:rPr>
                <w:sz w:val="18"/>
                <w:szCs w:val="18"/>
              </w:rPr>
            </w:pPr>
            <w:r w:rsidRPr="00FF0877">
              <w:rPr>
                <w:sz w:val="18"/>
                <w:szCs w:val="18"/>
              </w:rPr>
              <w:t>Date</w:t>
            </w:r>
          </w:p>
        </w:tc>
        <w:tc>
          <w:tcPr>
            <w:tcW w:w="2547" w:type="dxa"/>
          </w:tcPr>
          <w:p w14:paraId="315014F3" w14:textId="77777777" w:rsidR="00AE4632" w:rsidRPr="00FF0877" w:rsidRDefault="00AE4632" w:rsidP="00F622E7">
            <w:pPr>
              <w:rPr>
                <w:sz w:val="18"/>
                <w:szCs w:val="18"/>
              </w:rPr>
            </w:pPr>
            <w:r w:rsidRPr="00FF0877">
              <w:rPr>
                <w:sz w:val="18"/>
                <w:szCs w:val="18"/>
              </w:rPr>
              <w:t>Date</w:t>
            </w:r>
          </w:p>
        </w:tc>
        <w:tc>
          <w:tcPr>
            <w:tcW w:w="1134" w:type="dxa"/>
          </w:tcPr>
          <w:p w14:paraId="68408C9C" w14:textId="77777777" w:rsidR="00AE4632" w:rsidRPr="00FF0877" w:rsidRDefault="00AE4632" w:rsidP="00BA7060">
            <w:pPr>
              <w:rPr>
                <w:sz w:val="18"/>
                <w:szCs w:val="18"/>
              </w:rPr>
            </w:pPr>
            <w:r w:rsidRPr="00FF0877">
              <w:rPr>
                <w:sz w:val="18"/>
                <w:szCs w:val="18"/>
              </w:rPr>
              <w:t>-</w:t>
            </w:r>
          </w:p>
        </w:tc>
        <w:tc>
          <w:tcPr>
            <w:tcW w:w="2520" w:type="dxa"/>
          </w:tcPr>
          <w:p w14:paraId="0F5F30D0" w14:textId="77777777" w:rsidR="00AE4632" w:rsidRDefault="00AE4632">
            <w:r w:rsidRPr="00BE2893">
              <w:rPr>
                <w:i/>
                <w:sz w:val="18"/>
                <w:szCs w:val="18"/>
              </w:rPr>
              <w:t>§3 PROCESSUS METIER</w:t>
            </w:r>
          </w:p>
        </w:tc>
      </w:tr>
      <w:tr w:rsidR="00AE4632" w:rsidRPr="004325ED" w14:paraId="6BC087D9" w14:textId="77777777" w:rsidTr="00BA7060">
        <w:tc>
          <w:tcPr>
            <w:tcW w:w="1077" w:type="dxa"/>
          </w:tcPr>
          <w:p w14:paraId="2864205B" w14:textId="77777777" w:rsidR="00AE4632" w:rsidRPr="00FF0877" w:rsidRDefault="00AE4632" w:rsidP="00BA7060">
            <w:pPr>
              <w:rPr>
                <w:sz w:val="18"/>
                <w:szCs w:val="18"/>
              </w:rPr>
            </w:pPr>
            <w:r w:rsidRPr="00FF0877">
              <w:rPr>
                <w:sz w:val="18"/>
                <w:szCs w:val="18"/>
              </w:rPr>
              <w:t>Prix</w:t>
            </w:r>
          </w:p>
        </w:tc>
        <w:tc>
          <w:tcPr>
            <w:tcW w:w="1269" w:type="dxa"/>
          </w:tcPr>
          <w:p w14:paraId="2439FB55" w14:textId="77777777" w:rsidR="00AE4632" w:rsidRPr="00FF0877" w:rsidRDefault="00AE4632" w:rsidP="00F622E7">
            <w:pPr>
              <w:rPr>
                <w:sz w:val="18"/>
                <w:szCs w:val="18"/>
              </w:rPr>
            </w:pPr>
            <w:r w:rsidRPr="00FF0877">
              <w:rPr>
                <w:sz w:val="18"/>
                <w:szCs w:val="18"/>
              </w:rPr>
              <w:t>Prix</w:t>
            </w:r>
          </w:p>
        </w:tc>
        <w:tc>
          <w:tcPr>
            <w:tcW w:w="1061" w:type="dxa"/>
          </w:tcPr>
          <w:p w14:paraId="5F6BAF2A" w14:textId="77777777" w:rsidR="00AE4632" w:rsidRPr="00FF0877" w:rsidRDefault="00AE4632" w:rsidP="00BA7060">
            <w:pPr>
              <w:rPr>
                <w:sz w:val="18"/>
                <w:szCs w:val="18"/>
              </w:rPr>
            </w:pPr>
            <w:r w:rsidRPr="00FF0877">
              <w:rPr>
                <w:sz w:val="18"/>
                <w:szCs w:val="18"/>
              </w:rPr>
              <w:t>Numérique</w:t>
            </w:r>
          </w:p>
        </w:tc>
        <w:tc>
          <w:tcPr>
            <w:tcW w:w="2547" w:type="dxa"/>
          </w:tcPr>
          <w:p w14:paraId="412BBC71" w14:textId="77777777" w:rsidR="00AE4632" w:rsidRPr="00FF0877" w:rsidRDefault="00AE4632" w:rsidP="00F622E7">
            <w:pPr>
              <w:rPr>
                <w:sz w:val="18"/>
                <w:szCs w:val="18"/>
              </w:rPr>
            </w:pPr>
            <w:r w:rsidRPr="00FF0877">
              <w:rPr>
                <w:sz w:val="18"/>
                <w:szCs w:val="18"/>
              </w:rPr>
              <w:t>Numérique</w:t>
            </w:r>
          </w:p>
        </w:tc>
        <w:tc>
          <w:tcPr>
            <w:tcW w:w="1134" w:type="dxa"/>
          </w:tcPr>
          <w:p w14:paraId="45E92141" w14:textId="77777777" w:rsidR="00AE4632" w:rsidRPr="00FF0877" w:rsidRDefault="00AE4632" w:rsidP="00BA7060">
            <w:pPr>
              <w:rPr>
                <w:sz w:val="18"/>
                <w:szCs w:val="18"/>
              </w:rPr>
            </w:pPr>
            <w:r w:rsidRPr="00FF0877">
              <w:rPr>
                <w:sz w:val="18"/>
                <w:szCs w:val="18"/>
              </w:rPr>
              <w:t>-</w:t>
            </w:r>
          </w:p>
        </w:tc>
        <w:tc>
          <w:tcPr>
            <w:tcW w:w="2520" w:type="dxa"/>
          </w:tcPr>
          <w:p w14:paraId="1BAD8B2A" w14:textId="77777777" w:rsidR="00AE4632" w:rsidRDefault="00AE4632">
            <w:r w:rsidRPr="00BE2893">
              <w:rPr>
                <w:i/>
                <w:sz w:val="18"/>
                <w:szCs w:val="18"/>
              </w:rPr>
              <w:t>§3 PROCESSUS METIER</w:t>
            </w:r>
          </w:p>
        </w:tc>
      </w:tr>
    </w:tbl>
    <w:p w14:paraId="54287582" w14:textId="77777777" w:rsidR="00937CB5" w:rsidRPr="004325ED" w:rsidRDefault="00937CB5" w:rsidP="00937CB5">
      <w:pPr>
        <w:pStyle w:val="Style3"/>
      </w:pPr>
      <w:bookmarkStart w:id="463" w:name="_Toc319568807"/>
      <w:bookmarkStart w:id="464" w:name="_Toc412634044"/>
      <w:r w:rsidRPr="004325ED">
        <w:lastRenderedPageBreak/>
        <w:t>Comportement de l’écran</w:t>
      </w:r>
      <w:bookmarkEnd w:id="463"/>
      <w:bookmarkEnd w:id="464"/>
    </w:p>
    <w:p w14:paraId="2F30E8CD" w14:textId="77777777" w:rsidR="00EA35C9" w:rsidRDefault="00EA35C9" w:rsidP="00EA35C9">
      <w:pPr>
        <w:rPr>
          <w:i/>
        </w:rPr>
      </w:pPr>
      <w:bookmarkStart w:id="465" w:name="_Toc54515395"/>
      <w:bookmarkStart w:id="466" w:name="_Toc318352137"/>
      <w:bookmarkStart w:id="467" w:name="_Toc319568808"/>
    </w:p>
    <w:p w14:paraId="025FBB85" w14:textId="77777777" w:rsidR="00EA35C9" w:rsidRDefault="00EA35C9" w:rsidP="00EA35C9">
      <w:pPr>
        <w:rPr>
          <w:i/>
        </w:rPr>
      </w:pPr>
      <w:r w:rsidRPr="000D5732">
        <w:rPr>
          <w:i/>
        </w:rPr>
        <w:t>[</w:t>
      </w:r>
      <w:r w:rsidR="000D5732" w:rsidRPr="000D5732">
        <w:rPr>
          <w:i/>
        </w:rPr>
        <w:t>Se référer</w:t>
      </w:r>
      <w:r w:rsidR="000D5732">
        <w:rPr>
          <w:i/>
        </w:rPr>
        <w:t xml:space="preserve"> au</w:t>
      </w:r>
      <w:r w:rsidRPr="000D5732">
        <w:rPr>
          <w:i/>
        </w:rPr>
        <w:t xml:space="preserve"> §6 Description des cas d'utilisation]</w:t>
      </w:r>
    </w:p>
    <w:p w14:paraId="2DA995E4" w14:textId="77777777" w:rsidR="00EA35C9" w:rsidRDefault="00EA35C9" w:rsidP="00EA35C9">
      <w:pPr>
        <w:rPr>
          <w:i/>
        </w:rPr>
      </w:pPr>
    </w:p>
    <w:p w14:paraId="5DE804A0" w14:textId="77777777" w:rsidR="00EA35C9" w:rsidRPr="004325ED" w:rsidRDefault="00EA35C9" w:rsidP="00EA35C9">
      <w:pPr>
        <w:pStyle w:val="Style2"/>
      </w:pPr>
      <w:bookmarkStart w:id="468" w:name="_Toc412634045"/>
      <w:r w:rsidRPr="004325ED">
        <w:t>Description de l’écran &lt;</w:t>
      </w:r>
      <w:r w:rsidR="001734BD">
        <w:t>Création d'un transfert compte à compte</w:t>
      </w:r>
      <w:r w:rsidRPr="004325ED">
        <w:t>&gt;</w:t>
      </w:r>
      <w:bookmarkEnd w:id="468"/>
    </w:p>
    <w:p w14:paraId="290652D5" w14:textId="77777777" w:rsidR="00EA35C9" w:rsidRPr="004325ED" w:rsidRDefault="00EA35C9" w:rsidP="00EA35C9">
      <w:pPr>
        <w:pStyle w:val="Style3"/>
      </w:pPr>
      <w:bookmarkStart w:id="469" w:name="_Toc412634046"/>
      <w:r w:rsidRPr="004325ED">
        <w:t>Maquette de l’écran &lt;</w:t>
      </w:r>
      <w:r w:rsidR="001734BD">
        <w:t>Création d'un transfert compte à compte</w:t>
      </w:r>
      <w:r w:rsidRPr="004325ED">
        <w:t>&gt;</w:t>
      </w:r>
      <w:bookmarkEnd w:id="469"/>
    </w:p>
    <w:p w14:paraId="72A46DA6" w14:textId="77777777" w:rsidR="00EA35C9" w:rsidRDefault="00EA35C9" w:rsidP="00EA35C9"/>
    <w:p w14:paraId="290F62F5" w14:textId="77777777" w:rsidR="00DB767D" w:rsidRPr="004325ED" w:rsidRDefault="00DB767D" w:rsidP="00EA35C9">
      <w:r>
        <w:rPr>
          <w:noProof/>
          <w:lang w:eastAsia="fr-FR"/>
        </w:rPr>
        <w:drawing>
          <wp:inline distT="0" distB="0" distL="0" distR="0" wp14:anchorId="09C04070" wp14:editId="2F74BE0A">
            <wp:extent cx="5743575" cy="2181225"/>
            <wp:effectExtent l="19050" t="0" r="952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srcRect/>
                    <a:stretch>
                      <a:fillRect/>
                    </a:stretch>
                  </pic:blipFill>
                  <pic:spPr bwMode="auto">
                    <a:xfrm>
                      <a:off x="0" y="0"/>
                      <a:ext cx="5743575" cy="2181225"/>
                    </a:xfrm>
                    <a:prstGeom prst="rect">
                      <a:avLst/>
                    </a:prstGeom>
                    <a:noFill/>
                    <a:ln w="9525">
                      <a:noFill/>
                      <a:miter lim="800000"/>
                      <a:headEnd/>
                      <a:tailEnd/>
                    </a:ln>
                  </pic:spPr>
                </pic:pic>
              </a:graphicData>
            </a:graphic>
          </wp:inline>
        </w:drawing>
      </w:r>
    </w:p>
    <w:p w14:paraId="4E5408FA" w14:textId="77777777" w:rsidR="00EA35C9" w:rsidRPr="004325ED" w:rsidRDefault="00EA35C9" w:rsidP="00EA35C9">
      <w:pPr>
        <w:jc w:val="center"/>
        <w:rPr>
          <w:i/>
        </w:rPr>
      </w:pPr>
    </w:p>
    <w:p w14:paraId="08E92C99" w14:textId="77777777" w:rsidR="00EA35C9" w:rsidRPr="004325ED" w:rsidRDefault="00EA35C9" w:rsidP="00EA35C9">
      <w:pPr>
        <w:pStyle w:val="ABLOCKPARA"/>
        <w:ind w:left="0"/>
      </w:pPr>
    </w:p>
    <w:p w14:paraId="7460B1E3" w14:textId="77777777" w:rsidR="00EA35C9" w:rsidRPr="004325ED" w:rsidRDefault="00EA35C9" w:rsidP="00EA35C9">
      <w:pPr>
        <w:pStyle w:val="Style3"/>
      </w:pPr>
      <w:bookmarkStart w:id="470" w:name="_Toc412634047"/>
      <w:r w:rsidRPr="004325ED">
        <w:t>Typologie des données manipulées</w:t>
      </w:r>
      <w:bookmarkEnd w:id="470"/>
    </w:p>
    <w:p w14:paraId="3C95362B" w14:textId="77777777" w:rsidR="00EA35C9" w:rsidRPr="004325ED" w:rsidRDefault="00EA35C9" w:rsidP="001B00F7">
      <w:pPr>
        <w:pStyle w:val="ListParagraph"/>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077"/>
        <w:gridCol w:w="1269"/>
        <w:gridCol w:w="1061"/>
        <w:gridCol w:w="2547"/>
        <w:gridCol w:w="1134"/>
        <w:gridCol w:w="2520"/>
      </w:tblGrid>
      <w:tr w:rsidR="00EA35C9" w:rsidRPr="004325ED" w14:paraId="036ABEA9" w14:textId="77777777" w:rsidTr="00B769EA">
        <w:trPr>
          <w:trHeight w:val="623"/>
        </w:trPr>
        <w:tc>
          <w:tcPr>
            <w:tcW w:w="1077" w:type="dxa"/>
            <w:shd w:val="solid" w:color="808080" w:fill="808080"/>
          </w:tcPr>
          <w:p w14:paraId="434BEE41" w14:textId="77777777" w:rsidR="00EA35C9" w:rsidRPr="004325ED" w:rsidRDefault="00EA35C9" w:rsidP="00B769EA">
            <w:pPr>
              <w:jc w:val="center"/>
              <w:rPr>
                <w:b/>
                <w:bCs/>
              </w:rPr>
            </w:pPr>
            <w:r w:rsidRPr="004325ED">
              <w:rPr>
                <w:b/>
                <w:bCs/>
              </w:rPr>
              <w:t>Champ</w:t>
            </w:r>
          </w:p>
        </w:tc>
        <w:tc>
          <w:tcPr>
            <w:tcW w:w="1269" w:type="dxa"/>
            <w:shd w:val="solid" w:color="808080" w:fill="808080"/>
          </w:tcPr>
          <w:p w14:paraId="53001D43" w14:textId="77777777" w:rsidR="00EA35C9" w:rsidRPr="004325ED" w:rsidRDefault="00EA35C9" w:rsidP="00B769EA">
            <w:pPr>
              <w:jc w:val="center"/>
              <w:rPr>
                <w:b/>
                <w:bCs/>
              </w:rPr>
            </w:pPr>
            <w:r w:rsidRPr="004325ED">
              <w:rPr>
                <w:b/>
                <w:bCs/>
              </w:rPr>
              <w:t>Etiquette</w:t>
            </w:r>
          </w:p>
        </w:tc>
        <w:tc>
          <w:tcPr>
            <w:tcW w:w="1061" w:type="dxa"/>
            <w:shd w:val="solid" w:color="808080" w:fill="808080"/>
          </w:tcPr>
          <w:p w14:paraId="466F7186" w14:textId="77777777" w:rsidR="00EA35C9" w:rsidRPr="004325ED" w:rsidRDefault="00EA35C9" w:rsidP="00B769EA">
            <w:pPr>
              <w:jc w:val="center"/>
              <w:rPr>
                <w:b/>
                <w:bCs/>
              </w:rPr>
            </w:pPr>
            <w:r w:rsidRPr="004325ED">
              <w:rPr>
                <w:b/>
                <w:bCs/>
              </w:rPr>
              <w:t>Type de champ</w:t>
            </w:r>
          </w:p>
        </w:tc>
        <w:tc>
          <w:tcPr>
            <w:tcW w:w="2547" w:type="dxa"/>
            <w:shd w:val="solid" w:color="808080" w:fill="808080"/>
          </w:tcPr>
          <w:p w14:paraId="3C6307E2" w14:textId="77777777" w:rsidR="00EA35C9" w:rsidRPr="004325ED" w:rsidRDefault="00EA35C9" w:rsidP="00B769EA">
            <w:pPr>
              <w:jc w:val="center"/>
              <w:rPr>
                <w:b/>
                <w:bCs/>
              </w:rPr>
            </w:pPr>
            <w:r w:rsidRPr="004325ED">
              <w:rPr>
                <w:b/>
                <w:bCs/>
              </w:rPr>
              <w:t>Type de donnée manipulée</w:t>
            </w:r>
          </w:p>
        </w:tc>
        <w:tc>
          <w:tcPr>
            <w:tcW w:w="1134" w:type="dxa"/>
            <w:shd w:val="solid" w:color="808080" w:fill="808080"/>
          </w:tcPr>
          <w:p w14:paraId="3E3239A6" w14:textId="77777777" w:rsidR="00EA35C9" w:rsidRPr="004325ED" w:rsidRDefault="00EA35C9" w:rsidP="00B769EA">
            <w:pPr>
              <w:jc w:val="center"/>
              <w:rPr>
                <w:b/>
                <w:bCs/>
              </w:rPr>
            </w:pPr>
            <w:r w:rsidRPr="004325ED">
              <w:rPr>
                <w:b/>
                <w:bCs/>
              </w:rPr>
              <w:t>Taille</w:t>
            </w:r>
          </w:p>
        </w:tc>
        <w:tc>
          <w:tcPr>
            <w:tcW w:w="2520" w:type="dxa"/>
            <w:shd w:val="solid" w:color="808080" w:fill="808080"/>
          </w:tcPr>
          <w:p w14:paraId="27DA7943" w14:textId="77777777" w:rsidR="00EA35C9" w:rsidRPr="004325ED" w:rsidRDefault="00EA35C9" w:rsidP="00B769EA">
            <w:pPr>
              <w:jc w:val="center"/>
              <w:rPr>
                <w:b/>
                <w:bCs/>
              </w:rPr>
            </w:pPr>
            <w:r w:rsidRPr="004325ED">
              <w:rPr>
                <w:b/>
                <w:bCs/>
              </w:rPr>
              <w:t>Description &amp; valeurs possibles</w:t>
            </w:r>
          </w:p>
        </w:tc>
      </w:tr>
      <w:tr w:rsidR="00FC67D2" w:rsidRPr="004325ED" w14:paraId="32527B4B" w14:textId="77777777" w:rsidTr="00B769EA">
        <w:tc>
          <w:tcPr>
            <w:tcW w:w="1077" w:type="dxa"/>
          </w:tcPr>
          <w:p w14:paraId="3120F92A" w14:textId="77777777" w:rsidR="00FC67D2" w:rsidRPr="00FF0877" w:rsidRDefault="00FC67D2" w:rsidP="00B769EA">
            <w:pPr>
              <w:rPr>
                <w:sz w:val="18"/>
                <w:szCs w:val="18"/>
              </w:rPr>
            </w:pPr>
            <w:r w:rsidRPr="00C51D17">
              <w:rPr>
                <w:sz w:val="18"/>
                <w:szCs w:val="18"/>
              </w:rPr>
              <w:t>Référence principale</w:t>
            </w:r>
          </w:p>
        </w:tc>
        <w:tc>
          <w:tcPr>
            <w:tcW w:w="1269" w:type="dxa"/>
          </w:tcPr>
          <w:p w14:paraId="59039AB2" w14:textId="77777777" w:rsidR="00FC67D2" w:rsidRPr="00FF0877" w:rsidRDefault="00FC67D2" w:rsidP="00B769EA">
            <w:pPr>
              <w:rPr>
                <w:sz w:val="18"/>
                <w:szCs w:val="18"/>
              </w:rPr>
            </w:pPr>
            <w:r w:rsidRPr="00C51D17">
              <w:rPr>
                <w:sz w:val="18"/>
                <w:szCs w:val="18"/>
              </w:rPr>
              <w:t>Référence principale</w:t>
            </w:r>
          </w:p>
        </w:tc>
        <w:tc>
          <w:tcPr>
            <w:tcW w:w="1061" w:type="dxa"/>
          </w:tcPr>
          <w:p w14:paraId="7A5281B7" w14:textId="77777777" w:rsidR="00FC67D2" w:rsidRPr="00FF0877" w:rsidRDefault="00FC67D2" w:rsidP="00B769EA">
            <w:pPr>
              <w:rPr>
                <w:sz w:val="18"/>
                <w:szCs w:val="18"/>
              </w:rPr>
            </w:pPr>
            <w:r w:rsidRPr="00FF0877">
              <w:rPr>
                <w:sz w:val="18"/>
                <w:szCs w:val="18"/>
              </w:rPr>
              <w:t>Alphanumérique</w:t>
            </w:r>
          </w:p>
        </w:tc>
        <w:tc>
          <w:tcPr>
            <w:tcW w:w="2547" w:type="dxa"/>
          </w:tcPr>
          <w:p w14:paraId="4A474EA1" w14:textId="77777777" w:rsidR="00FC67D2" w:rsidRPr="00FF0877" w:rsidRDefault="00FC67D2" w:rsidP="00B769EA">
            <w:pPr>
              <w:rPr>
                <w:sz w:val="18"/>
                <w:szCs w:val="18"/>
              </w:rPr>
            </w:pPr>
            <w:r w:rsidRPr="00FF0877">
              <w:rPr>
                <w:sz w:val="18"/>
                <w:szCs w:val="18"/>
              </w:rPr>
              <w:t>Alphanumérique</w:t>
            </w:r>
          </w:p>
        </w:tc>
        <w:tc>
          <w:tcPr>
            <w:tcW w:w="1134" w:type="dxa"/>
          </w:tcPr>
          <w:p w14:paraId="2CA047C9" w14:textId="77777777" w:rsidR="00FC67D2" w:rsidRPr="00FF0877" w:rsidRDefault="00FC67D2" w:rsidP="00B769EA">
            <w:pPr>
              <w:rPr>
                <w:sz w:val="18"/>
                <w:szCs w:val="18"/>
              </w:rPr>
            </w:pPr>
            <w:r w:rsidRPr="00FF0877">
              <w:rPr>
                <w:sz w:val="18"/>
                <w:szCs w:val="18"/>
              </w:rPr>
              <w:t>-</w:t>
            </w:r>
          </w:p>
        </w:tc>
        <w:tc>
          <w:tcPr>
            <w:tcW w:w="2520" w:type="dxa"/>
          </w:tcPr>
          <w:p w14:paraId="1BEEC6EF" w14:textId="77777777" w:rsidR="00FC67D2" w:rsidRDefault="00FC67D2">
            <w:r w:rsidRPr="003B63FE">
              <w:rPr>
                <w:i/>
                <w:sz w:val="18"/>
                <w:szCs w:val="18"/>
              </w:rPr>
              <w:t>§3 PROCESSUS METIER</w:t>
            </w:r>
          </w:p>
        </w:tc>
      </w:tr>
      <w:tr w:rsidR="00FC67D2" w:rsidRPr="004325ED" w14:paraId="16D25F7F" w14:textId="77777777" w:rsidTr="00B769EA">
        <w:tc>
          <w:tcPr>
            <w:tcW w:w="1077" w:type="dxa"/>
          </w:tcPr>
          <w:p w14:paraId="2150B621" w14:textId="77777777" w:rsidR="00FC67D2" w:rsidRPr="00FF0877" w:rsidRDefault="00FC67D2" w:rsidP="00B769EA">
            <w:pPr>
              <w:rPr>
                <w:sz w:val="18"/>
                <w:szCs w:val="18"/>
              </w:rPr>
            </w:pPr>
            <w:r w:rsidRPr="00C51D17">
              <w:rPr>
                <w:sz w:val="18"/>
                <w:szCs w:val="18"/>
              </w:rPr>
              <w:t>Actif</w:t>
            </w:r>
          </w:p>
        </w:tc>
        <w:tc>
          <w:tcPr>
            <w:tcW w:w="1269" w:type="dxa"/>
          </w:tcPr>
          <w:p w14:paraId="3067C736" w14:textId="77777777" w:rsidR="00FC67D2" w:rsidRPr="00FF0877" w:rsidRDefault="00FC67D2" w:rsidP="00B769EA">
            <w:pPr>
              <w:rPr>
                <w:sz w:val="18"/>
                <w:szCs w:val="18"/>
              </w:rPr>
            </w:pPr>
            <w:r w:rsidRPr="00C51D17">
              <w:rPr>
                <w:sz w:val="18"/>
                <w:szCs w:val="18"/>
              </w:rPr>
              <w:t>Actif</w:t>
            </w:r>
          </w:p>
        </w:tc>
        <w:tc>
          <w:tcPr>
            <w:tcW w:w="1061" w:type="dxa"/>
          </w:tcPr>
          <w:p w14:paraId="18523770" w14:textId="77777777" w:rsidR="00FC67D2" w:rsidRPr="00FF0877" w:rsidRDefault="00FC67D2" w:rsidP="00B769EA">
            <w:pPr>
              <w:rPr>
                <w:sz w:val="18"/>
                <w:szCs w:val="18"/>
              </w:rPr>
            </w:pPr>
            <w:r w:rsidRPr="00FF0877">
              <w:rPr>
                <w:sz w:val="18"/>
                <w:szCs w:val="18"/>
              </w:rPr>
              <w:t>Liste</w:t>
            </w:r>
          </w:p>
        </w:tc>
        <w:tc>
          <w:tcPr>
            <w:tcW w:w="2547" w:type="dxa"/>
          </w:tcPr>
          <w:p w14:paraId="25258ED8" w14:textId="77777777" w:rsidR="00FC67D2" w:rsidRPr="00FF0877" w:rsidRDefault="00FC67D2" w:rsidP="00B769EA">
            <w:pPr>
              <w:rPr>
                <w:sz w:val="18"/>
                <w:szCs w:val="18"/>
              </w:rPr>
            </w:pPr>
            <w:r w:rsidRPr="00FF0877">
              <w:rPr>
                <w:sz w:val="18"/>
                <w:szCs w:val="18"/>
              </w:rPr>
              <w:t>Liste</w:t>
            </w:r>
          </w:p>
        </w:tc>
        <w:tc>
          <w:tcPr>
            <w:tcW w:w="1134" w:type="dxa"/>
          </w:tcPr>
          <w:p w14:paraId="2CE5AF10" w14:textId="77777777" w:rsidR="00FC67D2" w:rsidRPr="00FF0877" w:rsidRDefault="00FC67D2" w:rsidP="00B769EA">
            <w:pPr>
              <w:rPr>
                <w:sz w:val="18"/>
                <w:szCs w:val="18"/>
              </w:rPr>
            </w:pPr>
            <w:r w:rsidRPr="00FF0877">
              <w:rPr>
                <w:sz w:val="18"/>
                <w:szCs w:val="18"/>
              </w:rPr>
              <w:t>-</w:t>
            </w:r>
          </w:p>
        </w:tc>
        <w:tc>
          <w:tcPr>
            <w:tcW w:w="2520" w:type="dxa"/>
          </w:tcPr>
          <w:p w14:paraId="0279D44E" w14:textId="77777777" w:rsidR="00FC67D2" w:rsidRDefault="00FC67D2">
            <w:r w:rsidRPr="003B63FE">
              <w:rPr>
                <w:i/>
                <w:sz w:val="18"/>
                <w:szCs w:val="18"/>
              </w:rPr>
              <w:t>§3 PROCESSUS METIER</w:t>
            </w:r>
          </w:p>
        </w:tc>
      </w:tr>
      <w:tr w:rsidR="00FC67D2" w:rsidRPr="004325ED" w14:paraId="2612235C" w14:textId="77777777" w:rsidTr="00B769EA">
        <w:tc>
          <w:tcPr>
            <w:tcW w:w="1077" w:type="dxa"/>
          </w:tcPr>
          <w:p w14:paraId="1FA65698" w14:textId="77777777" w:rsidR="00FC67D2" w:rsidRPr="00FF0877" w:rsidRDefault="00FC67D2" w:rsidP="00B769EA">
            <w:pPr>
              <w:rPr>
                <w:sz w:val="18"/>
                <w:szCs w:val="18"/>
              </w:rPr>
            </w:pPr>
            <w:r w:rsidRPr="00C51D17">
              <w:rPr>
                <w:sz w:val="18"/>
                <w:szCs w:val="18"/>
              </w:rPr>
              <w:t>Date de négociation</w:t>
            </w:r>
          </w:p>
        </w:tc>
        <w:tc>
          <w:tcPr>
            <w:tcW w:w="1269" w:type="dxa"/>
          </w:tcPr>
          <w:p w14:paraId="4B54CC53" w14:textId="77777777" w:rsidR="00FC67D2" w:rsidRPr="00FF0877" w:rsidRDefault="00FC67D2" w:rsidP="00B769EA">
            <w:pPr>
              <w:rPr>
                <w:sz w:val="18"/>
                <w:szCs w:val="18"/>
              </w:rPr>
            </w:pPr>
            <w:r w:rsidRPr="00C51D17">
              <w:rPr>
                <w:sz w:val="18"/>
                <w:szCs w:val="18"/>
              </w:rPr>
              <w:t>Date de négociation</w:t>
            </w:r>
          </w:p>
        </w:tc>
        <w:tc>
          <w:tcPr>
            <w:tcW w:w="1061" w:type="dxa"/>
          </w:tcPr>
          <w:p w14:paraId="0F2F7475" w14:textId="77777777" w:rsidR="00FC67D2" w:rsidRPr="00FF0877" w:rsidRDefault="00FC67D2" w:rsidP="00B769EA">
            <w:pPr>
              <w:rPr>
                <w:sz w:val="18"/>
                <w:szCs w:val="18"/>
              </w:rPr>
            </w:pPr>
            <w:r>
              <w:rPr>
                <w:sz w:val="18"/>
                <w:szCs w:val="18"/>
              </w:rPr>
              <w:t>Date</w:t>
            </w:r>
          </w:p>
        </w:tc>
        <w:tc>
          <w:tcPr>
            <w:tcW w:w="2547" w:type="dxa"/>
          </w:tcPr>
          <w:p w14:paraId="2A9359FD" w14:textId="77777777" w:rsidR="00FC67D2" w:rsidRPr="00FF0877" w:rsidRDefault="00FC67D2" w:rsidP="00B769EA">
            <w:pPr>
              <w:rPr>
                <w:sz w:val="18"/>
                <w:szCs w:val="18"/>
              </w:rPr>
            </w:pPr>
            <w:r>
              <w:rPr>
                <w:sz w:val="18"/>
                <w:szCs w:val="18"/>
              </w:rPr>
              <w:t>Date</w:t>
            </w:r>
          </w:p>
        </w:tc>
        <w:tc>
          <w:tcPr>
            <w:tcW w:w="1134" w:type="dxa"/>
          </w:tcPr>
          <w:p w14:paraId="71EFFC33" w14:textId="77777777" w:rsidR="00FC67D2" w:rsidRPr="00FF0877" w:rsidRDefault="00FC67D2" w:rsidP="00B769EA">
            <w:pPr>
              <w:rPr>
                <w:sz w:val="18"/>
                <w:szCs w:val="18"/>
              </w:rPr>
            </w:pPr>
            <w:r w:rsidRPr="00FF0877">
              <w:rPr>
                <w:sz w:val="18"/>
                <w:szCs w:val="18"/>
              </w:rPr>
              <w:t>-</w:t>
            </w:r>
          </w:p>
        </w:tc>
        <w:tc>
          <w:tcPr>
            <w:tcW w:w="2520" w:type="dxa"/>
          </w:tcPr>
          <w:p w14:paraId="1EAB20B3" w14:textId="77777777" w:rsidR="00FC67D2" w:rsidRDefault="00FC67D2">
            <w:r w:rsidRPr="003B63FE">
              <w:rPr>
                <w:i/>
                <w:sz w:val="18"/>
                <w:szCs w:val="18"/>
              </w:rPr>
              <w:t>§3 PROCESSUS METIER</w:t>
            </w:r>
          </w:p>
        </w:tc>
      </w:tr>
      <w:tr w:rsidR="00FC67D2" w:rsidRPr="004325ED" w14:paraId="2DF6027B" w14:textId="77777777" w:rsidTr="00B769EA">
        <w:tc>
          <w:tcPr>
            <w:tcW w:w="1077" w:type="dxa"/>
          </w:tcPr>
          <w:p w14:paraId="20E339F8" w14:textId="77777777" w:rsidR="00FC67D2" w:rsidRPr="00FF0877" w:rsidRDefault="00FC67D2" w:rsidP="00B769EA">
            <w:pPr>
              <w:rPr>
                <w:sz w:val="18"/>
                <w:szCs w:val="18"/>
              </w:rPr>
            </w:pPr>
            <w:r w:rsidRPr="00C51D17">
              <w:rPr>
                <w:sz w:val="18"/>
                <w:szCs w:val="18"/>
              </w:rPr>
              <w:t>Référence du client livreur</w:t>
            </w:r>
          </w:p>
        </w:tc>
        <w:tc>
          <w:tcPr>
            <w:tcW w:w="1269" w:type="dxa"/>
          </w:tcPr>
          <w:p w14:paraId="4833A5C0" w14:textId="77777777" w:rsidR="00FC67D2" w:rsidRPr="00FF0877" w:rsidRDefault="00FC67D2" w:rsidP="00B769EA">
            <w:pPr>
              <w:rPr>
                <w:sz w:val="18"/>
                <w:szCs w:val="18"/>
              </w:rPr>
            </w:pPr>
            <w:r w:rsidRPr="00C51D17">
              <w:rPr>
                <w:sz w:val="18"/>
                <w:szCs w:val="18"/>
              </w:rPr>
              <w:t>Référence du client</w:t>
            </w:r>
          </w:p>
        </w:tc>
        <w:tc>
          <w:tcPr>
            <w:tcW w:w="1061" w:type="dxa"/>
          </w:tcPr>
          <w:p w14:paraId="006A9B9C" w14:textId="77777777" w:rsidR="00FC67D2" w:rsidRPr="00FF0877" w:rsidRDefault="00FC67D2" w:rsidP="00B769EA">
            <w:pPr>
              <w:rPr>
                <w:sz w:val="18"/>
                <w:szCs w:val="18"/>
              </w:rPr>
            </w:pPr>
            <w:r w:rsidRPr="00FF0877">
              <w:rPr>
                <w:sz w:val="18"/>
                <w:szCs w:val="18"/>
              </w:rPr>
              <w:t>Alphanumérique</w:t>
            </w:r>
          </w:p>
        </w:tc>
        <w:tc>
          <w:tcPr>
            <w:tcW w:w="2547" w:type="dxa"/>
          </w:tcPr>
          <w:p w14:paraId="14E04F85" w14:textId="77777777" w:rsidR="00FC67D2" w:rsidRPr="00FF0877" w:rsidRDefault="00FC67D2" w:rsidP="00B769EA">
            <w:pPr>
              <w:rPr>
                <w:sz w:val="18"/>
                <w:szCs w:val="18"/>
              </w:rPr>
            </w:pPr>
            <w:r w:rsidRPr="00FF0877">
              <w:rPr>
                <w:sz w:val="18"/>
                <w:szCs w:val="18"/>
              </w:rPr>
              <w:t>Alphanumérique</w:t>
            </w:r>
          </w:p>
        </w:tc>
        <w:tc>
          <w:tcPr>
            <w:tcW w:w="1134" w:type="dxa"/>
          </w:tcPr>
          <w:p w14:paraId="7C575C5C" w14:textId="77777777" w:rsidR="00FC67D2" w:rsidRPr="00FF0877" w:rsidRDefault="00FC67D2" w:rsidP="00B769EA">
            <w:pPr>
              <w:rPr>
                <w:sz w:val="18"/>
                <w:szCs w:val="18"/>
              </w:rPr>
            </w:pPr>
            <w:r w:rsidRPr="00FF0877">
              <w:rPr>
                <w:sz w:val="18"/>
                <w:szCs w:val="18"/>
              </w:rPr>
              <w:t>-</w:t>
            </w:r>
          </w:p>
        </w:tc>
        <w:tc>
          <w:tcPr>
            <w:tcW w:w="2520" w:type="dxa"/>
          </w:tcPr>
          <w:p w14:paraId="3E7F1FDC" w14:textId="77777777" w:rsidR="00FC67D2" w:rsidRDefault="00FC67D2">
            <w:r w:rsidRPr="003B63FE">
              <w:rPr>
                <w:i/>
                <w:sz w:val="18"/>
                <w:szCs w:val="18"/>
              </w:rPr>
              <w:t>§3 PROCESSUS METIER</w:t>
            </w:r>
          </w:p>
        </w:tc>
      </w:tr>
      <w:tr w:rsidR="00FC67D2" w:rsidRPr="004325ED" w14:paraId="21173D2B" w14:textId="77777777" w:rsidTr="00B769EA">
        <w:tc>
          <w:tcPr>
            <w:tcW w:w="1077" w:type="dxa"/>
          </w:tcPr>
          <w:p w14:paraId="51C9EE11" w14:textId="77777777" w:rsidR="00FC67D2" w:rsidRPr="00FF0877" w:rsidRDefault="00FC67D2" w:rsidP="00B769EA">
            <w:pPr>
              <w:rPr>
                <w:sz w:val="18"/>
                <w:szCs w:val="18"/>
              </w:rPr>
            </w:pPr>
            <w:r w:rsidRPr="00C51D17">
              <w:rPr>
                <w:sz w:val="18"/>
                <w:szCs w:val="18"/>
              </w:rPr>
              <w:t>Client livreur</w:t>
            </w:r>
          </w:p>
        </w:tc>
        <w:tc>
          <w:tcPr>
            <w:tcW w:w="1269" w:type="dxa"/>
          </w:tcPr>
          <w:p w14:paraId="4ABEE3A8" w14:textId="77777777" w:rsidR="00FC67D2" w:rsidRPr="00FF0877" w:rsidRDefault="00FC67D2" w:rsidP="00B769EA">
            <w:pPr>
              <w:rPr>
                <w:sz w:val="18"/>
                <w:szCs w:val="18"/>
              </w:rPr>
            </w:pPr>
            <w:r w:rsidRPr="00C51D17">
              <w:rPr>
                <w:sz w:val="18"/>
                <w:szCs w:val="18"/>
              </w:rPr>
              <w:t>Client</w:t>
            </w:r>
          </w:p>
        </w:tc>
        <w:tc>
          <w:tcPr>
            <w:tcW w:w="1061" w:type="dxa"/>
          </w:tcPr>
          <w:p w14:paraId="183089F0" w14:textId="77777777" w:rsidR="00FC67D2" w:rsidRPr="00FF0877" w:rsidRDefault="00FC67D2" w:rsidP="00B769EA">
            <w:pPr>
              <w:rPr>
                <w:sz w:val="18"/>
                <w:szCs w:val="18"/>
              </w:rPr>
            </w:pPr>
            <w:r>
              <w:rPr>
                <w:sz w:val="18"/>
                <w:szCs w:val="18"/>
              </w:rPr>
              <w:t>Liste</w:t>
            </w:r>
          </w:p>
        </w:tc>
        <w:tc>
          <w:tcPr>
            <w:tcW w:w="2547" w:type="dxa"/>
          </w:tcPr>
          <w:p w14:paraId="192870DD" w14:textId="77777777" w:rsidR="00FC67D2" w:rsidRPr="00FF0877" w:rsidRDefault="00FC67D2" w:rsidP="00B769EA">
            <w:pPr>
              <w:rPr>
                <w:sz w:val="18"/>
                <w:szCs w:val="18"/>
              </w:rPr>
            </w:pPr>
            <w:r>
              <w:rPr>
                <w:sz w:val="18"/>
                <w:szCs w:val="18"/>
              </w:rPr>
              <w:t>Liste</w:t>
            </w:r>
          </w:p>
        </w:tc>
        <w:tc>
          <w:tcPr>
            <w:tcW w:w="1134" w:type="dxa"/>
          </w:tcPr>
          <w:p w14:paraId="3F7E9C5C" w14:textId="77777777" w:rsidR="00FC67D2" w:rsidRPr="00FF0877" w:rsidRDefault="00FC67D2" w:rsidP="00B769EA">
            <w:pPr>
              <w:rPr>
                <w:sz w:val="18"/>
                <w:szCs w:val="18"/>
              </w:rPr>
            </w:pPr>
            <w:r w:rsidRPr="00FF0877">
              <w:rPr>
                <w:sz w:val="18"/>
                <w:szCs w:val="18"/>
              </w:rPr>
              <w:t>-</w:t>
            </w:r>
          </w:p>
        </w:tc>
        <w:tc>
          <w:tcPr>
            <w:tcW w:w="2520" w:type="dxa"/>
          </w:tcPr>
          <w:p w14:paraId="77415999" w14:textId="77777777" w:rsidR="00FC67D2" w:rsidRDefault="00FC67D2">
            <w:r w:rsidRPr="00812CCF">
              <w:rPr>
                <w:i/>
                <w:sz w:val="18"/>
                <w:szCs w:val="18"/>
              </w:rPr>
              <w:t>§3 PROCESSUS METIER</w:t>
            </w:r>
          </w:p>
        </w:tc>
      </w:tr>
      <w:tr w:rsidR="00FC67D2" w:rsidRPr="004325ED" w14:paraId="59A955DD" w14:textId="77777777" w:rsidTr="00B769EA">
        <w:tc>
          <w:tcPr>
            <w:tcW w:w="1077" w:type="dxa"/>
          </w:tcPr>
          <w:p w14:paraId="13925465" w14:textId="77777777" w:rsidR="00FC67D2" w:rsidRPr="00FF0877" w:rsidRDefault="00FC67D2" w:rsidP="00B769EA">
            <w:pPr>
              <w:rPr>
                <w:sz w:val="18"/>
                <w:szCs w:val="18"/>
              </w:rPr>
            </w:pPr>
            <w:r w:rsidRPr="00C51D17">
              <w:rPr>
                <w:sz w:val="18"/>
                <w:szCs w:val="18"/>
              </w:rPr>
              <w:t>Compte titres du client livreur</w:t>
            </w:r>
          </w:p>
        </w:tc>
        <w:tc>
          <w:tcPr>
            <w:tcW w:w="1269" w:type="dxa"/>
          </w:tcPr>
          <w:p w14:paraId="6FBC5BE3" w14:textId="77777777" w:rsidR="00FC67D2" w:rsidRPr="00FF0877" w:rsidRDefault="00FC67D2" w:rsidP="00B769EA">
            <w:pPr>
              <w:rPr>
                <w:sz w:val="18"/>
                <w:szCs w:val="18"/>
              </w:rPr>
            </w:pPr>
            <w:r w:rsidRPr="00C51D17">
              <w:rPr>
                <w:sz w:val="18"/>
                <w:szCs w:val="18"/>
              </w:rPr>
              <w:t>Compte titres du client</w:t>
            </w:r>
          </w:p>
        </w:tc>
        <w:tc>
          <w:tcPr>
            <w:tcW w:w="1061" w:type="dxa"/>
          </w:tcPr>
          <w:p w14:paraId="281E1252" w14:textId="77777777" w:rsidR="00FC67D2" w:rsidRPr="00FF0877" w:rsidRDefault="00FC67D2" w:rsidP="00B769EA">
            <w:pPr>
              <w:rPr>
                <w:sz w:val="18"/>
                <w:szCs w:val="18"/>
              </w:rPr>
            </w:pPr>
            <w:r>
              <w:rPr>
                <w:sz w:val="18"/>
                <w:szCs w:val="18"/>
              </w:rPr>
              <w:t>Liste</w:t>
            </w:r>
          </w:p>
        </w:tc>
        <w:tc>
          <w:tcPr>
            <w:tcW w:w="2547" w:type="dxa"/>
          </w:tcPr>
          <w:p w14:paraId="24B19B33" w14:textId="77777777" w:rsidR="00FC67D2" w:rsidRPr="00FF0877" w:rsidRDefault="00FC67D2" w:rsidP="00B769EA">
            <w:pPr>
              <w:rPr>
                <w:sz w:val="18"/>
                <w:szCs w:val="18"/>
              </w:rPr>
            </w:pPr>
            <w:r>
              <w:rPr>
                <w:sz w:val="18"/>
                <w:szCs w:val="18"/>
              </w:rPr>
              <w:t>Liste</w:t>
            </w:r>
          </w:p>
        </w:tc>
        <w:tc>
          <w:tcPr>
            <w:tcW w:w="1134" w:type="dxa"/>
          </w:tcPr>
          <w:p w14:paraId="4C9BAAF9" w14:textId="77777777" w:rsidR="00FC67D2" w:rsidRPr="00FF0877" w:rsidRDefault="00FC67D2" w:rsidP="00B769EA">
            <w:pPr>
              <w:rPr>
                <w:sz w:val="18"/>
                <w:szCs w:val="18"/>
              </w:rPr>
            </w:pPr>
            <w:r w:rsidRPr="00FF0877">
              <w:rPr>
                <w:sz w:val="18"/>
                <w:szCs w:val="18"/>
              </w:rPr>
              <w:t>-</w:t>
            </w:r>
          </w:p>
        </w:tc>
        <w:tc>
          <w:tcPr>
            <w:tcW w:w="2520" w:type="dxa"/>
          </w:tcPr>
          <w:p w14:paraId="0AFAFC2F" w14:textId="77777777" w:rsidR="00FC67D2" w:rsidRDefault="00FC67D2">
            <w:r w:rsidRPr="00812CCF">
              <w:rPr>
                <w:i/>
                <w:sz w:val="18"/>
                <w:szCs w:val="18"/>
              </w:rPr>
              <w:t>§3 PROCESSUS METIER</w:t>
            </w:r>
          </w:p>
        </w:tc>
      </w:tr>
      <w:tr w:rsidR="00FC67D2" w:rsidRPr="004325ED" w14:paraId="1493CD5D" w14:textId="77777777" w:rsidTr="00B769EA">
        <w:tc>
          <w:tcPr>
            <w:tcW w:w="1077" w:type="dxa"/>
          </w:tcPr>
          <w:p w14:paraId="504FE15E" w14:textId="77777777" w:rsidR="00FC67D2" w:rsidRPr="00FF0877" w:rsidRDefault="00FC67D2" w:rsidP="00B769EA">
            <w:pPr>
              <w:rPr>
                <w:sz w:val="18"/>
                <w:szCs w:val="18"/>
              </w:rPr>
            </w:pPr>
            <w:r w:rsidRPr="00C51D17">
              <w:rPr>
                <w:sz w:val="18"/>
                <w:szCs w:val="18"/>
              </w:rPr>
              <w:t>Référence du client receveur</w:t>
            </w:r>
          </w:p>
        </w:tc>
        <w:tc>
          <w:tcPr>
            <w:tcW w:w="1269" w:type="dxa"/>
          </w:tcPr>
          <w:p w14:paraId="2385A413" w14:textId="77777777" w:rsidR="00FC67D2" w:rsidRPr="00FF0877" w:rsidRDefault="00FC67D2" w:rsidP="00B769EA">
            <w:pPr>
              <w:rPr>
                <w:sz w:val="18"/>
                <w:szCs w:val="18"/>
              </w:rPr>
            </w:pPr>
            <w:r w:rsidRPr="00C51D17">
              <w:rPr>
                <w:sz w:val="18"/>
                <w:szCs w:val="18"/>
              </w:rPr>
              <w:t>Référence du client</w:t>
            </w:r>
          </w:p>
        </w:tc>
        <w:tc>
          <w:tcPr>
            <w:tcW w:w="1061" w:type="dxa"/>
          </w:tcPr>
          <w:p w14:paraId="58F426F8" w14:textId="77777777" w:rsidR="00FC67D2" w:rsidRPr="00FF0877" w:rsidRDefault="00FC67D2" w:rsidP="00B769EA">
            <w:pPr>
              <w:rPr>
                <w:sz w:val="18"/>
                <w:szCs w:val="18"/>
              </w:rPr>
            </w:pPr>
            <w:r w:rsidRPr="00FF0877">
              <w:rPr>
                <w:sz w:val="18"/>
                <w:szCs w:val="18"/>
              </w:rPr>
              <w:t>Alphanumérique</w:t>
            </w:r>
          </w:p>
        </w:tc>
        <w:tc>
          <w:tcPr>
            <w:tcW w:w="2547" w:type="dxa"/>
          </w:tcPr>
          <w:p w14:paraId="2987EF88" w14:textId="77777777" w:rsidR="00FC67D2" w:rsidRPr="00FF0877" w:rsidRDefault="00FC67D2" w:rsidP="00B769EA">
            <w:pPr>
              <w:rPr>
                <w:sz w:val="18"/>
                <w:szCs w:val="18"/>
              </w:rPr>
            </w:pPr>
            <w:r w:rsidRPr="00FF0877">
              <w:rPr>
                <w:sz w:val="18"/>
                <w:szCs w:val="18"/>
              </w:rPr>
              <w:t>Alphanumérique</w:t>
            </w:r>
          </w:p>
        </w:tc>
        <w:tc>
          <w:tcPr>
            <w:tcW w:w="1134" w:type="dxa"/>
          </w:tcPr>
          <w:p w14:paraId="5EFCFC69" w14:textId="77777777" w:rsidR="00FC67D2" w:rsidRPr="00FF0877" w:rsidRDefault="00FC67D2" w:rsidP="00B769EA">
            <w:pPr>
              <w:rPr>
                <w:sz w:val="18"/>
                <w:szCs w:val="18"/>
              </w:rPr>
            </w:pPr>
            <w:r w:rsidRPr="00FF0877">
              <w:rPr>
                <w:sz w:val="18"/>
                <w:szCs w:val="18"/>
              </w:rPr>
              <w:t>-</w:t>
            </w:r>
          </w:p>
        </w:tc>
        <w:tc>
          <w:tcPr>
            <w:tcW w:w="2520" w:type="dxa"/>
          </w:tcPr>
          <w:p w14:paraId="2A6C3757" w14:textId="77777777" w:rsidR="00FC67D2" w:rsidRDefault="00FC67D2">
            <w:r w:rsidRPr="00812CCF">
              <w:rPr>
                <w:i/>
                <w:sz w:val="18"/>
                <w:szCs w:val="18"/>
              </w:rPr>
              <w:t>§3 PROCESSUS METIER</w:t>
            </w:r>
          </w:p>
        </w:tc>
      </w:tr>
      <w:tr w:rsidR="00FC67D2" w:rsidRPr="004325ED" w14:paraId="50331096" w14:textId="77777777" w:rsidTr="00B769EA">
        <w:tc>
          <w:tcPr>
            <w:tcW w:w="1077" w:type="dxa"/>
          </w:tcPr>
          <w:p w14:paraId="053A2A93" w14:textId="77777777" w:rsidR="00FC67D2" w:rsidRPr="00FF0877" w:rsidRDefault="00FC67D2" w:rsidP="00B769EA">
            <w:pPr>
              <w:rPr>
                <w:sz w:val="18"/>
                <w:szCs w:val="18"/>
              </w:rPr>
            </w:pPr>
            <w:r w:rsidRPr="00C51D17">
              <w:rPr>
                <w:sz w:val="18"/>
                <w:szCs w:val="18"/>
              </w:rPr>
              <w:t>Client receveur</w:t>
            </w:r>
          </w:p>
        </w:tc>
        <w:tc>
          <w:tcPr>
            <w:tcW w:w="1269" w:type="dxa"/>
          </w:tcPr>
          <w:p w14:paraId="23800F50" w14:textId="77777777" w:rsidR="00FC67D2" w:rsidRPr="00FF0877" w:rsidRDefault="00FC67D2" w:rsidP="00B769EA">
            <w:pPr>
              <w:rPr>
                <w:sz w:val="18"/>
                <w:szCs w:val="18"/>
              </w:rPr>
            </w:pPr>
            <w:r w:rsidRPr="00C51D17">
              <w:rPr>
                <w:sz w:val="18"/>
                <w:szCs w:val="18"/>
              </w:rPr>
              <w:t>Client</w:t>
            </w:r>
          </w:p>
        </w:tc>
        <w:tc>
          <w:tcPr>
            <w:tcW w:w="1061" w:type="dxa"/>
          </w:tcPr>
          <w:p w14:paraId="02D8359A" w14:textId="77777777" w:rsidR="00FC67D2" w:rsidRPr="00FF0877" w:rsidRDefault="00FC67D2" w:rsidP="00B769EA">
            <w:pPr>
              <w:rPr>
                <w:sz w:val="18"/>
                <w:szCs w:val="18"/>
              </w:rPr>
            </w:pPr>
            <w:r>
              <w:rPr>
                <w:sz w:val="18"/>
                <w:szCs w:val="18"/>
              </w:rPr>
              <w:t>Liste</w:t>
            </w:r>
          </w:p>
        </w:tc>
        <w:tc>
          <w:tcPr>
            <w:tcW w:w="2547" w:type="dxa"/>
          </w:tcPr>
          <w:p w14:paraId="3B8CF7A3" w14:textId="77777777" w:rsidR="00FC67D2" w:rsidRPr="00FF0877" w:rsidRDefault="00FC67D2" w:rsidP="00B769EA">
            <w:pPr>
              <w:rPr>
                <w:sz w:val="18"/>
                <w:szCs w:val="18"/>
              </w:rPr>
            </w:pPr>
            <w:r>
              <w:rPr>
                <w:sz w:val="18"/>
                <w:szCs w:val="18"/>
              </w:rPr>
              <w:t>Liste</w:t>
            </w:r>
          </w:p>
        </w:tc>
        <w:tc>
          <w:tcPr>
            <w:tcW w:w="1134" w:type="dxa"/>
          </w:tcPr>
          <w:p w14:paraId="2A0505E1" w14:textId="77777777" w:rsidR="00FC67D2" w:rsidRPr="00FF0877" w:rsidRDefault="00FC67D2" w:rsidP="00B769EA">
            <w:pPr>
              <w:rPr>
                <w:sz w:val="18"/>
                <w:szCs w:val="18"/>
              </w:rPr>
            </w:pPr>
            <w:r w:rsidRPr="00FF0877">
              <w:rPr>
                <w:sz w:val="18"/>
                <w:szCs w:val="18"/>
              </w:rPr>
              <w:t>-</w:t>
            </w:r>
          </w:p>
        </w:tc>
        <w:tc>
          <w:tcPr>
            <w:tcW w:w="2520" w:type="dxa"/>
          </w:tcPr>
          <w:p w14:paraId="1DBF552B" w14:textId="77777777" w:rsidR="00FC67D2" w:rsidRDefault="00FC67D2">
            <w:r w:rsidRPr="00812CCF">
              <w:rPr>
                <w:i/>
                <w:sz w:val="18"/>
                <w:szCs w:val="18"/>
              </w:rPr>
              <w:t>§3 PROCESSUS METIER</w:t>
            </w:r>
          </w:p>
        </w:tc>
      </w:tr>
      <w:tr w:rsidR="00FC67D2" w:rsidRPr="004325ED" w14:paraId="4713F5B1" w14:textId="77777777" w:rsidTr="00B769EA">
        <w:tc>
          <w:tcPr>
            <w:tcW w:w="1077" w:type="dxa"/>
          </w:tcPr>
          <w:p w14:paraId="52102CA6" w14:textId="77777777" w:rsidR="00FC67D2" w:rsidRPr="00FF0877" w:rsidRDefault="00FC67D2" w:rsidP="00B769EA">
            <w:pPr>
              <w:rPr>
                <w:sz w:val="18"/>
                <w:szCs w:val="18"/>
              </w:rPr>
            </w:pPr>
            <w:r w:rsidRPr="00C51D17">
              <w:rPr>
                <w:sz w:val="18"/>
                <w:szCs w:val="18"/>
              </w:rPr>
              <w:t xml:space="preserve">Compte titres du </w:t>
            </w:r>
            <w:r w:rsidRPr="00C51D17">
              <w:rPr>
                <w:sz w:val="18"/>
                <w:szCs w:val="18"/>
              </w:rPr>
              <w:lastRenderedPageBreak/>
              <w:t>client receveur</w:t>
            </w:r>
          </w:p>
        </w:tc>
        <w:tc>
          <w:tcPr>
            <w:tcW w:w="1269" w:type="dxa"/>
          </w:tcPr>
          <w:p w14:paraId="518DB432" w14:textId="77777777" w:rsidR="00FC67D2" w:rsidRPr="00FF0877" w:rsidRDefault="00FC67D2" w:rsidP="00B769EA">
            <w:pPr>
              <w:rPr>
                <w:sz w:val="18"/>
                <w:szCs w:val="18"/>
              </w:rPr>
            </w:pPr>
            <w:r w:rsidRPr="00C51D17">
              <w:rPr>
                <w:sz w:val="18"/>
                <w:szCs w:val="18"/>
              </w:rPr>
              <w:lastRenderedPageBreak/>
              <w:t>Compte titres du client</w:t>
            </w:r>
          </w:p>
        </w:tc>
        <w:tc>
          <w:tcPr>
            <w:tcW w:w="1061" w:type="dxa"/>
          </w:tcPr>
          <w:p w14:paraId="4446BE7A" w14:textId="77777777" w:rsidR="00FC67D2" w:rsidRPr="00FF0877" w:rsidRDefault="00FC67D2" w:rsidP="00B769EA">
            <w:pPr>
              <w:rPr>
                <w:sz w:val="18"/>
                <w:szCs w:val="18"/>
              </w:rPr>
            </w:pPr>
            <w:r>
              <w:rPr>
                <w:sz w:val="18"/>
                <w:szCs w:val="18"/>
              </w:rPr>
              <w:t>Liste</w:t>
            </w:r>
          </w:p>
        </w:tc>
        <w:tc>
          <w:tcPr>
            <w:tcW w:w="2547" w:type="dxa"/>
          </w:tcPr>
          <w:p w14:paraId="69061FC4" w14:textId="77777777" w:rsidR="00FC67D2" w:rsidRPr="00FF0877" w:rsidRDefault="00FC67D2" w:rsidP="00B769EA">
            <w:pPr>
              <w:rPr>
                <w:sz w:val="18"/>
                <w:szCs w:val="18"/>
              </w:rPr>
            </w:pPr>
            <w:r>
              <w:rPr>
                <w:sz w:val="18"/>
                <w:szCs w:val="18"/>
              </w:rPr>
              <w:t>Liste</w:t>
            </w:r>
          </w:p>
        </w:tc>
        <w:tc>
          <w:tcPr>
            <w:tcW w:w="1134" w:type="dxa"/>
          </w:tcPr>
          <w:p w14:paraId="2AFD8D0D" w14:textId="77777777" w:rsidR="00FC67D2" w:rsidRPr="00FF0877" w:rsidRDefault="00FC67D2" w:rsidP="00B769EA">
            <w:pPr>
              <w:rPr>
                <w:sz w:val="18"/>
                <w:szCs w:val="18"/>
              </w:rPr>
            </w:pPr>
            <w:r w:rsidRPr="00FF0877">
              <w:rPr>
                <w:sz w:val="18"/>
                <w:szCs w:val="18"/>
              </w:rPr>
              <w:t>-</w:t>
            </w:r>
          </w:p>
        </w:tc>
        <w:tc>
          <w:tcPr>
            <w:tcW w:w="2520" w:type="dxa"/>
          </w:tcPr>
          <w:p w14:paraId="5C19064F" w14:textId="77777777" w:rsidR="00FC67D2" w:rsidRDefault="00FC67D2">
            <w:r w:rsidRPr="00812CCF">
              <w:rPr>
                <w:i/>
                <w:sz w:val="18"/>
                <w:szCs w:val="18"/>
              </w:rPr>
              <w:t>§3 PROCESSUS METIER</w:t>
            </w:r>
          </w:p>
        </w:tc>
      </w:tr>
      <w:tr w:rsidR="00FC67D2" w:rsidRPr="004325ED" w14:paraId="4929BE1D" w14:textId="77777777" w:rsidTr="00B769EA">
        <w:tc>
          <w:tcPr>
            <w:tcW w:w="1077" w:type="dxa"/>
          </w:tcPr>
          <w:p w14:paraId="63C55DD7" w14:textId="77777777" w:rsidR="00FC67D2" w:rsidRPr="00FF0877" w:rsidRDefault="00FC67D2" w:rsidP="00B769EA">
            <w:pPr>
              <w:rPr>
                <w:sz w:val="18"/>
                <w:szCs w:val="18"/>
              </w:rPr>
            </w:pPr>
            <w:r>
              <w:rPr>
                <w:sz w:val="18"/>
                <w:szCs w:val="18"/>
              </w:rPr>
              <w:t>Quantité</w:t>
            </w:r>
          </w:p>
        </w:tc>
        <w:tc>
          <w:tcPr>
            <w:tcW w:w="1269" w:type="dxa"/>
          </w:tcPr>
          <w:p w14:paraId="25ADF971" w14:textId="77777777" w:rsidR="00FC67D2" w:rsidRPr="00FF0877" w:rsidRDefault="00FC67D2" w:rsidP="00B769EA">
            <w:pPr>
              <w:rPr>
                <w:sz w:val="18"/>
                <w:szCs w:val="18"/>
              </w:rPr>
            </w:pPr>
            <w:r>
              <w:rPr>
                <w:sz w:val="18"/>
                <w:szCs w:val="18"/>
              </w:rPr>
              <w:t>Quantité</w:t>
            </w:r>
          </w:p>
        </w:tc>
        <w:tc>
          <w:tcPr>
            <w:tcW w:w="1061" w:type="dxa"/>
          </w:tcPr>
          <w:p w14:paraId="1E4732F4" w14:textId="77777777" w:rsidR="00FC67D2" w:rsidRPr="00FF0877" w:rsidRDefault="00FC67D2" w:rsidP="00B769EA">
            <w:pPr>
              <w:rPr>
                <w:sz w:val="18"/>
                <w:szCs w:val="18"/>
              </w:rPr>
            </w:pPr>
            <w:r>
              <w:rPr>
                <w:sz w:val="18"/>
                <w:szCs w:val="18"/>
              </w:rPr>
              <w:t>Numérique</w:t>
            </w:r>
          </w:p>
        </w:tc>
        <w:tc>
          <w:tcPr>
            <w:tcW w:w="2547" w:type="dxa"/>
          </w:tcPr>
          <w:p w14:paraId="2C7A7862" w14:textId="77777777" w:rsidR="00FC67D2" w:rsidRPr="00FF0877" w:rsidRDefault="00FC67D2" w:rsidP="00B769EA">
            <w:pPr>
              <w:rPr>
                <w:sz w:val="18"/>
                <w:szCs w:val="18"/>
              </w:rPr>
            </w:pPr>
            <w:r>
              <w:rPr>
                <w:sz w:val="18"/>
                <w:szCs w:val="18"/>
              </w:rPr>
              <w:t>Numérique</w:t>
            </w:r>
          </w:p>
        </w:tc>
        <w:tc>
          <w:tcPr>
            <w:tcW w:w="1134" w:type="dxa"/>
          </w:tcPr>
          <w:p w14:paraId="716914DA" w14:textId="77777777" w:rsidR="00FC67D2" w:rsidRPr="00FF0877" w:rsidRDefault="00FC67D2" w:rsidP="00B769EA">
            <w:pPr>
              <w:rPr>
                <w:sz w:val="18"/>
                <w:szCs w:val="18"/>
              </w:rPr>
            </w:pPr>
            <w:r w:rsidRPr="00FF0877">
              <w:rPr>
                <w:sz w:val="18"/>
                <w:szCs w:val="18"/>
              </w:rPr>
              <w:t>-</w:t>
            </w:r>
          </w:p>
        </w:tc>
        <w:tc>
          <w:tcPr>
            <w:tcW w:w="2520" w:type="dxa"/>
          </w:tcPr>
          <w:p w14:paraId="6751D373" w14:textId="77777777" w:rsidR="00FC67D2" w:rsidRDefault="00FC67D2">
            <w:r w:rsidRPr="00812CCF">
              <w:rPr>
                <w:i/>
                <w:sz w:val="18"/>
                <w:szCs w:val="18"/>
              </w:rPr>
              <w:t>§3 PROCESSUS METIER</w:t>
            </w:r>
          </w:p>
        </w:tc>
      </w:tr>
    </w:tbl>
    <w:p w14:paraId="616F487B" w14:textId="77777777" w:rsidR="00EA35C9" w:rsidRPr="004325ED" w:rsidRDefault="00EA35C9" w:rsidP="00EA35C9">
      <w:pPr>
        <w:pStyle w:val="Style3"/>
      </w:pPr>
      <w:bookmarkStart w:id="471" w:name="_Toc412634048"/>
      <w:r w:rsidRPr="004325ED">
        <w:t>Comportement de l’écran</w:t>
      </w:r>
      <w:bookmarkEnd w:id="471"/>
    </w:p>
    <w:p w14:paraId="053C90BF" w14:textId="77777777" w:rsidR="00EA35C9" w:rsidRDefault="00EA35C9" w:rsidP="00EA35C9">
      <w:pPr>
        <w:rPr>
          <w:i/>
        </w:rPr>
      </w:pPr>
    </w:p>
    <w:p w14:paraId="7F899EBD" w14:textId="77777777" w:rsidR="00FC67D2" w:rsidRDefault="00FC67D2" w:rsidP="00FC67D2">
      <w:pPr>
        <w:rPr>
          <w:i/>
        </w:rPr>
      </w:pPr>
      <w:r w:rsidRPr="000D5732">
        <w:rPr>
          <w:i/>
        </w:rPr>
        <w:t>[Se référer</w:t>
      </w:r>
      <w:r>
        <w:rPr>
          <w:i/>
        </w:rPr>
        <w:t xml:space="preserve"> au</w:t>
      </w:r>
      <w:r w:rsidRPr="000D5732">
        <w:rPr>
          <w:i/>
        </w:rPr>
        <w:t xml:space="preserve"> §6 Description des cas d'utilisation]</w:t>
      </w:r>
    </w:p>
    <w:p w14:paraId="5D9BB112" w14:textId="77777777" w:rsidR="001C30DA" w:rsidRDefault="001C30DA" w:rsidP="00EA35C9">
      <w:pPr>
        <w:rPr>
          <w:i/>
        </w:rPr>
      </w:pPr>
    </w:p>
    <w:p w14:paraId="38E4D57C" w14:textId="77777777" w:rsidR="001C30DA" w:rsidRPr="004325ED" w:rsidRDefault="001C30DA" w:rsidP="001C30DA">
      <w:pPr>
        <w:pStyle w:val="Style2"/>
      </w:pPr>
      <w:bookmarkStart w:id="472" w:name="_Toc412634049"/>
      <w:r w:rsidRPr="004325ED">
        <w:t>Description de l’écran &lt;</w:t>
      </w:r>
      <w:r>
        <w:t>Création d'un nantissement</w:t>
      </w:r>
      <w:r w:rsidRPr="004325ED">
        <w:t>&gt;</w:t>
      </w:r>
      <w:bookmarkEnd w:id="472"/>
    </w:p>
    <w:p w14:paraId="3DDEB6A3" w14:textId="77777777" w:rsidR="001C30DA" w:rsidRPr="004325ED" w:rsidRDefault="001C30DA" w:rsidP="001C30DA">
      <w:pPr>
        <w:pStyle w:val="Style3"/>
      </w:pPr>
      <w:bookmarkStart w:id="473" w:name="_Toc412634050"/>
      <w:r w:rsidRPr="004325ED">
        <w:t>Maquette de l’écran &lt;</w:t>
      </w:r>
      <w:r w:rsidR="007D4BCE">
        <w:t>Création d'un nantissement</w:t>
      </w:r>
      <w:r w:rsidRPr="004325ED">
        <w:t>&gt;</w:t>
      </w:r>
      <w:bookmarkEnd w:id="473"/>
    </w:p>
    <w:p w14:paraId="241154B9" w14:textId="77777777" w:rsidR="001C30DA" w:rsidRDefault="001C30DA" w:rsidP="001C30DA"/>
    <w:p w14:paraId="47EBF7F3" w14:textId="77777777" w:rsidR="00DB767D" w:rsidRPr="004325ED" w:rsidRDefault="008C1DCC" w:rsidP="001C30DA">
      <w:r>
        <w:rPr>
          <w:noProof/>
          <w:lang w:eastAsia="fr-FR"/>
        </w:rPr>
        <w:drawing>
          <wp:inline distT="0" distB="0" distL="0" distR="0" wp14:anchorId="2CAB45B3" wp14:editId="419DA31E">
            <wp:extent cx="5753100" cy="2143125"/>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srcRect/>
                    <a:stretch>
                      <a:fillRect/>
                    </a:stretch>
                  </pic:blipFill>
                  <pic:spPr bwMode="auto">
                    <a:xfrm>
                      <a:off x="0" y="0"/>
                      <a:ext cx="5753100" cy="2143125"/>
                    </a:xfrm>
                    <a:prstGeom prst="rect">
                      <a:avLst/>
                    </a:prstGeom>
                    <a:noFill/>
                    <a:ln w="9525">
                      <a:noFill/>
                      <a:miter lim="800000"/>
                      <a:headEnd/>
                      <a:tailEnd/>
                    </a:ln>
                  </pic:spPr>
                </pic:pic>
              </a:graphicData>
            </a:graphic>
          </wp:inline>
        </w:drawing>
      </w:r>
    </w:p>
    <w:p w14:paraId="42940EB4" w14:textId="77777777" w:rsidR="001C30DA" w:rsidRPr="004325ED" w:rsidRDefault="001C30DA" w:rsidP="001C30DA">
      <w:pPr>
        <w:jc w:val="center"/>
        <w:rPr>
          <w:i/>
        </w:rPr>
      </w:pPr>
    </w:p>
    <w:p w14:paraId="4504D8AC" w14:textId="77777777" w:rsidR="001C30DA" w:rsidRPr="004325ED" w:rsidRDefault="001C30DA" w:rsidP="001C30DA">
      <w:pPr>
        <w:pStyle w:val="ABLOCKPARA"/>
        <w:ind w:left="0"/>
      </w:pPr>
    </w:p>
    <w:p w14:paraId="65F90AAF" w14:textId="77777777" w:rsidR="001C30DA" w:rsidRPr="004325ED" w:rsidRDefault="001C30DA" w:rsidP="001C30DA">
      <w:pPr>
        <w:pStyle w:val="Style3"/>
      </w:pPr>
      <w:bookmarkStart w:id="474" w:name="_Toc412634051"/>
      <w:r w:rsidRPr="004325ED">
        <w:t>Typologie des données manipulées</w:t>
      </w:r>
      <w:bookmarkEnd w:id="474"/>
    </w:p>
    <w:p w14:paraId="1E1BD15D" w14:textId="77777777" w:rsidR="001C30DA" w:rsidRPr="004325ED" w:rsidRDefault="001C30DA" w:rsidP="0068717C">
      <w:pPr>
        <w:pStyle w:val="ListParagraph"/>
        <w:spacing w:before="240" w:after="240" w:line="240" w:lineRule="auto"/>
        <w:ind w:right="142"/>
      </w:pPr>
    </w:p>
    <w:tbl>
      <w:tblPr>
        <w:tblW w:w="976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237"/>
        <w:gridCol w:w="1269"/>
        <w:gridCol w:w="1061"/>
        <w:gridCol w:w="2547"/>
        <w:gridCol w:w="1134"/>
        <w:gridCol w:w="2520"/>
      </w:tblGrid>
      <w:tr w:rsidR="001C30DA" w:rsidRPr="004325ED" w14:paraId="6C08B96B" w14:textId="77777777" w:rsidTr="003760A9">
        <w:trPr>
          <w:trHeight w:val="623"/>
        </w:trPr>
        <w:tc>
          <w:tcPr>
            <w:tcW w:w="1237" w:type="dxa"/>
            <w:shd w:val="solid" w:color="808080" w:fill="808080"/>
          </w:tcPr>
          <w:p w14:paraId="2C3BA4F1" w14:textId="77777777" w:rsidR="001C30DA" w:rsidRPr="004325ED" w:rsidRDefault="001C30DA" w:rsidP="00B769EA">
            <w:pPr>
              <w:jc w:val="center"/>
              <w:rPr>
                <w:b/>
                <w:bCs/>
              </w:rPr>
            </w:pPr>
            <w:r w:rsidRPr="004325ED">
              <w:rPr>
                <w:b/>
                <w:bCs/>
              </w:rPr>
              <w:t>Champ</w:t>
            </w:r>
          </w:p>
        </w:tc>
        <w:tc>
          <w:tcPr>
            <w:tcW w:w="1269" w:type="dxa"/>
            <w:shd w:val="solid" w:color="808080" w:fill="808080"/>
          </w:tcPr>
          <w:p w14:paraId="07338852" w14:textId="77777777" w:rsidR="001C30DA" w:rsidRPr="004325ED" w:rsidRDefault="001C30DA" w:rsidP="00B769EA">
            <w:pPr>
              <w:jc w:val="center"/>
              <w:rPr>
                <w:b/>
                <w:bCs/>
              </w:rPr>
            </w:pPr>
            <w:r w:rsidRPr="004325ED">
              <w:rPr>
                <w:b/>
                <w:bCs/>
              </w:rPr>
              <w:t>Etiquette</w:t>
            </w:r>
          </w:p>
        </w:tc>
        <w:tc>
          <w:tcPr>
            <w:tcW w:w="1061" w:type="dxa"/>
            <w:shd w:val="solid" w:color="808080" w:fill="808080"/>
          </w:tcPr>
          <w:p w14:paraId="5F01724D" w14:textId="77777777" w:rsidR="001C30DA" w:rsidRPr="004325ED" w:rsidRDefault="001C30DA" w:rsidP="00B769EA">
            <w:pPr>
              <w:jc w:val="center"/>
              <w:rPr>
                <w:b/>
                <w:bCs/>
              </w:rPr>
            </w:pPr>
            <w:r w:rsidRPr="004325ED">
              <w:rPr>
                <w:b/>
                <w:bCs/>
              </w:rPr>
              <w:t>Type de champ</w:t>
            </w:r>
          </w:p>
        </w:tc>
        <w:tc>
          <w:tcPr>
            <w:tcW w:w="2547" w:type="dxa"/>
            <w:shd w:val="solid" w:color="808080" w:fill="808080"/>
          </w:tcPr>
          <w:p w14:paraId="558ADCDF" w14:textId="77777777" w:rsidR="001C30DA" w:rsidRPr="004325ED" w:rsidRDefault="001C30DA" w:rsidP="00B769EA">
            <w:pPr>
              <w:jc w:val="center"/>
              <w:rPr>
                <w:b/>
                <w:bCs/>
              </w:rPr>
            </w:pPr>
            <w:r w:rsidRPr="004325ED">
              <w:rPr>
                <w:b/>
                <w:bCs/>
              </w:rPr>
              <w:t>Type de donnée manipulée</w:t>
            </w:r>
          </w:p>
        </w:tc>
        <w:tc>
          <w:tcPr>
            <w:tcW w:w="1134" w:type="dxa"/>
            <w:shd w:val="solid" w:color="808080" w:fill="808080"/>
          </w:tcPr>
          <w:p w14:paraId="4B483C3D" w14:textId="77777777" w:rsidR="001C30DA" w:rsidRPr="004325ED" w:rsidRDefault="001C30DA" w:rsidP="00B769EA">
            <w:pPr>
              <w:jc w:val="center"/>
              <w:rPr>
                <w:b/>
                <w:bCs/>
              </w:rPr>
            </w:pPr>
            <w:r w:rsidRPr="004325ED">
              <w:rPr>
                <w:b/>
                <w:bCs/>
              </w:rPr>
              <w:t>Taille</w:t>
            </w:r>
          </w:p>
        </w:tc>
        <w:tc>
          <w:tcPr>
            <w:tcW w:w="2520" w:type="dxa"/>
            <w:shd w:val="solid" w:color="808080" w:fill="808080"/>
          </w:tcPr>
          <w:p w14:paraId="2D3BD936" w14:textId="77777777" w:rsidR="001C30DA" w:rsidRPr="004325ED" w:rsidRDefault="001C30DA" w:rsidP="00B769EA">
            <w:pPr>
              <w:jc w:val="center"/>
              <w:rPr>
                <w:b/>
                <w:bCs/>
              </w:rPr>
            </w:pPr>
            <w:r w:rsidRPr="004325ED">
              <w:rPr>
                <w:b/>
                <w:bCs/>
              </w:rPr>
              <w:t>Description &amp; valeurs possibles</w:t>
            </w:r>
          </w:p>
        </w:tc>
      </w:tr>
      <w:tr w:rsidR="0025627A" w:rsidRPr="004325ED" w14:paraId="5EBF0762" w14:textId="77777777" w:rsidTr="003760A9">
        <w:tc>
          <w:tcPr>
            <w:tcW w:w="1237" w:type="dxa"/>
          </w:tcPr>
          <w:p w14:paraId="25BE1EAE" w14:textId="77777777" w:rsidR="0025627A" w:rsidRPr="00FF0877" w:rsidRDefault="0025627A" w:rsidP="00B769EA">
            <w:pPr>
              <w:rPr>
                <w:sz w:val="18"/>
                <w:szCs w:val="18"/>
              </w:rPr>
            </w:pPr>
            <w:r w:rsidRPr="003760A9">
              <w:rPr>
                <w:sz w:val="18"/>
                <w:szCs w:val="18"/>
              </w:rPr>
              <w:t>Date de maturité</w:t>
            </w:r>
          </w:p>
        </w:tc>
        <w:tc>
          <w:tcPr>
            <w:tcW w:w="1269" w:type="dxa"/>
          </w:tcPr>
          <w:p w14:paraId="09ABC6C4" w14:textId="77777777" w:rsidR="0025627A" w:rsidRPr="00FF0877" w:rsidRDefault="0025627A" w:rsidP="00B769EA">
            <w:pPr>
              <w:rPr>
                <w:sz w:val="18"/>
                <w:szCs w:val="18"/>
              </w:rPr>
            </w:pPr>
            <w:r w:rsidRPr="003760A9">
              <w:rPr>
                <w:sz w:val="18"/>
                <w:szCs w:val="18"/>
              </w:rPr>
              <w:t>Date de maturité</w:t>
            </w:r>
          </w:p>
        </w:tc>
        <w:tc>
          <w:tcPr>
            <w:tcW w:w="1061" w:type="dxa"/>
          </w:tcPr>
          <w:p w14:paraId="1DF5009B" w14:textId="77777777" w:rsidR="0025627A" w:rsidRPr="00FF0877" w:rsidRDefault="0025627A" w:rsidP="00B769EA">
            <w:pPr>
              <w:rPr>
                <w:sz w:val="18"/>
                <w:szCs w:val="18"/>
              </w:rPr>
            </w:pPr>
            <w:r>
              <w:rPr>
                <w:sz w:val="18"/>
                <w:szCs w:val="18"/>
              </w:rPr>
              <w:t>Date</w:t>
            </w:r>
          </w:p>
        </w:tc>
        <w:tc>
          <w:tcPr>
            <w:tcW w:w="2547" w:type="dxa"/>
          </w:tcPr>
          <w:p w14:paraId="5B250503" w14:textId="77777777" w:rsidR="0025627A" w:rsidRPr="00FF0877" w:rsidRDefault="0025627A" w:rsidP="00B769EA">
            <w:pPr>
              <w:rPr>
                <w:sz w:val="18"/>
                <w:szCs w:val="18"/>
              </w:rPr>
            </w:pPr>
            <w:r>
              <w:rPr>
                <w:sz w:val="18"/>
                <w:szCs w:val="18"/>
              </w:rPr>
              <w:t>Date</w:t>
            </w:r>
          </w:p>
        </w:tc>
        <w:tc>
          <w:tcPr>
            <w:tcW w:w="1134" w:type="dxa"/>
          </w:tcPr>
          <w:p w14:paraId="363E219A" w14:textId="77777777" w:rsidR="0025627A" w:rsidRPr="00FF0877" w:rsidRDefault="0025627A" w:rsidP="00B769EA">
            <w:pPr>
              <w:rPr>
                <w:sz w:val="18"/>
                <w:szCs w:val="18"/>
              </w:rPr>
            </w:pPr>
            <w:r w:rsidRPr="00FF0877">
              <w:rPr>
                <w:sz w:val="18"/>
                <w:szCs w:val="18"/>
              </w:rPr>
              <w:t>-</w:t>
            </w:r>
          </w:p>
        </w:tc>
        <w:tc>
          <w:tcPr>
            <w:tcW w:w="2520" w:type="dxa"/>
          </w:tcPr>
          <w:p w14:paraId="089BDECD" w14:textId="77777777" w:rsidR="0025627A" w:rsidRDefault="0025627A">
            <w:r w:rsidRPr="003816B8">
              <w:rPr>
                <w:i/>
                <w:sz w:val="18"/>
                <w:szCs w:val="18"/>
              </w:rPr>
              <w:t>§3 PROCESSUS METIER</w:t>
            </w:r>
          </w:p>
        </w:tc>
      </w:tr>
      <w:tr w:rsidR="0025627A" w:rsidRPr="004325ED" w14:paraId="2304652F" w14:textId="77777777" w:rsidTr="003760A9">
        <w:tc>
          <w:tcPr>
            <w:tcW w:w="1237" w:type="dxa"/>
          </w:tcPr>
          <w:p w14:paraId="618B1B2F" w14:textId="77777777" w:rsidR="0025627A" w:rsidRPr="00FF0877" w:rsidRDefault="0025627A" w:rsidP="00B769EA">
            <w:pPr>
              <w:rPr>
                <w:sz w:val="18"/>
                <w:szCs w:val="18"/>
              </w:rPr>
            </w:pPr>
            <w:r w:rsidRPr="003760A9">
              <w:rPr>
                <w:sz w:val="18"/>
                <w:szCs w:val="18"/>
              </w:rPr>
              <w:t>Raison de nantissement</w:t>
            </w:r>
          </w:p>
        </w:tc>
        <w:tc>
          <w:tcPr>
            <w:tcW w:w="1269" w:type="dxa"/>
          </w:tcPr>
          <w:p w14:paraId="309EB916" w14:textId="77777777" w:rsidR="0025627A" w:rsidRPr="00FF0877" w:rsidRDefault="0025627A" w:rsidP="00B769EA">
            <w:pPr>
              <w:rPr>
                <w:sz w:val="18"/>
                <w:szCs w:val="18"/>
              </w:rPr>
            </w:pPr>
            <w:r w:rsidRPr="003760A9">
              <w:rPr>
                <w:sz w:val="18"/>
                <w:szCs w:val="18"/>
              </w:rPr>
              <w:t>Raison de nantissement</w:t>
            </w:r>
          </w:p>
        </w:tc>
        <w:tc>
          <w:tcPr>
            <w:tcW w:w="1061" w:type="dxa"/>
          </w:tcPr>
          <w:p w14:paraId="542F40C1" w14:textId="77777777" w:rsidR="0025627A" w:rsidRPr="00FF0877" w:rsidRDefault="0025627A" w:rsidP="00B769EA">
            <w:pPr>
              <w:rPr>
                <w:sz w:val="18"/>
                <w:szCs w:val="18"/>
              </w:rPr>
            </w:pPr>
            <w:r>
              <w:rPr>
                <w:sz w:val="18"/>
                <w:szCs w:val="18"/>
              </w:rPr>
              <w:t>Liste</w:t>
            </w:r>
          </w:p>
        </w:tc>
        <w:tc>
          <w:tcPr>
            <w:tcW w:w="2547" w:type="dxa"/>
          </w:tcPr>
          <w:p w14:paraId="33D41C0F" w14:textId="77777777" w:rsidR="0025627A" w:rsidRPr="00FF0877" w:rsidRDefault="0025627A" w:rsidP="00B769EA">
            <w:pPr>
              <w:rPr>
                <w:sz w:val="18"/>
                <w:szCs w:val="18"/>
              </w:rPr>
            </w:pPr>
            <w:r>
              <w:rPr>
                <w:sz w:val="18"/>
                <w:szCs w:val="18"/>
              </w:rPr>
              <w:t>Liste</w:t>
            </w:r>
          </w:p>
        </w:tc>
        <w:tc>
          <w:tcPr>
            <w:tcW w:w="1134" w:type="dxa"/>
          </w:tcPr>
          <w:p w14:paraId="6B452D29" w14:textId="77777777" w:rsidR="0025627A" w:rsidRPr="00FF0877" w:rsidRDefault="0025627A" w:rsidP="00B769EA">
            <w:pPr>
              <w:rPr>
                <w:sz w:val="18"/>
                <w:szCs w:val="18"/>
              </w:rPr>
            </w:pPr>
            <w:r w:rsidRPr="00FF0877">
              <w:rPr>
                <w:sz w:val="18"/>
                <w:szCs w:val="18"/>
              </w:rPr>
              <w:t>-</w:t>
            </w:r>
          </w:p>
        </w:tc>
        <w:tc>
          <w:tcPr>
            <w:tcW w:w="2520" w:type="dxa"/>
          </w:tcPr>
          <w:p w14:paraId="57E26332" w14:textId="77777777" w:rsidR="0025627A" w:rsidRDefault="0025627A">
            <w:r w:rsidRPr="003816B8">
              <w:rPr>
                <w:i/>
                <w:sz w:val="18"/>
                <w:szCs w:val="18"/>
              </w:rPr>
              <w:t>§3 PROCESSUS METIER</w:t>
            </w:r>
          </w:p>
        </w:tc>
      </w:tr>
      <w:tr w:rsidR="0025627A" w:rsidRPr="004325ED" w14:paraId="0B39104D" w14:textId="77777777" w:rsidTr="003760A9">
        <w:tc>
          <w:tcPr>
            <w:tcW w:w="1237" w:type="dxa"/>
          </w:tcPr>
          <w:p w14:paraId="7AAA84C0" w14:textId="77777777" w:rsidR="0025627A" w:rsidRPr="00FF0877" w:rsidRDefault="0025627A" w:rsidP="00B769EA">
            <w:pPr>
              <w:rPr>
                <w:sz w:val="18"/>
                <w:szCs w:val="18"/>
              </w:rPr>
            </w:pPr>
            <w:r w:rsidRPr="003760A9">
              <w:rPr>
                <w:sz w:val="18"/>
                <w:szCs w:val="18"/>
              </w:rPr>
              <w:t>Client</w:t>
            </w:r>
          </w:p>
        </w:tc>
        <w:tc>
          <w:tcPr>
            <w:tcW w:w="1269" w:type="dxa"/>
          </w:tcPr>
          <w:p w14:paraId="7AB3C14B" w14:textId="77777777" w:rsidR="0025627A" w:rsidRPr="00FF0877" w:rsidRDefault="0025627A" w:rsidP="00B769EA">
            <w:pPr>
              <w:rPr>
                <w:sz w:val="18"/>
                <w:szCs w:val="18"/>
              </w:rPr>
            </w:pPr>
            <w:r w:rsidRPr="003760A9">
              <w:rPr>
                <w:sz w:val="18"/>
                <w:szCs w:val="18"/>
              </w:rPr>
              <w:t>Client</w:t>
            </w:r>
          </w:p>
        </w:tc>
        <w:tc>
          <w:tcPr>
            <w:tcW w:w="1061" w:type="dxa"/>
          </w:tcPr>
          <w:p w14:paraId="5D0B4AB6" w14:textId="77777777" w:rsidR="0025627A" w:rsidRPr="00FF0877" w:rsidRDefault="0025627A" w:rsidP="00B769EA">
            <w:pPr>
              <w:rPr>
                <w:sz w:val="18"/>
                <w:szCs w:val="18"/>
              </w:rPr>
            </w:pPr>
            <w:r>
              <w:rPr>
                <w:sz w:val="18"/>
                <w:szCs w:val="18"/>
              </w:rPr>
              <w:t>Liste</w:t>
            </w:r>
          </w:p>
        </w:tc>
        <w:tc>
          <w:tcPr>
            <w:tcW w:w="2547" w:type="dxa"/>
          </w:tcPr>
          <w:p w14:paraId="153E1AAF" w14:textId="77777777" w:rsidR="0025627A" w:rsidRPr="00FF0877" w:rsidRDefault="0025627A" w:rsidP="00B769EA">
            <w:pPr>
              <w:rPr>
                <w:sz w:val="18"/>
                <w:szCs w:val="18"/>
              </w:rPr>
            </w:pPr>
            <w:r>
              <w:rPr>
                <w:sz w:val="18"/>
                <w:szCs w:val="18"/>
              </w:rPr>
              <w:t>Liste</w:t>
            </w:r>
          </w:p>
        </w:tc>
        <w:tc>
          <w:tcPr>
            <w:tcW w:w="1134" w:type="dxa"/>
          </w:tcPr>
          <w:p w14:paraId="0A927B00" w14:textId="77777777" w:rsidR="0025627A" w:rsidRPr="00FF0877" w:rsidRDefault="0025627A" w:rsidP="00B769EA">
            <w:pPr>
              <w:rPr>
                <w:sz w:val="18"/>
                <w:szCs w:val="18"/>
              </w:rPr>
            </w:pPr>
            <w:r w:rsidRPr="00FF0877">
              <w:rPr>
                <w:sz w:val="18"/>
                <w:szCs w:val="18"/>
              </w:rPr>
              <w:t>-</w:t>
            </w:r>
          </w:p>
        </w:tc>
        <w:tc>
          <w:tcPr>
            <w:tcW w:w="2520" w:type="dxa"/>
          </w:tcPr>
          <w:p w14:paraId="30857728" w14:textId="77777777" w:rsidR="0025627A" w:rsidRDefault="0025627A">
            <w:r w:rsidRPr="003816B8">
              <w:rPr>
                <w:i/>
                <w:sz w:val="18"/>
                <w:szCs w:val="18"/>
              </w:rPr>
              <w:t>§3 PROCESSUS METIER</w:t>
            </w:r>
          </w:p>
        </w:tc>
      </w:tr>
      <w:tr w:rsidR="0025627A" w:rsidRPr="004325ED" w14:paraId="46E2B38E" w14:textId="77777777" w:rsidTr="003760A9">
        <w:tc>
          <w:tcPr>
            <w:tcW w:w="1237" w:type="dxa"/>
          </w:tcPr>
          <w:p w14:paraId="27331A7D" w14:textId="77777777" w:rsidR="0025627A" w:rsidRPr="00FF0877" w:rsidRDefault="0025627A" w:rsidP="00B769EA">
            <w:pPr>
              <w:rPr>
                <w:sz w:val="18"/>
                <w:szCs w:val="18"/>
              </w:rPr>
            </w:pPr>
            <w:r w:rsidRPr="003760A9">
              <w:rPr>
                <w:sz w:val="18"/>
                <w:szCs w:val="18"/>
              </w:rPr>
              <w:t>Compte titres client</w:t>
            </w:r>
          </w:p>
        </w:tc>
        <w:tc>
          <w:tcPr>
            <w:tcW w:w="1269" w:type="dxa"/>
          </w:tcPr>
          <w:p w14:paraId="6E8BEFF2" w14:textId="77777777" w:rsidR="0025627A" w:rsidRPr="00FF0877" w:rsidRDefault="0025627A" w:rsidP="00B769EA">
            <w:pPr>
              <w:rPr>
                <w:sz w:val="18"/>
                <w:szCs w:val="18"/>
              </w:rPr>
            </w:pPr>
            <w:r w:rsidRPr="003760A9">
              <w:rPr>
                <w:sz w:val="18"/>
                <w:szCs w:val="18"/>
              </w:rPr>
              <w:t>Compte titres client</w:t>
            </w:r>
          </w:p>
        </w:tc>
        <w:tc>
          <w:tcPr>
            <w:tcW w:w="1061" w:type="dxa"/>
          </w:tcPr>
          <w:p w14:paraId="0980FC25" w14:textId="77777777" w:rsidR="0025627A" w:rsidRPr="00FF0877" w:rsidRDefault="0025627A" w:rsidP="00B769EA">
            <w:pPr>
              <w:rPr>
                <w:sz w:val="18"/>
                <w:szCs w:val="18"/>
              </w:rPr>
            </w:pPr>
            <w:r>
              <w:rPr>
                <w:sz w:val="18"/>
                <w:szCs w:val="18"/>
              </w:rPr>
              <w:t>Liste</w:t>
            </w:r>
          </w:p>
        </w:tc>
        <w:tc>
          <w:tcPr>
            <w:tcW w:w="2547" w:type="dxa"/>
          </w:tcPr>
          <w:p w14:paraId="3455DA34" w14:textId="77777777" w:rsidR="0025627A" w:rsidRPr="00FF0877" w:rsidRDefault="0025627A" w:rsidP="00B769EA">
            <w:pPr>
              <w:rPr>
                <w:sz w:val="18"/>
                <w:szCs w:val="18"/>
              </w:rPr>
            </w:pPr>
            <w:r>
              <w:rPr>
                <w:sz w:val="18"/>
                <w:szCs w:val="18"/>
              </w:rPr>
              <w:t>Liste</w:t>
            </w:r>
          </w:p>
        </w:tc>
        <w:tc>
          <w:tcPr>
            <w:tcW w:w="1134" w:type="dxa"/>
          </w:tcPr>
          <w:p w14:paraId="5CA0D0A9" w14:textId="77777777" w:rsidR="0025627A" w:rsidRPr="00FF0877" w:rsidRDefault="0025627A" w:rsidP="00B769EA">
            <w:pPr>
              <w:rPr>
                <w:sz w:val="18"/>
                <w:szCs w:val="18"/>
              </w:rPr>
            </w:pPr>
            <w:r w:rsidRPr="00FF0877">
              <w:rPr>
                <w:sz w:val="18"/>
                <w:szCs w:val="18"/>
              </w:rPr>
              <w:t>-</w:t>
            </w:r>
          </w:p>
        </w:tc>
        <w:tc>
          <w:tcPr>
            <w:tcW w:w="2520" w:type="dxa"/>
          </w:tcPr>
          <w:p w14:paraId="2071C015" w14:textId="77777777" w:rsidR="0025627A" w:rsidRDefault="0025627A">
            <w:r w:rsidRPr="003816B8">
              <w:rPr>
                <w:i/>
                <w:sz w:val="18"/>
                <w:szCs w:val="18"/>
              </w:rPr>
              <w:t>§3 PROCESSUS METIER</w:t>
            </w:r>
          </w:p>
        </w:tc>
      </w:tr>
      <w:tr w:rsidR="0025627A" w:rsidRPr="004325ED" w14:paraId="6D67B1B9" w14:textId="77777777" w:rsidTr="003760A9">
        <w:tc>
          <w:tcPr>
            <w:tcW w:w="1237" w:type="dxa"/>
          </w:tcPr>
          <w:p w14:paraId="020F24D5" w14:textId="77777777" w:rsidR="0025627A" w:rsidRPr="00FF0877" w:rsidRDefault="0025627A" w:rsidP="00B769EA">
            <w:pPr>
              <w:rPr>
                <w:sz w:val="18"/>
                <w:szCs w:val="18"/>
              </w:rPr>
            </w:pPr>
            <w:r w:rsidRPr="003760A9">
              <w:rPr>
                <w:sz w:val="18"/>
                <w:szCs w:val="18"/>
              </w:rPr>
              <w:t>Bénéficiaire</w:t>
            </w:r>
          </w:p>
        </w:tc>
        <w:tc>
          <w:tcPr>
            <w:tcW w:w="1269" w:type="dxa"/>
          </w:tcPr>
          <w:p w14:paraId="1A04B57B" w14:textId="77777777" w:rsidR="0025627A" w:rsidRPr="00FF0877" w:rsidRDefault="0025627A" w:rsidP="00B769EA">
            <w:pPr>
              <w:rPr>
                <w:sz w:val="18"/>
                <w:szCs w:val="18"/>
              </w:rPr>
            </w:pPr>
            <w:r w:rsidRPr="003760A9">
              <w:rPr>
                <w:sz w:val="18"/>
                <w:szCs w:val="18"/>
              </w:rPr>
              <w:t>Bénéficiaire</w:t>
            </w:r>
          </w:p>
        </w:tc>
        <w:tc>
          <w:tcPr>
            <w:tcW w:w="1061" w:type="dxa"/>
          </w:tcPr>
          <w:p w14:paraId="41B2E8B5" w14:textId="77777777" w:rsidR="0025627A" w:rsidRPr="00FF0877" w:rsidRDefault="0025627A" w:rsidP="00B769EA">
            <w:pPr>
              <w:rPr>
                <w:sz w:val="18"/>
                <w:szCs w:val="18"/>
              </w:rPr>
            </w:pPr>
            <w:r>
              <w:rPr>
                <w:sz w:val="18"/>
                <w:szCs w:val="18"/>
              </w:rPr>
              <w:t>Liste</w:t>
            </w:r>
          </w:p>
        </w:tc>
        <w:tc>
          <w:tcPr>
            <w:tcW w:w="2547" w:type="dxa"/>
          </w:tcPr>
          <w:p w14:paraId="07963B01" w14:textId="77777777" w:rsidR="0025627A" w:rsidRPr="00FF0877" w:rsidRDefault="0025627A" w:rsidP="00B769EA">
            <w:pPr>
              <w:rPr>
                <w:sz w:val="18"/>
                <w:szCs w:val="18"/>
              </w:rPr>
            </w:pPr>
            <w:r>
              <w:rPr>
                <w:sz w:val="18"/>
                <w:szCs w:val="18"/>
              </w:rPr>
              <w:t>Liste</w:t>
            </w:r>
          </w:p>
        </w:tc>
        <w:tc>
          <w:tcPr>
            <w:tcW w:w="1134" w:type="dxa"/>
          </w:tcPr>
          <w:p w14:paraId="29624146" w14:textId="77777777" w:rsidR="0025627A" w:rsidRPr="00FF0877" w:rsidRDefault="0025627A" w:rsidP="00B769EA">
            <w:pPr>
              <w:rPr>
                <w:sz w:val="18"/>
                <w:szCs w:val="18"/>
              </w:rPr>
            </w:pPr>
            <w:r w:rsidRPr="00FF0877">
              <w:rPr>
                <w:sz w:val="18"/>
                <w:szCs w:val="18"/>
              </w:rPr>
              <w:t>-</w:t>
            </w:r>
          </w:p>
        </w:tc>
        <w:tc>
          <w:tcPr>
            <w:tcW w:w="2520" w:type="dxa"/>
          </w:tcPr>
          <w:p w14:paraId="396EDED7" w14:textId="77777777" w:rsidR="0025627A" w:rsidRDefault="0025627A">
            <w:r w:rsidRPr="003816B8">
              <w:rPr>
                <w:i/>
                <w:sz w:val="18"/>
                <w:szCs w:val="18"/>
              </w:rPr>
              <w:t>§3 PROCESSUS METIER</w:t>
            </w:r>
          </w:p>
        </w:tc>
      </w:tr>
      <w:tr w:rsidR="0025627A" w:rsidRPr="004325ED" w14:paraId="0287248D" w14:textId="77777777" w:rsidTr="003760A9">
        <w:tc>
          <w:tcPr>
            <w:tcW w:w="1237" w:type="dxa"/>
          </w:tcPr>
          <w:p w14:paraId="3E19FB52" w14:textId="77777777" w:rsidR="0025627A" w:rsidRPr="00FF0877" w:rsidRDefault="0025627A" w:rsidP="00B769EA">
            <w:pPr>
              <w:rPr>
                <w:sz w:val="18"/>
                <w:szCs w:val="18"/>
              </w:rPr>
            </w:pPr>
            <w:r w:rsidRPr="003760A9">
              <w:rPr>
                <w:sz w:val="18"/>
                <w:szCs w:val="18"/>
              </w:rPr>
              <w:t>Actif</w:t>
            </w:r>
          </w:p>
        </w:tc>
        <w:tc>
          <w:tcPr>
            <w:tcW w:w="1269" w:type="dxa"/>
          </w:tcPr>
          <w:p w14:paraId="05CB4F09" w14:textId="77777777" w:rsidR="0025627A" w:rsidRPr="00FF0877" w:rsidRDefault="0025627A" w:rsidP="00B769EA">
            <w:pPr>
              <w:rPr>
                <w:sz w:val="18"/>
                <w:szCs w:val="18"/>
              </w:rPr>
            </w:pPr>
            <w:r w:rsidRPr="003760A9">
              <w:rPr>
                <w:sz w:val="18"/>
                <w:szCs w:val="18"/>
              </w:rPr>
              <w:t>Actif</w:t>
            </w:r>
          </w:p>
        </w:tc>
        <w:tc>
          <w:tcPr>
            <w:tcW w:w="1061" w:type="dxa"/>
          </w:tcPr>
          <w:p w14:paraId="63A3C25E" w14:textId="77777777" w:rsidR="0025627A" w:rsidRPr="00FF0877" w:rsidRDefault="0025627A" w:rsidP="00B769EA">
            <w:pPr>
              <w:rPr>
                <w:sz w:val="18"/>
                <w:szCs w:val="18"/>
              </w:rPr>
            </w:pPr>
            <w:r>
              <w:rPr>
                <w:sz w:val="18"/>
                <w:szCs w:val="18"/>
              </w:rPr>
              <w:t>Liste</w:t>
            </w:r>
          </w:p>
        </w:tc>
        <w:tc>
          <w:tcPr>
            <w:tcW w:w="2547" w:type="dxa"/>
          </w:tcPr>
          <w:p w14:paraId="1C646F89" w14:textId="77777777" w:rsidR="0025627A" w:rsidRPr="00FF0877" w:rsidRDefault="0025627A" w:rsidP="00B769EA">
            <w:pPr>
              <w:rPr>
                <w:sz w:val="18"/>
                <w:szCs w:val="18"/>
              </w:rPr>
            </w:pPr>
            <w:r>
              <w:rPr>
                <w:sz w:val="18"/>
                <w:szCs w:val="18"/>
              </w:rPr>
              <w:t>Liste</w:t>
            </w:r>
          </w:p>
        </w:tc>
        <w:tc>
          <w:tcPr>
            <w:tcW w:w="1134" w:type="dxa"/>
          </w:tcPr>
          <w:p w14:paraId="54179703" w14:textId="77777777" w:rsidR="0025627A" w:rsidRPr="00FF0877" w:rsidRDefault="0025627A" w:rsidP="00B769EA">
            <w:pPr>
              <w:rPr>
                <w:sz w:val="18"/>
                <w:szCs w:val="18"/>
              </w:rPr>
            </w:pPr>
            <w:r w:rsidRPr="00FF0877">
              <w:rPr>
                <w:sz w:val="18"/>
                <w:szCs w:val="18"/>
              </w:rPr>
              <w:t>-</w:t>
            </w:r>
          </w:p>
        </w:tc>
        <w:tc>
          <w:tcPr>
            <w:tcW w:w="2520" w:type="dxa"/>
          </w:tcPr>
          <w:p w14:paraId="2809296E" w14:textId="77777777" w:rsidR="0025627A" w:rsidRDefault="0025627A">
            <w:r w:rsidRPr="003816B8">
              <w:rPr>
                <w:i/>
                <w:sz w:val="18"/>
                <w:szCs w:val="18"/>
              </w:rPr>
              <w:t>§3 PROCESSUS METIER</w:t>
            </w:r>
          </w:p>
        </w:tc>
      </w:tr>
      <w:tr w:rsidR="0025627A" w:rsidRPr="004325ED" w14:paraId="635FEB57" w14:textId="77777777" w:rsidTr="003760A9">
        <w:tc>
          <w:tcPr>
            <w:tcW w:w="1237" w:type="dxa"/>
          </w:tcPr>
          <w:p w14:paraId="1591E28F" w14:textId="77777777" w:rsidR="0025627A" w:rsidRPr="00FF0877" w:rsidRDefault="0025627A" w:rsidP="00B769EA">
            <w:pPr>
              <w:rPr>
                <w:sz w:val="18"/>
                <w:szCs w:val="18"/>
              </w:rPr>
            </w:pPr>
            <w:r w:rsidRPr="003760A9">
              <w:rPr>
                <w:sz w:val="18"/>
                <w:szCs w:val="18"/>
              </w:rPr>
              <w:t>Quantité</w:t>
            </w:r>
          </w:p>
        </w:tc>
        <w:tc>
          <w:tcPr>
            <w:tcW w:w="1269" w:type="dxa"/>
          </w:tcPr>
          <w:p w14:paraId="18AD374F" w14:textId="77777777" w:rsidR="0025627A" w:rsidRPr="00FF0877" w:rsidRDefault="0025627A" w:rsidP="00B769EA">
            <w:pPr>
              <w:rPr>
                <w:sz w:val="18"/>
                <w:szCs w:val="18"/>
              </w:rPr>
            </w:pPr>
            <w:r w:rsidRPr="003760A9">
              <w:rPr>
                <w:sz w:val="18"/>
                <w:szCs w:val="18"/>
              </w:rPr>
              <w:t>Quantité</w:t>
            </w:r>
          </w:p>
        </w:tc>
        <w:tc>
          <w:tcPr>
            <w:tcW w:w="1061" w:type="dxa"/>
          </w:tcPr>
          <w:p w14:paraId="482F9463" w14:textId="77777777" w:rsidR="0025627A" w:rsidRPr="00FF0877" w:rsidRDefault="0025627A" w:rsidP="00B769EA">
            <w:pPr>
              <w:rPr>
                <w:sz w:val="18"/>
                <w:szCs w:val="18"/>
              </w:rPr>
            </w:pPr>
            <w:r>
              <w:rPr>
                <w:sz w:val="18"/>
                <w:szCs w:val="18"/>
              </w:rPr>
              <w:t>Numérique</w:t>
            </w:r>
          </w:p>
        </w:tc>
        <w:tc>
          <w:tcPr>
            <w:tcW w:w="2547" w:type="dxa"/>
          </w:tcPr>
          <w:p w14:paraId="645C66C4" w14:textId="77777777" w:rsidR="0025627A" w:rsidRPr="00FF0877" w:rsidRDefault="0025627A" w:rsidP="00B769EA">
            <w:pPr>
              <w:rPr>
                <w:sz w:val="18"/>
                <w:szCs w:val="18"/>
              </w:rPr>
            </w:pPr>
            <w:r>
              <w:rPr>
                <w:sz w:val="18"/>
                <w:szCs w:val="18"/>
              </w:rPr>
              <w:t>Numérique</w:t>
            </w:r>
          </w:p>
        </w:tc>
        <w:tc>
          <w:tcPr>
            <w:tcW w:w="1134" w:type="dxa"/>
          </w:tcPr>
          <w:p w14:paraId="47DF4E03" w14:textId="77777777" w:rsidR="0025627A" w:rsidRPr="00FF0877" w:rsidRDefault="0025627A" w:rsidP="00B769EA">
            <w:pPr>
              <w:rPr>
                <w:sz w:val="18"/>
                <w:szCs w:val="18"/>
              </w:rPr>
            </w:pPr>
            <w:r w:rsidRPr="00FF0877">
              <w:rPr>
                <w:sz w:val="18"/>
                <w:szCs w:val="18"/>
              </w:rPr>
              <w:t>-</w:t>
            </w:r>
          </w:p>
        </w:tc>
        <w:tc>
          <w:tcPr>
            <w:tcW w:w="2520" w:type="dxa"/>
          </w:tcPr>
          <w:p w14:paraId="5CC096A4" w14:textId="77777777" w:rsidR="0025627A" w:rsidRDefault="0025627A">
            <w:r w:rsidRPr="003816B8">
              <w:rPr>
                <w:i/>
                <w:sz w:val="18"/>
                <w:szCs w:val="18"/>
              </w:rPr>
              <w:t>§3 PROCESSUS METIER</w:t>
            </w:r>
          </w:p>
        </w:tc>
      </w:tr>
    </w:tbl>
    <w:p w14:paraId="71D459AB" w14:textId="77777777" w:rsidR="001C30DA" w:rsidRPr="004325ED" w:rsidRDefault="001C30DA" w:rsidP="001C30DA">
      <w:pPr>
        <w:pStyle w:val="Style3"/>
      </w:pPr>
      <w:bookmarkStart w:id="475" w:name="_Toc412634052"/>
      <w:r w:rsidRPr="004325ED">
        <w:t>Comportement de l’écran</w:t>
      </w:r>
      <w:bookmarkEnd w:id="475"/>
    </w:p>
    <w:p w14:paraId="7A80F8FE" w14:textId="77777777" w:rsidR="001C30DA" w:rsidRDefault="001C30DA" w:rsidP="001C30DA">
      <w:pPr>
        <w:rPr>
          <w:i/>
        </w:rPr>
      </w:pPr>
    </w:p>
    <w:p w14:paraId="40DD1C7D" w14:textId="77777777" w:rsidR="0025627A" w:rsidRDefault="0025627A" w:rsidP="0025627A">
      <w:pPr>
        <w:rPr>
          <w:i/>
        </w:rPr>
      </w:pPr>
      <w:r w:rsidRPr="000D5732">
        <w:rPr>
          <w:i/>
        </w:rPr>
        <w:t>[Se référer</w:t>
      </w:r>
      <w:r>
        <w:rPr>
          <w:i/>
        </w:rPr>
        <w:t xml:space="preserve"> au</w:t>
      </w:r>
      <w:r w:rsidRPr="000D5732">
        <w:rPr>
          <w:i/>
        </w:rPr>
        <w:t xml:space="preserve"> §6 Description des cas d'utilisation]</w:t>
      </w:r>
    </w:p>
    <w:p w14:paraId="7D9AB6C1" w14:textId="77777777" w:rsidR="001C30DA" w:rsidRDefault="001C30DA" w:rsidP="00EA35C9">
      <w:pPr>
        <w:rPr>
          <w:i/>
        </w:rPr>
      </w:pPr>
    </w:p>
    <w:p w14:paraId="33621807" w14:textId="77777777" w:rsidR="00D86C1A" w:rsidRDefault="00D86C1A" w:rsidP="00EA35C9">
      <w:pPr>
        <w:rPr>
          <w:i/>
        </w:rPr>
      </w:pPr>
    </w:p>
    <w:p w14:paraId="55409F94" w14:textId="77777777" w:rsidR="00D86C1A" w:rsidRDefault="00D86C1A" w:rsidP="00D86C1A">
      <w:pPr>
        <w:rPr>
          <w:i/>
        </w:rPr>
      </w:pPr>
    </w:p>
    <w:p w14:paraId="2B36E535" w14:textId="77777777" w:rsidR="00D86C1A" w:rsidRPr="004325ED" w:rsidRDefault="00D86C1A" w:rsidP="00D86C1A">
      <w:pPr>
        <w:pStyle w:val="Style2"/>
      </w:pPr>
      <w:bookmarkStart w:id="476" w:name="_Toc412634053"/>
      <w:r w:rsidRPr="004325ED">
        <w:t>Description de l’écran &lt;</w:t>
      </w:r>
      <w:r>
        <w:t>Ajustement manuel bourse</w:t>
      </w:r>
      <w:r w:rsidRPr="004325ED">
        <w:t>&gt;</w:t>
      </w:r>
      <w:bookmarkEnd w:id="476"/>
    </w:p>
    <w:p w14:paraId="7403E011" w14:textId="77777777" w:rsidR="00D86C1A" w:rsidRPr="004325ED" w:rsidRDefault="00D86C1A" w:rsidP="00D86C1A">
      <w:pPr>
        <w:pStyle w:val="Style3"/>
      </w:pPr>
      <w:bookmarkStart w:id="477" w:name="_Toc412634054"/>
      <w:r w:rsidRPr="004325ED">
        <w:t>Maquette de l’écran &lt;</w:t>
      </w:r>
      <w:r>
        <w:t>Ajustement manuel bourse</w:t>
      </w:r>
      <w:r w:rsidRPr="004325ED">
        <w:t>&gt;</w:t>
      </w:r>
      <w:bookmarkEnd w:id="477"/>
    </w:p>
    <w:p w14:paraId="53B7E6C2" w14:textId="77777777" w:rsidR="00D86C1A" w:rsidRDefault="00D86C1A" w:rsidP="00D86C1A"/>
    <w:p w14:paraId="511C809C" w14:textId="77777777" w:rsidR="008C1DCC" w:rsidRDefault="008C1DCC" w:rsidP="00D86C1A"/>
    <w:p w14:paraId="4D7EBC3C" w14:textId="77777777" w:rsidR="008C1DCC" w:rsidRPr="004325ED" w:rsidRDefault="000F49EF" w:rsidP="00D86C1A">
      <w:r>
        <w:rPr>
          <w:noProof/>
          <w:lang w:eastAsia="fr-FR"/>
        </w:rPr>
        <w:drawing>
          <wp:inline distT="0" distB="0" distL="0" distR="0" wp14:anchorId="57878D7D" wp14:editId="064BDB37">
            <wp:extent cx="5753100" cy="2190750"/>
            <wp:effectExtent l="1905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srcRect/>
                    <a:stretch>
                      <a:fillRect/>
                    </a:stretch>
                  </pic:blipFill>
                  <pic:spPr bwMode="auto">
                    <a:xfrm>
                      <a:off x="0" y="0"/>
                      <a:ext cx="5753100" cy="2190750"/>
                    </a:xfrm>
                    <a:prstGeom prst="rect">
                      <a:avLst/>
                    </a:prstGeom>
                    <a:noFill/>
                    <a:ln w="9525">
                      <a:noFill/>
                      <a:miter lim="800000"/>
                      <a:headEnd/>
                      <a:tailEnd/>
                    </a:ln>
                  </pic:spPr>
                </pic:pic>
              </a:graphicData>
            </a:graphic>
          </wp:inline>
        </w:drawing>
      </w:r>
    </w:p>
    <w:p w14:paraId="1208224A" w14:textId="77777777" w:rsidR="00D86C1A" w:rsidRPr="004325ED" w:rsidRDefault="00D86C1A" w:rsidP="00D86C1A">
      <w:pPr>
        <w:jc w:val="center"/>
        <w:rPr>
          <w:i/>
        </w:rPr>
      </w:pPr>
    </w:p>
    <w:p w14:paraId="5D183837" w14:textId="77777777" w:rsidR="00D86C1A" w:rsidRPr="004325ED" w:rsidRDefault="00D86C1A" w:rsidP="00D86C1A">
      <w:pPr>
        <w:pStyle w:val="ABLOCKPARA"/>
        <w:ind w:left="0"/>
      </w:pPr>
    </w:p>
    <w:p w14:paraId="05316CD4" w14:textId="77777777" w:rsidR="00D86C1A" w:rsidRPr="004325ED" w:rsidRDefault="00D86C1A" w:rsidP="00D86C1A">
      <w:pPr>
        <w:pStyle w:val="Style3"/>
      </w:pPr>
      <w:bookmarkStart w:id="478" w:name="_Toc412634055"/>
      <w:r w:rsidRPr="004325ED">
        <w:t>Typologie des données manipulées</w:t>
      </w:r>
      <w:bookmarkEnd w:id="478"/>
    </w:p>
    <w:p w14:paraId="5428A222" w14:textId="77777777" w:rsidR="00D86C1A" w:rsidRPr="004325ED" w:rsidRDefault="00E403E6" w:rsidP="0025627A">
      <w:pPr>
        <w:pStyle w:val="ListParagraph"/>
        <w:spacing w:before="240" w:after="240" w:line="240" w:lineRule="auto"/>
        <w:ind w:right="142"/>
      </w:pPr>
      <w:proofErr w:type="gramStart"/>
      <w:r>
        <w:t>Les champs affiché</w:t>
      </w:r>
      <w:proofErr w:type="gramEnd"/>
      <w:r>
        <w:t xml:space="preserve"> dans cet écran représentent </w:t>
      </w:r>
      <w:proofErr w:type="gramStart"/>
      <w:r>
        <w:t>les critère</w:t>
      </w:r>
      <w:proofErr w:type="gramEnd"/>
      <w:r>
        <w:t xml:space="preserve"> d'ajustement AOE/IRL. Ces critères diffèrent selon le cas</w:t>
      </w:r>
      <w:r w:rsidR="0025627A">
        <w:t xml:space="preserve"> [</w:t>
      </w:r>
      <w:r w:rsidR="0025627A" w:rsidRPr="0025627A">
        <w:rPr>
          <w:i/>
        </w:rPr>
        <w:t xml:space="preserve">se référer </w:t>
      </w:r>
      <w:r w:rsidR="0025627A">
        <w:rPr>
          <w:i/>
        </w:rPr>
        <w:t xml:space="preserve">au </w:t>
      </w:r>
      <w:r w:rsidR="0025627A" w:rsidRPr="0025627A">
        <w:rPr>
          <w:i/>
        </w:rPr>
        <w:t>§3.1 Processus "Bourse"].</w:t>
      </w:r>
      <w:r>
        <w:t xml:space="preserve"> Nous prenons l'exemple le cas : </w:t>
      </w:r>
      <w:r w:rsidRPr="00E403E6">
        <w:t>Ordre "Direct" avec ajustement IRL simple</w:t>
      </w:r>
      <w:r>
        <w:t>.</w:t>
      </w:r>
    </w:p>
    <w:tbl>
      <w:tblPr>
        <w:tblW w:w="976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1560"/>
        <w:gridCol w:w="1559"/>
        <w:gridCol w:w="851"/>
        <w:gridCol w:w="2144"/>
        <w:gridCol w:w="1134"/>
        <w:gridCol w:w="2520"/>
      </w:tblGrid>
      <w:tr w:rsidR="00D86C1A" w:rsidRPr="004325ED" w14:paraId="67FC3F73" w14:textId="77777777" w:rsidTr="0025627A">
        <w:trPr>
          <w:trHeight w:val="623"/>
        </w:trPr>
        <w:tc>
          <w:tcPr>
            <w:tcW w:w="1560" w:type="dxa"/>
            <w:shd w:val="solid" w:color="808080" w:fill="808080"/>
          </w:tcPr>
          <w:p w14:paraId="35E0D722" w14:textId="77777777" w:rsidR="00D86C1A" w:rsidRPr="004325ED" w:rsidRDefault="00D86C1A" w:rsidP="00B769EA">
            <w:pPr>
              <w:jc w:val="center"/>
              <w:rPr>
                <w:b/>
                <w:bCs/>
              </w:rPr>
            </w:pPr>
            <w:r w:rsidRPr="004325ED">
              <w:rPr>
                <w:b/>
                <w:bCs/>
              </w:rPr>
              <w:t>Champ</w:t>
            </w:r>
          </w:p>
        </w:tc>
        <w:tc>
          <w:tcPr>
            <w:tcW w:w="1559" w:type="dxa"/>
            <w:shd w:val="solid" w:color="808080" w:fill="808080"/>
          </w:tcPr>
          <w:p w14:paraId="0DA9F298" w14:textId="77777777" w:rsidR="00D86C1A" w:rsidRPr="004325ED" w:rsidRDefault="00D86C1A" w:rsidP="00B769EA">
            <w:pPr>
              <w:jc w:val="center"/>
              <w:rPr>
                <w:b/>
                <w:bCs/>
              </w:rPr>
            </w:pPr>
            <w:r w:rsidRPr="004325ED">
              <w:rPr>
                <w:b/>
                <w:bCs/>
              </w:rPr>
              <w:t>Etiquette</w:t>
            </w:r>
          </w:p>
        </w:tc>
        <w:tc>
          <w:tcPr>
            <w:tcW w:w="851" w:type="dxa"/>
            <w:shd w:val="solid" w:color="808080" w:fill="808080"/>
          </w:tcPr>
          <w:p w14:paraId="4BCC7062" w14:textId="77777777" w:rsidR="00D86C1A" w:rsidRPr="004325ED" w:rsidRDefault="00D86C1A" w:rsidP="00B769EA">
            <w:pPr>
              <w:jc w:val="center"/>
              <w:rPr>
                <w:b/>
                <w:bCs/>
              </w:rPr>
            </w:pPr>
            <w:r w:rsidRPr="004325ED">
              <w:rPr>
                <w:b/>
                <w:bCs/>
              </w:rPr>
              <w:t>Type de champ</w:t>
            </w:r>
          </w:p>
        </w:tc>
        <w:tc>
          <w:tcPr>
            <w:tcW w:w="2144" w:type="dxa"/>
            <w:shd w:val="solid" w:color="808080" w:fill="808080"/>
          </w:tcPr>
          <w:p w14:paraId="7D003E28" w14:textId="77777777" w:rsidR="00D86C1A" w:rsidRPr="004325ED" w:rsidRDefault="00D86C1A" w:rsidP="00B769EA">
            <w:pPr>
              <w:jc w:val="center"/>
              <w:rPr>
                <w:b/>
                <w:bCs/>
              </w:rPr>
            </w:pPr>
            <w:r w:rsidRPr="004325ED">
              <w:rPr>
                <w:b/>
                <w:bCs/>
              </w:rPr>
              <w:t>Type de donnée manipulée</w:t>
            </w:r>
          </w:p>
        </w:tc>
        <w:tc>
          <w:tcPr>
            <w:tcW w:w="1134" w:type="dxa"/>
            <w:shd w:val="solid" w:color="808080" w:fill="808080"/>
          </w:tcPr>
          <w:p w14:paraId="0D5D8D94" w14:textId="77777777" w:rsidR="00D86C1A" w:rsidRPr="004325ED" w:rsidRDefault="00D86C1A" w:rsidP="00B769EA">
            <w:pPr>
              <w:jc w:val="center"/>
              <w:rPr>
                <w:b/>
                <w:bCs/>
              </w:rPr>
            </w:pPr>
            <w:r w:rsidRPr="004325ED">
              <w:rPr>
                <w:b/>
                <w:bCs/>
              </w:rPr>
              <w:t>Taille</w:t>
            </w:r>
          </w:p>
        </w:tc>
        <w:tc>
          <w:tcPr>
            <w:tcW w:w="2520" w:type="dxa"/>
            <w:shd w:val="solid" w:color="808080" w:fill="808080"/>
          </w:tcPr>
          <w:p w14:paraId="590D22C8" w14:textId="77777777" w:rsidR="00D86C1A" w:rsidRPr="004325ED" w:rsidRDefault="00D86C1A" w:rsidP="00B769EA">
            <w:pPr>
              <w:jc w:val="center"/>
              <w:rPr>
                <w:b/>
                <w:bCs/>
              </w:rPr>
            </w:pPr>
            <w:r w:rsidRPr="004325ED">
              <w:rPr>
                <w:b/>
                <w:bCs/>
              </w:rPr>
              <w:t>Description &amp; valeurs possibles</w:t>
            </w:r>
          </w:p>
        </w:tc>
      </w:tr>
      <w:tr w:rsidR="00FB03A4" w:rsidRPr="004325ED" w14:paraId="7858EA5E" w14:textId="77777777" w:rsidTr="0025627A">
        <w:tc>
          <w:tcPr>
            <w:tcW w:w="1560" w:type="dxa"/>
          </w:tcPr>
          <w:p w14:paraId="531B1517" w14:textId="77777777" w:rsidR="00FB03A4" w:rsidRPr="00FF0877" w:rsidRDefault="00FB03A4" w:rsidP="00B769EA">
            <w:pPr>
              <w:rPr>
                <w:sz w:val="18"/>
                <w:szCs w:val="18"/>
              </w:rPr>
            </w:pPr>
            <w:r w:rsidRPr="00FB03A4">
              <w:rPr>
                <w:sz w:val="18"/>
                <w:szCs w:val="18"/>
              </w:rPr>
              <w:t>Compte Titres du client</w:t>
            </w:r>
          </w:p>
        </w:tc>
        <w:tc>
          <w:tcPr>
            <w:tcW w:w="1559" w:type="dxa"/>
          </w:tcPr>
          <w:p w14:paraId="5104E5ED" w14:textId="77777777" w:rsidR="00FB03A4" w:rsidRPr="00FF0877" w:rsidRDefault="00FB03A4" w:rsidP="00B769EA">
            <w:pPr>
              <w:rPr>
                <w:sz w:val="18"/>
                <w:szCs w:val="18"/>
              </w:rPr>
            </w:pPr>
            <w:r w:rsidRPr="00FB03A4">
              <w:rPr>
                <w:sz w:val="18"/>
                <w:szCs w:val="18"/>
              </w:rPr>
              <w:t>Compte Titres du client</w:t>
            </w:r>
          </w:p>
        </w:tc>
        <w:tc>
          <w:tcPr>
            <w:tcW w:w="851" w:type="dxa"/>
          </w:tcPr>
          <w:p w14:paraId="43F59561" w14:textId="77777777" w:rsidR="00FB03A4" w:rsidRPr="00FF0877" w:rsidRDefault="00FB03A4" w:rsidP="00B769EA">
            <w:pPr>
              <w:rPr>
                <w:sz w:val="18"/>
                <w:szCs w:val="18"/>
              </w:rPr>
            </w:pPr>
            <w:r>
              <w:rPr>
                <w:sz w:val="18"/>
                <w:szCs w:val="18"/>
              </w:rPr>
              <w:t>Booléen</w:t>
            </w:r>
          </w:p>
        </w:tc>
        <w:tc>
          <w:tcPr>
            <w:tcW w:w="2144" w:type="dxa"/>
          </w:tcPr>
          <w:p w14:paraId="3F7093BD" w14:textId="77777777" w:rsidR="00FB03A4" w:rsidRPr="00FF0877" w:rsidRDefault="00FB03A4" w:rsidP="00B769EA">
            <w:pPr>
              <w:rPr>
                <w:sz w:val="18"/>
                <w:szCs w:val="18"/>
              </w:rPr>
            </w:pPr>
            <w:r>
              <w:rPr>
                <w:sz w:val="18"/>
                <w:szCs w:val="18"/>
              </w:rPr>
              <w:t>Booléen</w:t>
            </w:r>
          </w:p>
        </w:tc>
        <w:tc>
          <w:tcPr>
            <w:tcW w:w="1134" w:type="dxa"/>
          </w:tcPr>
          <w:p w14:paraId="5CE089E8" w14:textId="77777777" w:rsidR="00FB03A4" w:rsidRPr="00390291" w:rsidRDefault="00FB03A4" w:rsidP="00B769EA">
            <w:pPr>
              <w:rPr>
                <w:sz w:val="18"/>
                <w:szCs w:val="18"/>
              </w:rPr>
            </w:pPr>
            <w:r>
              <w:rPr>
                <w:sz w:val="18"/>
                <w:szCs w:val="18"/>
              </w:rPr>
              <w:t>-</w:t>
            </w:r>
          </w:p>
        </w:tc>
        <w:tc>
          <w:tcPr>
            <w:tcW w:w="2520" w:type="dxa"/>
          </w:tcPr>
          <w:p w14:paraId="2D1777BA" w14:textId="77777777" w:rsidR="00FB03A4" w:rsidRPr="00FF0877" w:rsidRDefault="00FB03A4" w:rsidP="00B769EA">
            <w:pPr>
              <w:rPr>
                <w:sz w:val="18"/>
                <w:szCs w:val="18"/>
              </w:rPr>
            </w:pPr>
            <w:r>
              <w:rPr>
                <w:sz w:val="18"/>
                <w:szCs w:val="18"/>
              </w:rPr>
              <w:t>-</w:t>
            </w:r>
          </w:p>
        </w:tc>
      </w:tr>
      <w:tr w:rsidR="00FB03A4" w:rsidRPr="004325ED" w14:paraId="67F41D65" w14:textId="77777777" w:rsidTr="0025627A">
        <w:tc>
          <w:tcPr>
            <w:tcW w:w="1560" w:type="dxa"/>
          </w:tcPr>
          <w:p w14:paraId="06240326" w14:textId="77777777" w:rsidR="00FB03A4" w:rsidRPr="00FF0877" w:rsidRDefault="00FB03A4" w:rsidP="00B769EA">
            <w:pPr>
              <w:rPr>
                <w:sz w:val="18"/>
                <w:szCs w:val="18"/>
              </w:rPr>
            </w:pPr>
            <w:r w:rsidRPr="00FB03A4">
              <w:rPr>
                <w:sz w:val="18"/>
                <w:szCs w:val="18"/>
              </w:rPr>
              <w:t>Compte Espèces du client</w:t>
            </w:r>
          </w:p>
        </w:tc>
        <w:tc>
          <w:tcPr>
            <w:tcW w:w="1559" w:type="dxa"/>
          </w:tcPr>
          <w:p w14:paraId="2E998AF8" w14:textId="77777777" w:rsidR="00FB03A4" w:rsidRPr="00FF0877" w:rsidRDefault="00FB03A4" w:rsidP="00B769EA">
            <w:pPr>
              <w:rPr>
                <w:sz w:val="18"/>
                <w:szCs w:val="18"/>
              </w:rPr>
            </w:pPr>
            <w:r w:rsidRPr="00FB03A4">
              <w:rPr>
                <w:sz w:val="18"/>
                <w:szCs w:val="18"/>
              </w:rPr>
              <w:t>Compte Espèces du client</w:t>
            </w:r>
          </w:p>
        </w:tc>
        <w:tc>
          <w:tcPr>
            <w:tcW w:w="851" w:type="dxa"/>
          </w:tcPr>
          <w:p w14:paraId="53750E7B" w14:textId="77777777" w:rsidR="00FB03A4" w:rsidRPr="00FF0877" w:rsidRDefault="00FB03A4" w:rsidP="00B769EA">
            <w:pPr>
              <w:rPr>
                <w:sz w:val="18"/>
                <w:szCs w:val="18"/>
              </w:rPr>
            </w:pPr>
            <w:r>
              <w:rPr>
                <w:sz w:val="18"/>
                <w:szCs w:val="18"/>
              </w:rPr>
              <w:t>Booléen</w:t>
            </w:r>
          </w:p>
        </w:tc>
        <w:tc>
          <w:tcPr>
            <w:tcW w:w="2144" w:type="dxa"/>
          </w:tcPr>
          <w:p w14:paraId="4CB95BF9" w14:textId="77777777" w:rsidR="00FB03A4" w:rsidRPr="00FF0877" w:rsidRDefault="00FB03A4" w:rsidP="00B769EA">
            <w:pPr>
              <w:rPr>
                <w:sz w:val="18"/>
                <w:szCs w:val="18"/>
              </w:rPr>
            </w:pPr>
            <w:r>
              <w:rPr>
                <w:sz w:val="18"/>
                <w:szCs w:val="18"/>
              </w:rPr>
              <w:t>Booléen</w:t>
            </w:r>
          </w:p>
        </w:tc>
        <w:tc>
          <w:tcPr>
            <w:tcW w:w="1134" w:type="dxa"/>
          </w:tcPr>
          <w:p w14:paraId="7E0A50BF" w14:textId="77777777" w:rsidR="00FB03A4" w:rsidRPr="00390291" w:rsidRDefault="00FB03A4" w:rsidP="00B769EA">
            <w:pPr>
              <w:rPr>
                <w:sz w:val="18"/>
                <w:szCs w:val="18"/>
              </w:rPr>
            </w:pPr>
            <w:r>
              <w:rPr>
                <w:sz w:val="18"/>
                <w:szCs w:val="18"/>
              </w:rPr>
              <w:t>-</w:t>
            </w:r>
          </w:p>
        </w:tc>
        <w:tc>
          <w:tcPr>
            <w:tcW w:w="2520" w:type="dxa"/>
          </w:tcPr>
          <w:p w14:paraId="6CC8A1CD" w14:textId="77777777" w:rsidR="00FB03A4" w:rsidRPr="00FF0877" w:rsidRDefault="00FB03A4" w:rsidP="00B769EA">
            <w:pPr>
              <w:rPr>
                <w:sz w:val="18"/>
                <w:szCs w:val="18"/>
              </w:rPr>
            </w:pPr>
            <w:r>
              <w:rPr>
                <w:sz w:val="18"/>
                <w:szCs w:val="18"/>
              </w:rPr>
              <w:t>-</w:t>
            </w:r>
          </w:p>
        </w:tc>
      </w:tr>
      <w:tr w:rsidR="00FB03A4" w:rsidRPr="004325ED" w14:paraId="4446DCAB" w14:textId="77777777" w:rsidTr="0025627A">
        <w:tc>
          <w:tcPr>
            <w:tcW w:w="1560" w:type="dxa"/>
          </w:tcPr>
          <w:p w14:paraId="1B18A980" w14:textId="77777777" w:rsidR="00FB03A4" w:rsidRPr="00FF0877" w:rsidRDefault="00FB03A4" w:rsidP="00B769EA">
            <w:pPr>
              <w:rPr>
                <w:sz w:val="18"/>
                <w:szCs w:val="18"/>
              </w:rPr>
            </w:pPr>
            <w:r w:rsidRPr="00FB03A4">
              <w:rPr>
                <w:sz w:val="18"/>
                <w:szCs w:val="18"/>
              </w:rPr>
              <w:t>Nature de l'ordre D</w:t>
            </w:r>
          </w:p>
        </w:tc>
        <w:tc>
          <w:tcPr>
            <w:tcW w:w="1559" w:type="dxa"/>
          </w:tcPr>
          <w:p w14:paraId="1C2B4601" w14:textId="77777777" w:rsidR="00FB03A4" w:rsidRPr="00FF0877" w:rsidRDefault="00FB03A4" w:rsidP="00B769EA">
            <w:pPr>
              <w:rPr>
                <w:sz w:val="18"/>
                <w:szCs w:val="18"/>
              </w:rPr>
            </w:pPr>
            <w:r w:rsidRPr="00FB03A4">
              <w:rPr>
                <w:sz w:val="18"/>
                <w:szCs w:val="18"/>
              </w:rPr>
              <w:t>Nature de l'ordre D</w:t>
            </w:r>
          </w:p>
        </w:tc>
        <w:tc>
          <w:tcPr>
            <w:tcW w:w="851" w:type="dxa"/>
          </w:tcPr>
          <w:p w14:paraId="4329582C" w14:textId="77777777" w:rsidR="00FB03A4" w:rsidRPr="00FF0877" w:rsidRDefault="00FB03A4" w:rsidP="00B769EA">
            <w:pPr>
              <w:rPr>
                <w:sz w:val="18"/>
                <w:szCs w:val="18"/>
              </w:rPr>
            </w:pPr>
            <w:r>
              <w:rPr>
                <w:sz w:val="18"/>
                <w:szCs w:val="18"/>
              </w:rPr>
              <w:t>Booléen</w:t>
            </w:r>
          </w:p>
        </w:tc>
        <w:tc>
          <w:tcPr>
            <w:tcW w:w="2144" w:type="dxa"/>
          </w:tcPr>
          <w:p w14:paraId="24287896" w14:textId="77777777" w:rsidR="00FB03A4" w:rsidRPr="00FF0877" w:rsidRDefault="00FB03A4" w:rsidP="00B769EA">
            <w:pPr>
              <w:rPr>
                <w:sz w:val="18"/>
                <w:szCs w:val="18"/>
              </w:rPr>
            </w:pPr>
            <w:r>
              <w:rPr>
                <w:sz w:val="18"/>
                <w:szCs w:val="18"/>
              </w:rPr>
              <w:t>Booléen</w:t>
            </w:r>
          </w:p>
        </w:tc>
        <w:tc>
          <w:tcPr>
            <w:tcW w:w="1134" w:type="dxa"/>
          </w:tcPr>
          <w:p w14:paraId="3FA6DBD9" w14:textId="77777777" w:rsidR="00FB03A4" w:rsidRPr="00390291" w:rsidRDefault="00FB03A4" w:rsidP="00B769EA">
            <w:pPr>
              <w:rPr>
                <w:sz w:val="18"/>
                <w:szCs w:val="18"/>
              </w:rPr>
            </w:pPr>
            <w:r>
              <w:rPr>
                <w:sz w:val="18"/>
                <w:szCs w:val="18"/>
              </w:rPr>
              <w:t>-</w:t>
            </w:r>
          </w:p>
        </w:tc>
        <w:tc>
          <w:tcPr>
            <w:tcW w:w="2520" w:type="dxa"/>
          </w:tcPr>
          <w:p w14:paraId="7F4CE700" w14:textId="77777777" w:rsidR="00FB03A4" w:rsidRPr="00FF0877" w:rsidRDefault="00FB03A4" w:rsidP="00B769EA">
            <w:pPr>
              <w:rPr>
                <w:sz w:val="18"/>
                <w:szCs w:val="18"/>
              </w:rPr>
            </w:pPr>
            <w:r>
              <w:rPr>
                <w:sz w:val="18"/>
                <w:szCs w:val="18"/>
              </w:rPr>
              <w:t>-</w:t>
            </w:r>
          </w:p>
        </w:tc>
      </w:tr>
      <w:tr w:rsidR="00FB03A4" w:rsidRPr="004325ED" w14:paraId="5D8A39BE" w14:textId="77777777" w:rsidTr="0025627A">
        <w:tc>
          <w:tcPr>
            <w:tcW w:w="1560" w:type="dxa"/>
          </w:tcPr>
          <w:p w14:paraId="6D8C54B9" w14:textId="77777777" w:rsidR="00FB03A4" w:rsidRPr="00FF0877" w:rsidRDefault="00FB03A4" w:rsidP="00B769EA">
            <w:pPr>
              <w:rPr>
                <w:sz w:val="18"/>
                <w:szCs w:val="18"/>
              </w:rPr>
            </w:pPr>
            <w:r w:rsidRPr="00FB03A4">
              <w:rPr>
                <w:sz w:val="18"/>
                <w:szCs w:val="18"/>
              </w:rPr>
              <w:t xml:space="preserve">Type de </w:t>
            </w:r>
            <w:proofErr w:type="gramStart"/>
            <w:r w:rsidRPr="00FB03A4">
              <w:rPr>
                <w:sz w:val="18"/>
                <w:szCs w:val="18"/>
              </w:rPr>
              <w:t>marché:</w:t>
            </w:r>
            <w:proofErr w:type="gramEnd"/>
            <w:r w:rsidRPr="00FB03A4">
              <w:rPr>
                <w:sz w:val="18"/>
                <w:szCs w:val="18"/>
              </w:rPr>
              <w:t xml:space="preserve"> Marché Central</w:t>
            </w:r>
          </w:p>
        </w:tc>
        <w:tc>
          <w:tcPr>
            <w:tcW w:w="1559" w:type="dxa"/>
          </w:tcPr>
          <w:p w14:paraId="3B9B3DC9" w14:textId="77777777" w:rsidR="00FB03A4" w:rsidRPr="00FF0877" w:rsidRDefault="00FB03A4" w:rsidP="00B769EA">
            <w:pPr>
              <w:rPr>
                <w:sz w:val="18"/>
                <w:szCs w:val="18"/>
              </w:rPr>
            </w:pPr>
            <w:r w:rsidRPr="00FB03A4">
              <w:rPr>
                <w:sz w:val="18"/>
                <w:szCs w:val="18"/>
              </w:rPr>
              <w:t xml:space="preserve">Type de </w:t>
            </w:r>
            <w:proofErr w:type="gramStart"/>
            <w:r w:rsidRPr="00FB03A4">
              <w:rPr>
                <w:sz w:val="18"/>
                <w:szCs w:val="18"/>
              </w:rPr>
              <w:t>marché:</w:t>
            </w:r>
            <w:proofErr w:type="gramEnd"/>
            <w:r w:rsidRPr="00FB03A4">
              <w:rPr>
                <w:sz w:val="18"/>
                <w:szCs w:val="18"/>
              </w:rPr>
              <w:t xml:space="preserve"> Marché Central</w:t>
            </w:r>
          </w:p>
        </w:tc>
        <w:tc>
          <w:tcPr>
            <w:tcW w:w="851" w:type="dxa"/>
          </w:tcPr>
          <w:p w14:paraId="4D9E162B" w14:textId="77777777" w:rsidR="00FB03A4" w:rsidRPr="00FF0877" w:rsidRDefault="00FB03A4" w:rsidP="00B769EA">
            <w:pPr>
              <w:rPr>
                <w:sz w:val="18"/>
                <w:szCs w:val="18"/>
              </w:rPr>
            </w:pPr>
            <w:r>
              <w:rPr>
                <w:sz w:val="18"/>
                <w:szCs w:val="18"/>
              </w:rPr>
              <w:t>Booléen</w:t>
            </w:r>
          </w:p>
        </w:tc>
        <w:tc>
          <w:tcPr>
            <w:tcW w:w="2144" w:type="dxa"/>
          </w:tcPr>
          <w:p w14:paraId="44C55AC5" w14:textId="77777777" w:rsidR="00FB03A4" w:rsidRPr="00FF0877" w:rsidRDefault="00FB03A4" w:rsidP="00B769EA">
            <w:pPr>
              <w:rPr>
                <w:sz w:val="18"/>
                <w:szCs w:val="18"/>
              </w:rPr>
            </w:pPr>
            <w:r>
              <w:rPr>
                <w:sz w:val="18"/>
                <w:szCs w:val="18"/>
              </w:rPr>
              <w:t>Booléen</w:t>
            </w:r>
          </w:p>
        </w:tc>
        <w:tc>
          <w:tcPr>
            <w:tcW w:w="1134" w:type="dxa"/>
          </w:tcPr>
          <w:p w14:paraId="623807AA" w14:textId="77777777" w:rsidR="00FB03A4" w:rsidRPr="00390291" w:rsidRDefault="00FB03A4" w:rsidP="00B769EA">
            <w:pPr>
              <w:rPr>
                <w:sz w:val="18"/>
                <w:szCs w:val="18"/>
              </w:rPr>
            </w:pPr>
            <w:r>
              <w:rPr>
                <w:sz w:val="18"/>
                <w:szCs w:val="18"/>
              </w:rPr>
              <w:t>-</w:t>
            </w:r>
          </w:p>
        </w:tc>
        <w:tc>
          <w:tcPr>
            <w:tcW w:w="2520" w:type="dxa"/>
          </w:tcPr>
          <w:p w14:paraId="1A8AE545" w14:textId="77777777" w:rsidR="00FB03A4" w:rsidRPr="00FF0877" w:rsidRDefault="00FB03A4" w:rsidP="00B769EA">
            <w:pPr>
              <w:rPr>
                <w:sz w:val="18"/>
                <w:szCs w:val="18"/>
              </w:rPr>
            </w:pPr>
            <w:r>
              <w:rPr>
                <w:sz w:val="18"/>
                <w:szCs w:val="18"/>
              </w:rPr>
              <w:t>-</w:t>
            </w:r>
          </w:p>
        </w:tc>
      </w:tr>
      <w:tr w:rsidR="00FB03A4" w:rsidRPr="004325ED" w14:paraId="1BF528B2" w14:textId="77777777" w:rsidTr="0025627A">
        <w:tc>
          <w:tcPr>
            <w:tcW w:w="1560" w:type="dxa"/>
          </w:tcPr>
          <w:p w14:paraId="1AD61846" w14:textId="77777777" w:rsidR="00FB03A4" w:rsidRPr="00FF0877" w:rsidRDefault="00FB03A4" w:rsidP="00B769EA">
            <w:pPr>
              <w:rPr>
                <w:sz w:val="18"/>
                <w:szCs w:val="18"/>
              </w:rPr>
            </w:pPr>
            <w:r w:rsidRPr="00FB03A4">
              <w:rPr>
                <w:sz w:val="18"/>
                <w:szCs w:val="18"/>
              </w:rPr>
              <w:t>ISIN</w:t>
            </w:r>
          </w:p>
        </w:tc>
        <w:tc>
          <w:tcPr>
            <w:tcW w:w="1559" w:type="dxa"/>
          </w:tcPr>
          <w:p w14:paraId="226DFEA3" w14:textId="77777777" w:rsidR="00FB03A4" w:rsidRPr="00FF0877" w:rsidRDefault="00FB03A4" w:rsidP="00B769EA">
            <w:pPr>
              <w:rPr>
                <w:sz w:val="18"/>
                <w:szCs w:val="18"/>
              </w:rPr>
            </w:pPr>
            <w:r w:rsidRPr="00FB03A4">
              <w:rPr>
                <w:sz w:val="18"/>
                <w:szCs w:val="18"/>
              </w:rPr>
              <w:t>ISIN</w:t>
            </w:r>
          </w:p>
        </w:tc>
        <w:tc>
          <w:tcPr>
            <w:tcW w:w="851" w:type="dxa"/>
          </w:tcPr>
          <w:p w14:paraId="70CE7872" w14:textId="77777777" w:rsidR="00FB03A4" w:rsidRPr="00FF0877" w:rsidRDefault="00FB03A4" w:rsidP="00B769EA">
            <w:pPr>
              <w:rPr>
                <w:sz w:val="18"/>
                <w:szCs w:val="18"/>
              </w:rPr>
            </w:pPr>
            <w:r>
              <w:rPr>
                <w:sz w:val="18"/>
                <w:szCs w:val="18"/>
              </w:rPr>
              <w:t>Booléen</w:t>
            </w:r>
          </w:p>
        </w:tc>
        <w:tc>
          <w:tcPr>
            <w:tcW w:w="2144" w:type="dxa"/>
          </w:tcPr>
          <w:p w14:paraId="3BEFA753" w14:textId="77777777" w:rsidR="00FB03A4" w:rsidRPr="00FF0877" w:rsidRDefault="00FB03A4" w:rsidP="00B769EA">
            <w:pPr>
              <w:rPr>
                <w:sz w:val="18"/>
                <w:szCs w:val="18"/>
              </w:rPr>
            </w:pPr>
            <w:r>
              <w:rPr>
                <w:sz w:val="18"/>
                <w:szCs w:val="18"/>
              </w:rPr>
              <w:t>Booléen</w:t>
            </w:r>
          </w:p>
        </w:tc>
        <w:tc>
          <w:tcPr>
            <w:tcW w:w="1134" w:type="dxa"/>
          </w:tcPr>
          <w:p w14:paraId="73F2E301" w14:textId="77777777" w:rsidR="00FB03A4" w:rsidRPr="00390291" w:rsidRDefault="00FB03A4" w:rsidP="00B769EA">
            <w:pPr>
              <w:rPr>
                <w:sz w:val="18"/>
                <w:szCs w:val="18"/>
              </w:rPr>
            </w:pPr>
            <w:r>
              <w:rPr>
                <w:sz w:val="18"/>
                <w:szCs w:val="18"/>
              </w:rPr>
              <w:t>-</w:t>
            </w:r>
          </w:p>
        </w:tc>
        <w:tc>
          <w:tcPr>
            <w:tcW w:w="2520" w:type="dxa"/>
          </w:tcPr>
          <w:p w14:paraId="47FBA4FC" w14:textId="77777777" w:rsidR="00FB03A4" w:rsidRPr="00FF0877" w:rsidRDefault="00FB03A4" w:rsidP="00B769EA">
            <w:pPr>
              <w:rPr>
                <w:sz w:val="18"/>
                <w:szCs w:val="18"/>
              </w:rPr>
            </w:pPr>
            <w:r>
              <w:rPr>
                <w:sz w:val="18"/>
                <w:szCs w:val="18"/>
              </w:rPr>
              <w:t>-</w:t>
            </w:r>
          </w:p>
        </w:tc>
      </w:tr>
      <w:tr w:rsidR="00FB03A4" w:rsidRPr="004325ED" w14:paraId="58B06C72" w14:textId="77777777" w:rsidTr="0025627A">
        <w:tc>
          <w:tcPr>
            <w:tcW w:w="1560" w:type="dxa"/>
          </w:tcPr>
          <w:p w14:paraId="272703A4" w14:textId="77777777" w:rsidR="00FB03A4" w:rsidRPr="00FF0877" w:rsidRDefault="00FB03A4" w:rsidP="00B769EA">
            <w:pPr>
              <w:rPr>
                <w:sz w:val="18"/>
                <w:szCs w:val="18"/>
              </w:rPr>
            </w:pPr>
            <w:r w:rsidRPr="00FB03A4">
              <w:rPr>
                <w:sz w:val="18"/>
                <w:szCs w:val="18"/>
              </w:rPr>
              <w:t>Mode de dénouement</w:t>
            </w:r>
          </w:p>
        </w:tc>
        <w:tc>
          <w:tcPr>
            <w:tcW w:w="1559" w:type="dxa"/>
          </w:tcPr>
          <w:p w14:paraId="1EC36F4A" w14:textId="77777777" w:rsidR="00FB03A4" w:rsidRPr="00FF0877" w:rsidRDefault="00FB03A4" w:rsidP="00B769EA">
            <w:pPr>
              <w:rPr>
                <w:sz w:val="18"/>
                <w:szCs w:val="18"/>
              </w:rPr>
            </w:pPr>
            <w:r w:rsidRPr="00FB03A4">
              <w:rPr>
                <w:sz w:val="18"/>
                <w:szCs w:val="18"/>
              </w:rPr>
              <w:t>Mode de dénouement</w:t>
            </w:r>
          </w:p>
        </w:tc>
        <w:tc>
          <w:tcPr>
            <w:tcW w:w="851" w:type="dxa"/>
          </w:tcPr>
          <w:p w14:paraId="4A913303" w14:textId="77777777" w:rsidR="00FB03A4" w:rsidRPr="00FF0877" w:rsidRDefault="00FB03A4" w:rsidP="00B769EA">
            <w:pPr>
              <w:rPr>
                <w:sz w:val="18"/>
                <w:szCs w:val="18"/>
              </w:rPr>
            </w:pPr>
            <w:r>
              <w:rPr>
                <w:sz w:val="18"/>
                <w:szCs w:val="18"/>
              </w:rPr>
              <w:t>Booléen</w:t>
            </w:r>
          </w:p>
        </w:tc>
        <w:tc>
          <w:tcPr>
            <w:tcW w:w="2144" w:type="dxa"/>
          </w:tcPr>
          <w:p w14:paraId="3F5EDEB8" w14:textId="77777777" w:rsidR="00FB03A4" w:rsidRPr="00FF0877" w:rsidRDefault="00FB03A4" w:rsidP="00B769EA">
            <w:pPr>
              <w:rPr>
                <w:sz w:val="18"/>
                <w:szCs w:val="18"/>
              </w:rPr>
            </w:pPr>
            <w:r>
              <w:rPr>
                <w:sz w:val="18"/>
                <w:szCs w:val="18"/>
              </w:rPr>
              <w:t>Booléen</w:t>
            </w:r>
          </w:p>
        </w:tc>
        <w:tc>
          <w:tcPr>
            <w:tcW w:w="1134" w:type="dxa"/>
          </w:tcPr>
          <w:p w14:paraId="35931083" w14:textId="77777777" w:rsidR="00FB03A4" w:rsidRPr="00390291" w:rsidRDefault="00FB03A4" w:rsidP="00B769EA">
            <w:pPr>
              <w:rPr>
                <w:sz w:val="18"/>
                <w:szCs w:val="18"/>
              </w:rPr>
            </w:pPr>
            <w:r>
              <w:rPr>
                <w:sz w:val="18"/>
                <w:szCs w:val="18"/>
              </w:rPr>
              <w:t>-</w:t>
            </w:r>
          </w:p>
        </w:tc>
        <w:tc>
          <w:tcPr>
            <w:tcW w:w="2520" w:type="dxa"/>
          </w:tcPr>
          <w:p w14:paraId="65ED38FF" w14:textId="77777777" w:rsidR="00FB03A4" w:rsidRPr="00FF0877" w:rsidRDefault="00FB03A4" w:rsidP="00B769EA">
            <w:pPr>
              <w:rPr>
                <w:sz w:val="18"/>
                <w:szCs w:val="18"/>
              </w:rPr>
            </w:pPr>
            <w:r>
              <w:rPr>
                <w:sz w:val="18"/>
                <w:szCs w:val="18"/>
              </w:rPr>
              <w:t>-</w:t>
            </w:r>
          </w:p>
        </w:tc>
      </w:tr>
      <w:tr w:rsidR="00FB03A4" w:rsidRPr="004325ED" w14:paraId="56696097" w14:textId="77777777" w:rsidTr="0025627A">
        <w:tc>
          <w:tcPr>
            <w:tcW w:w="1560" w:type="dxa"/>
          </w:tcPr>
          <w:p w14:paraId="033D3B24" w14:textId="77777777" w:rsidR="00FB03A4" w:rsidRPr="00FF0877" w:rsidRDefault="00FB03A4" w:rsidP="00B769EA">
            <w:pPr>
              <w:rPr>
                <w:sz w:val="18"/>
                <w:szCs w:val="18"/>
              </w:rPr>
            </w:pPr>
            <w:r w:rsidRPr="00FB03A4">
              <w:rPr>
                <w:sz w:val="18"/>
                <w:szCs w:val="18"/>
              </w:rPr>
              <w:t>Nature de dénouement</w:t>
            </w:r>
          </w:p>
        </w:tc>
        <w:tc>
          <w:tcPr>
            <w:tcW w:w="1559" w:type="dxa"/>
          </w:tcPr>
          <w:p w14:paraId="5F1292DE" w14:textId="77777777" w:rsidR="00FB03A4" w:rsidRPr="00FF0877" w:rsidRDefault="00FB03A4" w:rsidP="00B769EA">
            <w:pPr>
              <w:rPr>
                <w:sz w:val="18"/>
                <w:szCs w:val="18"/>
              </w:rPr>
            </w:pPr>
            <w:r w:rsidRPr="00FB03A4">
              <w:rPr>
                <w:sz w:val="18"/>
                <w:szCs w:val="18"/>
              </w:rPr>
              <w:t>Nature de dénouement</w:t>
            </w:r>
          </w:p>
        </w:tc>
        <w:tc>
          <w:tcPr>
            <w:tcW w:w="851" w:type="dxa"/>
          </w:tcPr>
          <w:p w14:paraId="669930BB" w14:textId="77777777" w:rsidR="00FB03A4" w:rsidRPr="00FF0877" w:rsidRDefault="00FB03A4" w:rsidP="00B769EA">
            <w:pPr>
              <w:rPr>
                <w:sz w:val="18"/>
                <w:szCs w:val="18"/>
              </w:rPr>
            </w:pPr>
            <w:r>
              <w:rPr>
                <w:sz w:val="18"/>
                <w:szCs w:val="18"/>
              </w:rPr>
              <w:t>Booléen</w:t>
            </w:r>
          </w:p>
        </w:tc>
        <w:tc>
          <w:tcPr>
            <w:tcW w:w="2144" w:type="dxa"/>
          </w:tcPr>
          <w:p w14:paraId="1DEF5DDD" w14:textId="77777777" w:rsidR="00FB03A4" w:rsidRPr="00FF0877" w:rsidRDefault="00FB03A4" w:rsidP="00B769EA">
            <w:pPr>
              <w:rPr>
                <w:sz w:val="18"/>
                <w:szCs w:val="18"/>
              </w:rPr>
            </w:pPr>
            <w:r>
              <w:rPr>
                <w:sz w:val="18"/>
                <w:szCs w:val="18"/>
              </w:rPr>
              <w:t>Booléen</w:t>
            </w:r>
          </w:p>
        </w:tc>
        <w:tc>
          <w:tcPr>
            <w:tcW w:w="1134" w:type="dxa"/>
          </w:tcPr>
          <w:p w14:paraId="02F0984B" w14:textId="77777777" w:rsidR="00FB03A4" w:rsidRPr="00390291" w:rsidRDefault="00FB03A4" w:rsidP="00B769EA">
            <w:pPr>
              <w:rPr>
                <w:sz w:val="18"/>
                <w:szCs w:val="18"/>
              </w:rPr>
            </w:pPr>
            <w:r>
              <w:rPr>
                <w:sz w:val="18"/>
                <w:szCs w:val="18"/>
              </w:rPr>
              <w:t>-</w:t>
            </w:r>
          </w:p>
        </w:tc>
        <w:tc>
          <w:tcPr>
            <w:tcW w:w="2520" w:type="dxa"/>
          </w:tcPr>
          <w:p w14:paraId="630F20C7" w14:textId="77777777" w:rsidR="00FB03A4" w:rsidRPr="00FF0877" w:rsidRDefault="00FB03A4" w:rsidP="00B769EA">
            <w:pPr>
              <w:rPr>
                <w:sz w:val="18"/>
                <w:szCs w:val="18"/>
              </w:rPr>
            </w:pPr>
            <w:r>
              <w:rPr>
                <w:sz w:val="18"/>
                <w:szCs w:val="18"/>
              </w:rPr>
              <w:t>-</w:t>
            </w:r>
          </w:p>
        </w:tc>
      </w:tr>
      <w:tr w:rsidR="00FB03A4" w:rsidRPr="004325ED" w14:paraId="17ABC1A0" w14:textId="77777777" w:rsidTr="0025627A">
        <w:tc>
          <w:tcPr>
            <w:tcW w:w="1560" w:type="dxa"/>
          </w:tcPr>
          <w:p w14:paraId="23AB59B9" w14:textId="77777777" w:rsidR="00FB03A4" w:rsidRPr="00FF0877" w:rsidRDefault="00FB03A4" w:rsidP="00B769EA">
            <w:pPr>
              <w:rPr>
                <w:sz w:val="18"/>
                <w:szCs w:val="18"/>
              </w:rPr>
            </w:pPr>
            <w:r w:rsidRPr="00FB03A4">
              <w:rPr>
                <w:sz w:val="18"/>
                <w:szCs w:val="18"/>
              </w:rPr>
              <w:t>Type de transaction</w:t>
            </w:r>
          </w:p>
        </w:tc>
        <w:tc>
          <w:tcPr>
            <w:tcW w:w="1559" w:type="dxa"/>
          </w:tcPr>
          <w:p w14:paraId="7F9DD203" w14:textId="77777777" w:rsidR="00FB03A4" w:rsidRPr="00FF0877" w:rsidRDefault="00FB03A4" w:rsidP="00B769EA">
            <w:pPr>
              <w:rPr>
                <w:sz w:val="18"/>
                <w:szCs w:val="18"/>
              </w:rPr>
            </w:pPr>
            <w:r w:rsidRPr="00FB03A4">
              <w:rPr>
                <w:sz w:val="18"/>
                <w:szCs w:val="18"/>
              </w:rPr>
              <w:t>Type de transaction</w:t>
            </w:r>
          </w:p>
        </w:tc>
        <w:tc>
          <w:tcPr>
            <w:tcW w:w="851" w:type="dxa"/>
          </w:tcPr>
          <w:p w14:paraId="648ECC0D" w14:textId="77777777" w:rsidR="00FB03A4" w:rsidRPr="00FF0877" w:rsidRDefault="00FB03A4" w:rsidP="00B769EA">
            <w:pPr>
              <w:rPr>
                <w:sz w:val="18"/>
                <w:szCs w:val="18"/>
              </w:rPr>
            </w:pPr>
            <w:r>
              <w:rPr>
                <w:sz w:val="18"/>
                <w:szCs w:val="18"/>
              </w:rPr>
              <w:t>Booléen</w:t>
            </w:r>
          </w:p>
        </w:tc>
        <w:tc>
          <w:tcPr>
            <w:tcW w:w="2144" w:type="dxa"/>
          </w:tcPr>
          <w:p w14:paraId="5536FE71" w14:textId="77777777" w:rsidR="00FB03A4" w:rsidRPr="00FF0877" w:rsidRDefault="00FB03A4" w:rsidP="00B769EA">
            <w:pPr>
              <w:rPr>
                <w:sz w:val="18"/>
                <w:szCs w:val="18"/>
              </w:rPr>
            </w:pPr>
            <w:r>
              <w:rPr>
                <w:sz w:val="18"/>
                <w:szCs w:val="18"/>
              </w:rPr>
              <w:t>Booléen</w:t>
            </w:r>
          </w:p>
        </w:tc>
        <w:tc>
          <w:tcPr>
            <w:tcW w:w="1134" w:type="dxa"/>
          </w:tcPr>
          <w:p w14:paraId="39CC0839" w14:textId="77777777" w:rsidR="00FB03A4" w:rsidRPr="00FB03A4" w:rsidRDefault="00FB03A4" w:rsidP="00B769EA">
            <w:pPr>
              <w:rPr>
                <w:sz w:val="18"/>
                <w:szCs w:val="18"/>
              </w:rPr>
            </w:pPr>
            <w:r w:rsidRPr="00FB03A4">
              <w:rPr>
                <w:sz w:val="18"/>
                <w:szCs w:val="18"/>
              </w:rPr>
              <w:t>-</w:t>
            </w:r>
          </w:p>
        </w:tc>
        <w:tc>
          <w:tcPr>
            <w:tcW w:w="2520" w:type="dxa"/>
          </w:tcPr>
          <w:p w14:paraId="63643E02" w14:textId="77777777" w:rsidR="00FB03A4" w:rsidRPr="00FB03A4" w:rsidRDefault="00FB03A4" w:rsidP="00B769EA">
            <w:pPr>
              <w:rPr>
                <w:sz w:val="18"/>
                <w:szCs w:val="18"/>
              </w:rPr>
            </w:pPr>
            <w:r w:rsidRPr="00FB03A4">
              <w:rPr>
                <w:sz w:val="18"/>
                <w:szCs w:val="18"/>
              </w:rPr>
              <w:t>-</w:t>
            </w:r>
          </w:p>
        </w:tc>
      </w:tr>
      <w:tr w:rsidR="00FB03A4" w:rsidRPr="004325ED" w14:paraId="2AFAE3D8" w14:textId="77777777" w:rsidTr="0025627A">
        <w:tc>
          <w:tcPr>
            <w:tcW w:w="1560" w:type="dxa"/>
          </w:tcPr>
          <w:p w14:paraId="332FC402" w14:textId="77777777" w:rsidR="00FB03A4" w:rsidRPr="00FF0877" w:rsidRDefault="00FB03A4" w:rsidP="00B769EA">
            <w:pPr>
              <w:rPr>
                <w:sz w:val="18"/>
                <w:szCs w:val="18"/>
              </w:rPr>
            </w:pPr>
            <w:r w:rsidRPr="00FB03A4">
              <w:rPr>
                <w:sz w:val="18"/>
                <w:szCs w:val="18"/>
              </w:rPr>
              <w:t>Nostro Titres</w:t>
            </w:r>
          </w:p>
        </w:tc>
        <w:tc>
          <w:tcPr>
            <w:tcW w:w="1559" w:type="dxa"/>
          </w:tcPr>
          <w:p w14:paraId="4A7F52FF" w14:textId="77777777" w:rsidR="00FB03A4" w:rsidRPr="00FF0877" w:rsidRDefault="00FB03A4" w:rsidP="00B769EA">
            <w:pPr>
              <w:rPr>
                <w:sz w:val="18"/>
                <w:szCs w:val="18"/>
              </w:rPr>
            </w:pPr>
            <w:r w:rsidRPr="00FB03A4">
              <w:rPr>
                <w:sz w:val="18"/>
                <w:szCs w:val="18"/>
              </w:rPr>
              <w:t>Nostro Titres</w:t>
            </w:r>
          </w:p>
        </w:tc>
        <w:tc>
          <w:tcPr>
            <w:tcW w:w="851" w:type="dxa"/>
          </w:tcPr>
          <w:p w14:paraId="119FEB6A" w14:textId="77777777" w:rsidR="00FB03A4" w:rsidRPr="00FF0877" w:rsidRDefault="00FB03A4" w:rsidP="00B769EA">
            <w:pPr>
              <w:rPr>
                <w:sz w:val="18"/>
                <w:szCs w:val="18"/>
              </w:rPr>
            </w:pPr>
            <w:r>
              <w:rPr>
                <w:sz w:val="18"/>
                <w:szCs w:val="18"/>
              </w:rPr>
              <w:t>Booléen</w:t>
            </w:r>
          </w:p>
        </w:tc>
        <w:tc>
          <w:tcPr>
            <w:tcW w:w="2144" w:type="dxa"/>
          </w:tcPr>
          <w:p w14:paraId="3F16EEC4" w14:textId="77777777" w:rsidR="00FB03A4" w:rsidRPr="00FF0877" w:rsidRDefault="00FB03A4" w:rsidP="00B769EA">
            <w:pPr>
              <w:rPr>
                <w:sz w:val="18"/>
                <w:szCs w:val="18"/>
              </w:rPr>
            </w:pPr>
            <w:r>
              <w:rPr>
                <w:sz w:val="18"/>
                <w:szCs w:val="18"/>
              </w:rPr>
              <w:t>Booléen</w:t>
            </w:r>
          </w:p>
        </w:tc>
        <w:tc>
          <w:tcPr>
            <w:tcW w:w="1134" w:type="dxa"/>
          </w:tcPr>
          <w:p w14:paraId="6DD2A3F3" w14:textId="77777777" w:rsidR="00FB03A4" w:rsidRPr="00FB03A4" w:rsidRDefault="00FB03A4" w:rsidP="00B769EA">
            <w:pPr>
              <w:rPr>
                <w:sz w:val="18"/>
                <w:szCs w:val="18"/>
              </w:rPr>
            </w:pPr>
            <w:r w:rsidRPr="00FB03A4">
              <w:rPr>
                <w:sz w:val="18"/>
                <w:szCs w:val="18"/>
              </w:rPr>
              <w:t>-</w:t>
            </w:r>
          </w:p>
        </w:tc>
        <w:tc>
          <w:tcPr>
            <w:tcW w:w="2520" w:type="dxa"/>
          </w:tcPr>
          <w:p w14:paraId="44E89DCF" w14:textId="77777777" w:rsidR="00FB03A4" w:rsidRPr="00FB03A4" w:rsidRDefault="00FB03A4" w:rsidP="00B769EA">
            <w:pPr>
              <w:rPr>
                <w:sz w:val="18"/>
                <w:szCs w:val="18"/>
              </w:rPr>
            </w:pPr>
            <w:r w:rsidRPr="00FB03A4">
              <w:rPr>
                <w:sz w:val="18"/>
                <w:szCs w:val="18"/>
              </w:rPr>
              <w:t>-</w:t>
            </w:r>
          </w:p>
        </w:tc>
      </w:tr>
      <w:tr w:rsidR="00FB03A4" w:rsidRPr="004325ED" w14:paraId="08534FE8" w14:textId="77777777" w:rsidTr="0025627A">
        <w:tc>
          <w:tcPr>
            <w:tcW w:w="1560" w:type="dxa"/>
          </w:tcPr>
          <w:p w14:paraId="7603A08B" w14:textId="77777777" w:rsidR="00FB03A4" w:rsidRPr="00FF0877" w:rsidRDefault="00FB03A4" w:rsidP="00B769EA">
            <w:pPr>
              <w:rPr>
                <w:sz w:val="18"/>
                <w:szCs w:val="18"/>
              </w:rPr>
            </w:pPr>
            <w:r w:rsidRPr="00FB03A4">
              <w:rPr>
                <w:sz w:val="18"/>
                <w:szCs w:val="18"/>
              </w:rPr>
              <w:t>SDB</w:t>
            </w:r>
          </w:p>
        </w:tc>
        <w:tc>
          <w:tcPr>
            <w:tcW w:w="1559" w:type="dxa"/>
          </w:tcPr>
          <w:p w14:paraId="0432F4DA" w14:textId="77777777" w:rsidR="00FB03A4" w:rsidRPr="00FF0877" w:rsidRDefault="00FB03A4" w:rsidP="00B769EA">
            <w:pPr>
              <w:rPr>
                <w:sz w:val="18"/>
                <w:szCs w:val="18"/>
              </w:rPr>
            </w:pPr>
            <w:r w:rsidRPr="00FB03A4">
              <w:rPr>
                <w:sz w:val="18"/>
                <w:szCs w:val="18"/>
              </w:rPr>
              <w:t>SDB</w:t>
            </w:r>
          </w:p>
        </w:tc>
        <w:tc>
          <w:tcPr>
            <w:tcW w:w="851" w:type="dxa"/>
          </w:tcPr>
          <w:p w14:paraId="31E80884" w14:textId="77777777" w:rsidR="00FB03A4" w:rsidRPr="00FF0877" w:rsidRDefault="00FB03A4" w:rsidP="00B769EA">
            <w:pPr>
              <w:rPr>
                <w:sz w:val="18"/>
                <w:szCs w:val="18"/>
              </w:rPr>
            </w:pPr>
            <w:r>
              <w:rPr>
                <w:sz w:val="18"/>
                <w:szCs w:val="18"/>
              </w:rPr>
              <w:t>Booléen</w:t>
            </w:r>
          </w:p>
        </w:tc>
        <w:tc>
          <w:tcPr>
            <w:tcW w:w="2144" w:type="dxa"/>
          </w:tcPr>
          <w:p w14:paraId="2D9B8812" w14:textId="77777777" w:rsidR="00FB03A4" w:rsidRPr="00FF0877" w:rsidRDefault="00FB03A4" w:rsidP="00B769EA">
            <w:pPr>
              <w:rPr>
                <w:sz w:val="18"/>
                <w:szCs w:val="18"/>
              </w:rPr>
            </w:pPr>
            <w:r>
              <w:rPr>
                <w:sz w:val="18"/>
                <w:szCs w:val="18"/>
              </w:rPr>
              <w:t>Booléen</w:t>
            </w:r>
          </w:p>
        </w:tc>
        <w:tc>
          <w:tcPr>
            <w:tcW w:w="1134" w:type="dxa"/>
          </w:tcPr>
          <w:p w14:paraId="42BFE565" w14:textId="77777777" w:rsidR="00FB03A4" w:rsidRPr="00FB03A4" w:rsidRDefault="00FB03A4" w:rsidP="00B769EA">
            <w:pPr>
              <w:rPr>
                <w:sz w:val="18"/>
                <w:szCs w:val="18"/>
              </w:rPr>
            </w:pPr>
            <w:r w:rsidRPr="00FB03A4">
              <w:rPr>
                <w:sz w:val="18"/>
                <w:szCs w:val="18"/>
              </w:rPr>
              <w:t>-</w:t>
            </w:r>
          </w:p>
        </w:tc>
        <w:tc>
          <w:tcPr>
            <w:tcW w:w="2520" w:type="dxa"/>
          </w:tcPr>
          <w:p w14:paraId="56D018C6" w14:textId="77777777" w:rsidR="00FB03A4" w:rsidRPr="00FB03A4" w:rsidRDefault="00FB03A4" w:rsidP="00B769EA">
            <w:pPr>
              <w:rPr>
                <w:sz w:val="18"/>
                <w:szCs w:val="18"/>
              </w:rPr>
            </w:pPr>
            <w:r w:rsidRPr="00FB03A4">
              <w:rPr>
                <w:sz w:val="18"/>
                <w:szCs w:val="18"/>
              </w:rPr>
              <w:t>-</w:t>
            </w:r>
          </w:p>
        </w:tc>
      </w:tr>
      <w:tr w:rsidR="00FB03A4" w:rsidRPr="004325ED" w14:paraId="0BDBA19A" w14:textId="77777777" w:rsidTr="0025627A">
        <w:tc>
          <w:tcPr>
            <w:tcW w:w="1560" w:type="dxa"/>
          </w:tcPr>
          <w:p w14:paraId="7F2D20F0" w14:textId="77777777" w:rsidR="00FB03A4" w:rsidRPr="00FF0877" w:rsidRDefault="00FB03A4" w:rsidP="00B769EA">
            <w:pPr>
              <w:rPr>
                <w:sz w:val="18"/>
                <w:szCs w:val="18"/>
              </w:rPr>
            </w:pPr>
            <w:r w:rsidRPr="00FB03A4">
              <w:rPr>
                <w:sz w:val="18"/>
                <w:szCs w:val="18"/>
              </w:rPr>
              <w:t>Date de négociation</w:t>
            </w:r>
          </w:p>
        </w:tc>
        <w:tc>
          <w:tcPr>
            <w:tcW w:w="1559" w:type="dxa"/>
          </w:tcPr>
          <w:p w14:paraId="01559718" w14:textId="77777777" w:rsidR="00FB03A4" w:rsidRPr="00FF0877" w:rsidRDefault="00FB03A4" w:rsidP="00B769EA">
            <w:pPr>
              <w:rPr>
                <w:sz w:val="18"/>
                <w:szCs w:val="18"/>
              </w:rPr>
            </w:pPr>
            <w:r w:rsidRPr="00FB03A4">
              <w:rPr>
                <w:sz w:val="18"/>
                <w:szCs w:val="18"/>
              </w:rPr>
              <w:t>Date de négociation</w:t>
            </w:r>
          </w:p>
        </w:tc>
        <w:tc>
          <w:tcPr>
            <w:tcW w:w="851" w:type="dxa"/>
          </w:tcPr>
          <w:p w14:paraId="4B922998" w14:textId="77777777" w:rsidR="00FB03A4" w:rsidRPr="00FF0877" w:rsidRDefault="00FB03A4" w:rsidP="00B769EA">
            <w:pPr>
              <w:rPr>
                <w:sz w:val="18"/>
                <w:szCs w:val="18"/>
              </w:rPr>
            </w:pPr>
            <w:r>
              <w:rPr>
                <w:sz w:val="18"/>
                <w:szCs w:val="18"/>
              </w:rPr>
              <w:t>Booléen</w:t>
            </w:r>
          </w:p>
        </w:tc>
        <w:tc>
          <w:tcPr>
            <w:tcW w:w="2144" w:type="dxa"/>
          </w:tcPr>
          <w:p w14:paraId="415276B3" w14:textId="77777777" w:rsidR="00FB03A4" w:rsidRPr="00FF0877" w:rsidRDefault="00FB03A4" w:rsidP="00B769EA">
            <w:pPr>
              <w:rPr>
                <w:sz w:val="18"/>
                <w:szCs w:val="18"/>
              </w:rPr>
            </w:pPr>
            <w:r>
              <w:rPr>
                <w:sz w:val="18"/>
                <w:szCs w:val="18"/>
              </w:rPr>
              <w:t>Booléen</w:t>
            </w:r>
          </w:p>
        </w:tc>
        <w:tc>
          <w:tcPr>
            <w:tcW w:w="1134" w:type="dxa"/>
          </w:tcPr>
          <w:p w14:paraId="13A0851A" w14:textId="77777777" w:rsidR="00FB03A4" w:rsidRPr="00FB03A4" w:rsidRDefault="00FB03A4" w:rsidP="00B769EA">
            <w:pPr>
              <w:rPr>
                <w:sz w:val="18"/>
                <w:szCs w:val="18"/>
              </w:rPr>
            </w:pPr>
            <w:r w:rsidRPr="00FB03A4">
              <w:rPr>
                <w:sz w:val="18"/>
                <w:szCs w:val="18"/>
              </w:rPr>
              <w:t>-</w:t>
            </w:r>
          </w:p>
        </w:tc>
        <w:tc>
          <w:tcPr>
            <w:tcW w:w="2520" w:type="dxa"/>
          </w:tcPr>
          <w:p w14:paraId="101EE248" w14:textId="77777777" w:rsidR="00FB03A4" w:rsidRPr="00FB03A4" w:rsidRDefault="00FB03A4" w:rsidP="00B769EA">
            <w:pPr>
              <w:rPr>
                <w:sz w:val="18"/>
                <w:szCs w:val="18"/>
              </w:rPr>
            </w:pPr>
            <w:r w:rsidRPr="00FB03A4">
              <w:rPr>
                <w:sz w:val="18"/>
                <w:szCs w:val="18"/>
              </w:rPr>
              <w:t>-</w:t>
            </w:r>
          </w:p>
        </w:tc>
      </w:tr>
      <w:tr w:rsidR="00FB03A4" w:rsidRPr="004325ED" w14:paraId="58E37277" w14:textId="77777777" w:rsidTr="0025627A">
        <w:tc>
          <w:tcPr>
            <w:tcW w:w="1560" w:type="dxa"/>
          </w:tcPr>
          <w:p w14:paraId="03D34254" w14:textId="77777777" w:rsidR="00FB03A4" w:rsidRPr="00FF0877" w:rsidRDefault="00FB03A4" w:rsidP="00B769EA">
            <w:pPr>
              <w:rPr>
                <w:sz w:val="18"/>
                <w:szCs w:val="18"/>
              </w:rPr>
            </w:pPr>
            <w:r w:rsidRPr="00FB03A4">
              <w:rPr>
                <w:sz w:val="18"/>
                <w:szCs w:val="18"/>
              </w:rPr>
              <w:lastRenderedPageBreak/>
              <w:t>Date de dénouement</w:t>
            </w:r>
          </w:p>
        </w:tc>
        <w:tc>
          <w:tcPr>
            <w:tcW w:w="1559" w:type="dxa"/>
          </w:tcPr>
          <w:p w14:paraId="5AA43887" w14:textId="77777777" w:rsidR="00FB03A4" w:rsidRPr="00FF0877" w:rsidRDefault="00FB03A4" w:rsidP="00B769EA">
            <w:pPr>
              <w:rPr>
                <w:sz w:val="18"/>
                <w:szCs w:val="18"/>
              </w:rPr>
            </w:pPr>
            <w:r w:rsidRPr="00FB03A4">
              <w:rPr>
                <w:sz w:val="18"/>
                <w:szCs w:val="18"/>
              </w:rPr>
              <w:t>Date de dénouement</w:t>
            </w:r>
          </w:p>
        </w:tc>
        <w:tc>
          <w:tcPr>
            <w:tcW w:w="851" w:type="dxa"/>
          </w:tcPr>
          <w:p w14:paraId="69196CBB" w14:textId="77777777" w:rsidR="00FB03A4" w:rsidRPr="00FF0877" w:rsidRDefault="00FB03A4" w:rsidP="00B769EA">
            <w:pPr>
              <w:rPr>
                <w:sz w:val="18"/>
                <w:szCs w:val="18"/>
              </w:rPr>
            </w:pPr>
            <w:r>
              <w:rPr>
                <w:sz w:val="18"/>
                <w:szCs w:val="18"/>
              </w:rPr>
              <w:t>Booléen</w:t>
            </w:r>
          </w:p>
        </w:tc>
        <w:tc>
          <w:tcPr>
            <w:tcW w:w="2144" w:type="dxa"/>
          </w:tcPr>
          <w:p w14:paraId="0F6D2C09" w14:textId="77777777" w:rsidR="00FB03A4" w:rsidRPr="00FF0877" w:rsidRDefault="00FB03A4" w:rsidP="00B769EA">
            <w:pPr>
              <w:rPr>
                <w:sz w:val="18"/>
                <w:szCs w:val="18"/>
              </w:rPr>
            </w:pPr>
            <w:r>
              <w:rPr>
                <w:sz w:val="18"/>
                <w:szCs w:val="18"/>
              </w:rPr>
              <w:t>Booléen</w:t>
            </w:r>
          </w:p>
        </w:tc>
        <w:tc>
          <w:tcPr>
            <w:tcW w:w="1134" w:type="dxa"/>
          </w:tcPr>
          <w:p w14:paraId="6A3F1089" w14:textId="77777777" w:rsidR="00FB03A4" w:rsidRPr="00FB03A4" w:rsidRDefault="00FB03A4" w:rsidP="00B769EA">
            <w:pPr>
              <w:rPr>
                <w:sz w:val="18"/>
                <w:szCs w:val="18"/>
              </w:rPr>
            </w:pPr>
            <w:r w:rsidRPr="00FB03A4">
              <w:rPr>
                <w:sz w:val="18"/>
                <w:szCs w:val="18"/>
              </w:rPr>
              <w:t>-</w:t>
            </w:r>
          </w:p>
        </w:tc>
        <w:tc>
          <w:tcPr>
            <w:tcW w:w="2520" w:type="dxa"/>
          </w:tcPr>
          <w:p w14:paraId="106A4B9D" w14:textId="77777777" w:rsidR="00FB03A4" w:rsidRPr="00FB03A4" w:rsidRDefault="00FB03A4" w:rsidP="00B769EA">
            <w:pPr>
              <w:rPr>
                <w:sz w:val="18"/>
                <w:szCs w:val="18"/>
              </w:rPr>
            </w:pPr>
            <w:r w:rsidRPr="00FB03A4">
              <w:rPr>
                <w:sz w:val="18"/>
                <w:szCs w:val="18"/>
              </w:rPr>
              <w:t>-</w:t>
            </w:r>
          </w:p>
        </w:tc>
      </w:tr>
      <w:tr w:rsidR="00FB03A4" w:rsidRPr="004325ED" w14:paraId="03D72A63" w14:textId="77777777" w:rsidTr="0025627A">
        <w:tc>
          <w:tcPr>
            <w:tcW w:w="1560" w:type="dxa"/>
          </w:tcPr>
          <w:p w14:paraId="28AB346C" w14:textId="77777777" w:rsidR="00FB03A4" w:rsidRPr="00FF0877" w:rsidRDefault="00FB03A4" w:rsidP="00B769EA">
            <w:pPr>
              <w:rPr>
                <w:sz w:val="18"/>
                <w:szCs w:val="18"/>
              </w:rPr>
            </w:pPr>
            <w:r w:rsidRPr="00FB03A4">
              <w:rPr>
                <w:sz w:val="18"/>
                <w:szCs w:val="18"/>
              </w:rPr>
              <w:t>Quantité</w:t>
            </w:r>
          </w:p>
        </w:tc>
        <w:tc>
          <w:tcPr>
            <w:tcW w:w="1559" w:type="dxa"/>
          </w:tcPr>
          <w:p w14:paraId="4B06CA02" w14:textId="77777777" w:rsidR="00FB03A4" w:rsidRPr="00FF0877" w:rsidRDefault="00FB03A4" w:rsidP="00B769EA">
            <w:pPr>
              <w:rPr>
                <w:sz w:val="18"/>
                <w:szCs w:val="18"/>
              </w:rPr>
            </w:pPr>
            <w:r w:rsidRPr="00FB03A4">
              <w:rPr>
                <w:sz w:val="18"/>
                <w:szCs w:val="18"/>
              </w:rPr>
              <w:t>Quantité</w:t>
            </w:r>
          </w:p>
        </w:tc>
        <w:tc>
          <w:tcPr>
            <w:tcW w:w="851" w:type="dxa"/>
          </w:tcPr>
          <w:p w14:paraId="5E808019" w14:textId="77777777" w:rsidR="00FB03A4" w:rsidRPr="00FF0877" w:rsidRDefault="00FB03A4" w:rsidP="00B769EA">
            <w:pPr>
              <w:rPr>
                <w:sz w:val="18"/>
                <w:szCs w:val="18"/>
              </w:rPr>
            </w:pPr>
            <w:r>
              <w:rPr>
                <w:sz w:val="18"/>
                <w:szCs w:val="18"/>
              </w:rPr>
              <w:t>Booléen</w:t>
            </w:r>
          </w:p>
        </w:tc>
        <w:tc>
          <w:tcPr>
            <w:tcW w:w="2144" w:type="dxa"/>
          </w:tcPr>
          <w:p w14:paraId="02BF22F7" w14:textId="77777777" w:rsidR="00FB03A4" w:rsidRPr="00FF0877" w:rsidRDefault="00FB03A4" w:rsidP="00B769EA">
            <w:pPr>
              <w:rPr>
                <w:sz w:val="18"/>
                <w:szCs w:val="18"/>
              </w:rPr>
            </w:pPr>
            <w:r>
              <w:rPr>
                <w:sz w:val="18"/>
                <w:szCs w:val="18"/>
              </w:rPr>
              <w:t>Booléen</w:t>
            </w:r>
          </w:p>
        </w:tc>
        <w:tc>
          <w:tcPr>
            <w:tcW w:w="1134" w:type="dxa"/>
          </w:tcPr>
          <w:p w14:paraId="79AD1613" w14:textId="77777777" w:rsidR="00FB03A4" w:rsidRPr="00FB03A4" w:rsidRDefault="00FB03A4" w:rsidP="00B769EA">
            <w:pPr>
              <w:rPr>
                <w:sz w:val="18"/>
                <w:szCs w:val="18"/>
              </w:rPr>
            </w:pPr>
            <w:r w:rsidRPr="00FB03A4">
              <w:rPr>
                <w:sz w:val="18"/>
                <w:szCs w:val="18"/>
              </w:rPr>
              <w:t>-</w:t>
            </w:r>
          </w:p>
        </w:tc>
        <w:tc>
          <w:tcPr>
            <w:tcW w:w="2520" w:type="dxa"/>
          </w:tcPr>
          <w:p w14:paraId="0034C787" w14:textId="77777777" w:rsidR="00FB03A4" w:rsidRPr="00FB03A4" w:rsidRDefault="00FB03A4" w:rsidP="00B769EA">
            <w:pPr>
              <w:rPr>
                <w:sz w:val="18"/>
                <w:szCs w:val="18"/>
              </w:rPr>
            </w:pPr>
            <w:r w:rsidRPr="00FB03A4">
              <w:rPr>
                <w:sz w:val="18"/>
                <w:szCs w:val="18"/>
              </w:rPr>
              <w:t>-</w:t>
            </w:r>
          </w:p>
        </w:tc>
      </w:tr>
      <w:tr w:rsidR="00FB03A4" w:rsidRPr="004325ED" w14:paraId="0C7EDD91" w14:textId="77777777" w:rsidTr="0025627A">
        <w:tc>
          <w:tcPr>
            <w:tcW w:w="1560" w:type="dxa"/>
          </w:tcPr>
          <w:p w14:paraId="7081CF1C" w14:textId="77777777" w:rsidR="00FB03A4" w:rsidRPr="00FF0877" w:rsidRDefault="00FB03A4" w:rsidP="00B769EA">
            <w:pPr>
              <w:rPr>
                <w:sz w:val="18"/>
                <w:szCs w:val="18"/>
              </w:rPr>
            </w:pPr>
            <w:r w:rsidRPr="00FB03A4">
              <w:rPr>
                <w:sz w:val="18"/>
                <w:szCs w:val="18"/>
              </w:rPr>
              <w:t>Montant de dénouemen</w:t>
            </w:r>
            <w:r>
              <w:rPr>
                <w:sz w:val="18"/>
                <w:szCs w:val="18"/>
              </w:rPr>
              <w:t>t</w:t>
            </w:r>
          </w:p>
        </w:tc>
        <w:tc>
          <w:tcPr>
            <w:tcW w:w="1559" w:type="dxa"/>
          </w:tcPr>
          <w:p w14:paraId="3EF367C2" w14:textId="77777777" w:rsidR="00FB03A4" w:rsidRPr="00FF0877" w:rsidRDefault="00FB03A4" w:rsidP="00B769EA">
            <w:pPr>
              <w:rPr>
                <w:sz w:val="18"/>
                <w:szCs w:val="18"/>
              </w:rPr>
            </w:pPr>
            <w:r w:rsidRPr="00FB03A4">
              <w:rPr>
                <w:sz w:val="18"/>
                <w:szCs w:val="18"/>
              </w:rPr>
              <w:t>Montant de dénouemen</w:t>
            </w:r>
            <w:r>
              <w:rPr>
                <w:sz w:val="18"/>
                <w:szCs w:val="18"/>
              </w:rPr>
              <w:t>t</w:t>
            </w:r>
          </w:p>
        </w:tc>
        <w:tc>
          <w:tcPr>
            <w:tcW w:w="851" w:type="dxa"/>
          </w:tcPr>
          <w:p w14:paraId="1AE05778" w14:textId="77777777" w:rsidR="00FB03A4" w:rsidRPr="00FF0877" w:rsidRDefault="00FB03A4" w:rsidP="00B769EA">
            <w:pPr>
              <w:rPr>
                <w:sz w:val="18"/>
                <w:szCs w:val="18"/>
              </w:rPr>
            </w:pPr>
            <w:r>
              <w:rPr>
                <w:sz w:val="18"/>
                <w:szCs w:val="18"/>
              </w:rPr>
              <w:t>Booléen</w:t>
            </w:r>
          </w:p>
        </w:tc>
        <w:tc>
          <w:tcPr>
            <w:tcW w:w="2144" w:type="dxa"/>
          </w:tcPr>
          <w:p w14:paraId="2B884FD7" w14:textId="77777777" w:rsidR="00FB03A4" w:rsidRPr="00FF0877" w:rsidRDefault="00FB03A4" w:rsidP="00B769EA">
            <w:pPr>
              <w:rPr>
                <w:sz w:val="18"/>
                <w:szCs w:val="18"/>
              </w:rPr>
            </w:pPr>
            <w:r>
              <w:rPr>
                <w:sz w:val="18"/>
                <w:szCs w:val="18"/>
              </w:rPr>
              <w:t>Booléen</w:t>
            </w:r>
          </w:p>
        </w:tc>
        <w:tc>
          <w:tcPr>
            <w:tcW w:w="1134" w:type="dxa"/>
          </w:tcPr>
          <w:p w14:paraId="276BBC41" w14:textId="77777777" w:rsidR="00FB03A4" w:rsidRPr="00FB03A4" w:rsidRDefault="00FB03A4" w:rsidP="00B769EA">
            <w:pPr>
              <w:rPr>
                <w:sz w:val="18"/>
                <w:szCs w:val="18"/>
              </w:rPr>
            </w:pPr>
            <w:r w:rsidRPr="00FB03A4">
              <w:rPr>
                <w:sz w:val="18"/>
                <w:szCs w:val="18"/>
              </w:rPr>
              <w:t>-</w:t>
            </w:r>
          </w:p>
        </w:tc>
        <w:tc>
          <w:tcPr>
            <w:tcW w:w="2520" w:type="dxa"/>
          </w:tcPr>
          <w:p w14:paraId="6B21D896" w14:textId="77777777" w:rsidR="00FB03A4" w:rsidRPr="00FB03A4" w:rsidRDefault="00FB03A4" w:rsidP="00B769EA">
            <w:pPr>
              <w:rPr>
                <w:sz w:val="18"/>
                <w:szCs w:val="18"/>
              </w:rPr>
            </w:pPr>
            <w:r w:rsidRPr="00FB03A4">
              <w:rPr>
                <w:sz w:val="18"/>
                <w:szCs w:val="18"/>
              </w:rPr>
              <w:t>-</w:t>
            </w:r>
          </w:p>
        </w:tc>
      </w:tr>
    </w:tbl>
    <w:p w14:paraId="7A06CCE1" w14:textId="77777777" w:rsidR="00D86C1A" w:rsidRPr="004325ED" w:rsidRDefault="00D86C1A" w:rsidP="00D86C1A">
      <w:pPr>
        <w:pStyle w:val="Style3"/>
      </w:pPr>
      <w:bookmarkStart w:id="479" w:name="_Toc412634056"/>
      <w:r w:rsidRPr="004325ED">
        <w:t>Comportement de l’écran</w:t>
      </w:r>
      <w:bookmarkEnd w:id="479"/>
    </w:p>
    <w:p w14:paraId="71EEBF55" w14:textId="77777777" w:rsidR="00D86C1A" w:rsidRDefault="00D86C1A" w:rsidP="00D86C1A">
      <w:pPr>
        <w:rPr>
          <w:i/>
        </w:rPr>
      </w:pPr>
    </w:p>
    <w:p w14:paraId="6F2F19C9" w14:textId="77777777" w:rsidR="0025627A" w:rsidRDefault="0025627A" w:rsidP="0025627A">
      <w:pPr>
        <w:rPr>
          <w:i/>
        </w:rPr>
      </w:pPr>
      <w:r w:rsidRPr="000D5732">
        <w:rPr>
          <w:i/>
        </w:rPr>
        <w:t>[Se référer</w:t>
      </w:r>
      <w:r>
        <w:rPr>
          <w:i/>
        </w:rPr>
        <w:t xml:space="preserve"> au</w:t>
      </w:r>
      <w:r w:rsidRPr="000D5732">
        <w:rPr>
          <w:i/>
        </w:rPr>
        <w:t xml:space="preserve"> §6 Description des cas d'utilisation]</w:t>
      </w:r>
    </w:p>
    <w:p w14:paraId="7CFD223C" w14:textId="77777777" w:rsidR="00D86C1A" w:rsidRPr="00FE54CA" w:rsidRDefault="00D86C1A" w:rsidP="00EA35C9">
      <w:pPr>
        <w:rPr>
          <w:i/>
        </w:rPr>
      </w:pPr>
    </w:p>
    <w:p w14:paraId="16175F7F" w14:textId="77777777" w:rsidR="00937CB5" w:rsidRPr="004325ED" w:rsidRDefault="00937CB5" w:rsidP="00937CB5">
      <w:pPr>
        <w:pStyle w:val="Style2"/>
      </w:pPr>
      <w:bookmarkStart w:id="480" w:name="_Toc412634057"/>
      <w:r w:rsidRPr="004325ED">
        <w:t>Description de l’édition &lt;Nom de l’édition&gt;</w:t>
      </w:r>
      <w:bookmarkEnd w:id="465"/>
      <w:bookmarkEnd w:id="466"/>
      <w:bookmarkEnd w:id="467"/>
      <w:bookmarkEnd w:id="480"/>
    </w:p>
    <w:p w14:paraId="19B73CD1" w14:textId="77777777" w:rsidR="00937CB5" w:rsidRPr="00F90D52" w:rsidRDefault="00937CB5" w:rsidP="00937CB5">
      <w:pPr>
        <w:pStyle w:val="Style3"/>
        <w:rPr>
          <w:color w:val="808080" w:themeColor="background1" w:themeShade="80"/>
        </w:rPr>
      </w:pPr>
      <w:bookmarkStart w:id="481" w:name="_Toc54515396"/>
      <w:bookmarkStart w:id="482" w:name="_Toc319568809"/>
      <w:bookmarkStart w:id="483" w:name="_Toc412634058"/>
      <w:r w:rsidRPr="00F90D52">
        <w:rPr>
          <w:color w:val="808080" w:themeColor="background1" w:themeShade="80"/>
        </w:rPr>
        <w:t>Maquette de l’édition &lt;Nom de l’édition&gt;</w:t>
      </w:r>
      <w:bookmarkEnd w:id="481"/>
      <w:bookmarkEnd w:id="482"/>
      <w:bookmarkEnd w:id="483"/>
    </w:p>
    <w:p w14:paraId="25A4E1D0" w14:textId="77777777" w:rsidR="00937CB5" w:rsidRPr="00F90D52" w:rsidRDefault="00937CB5" w:rsidP="00A72C08">
      <w:pPr>
        <w:pStyle w:val="ListParagraph"/>
        <w:numPr>
          <w:ilvl w:val="0"/>
          <w:numId w:val="4"/>
        </w:numPr>
        <w:spacing w:before="240" w:line="240" w:lineRule="auto"/>
        <w:ind w:right="142"/>
        <w:rPr>
          <w:color w:val="808080" w:themeColor="background1" w:themeShade="80"/>
        </w:rPr>
      </w:pPr>
      <w:r w:rsidRPr="00F90D52">
        <w:rPr>
          <w:color w:val="808080" w:themeColor="background1" w:themeShade="80"/>
        </w:rPr>
        <w:t>Coller la maquette de l’édition.</w:t>
      </w:r>
    </w:p>
    <w:p w14:paraId="4177B1C5" w14:textId="77777777" w:rsidR="00937CB5" w:rsidRPr="00F90D52" w:rsidRDefault="00937CB5" w:rsidP="00937CB5">
      <w:pPr>
        <w:pStyle w:val="ABLOCKPARA"/>
        <w:rPr>
          <w:color w:val="808080" w:themeColor="background1" w:themeShade="80"/>
        </w:rPr>
      </w:pPr>
    </w:p>
    <w:p w14:paraId="27EB97CD" w14:textId="77777777" w:rsidR="00937CB5" w:rsidRPr="00F90D52" w:rsidRDefault="00937CB5" w:rsidP="00937CB5">
      <w:pPr>
        <w:pStyle w:val="Style3"/>
        <w:rPr>
          <w:color w:val="808080" w:themeColor="background1" w:themeShade="80"/>
        </w:rPr>
      </w:pPr>
      <w:bookmarkStart w:id="484" w:name="_Toc54515397"/>
      <w:bookmarkStart w:id="485" w:name="_Toc319568810"/>
      <w:bookmarkStart w:id="486" w:name="_Toc412634059"/>
      <w:r w:rsidRPr="00F90D52">
        <w:rPr>
          <w:color w:val="808080" w:themeColor="background1" w:themeShade="80"/>
        </w:rPr>
        <w:t>Typologie des données manipulées</w:t>
      </w:r>
      <w:bookmarkEnd w:id="484"/>
      <w:bookmarkEnd w:id="485"/>
      <w:bookmarkEnd w:id="486"/>
    </w:p>
    <w:p w14:paraId="142B6705" w14:textId="77777777" w:rsidR="00937CB5" w:rsidRPr="00F90D52" w:rsidRDefault="00937CB5" w:rsidP="00A72C08">
      <w:pPr>
        <w:pStyle w:val="ListParagraph"/>
        <w:numPr>
          <w:ilvl w:val="0"/>
          <w:numId w:val="4"/>
        </w:numPr>
        <w:spacing w:before="240" w:line="240" w:lineRule="auto"/>
        <w:ind w:right="142"/>
        <w:rPr>
          <w:i/>
          <w:color w:val="808080" w:themeColor="background1" w:themeShade="80"/>
        </w:rPr>
      </w:pPr>
      <w:r w:rsidRPr="00F90D52">
        <w:rPr>
          <w:color w:val="808080" w:themeColor="background1" w:themeShade="80"/>
        </w:rPr>
        <w:t xml:space="preserve">Identifier, lister et </w:t>
      </w:r>
      <w:proofErr w:type="gramStart"/>
      <w:r w:rsidRPr="00F90D52">
        <w:rPr>
          <w:color w:val="808080" w:themeColor="background1" w:themeShade="80"/>
        </w:rPr>
        <w:t>spécifier  les</w:t>
      </w:r>
      <w:proofErr w:type="gramEnd"/>
      <w:r w:rsidRPr="00F90D52">
        <w:rPr>
          <w:color w:val="808080" w:themeColor="background1" w:themeShade="80"/>
        </w:rPr>
        <w:t xml:space="preserve"> champs présents dans l’édition</w:t>
      </w:r>
    </w:p>
    <w:p w14:paraId="601BF299" w14:textId="77777777" w:rsidR="00937CB5" w:rsidRPr="00F90D52" w:rsidRDefault="00937CB5" w:rsidP="00937CB5">
      <w:pPr>
        <w:rPr>
          <w:i/>
          <w:color w:val="808080" w:themeColor="background1" w:themeShade="80"/>
        </w:rPr>
      </w:pPr>
    </w:p>
    <w:p w14:paraId="2B36B1DF" w14:textId="77777777" w:rsidR="000624A4" w:rsidRPr="002C4D43" w:rsidRDefault="000624A4" w:rsidP="000624A4">
      <w:pPr>
        <w:pStyle w:val="Style1"/>
      </w:pPr>
      <w:bookmarkStart w:id="487" w:name="_Toc412634060"/>
      <w:r w:rsidRPr="002C4D43">
        <w:t>Parametrage</w:t>
      </w:r>
      <w:bookmarkEnd w:id="487"/>
    </w:p>
    <w:p w14:paraId="6C528D21" w14:textId="77777777" w:rsidR="000624A4" w:rsidRPr="004C2844" w:rsidRDefault="000624A4" w:rsidP="000624A4">
      <w:pPr>
        <w:pStyle w:val="Style2"/>
      </w:pPr>
      <w:bookmarkStart w:id="488" w:name="_Toc412634061"/>
      <w:r>
        <w:t>Tableau de Bord</w:t>
      </w:r>
      <w:bookmarkEnd w:id="488"/>
    </w:p>
    <w:p w14:paraId="35FD1204" w14:textId="77777777" w:rsidR="00A25D0B" w:rsidRDefault="00A25D0B" w:rsidP="00A25D0B"/>
    <w:p w14:paraId="48A8F400" w14:textId="77777777" w:rsidR="000624A4" w:rsidRPr="000624A4" w:rsidRDefault="000624A4" w:rsidP="000624A4">
      <w:r w:rsidRPr="007D4A2A">
        <w:t>La description du tableau de bord :</w:t>
      </w:r>
      <w:r w:rsidR="006B75E2" w:rsidRPr="007D4A2A">
        <w:t xml:space="preserve"> Liste des </w:t>
      </w:r>
      <w:proofErr w:type="gramStart"/>
      <w:r w:rsidR="006B75E2" w:rsidRPr="007D4A2A">
        <w:t>nœuds:</w:t>
      </w:r>
      <w:proofErr w:type="gramEnd"/>
    </w:p>
    <w:p w14:paraId="14A587F5" w14:textId="77777777" w:rsidR="006B75E2" w:rsidRPr="000624A4" w:rsidRDefault="006B75E2" w:rsidP="006B75E2">
      <w:pPr>
        <w:ind w:left="360"/>
      </w:pPr>
    </w:p>
    <w:tbl>
      <w:tblPr>
        <w:tblW w:w="9380" w:type="dxa"/>
        <w:tblInd w:w="55" w:type="dxa"/>
        <w:tblCellMar>
          <w:left w:w="70" w:type="dxa"/>
          <w:right w:w="70" w:type="dxa"/>
        </w:tblCellMar>
        <w:tblLook w:val="04A0" w:firstRow="1" w:lastRow="0" w:firstColumn="1" w:lastColumn="0" w:noHBand="0" w:noVBand="1"/>
      </w:tblPr>
      <w:tblGrid>
        <w:gridCol w:w="2620"/>
        <w:gridCol w:w="3900"/>
        <w:gridCol w:w="2860"/>
      </w:tblGrid>
      <w:tr w:rsidR="006B75E2" w:rsidRPr="006B75E2" w14:paraId="5E431F1D" w14:textId="77777777" w:rsidTr="006B75E2">
        <w:trPr>
          <w:trHeight w:val="375"/>
        </w:trPr>
        <w:tc>
          <w:tcPr>
            <w:tcW w:w="2620" w:type="dxa"/>
            <w:tcBorders>
              <w:top w:val="single" w:sz="4" w:space="0" w:color="auto"/>
              <w:left w:val="single" w:sz="4" w:space="0" w:color="auto"/>
              <w:bottom w:val="single" w:sz="4" w:space="0" w:color="auto"/>
              <w:right w:val="single" w:sz="4" w:space="0" w:color="auto"/>
            </w:tcBorders>
            <w:shd w:val="clear" w:color="000000" w:fill="BFBFBF"/>
            <w:hideMark/>
          </w:tcPr>
          <w:p w14:paraId="2D5D8152" w14:textId="77777777" w:rsidR="006B75E2" w:rsidRPr="006B75E2" w:rsidRDefault="006B75E2" w:rsidP="006B75E2">
            <w:pPr>
              <w:spacing w:line="240" w:lineRule="auto"/>
              <w:rPr>
                <w:rFonts w:ascii="Calibri" w:eastAsia="Times New Roman" w:hAnsi="Calibri" w:cs="Calibri"/>
                <w:b/>
                <w:bCs/>
                <w:color w:val="000000"/>
                <w:sz w:val="20"/>
                <w:szCs w:val="20"/>
                <w:lang w:eastAsia="fr-FR"/>
              </w:rPr>
            </w:pPr>
            <w:bookmarkStart w:id="489" w:name="_Toc358735502"/>
            <w:r w:rsidRPr="006B75E2">
              <w:rPr>
                <w:rFonts w:ascii="Calibri" w:eastAsia="Times New Roman" w:hAnsi="Calibri" w:cs="Calibri"/>
                <w:b/>
                <w:bCs/>
                <w:color w:val="000000"/>
                <w:sz w:val="20"/>
                <w:szCs w:val="20"/>
                <w:lang w:eastAsia="fr-FR"/>
              </w:rPr>
              <w:t>Nœud</w:t>
            </w:r>
          </w:p>
        </w:tc>
        <w:tc>
          <w:tcPr>
            <w:tcW w:w="3900" w:type="dxa"/>
            <w:tcBorders>
              <w:top w:val="single" w:sz="4" w:space="0" w:color="auto"/>
              <w:left w:val="nil"/>
              <w:bottom w:val="single" w:sz="4" w:space="0" w:color="auto"/>
              <w:right w:val="single" w:sz="4" w:space="0" w:color="auto"/>
            </w:tcBorders>
            <w:shd w:val="clear" w:color="000000" w:fill="BFBFBF"/>
            <w:hideMark/>
          </w:tcPr>
          <w:p w14:paraId="7736ECEB" w14:textId="77777777" w:rsidR="006B75E2" w:rsidRPr="006B75E2" w:rsidRDefault="006B75E2" w:rsidP="006B75E2">
            <w:pPr>
              <w:spacing w:line="240" w:lineRule="auto"/>
              <w:rPr>
                <w:rFonts w:ascii="Calibri" w:eastAsia="Times New Roman" w:hAnsi="Calibri" w:cs="Calibri"/>
                <w:b/>
                <w:bCs/>
                <w:color w:val="000000"/>
                <w:sz w:val="20"/>
                <w:szCs w:val="20"/>
                <w:lang w:eastAsia="fr-FR"/>
              </w:rPr>
            </w:pPr>
            <w:r w:rsidRPr="006B75E2">
              <w:rPr>
                <w:rFonts w:ascii="Calibri" w:eastAsia="Times New Roman" w:hAnsi="Calibri" w:cs="Calibri"/>
                <w:b/>
                <w:bCs/>
                <w:color w:val="000000"/>
                <w:sz w:val="20"/>
                <w:szCs w:val="20"/>
                <w:lang w:eastAsia="fr-FR"/>
              </w:rPr>
              <w:t>Sous-nœud</w:t>
            </w:r>
          </w:p>
        </w:tc>
        <w:tc>
          <w:tcPr>
            <w:tcW w:w="2860" w:type="dxa"/>
            <w:tcBorders>
              <w:top w:val="single" w:sz="4" w:space="0" w:color="auto"/>
              <w:left w:val="nil"/>
              <w:bottom w:val="single" w:sz="4" w:space="0" w:color="auto"/>
              <w:right w:val="single" w:sz="4" w:space="0" w:color="auto"/>
            </w:tcBorders>
            <w:shd w:val="clear" w:color="000000" w:fill="BFBFBF"/>
            <w:hideMark/>
          </w:tcPr>
          <w:p w14:paraId="112BF42D" w14:textId="77777777" w:rsidR="006B75E2" w:rsidRPr="006B75E2" w:rsidRDefault="006B75E2" w:rsidP="006B75E2">
            <w:pPr>
              <w:spacing w:line="240" w:lineRule="auto"/>
              <w:rPr>
                <w:rFonts w:ascii="Calibri" w:eastAsia="Times New Roman" w:hAnsi="Calibri" w:cs="Calibri"/>
                <w:b/>
                <w:bCs/>
                <w:color w:val="000000"/>
                <w:sz w:val="20"/>
                <w:szCs w:val="20"/>
                <w:lang w:eastAsia="fr-FR"/>
              </w:rPr>
            </w:pPr>
            <w:proofErr w:type="spellStart"/>
            <w:r w:rsidRPr="006B75E2">
              <w:rPr>
                <w:rFonts w:ascii="Calibri" w:eastAsia="Times New Roman" w:hAnsi="Calibri" w:cs="Calibri"/>
                <w:b/>
                <w:bCs/>
                <w:color w:val="000000"/>
                <w:sz w:val="20"/>
                <w:szCs w:val="20"/>
                <w:lang w:eastAsia="fr-FR"/>
              </w:rPr>
              <w:t>Codition</w:t>
            </w:r>
            <w:proofErr w:type="spellEnd"/>
          </w:p>
        </w:tc>
      </w:tr>
      <w:tr w:rsidR="006B75E2" w:rsidRPr="006B75E2" w14:paraId="34A956B7" w14:textId="77777777" w:rsidTr="006B75E2">
        <w:trPr>
          <w:trHeight w:val="375"/>
        </w:trPr>
        <w:tc>
          <w:tcPr>
            <w:tcW w:w="2620" w:type="dxa"/>
            <w:vMerge w:val="restart"/>
            <w:tcBorders>
              <w:top w:val="nil"/>
              <w:left w:val="single" w:sz="4" w:space="0" w:color="auto"/>
              <w:bottom w:val="single" w:sz="4" w:space="0" w:color="000000"/>
              <w:right w:val="single" w:sz="4" w:space="0" w:color="auto"/>
            </w:tcBorders>
            <w:vAlign w:val="center"/>
            <w:hideMark/>
          </w:tcPr>
          <w:p w14:paraId="500D814A" w14:textId="77777777"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du jour côté client</w:t>
            </w:r>
          </w:p>
        </w:tc>
        <w:tc>
          <w:tcPr>
            <w:tcW w:w="3900" w:type="dxa"/>
            <w:tcBorders>
              <w:top w:val="nil"/>
              <w:left w:val="nil"/>
              <w:bottom w:val="single" w:sz="4" w:space="0" w:color="auto"/>
              <w:right w:val="single" w:sz="4" w:space="0" w:color="auto"/>
            </w:tcBorders>
            <w:hideMark/>
          </w:tcPr>
          <w:p w14:paraId="3125C0FC"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bourse non dénouées</w:t>
            </w:r>
          </w:p>
        </w:tc>
        <w:tc>
          <w:tcPr>
            <w:tcW w:w="2860" w:type="dxa"/>
            <w:tcBorders>
              <w:top w:val="nil"/>
              <w:left w:val="nil"/>
              <w:bottom w:val="single" w:sz="4" w:space="0" w:color="auto"/>
              <w:right w:val="single" w:sz="4" w:space="0" w:color="auto"/>
            </w:tcBorders>
            <w:hideMark/>
          </w:tcPr>
          <w:p w14:paraId="106959D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40FFD50E"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F7085BE"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7AC7AD00"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achat vente ferme non dénouées</w:t>
            </w:r>
          </w:p>
        </w:tc>
        <w:tc>
          <w:tcPr>
            <w:tcW w:w="2860" w:type="dxa"/>
            <w:tcBorders>
              <w:top w:val="nil"/>
              <w:left w:val="nil"/>
              <w:bottom w:val="single" w:sz="4" w:space="0" w:color="auto"/>
              <w:right w:val="single" w:sz="4" w:space="0" w:color="auto"/>
            </w:tcBorders>
            <w:hideMark/>
          </w:tcPr>
          <w:p w14:paraId="5944D72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442A2BAC"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19D4FA8"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7B05A423"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Opérations </w:t>
            </w:r>
            <w:proofErr w:type="gramStart"/>
            <w:r w:rsidRPr="006B75E2">
              <w:rPr>
                <w:rFonts w:ascii="Calibri" w:eastAsia="Times New Roman" w:hAnsi="Calibri" w:cs="Calibri"/>
                <w:color w:val="000000"/>
                <w:sz w:val="20"/>
                <w:szCs w:val="20"/>
                <w:lang w:eastAsia="fr-FR"/>
              </w:rPr>
              <w:t>Repo  non</w:t>
            </w:r>
            <w:proofErr w:type="gramEnd"/>
            <w:r w:rsidRPr="006B75E2">
              <w:rPr>
                <w:rFonts w:ascii="Calibri" w:eastAsia="Times New Roman" w:hAnsi="Calibri" w:cs="Calibri"/>
                <w:color w:val="000000"/>
                <w:sz w:val="20"/>
                <w:szCs w:val="20"/>
                <w:lang w:eastAsia="fr-FR"/>
              </w:rPr>
              <w:t xml:space="preserve"> dénouées</w:t>
            </w:r>
          </w:p>
        </w:tc>
        <w:tc>
          <w:tcPr>
            <w:tcW w:w="2860" w:type="dxa"/>
            <w:tcBorders>
              <w:top w:val="nil"/>
              <w:left w:val="nil"/>
              <w:bottom w:val="single" w:sz="4" w:space="0" w:color="auto"/>
              <w:right w:val="single" w:sz="4" w:space="0" w:color="auto"/>
            </w:tcBorders>
            <w:hideMark/>
          </w:tcPr>
          <w:p w14:paraId="2276D731"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2DC0B23B"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20DA3A28"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6EF5CDBF"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Prêt Emprunt non dénouées</w:t>
            </w:r>
          </w:p>
        </w:tc>
        <w:tc>
          <w:tcPr>
            <w:tcW w:w="2860" w:type="dxa"/>
            <w:tcBorders>
              <w:top w:val="nil"/>
              <w:left w:val="nil"/>
              <w:bottom w:val="single" w:sz="4" w:space="0" w:color="auto"/>
              <w:right w:val="single" w:sz="4" w:space="0" w:color="auto"/>
            </w:tcBorders>
            <w:hideMark/>
          </w:tcPr>
          <w:p w14:paraId="66E30196"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1EA86086"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48259FF"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27C3804D"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OPCVM non dénouées</w:t>
            </w:r>
          </w:p>
        </w:tc>
        <w:tc>
          <w:tcPr>
            <w:tcW w:w="2860" w:type="dxa"/>
            <w:tcBorders>
              <w:top w:val="nil"/>
              <w:left w:val="nil"/>
              <w:bottom w:val="single" w:sz="4" w:space="0" w:color="auto"/>
              <w:right w:val="single" w:sz="4" w:space="0" w:color="auto"/>
            </w:tcBorders>
            <w:hideMark/>
          </w:tcPr>
          <w:p w14:paraId="121DDCB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5FC1C874"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C8BAF93"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55DB6B66"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en défaut provision espèces</w:t>
            </w:r>
          </w:p>
        </w:tc>
        <w:tc>
          <w:tcPr>
            <w:tcW w:w="2860" w:type="dxa"/>
            <w:tcBorders>
              <w:top w:val="nil"/>
              <w:left w:val="nil"/>
              <w:bottom w:val="single" w:sz="4" w:space="0" w:color="auto"/>
              <w:right w:val="single" w:sz="4" w:space="0" w:color="auto"/>
            </w:tcBorders>
            <w:hideMark/>
          </w:tcPr>
          <w:p w14:paraId="5DB40F74"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6D593012"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2833F8E3"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6CDFE1C5"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en défaut provision titres</w:t>
            </w:r>
          </w:p>
        </w:tc>
        <w:tc>
          <w:tcPr>
            <w:tcW w:w="2860" w:type="dxa"/>
            <w:tcBorders>
              <w:top w:val="nil"/>
              <w:left w:val="nil"/>
              <w:bottom w:val="single" w:sz="4" w:space="0" w:color="auto"/>
              <w:right w:val="single" w:sz="4" w:space="0" w:color="auto"/>
            </w:tcBorders>
            <w:hideMark/>
          </w:tcPr>
          <w:p w14:paraId="63E54371"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04AE9F54"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11962392"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47DF436C"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IRL incomplète</w:t>
            </w:r>
          </w:p>
        </w:tc>
        <w:tc>
          <w:tcPr>
            <w:tcW w:w="2860" w:type="dxa"/>
            <w:tcBorders>
              <w:top w:val="nil"/>
              <w:left w:val="nil"/>
              <w:bottom w:val="single" w:sz="4" w:space="0" w:color="auto"/>
              <w:right w:val="single" w:sz="4" w:space="0" w:color="auto"/>
            </w:tcBorders>
            <w:hideMark/>
          </w:tcPr>
          <w:p w14:paraId="5B2A669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1CCF979B"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A22FF48"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6BA8359C"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Repo avec titre sujet à OST</w:t>
            </w:r>
          </w:p>
        </w:tc>
        <w:tc>
          <w:tcPr>
            <w:tcW w:w="2860" w:type="dxa"/>
            <w:tcBorders>
              <w:top w:val="nil"/>
              <w:left w:val="nil"/>
              <w:bottom w:val="single" w:sz="4" w:space="0" w:color="auto"/>
              <w:right w:val="single" w:sz="4" w:space="0" w:color="auto"/>
            </w:tcBorders>
            <w:hideMark/>
          </w:tcPr>
          <w:p w14:paraId="2F1D9450"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01DFB20E" w14:textId="77777777" w:rsidTr="006B75E2">
        <w:trPr>
          <w:trHeight w:val="510"/>
        </w:trPr>
        <w:tc>
          <w:tcPr>
            <w:tcW w:w="2620" w:type="dxa"/>
            <w:vMerge/>
            <w:tcBorders>
              <w:top w:val="nil"/>
              <w:left w:val="single" w:sz="4" w:space="0" w:color="auto"/>
              <w:bottom w:val="single" w:sz="4" w:space="0" w:color="000000"/>
              <w:right w:val="single" w:sz="4" w:space="0" w:color="auto"/>
            </w:tcBorders>
            <w:vAlign w:val="center"/>
            <w:hideMark/>
          </w:tcPr>
          <w:p w14:paraId="62F7E747"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5B70840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Repo avec période du contrat </w:t>
            </w:r>
            <w:proofErr w:type="spellStart"/>
            <w:r w:rsidRPr="006B75E2">
              <w:rPr>
                <w:rFonts w:ascii="Calibri" w:eastAsia="Times New Roman" w:hAnsi="Calibri" w:cs="Calibri"/>
                <w:color w:val="000000"/>
                <w:sz w:val="20"/>
                <w:szCs w:val="20"/>
                <w:lang w:eastAsia="fr-FR"/>
              </w:rPr>
              <w:t>coincidant</w:t>
            </w:r>
            <w:proofErr w:type="spellEnd"/>
            <w:r w:rsidRPr="006B75E2">
              <w:rPr>
                <w:rFonts w:ascii="Calibri" w:eastAsia="Times New Roman" w:hAnsi="Calibri" w:cs="Calibri"/>
                <w:color w:val="000000"/>
                <w:sz w:val="20"/>
                <w:szCs w:val="20"/>
                <w:lang w:eastAsia="fr-FR"/>
              </w:rPr>
              <w:t xml:space="preserve"> avec date de paiement</w:t>
            </w:r>
          </w:p>
        </w:tc>
        <w:tc>
          <w:tcPr>
            <w:tcW w:w="2860" w:type="dxa"/>
            <w:tcBorders>
              <w:top w:val="nil"/>
              <w:left w:val="nil"/>
              <w:bottom w:val="single" w:sz="4" w:space="0" w:color="auto"/>
              <w:right w:val="single" w:sz="4" w:space="0" w:color="auto"/>
            </w:tcBorders>
            <w:hideMark/>
          </w:tcPr>
          <w:p w14:paraId="0686F13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5E1810E5" w14:textId="77777777" w:rsidTr="006B75E2">
        <w:trPr>
          <w:trHeight w:val="375"/>
        </w:trPr>
        <w:tc>
          <w:tcPr>
            <w:tcW w:w="2620" w:type="dxa"/>
            <w:vMerge w:val="restart"/>
            <w:tcBorders>
              <w:top w:val="nil"/>
              <w:left w:val="single" w:sz="4" w:space="0" w:color="auto"/>
              <w:bottom w:val="single" w:sz="4" w:space="0" w:color="000000"/>
              <w:right w:val="single" w:sz="4" w:space="0" w:color="auto"/>
            </w:tcBorders>
            <w:vAlign w:val="center"/>
            <w:hideMark/>
          </w:tcPr>
          <w:p w14:paraId="7DBE80F9" w14:textId="77777777"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lastRenderedPageBreak/>
              <w:t>Opérations du jour côté marché</w:t>
            </w:r>
          </w:p>
        </w:tc>
        <w:tc>
          <w:tcPr>
            <w:tcW w:w="3900" w:type="dxa"/>
            <w:tcBorders>
              <w:top w:val="nil"/>
              <w:left w:val="nil"/>
              <w:bottom w:val="single" w:sz="4" w:space="0" w:color="auto"/>
              <w:right w:val="single" w:sz="4" w:space="0" w:color="auto"/>
            </w:tcBorders>
            <w:hideMark/>
          </w:tcPr>
          <w:p w14:paraId="1066D203"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AOE non ajusté</w:t>
            </w:r>
          </w:p>
        </w:tc>
        <w:tc>
          <w:tcPr>
            <w:tcW w:w="2860" w:type="dxa"/>
            <w:tcBorders>
              <w:top w:val="nil"/>
              <w:left w:val="nil"/>
              <w:bottom w:val="single" w:sz="4" w:space="0" w:color="auto"/>
              <w:right w:val="single" w:sz="4" w:space="0" w:color="auto"/>
            </w:tcBorders>
            <w:hideMark/>
          </w:tcPr>
          <w:p w14:paraId="539389B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14:paraId="5D4B77CE"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C4CF6FC"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0FABFA91"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bourse non dénouées</w:t>
            </w:r>
          </w:p>
        </w:tc>
        <w:tc>
          <w:tcPr>
            <w:tcW w:w="2860" w:type="dxa"/>
            <w:tcBorders>
              <w:top w:val="nil"/>
              <w:left w:val="nil"/>
              <w:bottom w:val="single" w:sz="4" w:space="0" w:color="auto"/>
              <w:right w:val="single" w:sz="4" w:space="0" w:color="auto"/>
            </w:tcBorders>
            <w:hideMark/>
          </w:tcPr>
          <w:p w14:paraId="53B8380F"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2469C337"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3400A4E"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3AD81E7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achat vente ferme non dénouées</w:t>
            </w:r>
          </w:p>
        </w:tc>
        <w:tc>
          <w:tcPr>
            <w:tcW w:w="2860" w:type="dxa"/>
            <w:tcBorders>
              <w:top w:val="nil"/>
              <w:left w:val="nil"/>
              <w:bottom w:val="single" w:sz="4" w:space="0" w:color="auto"/>
              <w:right w:val="single" w:sz="4" w:space="0" w:color="auto"/>
            </w:tcBorders>
            <w:hideMark/>
          </w:tcPr>
          <w:p w14:paraId="101583B0"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625F8C5F"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872EB60"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3BBC85E9"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 xml:space="preserve">Opérations </w:t>
            </w:r>
            <w:proofErr w:type="gramStart"/>
            <w:r w:rsidRPr="006B75E2">
              <w:rPr>
                <w:rFonts w:ascii="Calibri" w:eastAsia="Times New Roman" w:hAnsi="Calibri" w:cs="Calibri"/>
                <w:color w:val="000000"/>
                <w:sz w:val="20"/>
                <w:szCs w:val="20"/>
                <w:lang w:eastAsia="fr-FR"/>
              </w:rPr>
              <w:t>Repo  non</w:t>
            </w:r>
            <w:proofErr w:type="gramEnd"/>
            <w:r w:rsidRPr="006B75E2">
              <w:rPr>
                <w:rFonts w:ascii="Calibri" w:eastAsia="Times New Roman" w:hAnsi="Calibri" w:cs="Calibri"/>
                <w:color w:val="000000"/>
                <w:sz w:val="20"/>
                <w:szCs w:val="20"/>
                <w:lang w:eastAsia="fr-FR"/>
              </w:rPr>
              <w:t xml:space="preserve"> dénouées</w:t>
            </w:r>
          </w:p>
        </w:tc>
        <w:tc>
          <w:tcPr>
            <w:tcW w:w="2860" w:type="dxa"/>
            <w:tcBorders>
              <w:top w:val="nil"/>
              <w:left w:val="nil"/>
              <w:bottom w:val="single" w:sz="4" w:space="0" w:color="auto"/>
              <w:right w:val="single" w:sz="4" w:space="0" w:color="auto"/>
            </w:tcBorders>
            <w:hideMark/>
          </w:tcPr>
          <w:p w14:paraId="4A6A12C9"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113F802C"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699132C"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39813FB9"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Prêt Emprunt non dénouées</w:t>
            </w:r>
          </w:p>
        </w:tc>
        <w:tc>
          <w:tcPr>
            <w:tcW w:w="2860" w:type="dxa"/>
            <w:tcBorders>
              <w:top w:val="nil"/>
              <w:left w:val="nil"/>
              <w:bottom w:val="single" w:sz="4" w:space="0" w:color="auto"/>
              <w:right w:val="single" w:sz="4" w:space="0" w:color="auto"/>
            </w:tcBorders>
            <w:hideMark/>
          </w:tcPr>
          <w:p w14:paraId="2E7673A6"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1B17B11C"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C24DBCB"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3D10E359"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OPCVM non dénouées</w:t>
            </w:r>
          </w:p>
        </w:tc>
        <w:tc>
          <w:tcPr>
            <w:tcW w:w="2860" w:type="dxa"/>
            <w:tcBorders>
              <w:top w:val="nil"/>
              <w:left w:val="nil"/>
              <w:bottom w:val="single" w:sz="4" w:space="0" w:color="auto"/>
              <w:right w:val="single" w:sz="4" w:space="0" w:color="auto"/>
            </w:tcBorders>
            <w:hideMark/>
          </w:tcPr>
          <w:p w14:paraId="4BEE96B0"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dénouement = Date métier</w:t>
            </w:r>
          </w:p>
        </w:tc>
      </w:tr>
      <w:tr w:rsidR="006B75E2" w:rsidRPr="006B75E2" w14:paraId="00178954" w14:textId="77777777" w:rsidTr="006B75E2">
        <w:trPr>
          <w:trHeight w:val="375"/>
        </w:trPr>
        <w:tc>
          <w:tcPr>
            <w:tcW w:w="2620" w:type="dxa"/>
            <w:vMerge w:val="restart"/>
            <w:tcBorders>
              <w:top w:val="nil"/>
              <w:left w:val="single" w:sz="4" w:space="0" w:color="auto"/>
              <w:bottom w:val="single" w:sz="4" w:space="0" w:color="000000"/>
              <w:right w:val="single" w:sz="4" w:space="0" w:color="auto"/>
            </w:tcBorders>
            <w:vAlign w:val="center"/>
            <w:hideMark/>
          </w:tcPr>
          <w:p w14:paraId="76F24A79" w14:textId="77777777"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Monitoring instructions de nantissement</w:t>
            </w:r>
          </w:p>
        </w:tc>
        <w:tc>
          <w:tcPr>
            <w:tcW w:w="3900" w:type="dxa"/>
            <w:tcBorders>
              <w:top w:val="nil"/>
              <w:left w:val="nil"/>
              <w:bottom w:val="single" w:sz="4" w:space="0" w:color="auto"/>
              <w:right w:val="single" w:sz="4" w:space="0" w:color="auto"/>
            </w:tcBorders>
            <w:hideMark/>
          </w:tcPr>
          <w:p w14:paraId="481FF2DA"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"Incomplète"</w:t>
            </w:r>
          </w:p>
        </w:tc>
        <w:tc>
          <w:tcPr>
            <w:tcW w:w="2860" w:type="dxa"/>
            <w:tcBorders>
              <w:top w:val="nil"/>
              <w:left w:val="nil"/>
              <w:bottom w:val="single" w:sz="4" w:space="0" w:color="auto"/>
              <w:right w:val="single" w:sz="4" w:space="0" w:color="auto"/>
            </w:tcBorders>
            <w:hideMark/>
          </w:tcPr>
          <w:p w14:paraId="0CB4687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14:paraId="01F38509" w14:textId="77777777" w:rsidTr="006B75E2">
        <w:trPr>
          <w:trHeight w:val="495"/>
        </w:trPr>
        <w:tc>
          <w:tcPr>
            <w:tcW w:w="2620" w:type="dxa"/>
            <w:vMerge/>
            <w:tcBorders>
              <w:top w:val="nil"/>
              <w:left w:val="single" w:sz="4" w:space="0" w:color="auto"/>
              <w:bottom w:val="single" w:sz="4" w:space="0" w:color="000000"/>
              <w:right w:val="single" w:sz="4" w:space="0" w:color="auto"/>
            </w:tcBorders>
            <w:vAlign w:val="center"/>
            <w:hideMark/>
          </w:tcPr>
          <w:p w14:paraId="21FBF990"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5AA1DCEF"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"En attente de validation"</w:t>
            </w:r>
          </w:p>
        </w:tc>
        <w:tc>
          <w:tcPr>
            <w:tcW w:w="2860" w:type="dxa"/>
            <w:tcBorders>
              <w:top w:val="nil"/>
              <w:left w:val="nil"/>
              <w:bottom w:val="single" w:sz="4" w:space="0" w:color="auto"/>
              <w:right w:val="single" w:sz="4" w:space="0" w:color="auto"/>
            </w:tcBorders>
            <w:hideMark/>
          </w:tcPr>
          <w:p w14:paraId="0EA5993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14:paraId="39E38360" w14:textId="77777777" w:rsidTr="006B75E2">
        <w:trPr>
          <w:trHeight w:val="540"/>
        </w:trPr>
        <w:tc>
          <w:tcPr>
            <w:tcW w:w="2620" w:type="dxa"/>
            <w:vMerge/>
            <w:tcBorders>
              <w:top w:val="nil"/>
              <w:left w:val="single" w:sz="4" w:space="0" w:color="auto"/>
              <w:bottom w:val="single" w:sz="4" w:space="0" w:color="000000"/>
              <w:right w:val="single" w:sz="4" w:space="0" w:color="auto"/>
            </w:tcBorders>
            <w:vAlign w:val="center"/>
            <w:hideMark/>
          </w:tcPr>
          <w:p w14:paraId="76436AA1"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135EA3D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Opérations de nantissement "Levée partiellement"</w:t>
            </w:r>
          </w:p>
        </w:tc>
        <w:tc>
          <w:tcPr>
            <w:tcW w:w="2860" w:type="dxa"/>
            <w:tcBorders>
              <w:top w:val="nil"/>
              <w:left w:val="nil"/>
              <w:bottom w:val="single" w:sz="4" w:space="0" w:color="auto"/>
              <w:right w:val="single" w:sz="4" w:space="0" w:color="auto"/>
            </w:tcBorders>
            <w:hideMark/>
          </w:tcPr>
          <w:p w14:paraId="30BF671D"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w:t>
            </w:r>
          </w:p>
        </w:tc>
      </w:tr>
      <w:tr w:rsidR="006B75E2" w:rsidRPr="006B75E2" w14:paraId="57757D08" w14:textId="77777777" w:rsidTr="006B75E2">
        <w:trPr>
          <w:trHeight w:val="375"/>
        </w:trPr>
        <w:tc>
          <w:tcPr>
            <w:tcW w:w="2620" w:type="dxa"/>
            <w:vMerge w:val="restart"/>
            <w:tcBorders>
              <w:top w:val="nil"/>
              <w:left w:val="single" w:sz="4" w:space="0" w:color="auto"/>
              <w:bottom w:val="single" w:sz="4" w:space="0" w:color="000000"/>
              <w:right w:val="single" w:sz="4" w:space="0" w:color="auto"/>
            </w:tcBorders>
            <w:vAlign w:val="center"/>
            <w:hideMark/>
          </w:tcPr>
          <w:p w14:paraId="6833CA6C" w14:textId="77777777" w:rsidR="006B75E2" w:rsidRPr="006B75E2" w:rsidRDefault="006B75E2" w:rsidP="006B75E2">
            <w:pPr>
              <w:spacing w:line="240" w:lineRule="auto"/>
              <w:jc w:val="center"/>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Messages du jour</w:t>
            </w:r>
          </w:p>
        </w:tc>
        <w:tc>
          <w:tcPr>
            <w:tcW w:w="3900" w:type="dxa"/>
            <w:tcBorders>
              <w:top w:val="nil"/>
              <w:left w:val="nil"/>
              <w:bottom w:val="single" w:sz="4" w:space="0" w:color="auto"/>
              <w:right w:val="single" w:sz="4" w:space="0" w:color="auto"/>
            </w:tcBorders>
            <w:hideMark/>
          </w:tcPr>
          <w:p w14:paraId="25E97531"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AOE</w:t>
            </w:r>
          </w:p>
        </w:tc>
        <w:tc>
          <w:tcPr>
            <w:tcW w:w="2860" w:type="dxa"/>
            <w:tcBorders>
              <w:top w:val="nil"/>
              <w:left w:val="nil"/>
              <w:bottom w:val="single" w:sz="4" w:space="0" w:color="auto"/>
              <w:right w:val="single" w:sz="4" w:space="0" w:color="auto"/>
            </w:tcBorders>
            <w:hideMark/>
          </w:tcPr>
          <w:p w14:paraId="0841981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14:paraId="336E41F4"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514A7658"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30AAF106"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AOC</w:t>
            </w:r>
          </w:p>
        </w:tc>
        <w:tc>
          <w:tcPr>
            <w:tcW w:w="2860" w:type="dxa"/>
            <w:tcBorders>
              <w:top w:val="nil"/>
              <w:left w:val="nil"/>
              <w:bottom w:val="single" w:sz="4" w:space="0" w:color="auto"/>
              <w:right w:val="single" w:sz="4" w:space="0" w:color="auto"/>
            </w:tcBorders>
            <w:hideMark/>
          </w:tcPr>
          <w:p w14:paraId="28ED51F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14:paraId="4E5F2E75"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27E50396"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17C75215"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AOR</w:t>
            </w:r>
          </w:p>
        </w:tc>
        <w:tc>
          <w:tcPr>
            <w:tcW w:w="2860" w:type="dxa"/>
            <w:tcBorders>
              <w:top w:val="nil"/>
              <w:left w:val="nil"/>
              <w:bottom w:val="single" w:sz="4" w:space="0" w:color="auto"/>
              <w:right w:val="single" w:sz="4" w:space="0" w:color="auto"/>
            </w:tcBorders>
            <w:hideMark/>
          </w:tcPr>
          <w:p w14:paraId="54A4B92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14:paraId="7E599F7E"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48627EE"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19B69EB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ARC</w:t>
            </w:r>
          </w:p>
        </w:tc>
        <w:tc>
          <w:tcPr>
            <w:tcW w:w="2860" w:type="dxa"/>
            <w:tcBorders>
              <w:top w:val="nil"/>
              <w:left w:val="nil"/>
              <w:bottom w:val="single" w:sz="4" w:space="0" w:color="auto"/>
              <w:right w:val="single" w:sz="4" w:space="0" w:color="auto"/>
            </w:tcBorders>
            <w:hideMark/>
          </w:tcPr>
          <w:p w14:paraId="0DF4AB3B"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14:paraId="39763E85"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4F48934B"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2E477B1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ARR</w:t>
            </w:r>
          </w:p>
        </w:tc>
        <w:tc>
          <w:tcPr>
            <w:tcW w:w="2860" w:type="dxa"/>
            <w:tcBorders>
              <w:top w:val="nil"/>
              <w:left w:val="nil"/>
              <w:bottom w:val="single" w:sz="4" w:space="0" w:color="auto"/>
              <w:right w:val="single" w:sz="4" w:space="0" w:color="auto"/>
            </w:tcBorders>
            <w:hideMark/>
          </w:tcPr>
          <w:p w14:paraId="0749E8D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création = Date métier</w:t>
            </w:r>
          </w:p>
        </w:tc>
      </w:tr>
      <w:tr w:rsidR="006B75E2" w:rsidRPr="006B75E2" w14:paraId="15703238"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84959EC"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010B71E7"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MRL</w:t>
            </w:r>
          </w:p>
        </w:tc>
        <w:tc>
          <w:tcPr>
            <w:tcW w:w="2860" w:type="dxa"/>
            <w:tcBorders>
              <w:top w:val="nil"/>
              <w:left w:val="nil"/>
              <w:bottom w:val="single" w:sz="4" w:space="0" w:color="auto"/>
              <w:right w:val="single" w:sz="4" w:space="0" w:color="auto"/>
            </w:tcBorders>
            <w:hideMark/>
          </w:tcPr>
          <w:p w14:paraId="2F1D631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r w:rsidR="006B75E2" w:rsidRPr="006B75E2" w14:paraId="65F112BD"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0C4355CB"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0E3EF480"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MRB</w:t>
            </w:r>
          </w:p>
        </w:tc>
        <w:tc>
          <w:tcPr>
            <w:tcW w:w="2860" w:type="dxa"/>
            <w:tcBorders>
              <w:top w:val="nil"/>
              <w:left w:val="nil"/>
              <w:bottom w:val="single" w:sz="4" w:space="0" w:color="auto"/>
              <w:right w:val="single" w:sz="4" w:space="0" w:color="auto"/>
            </w:tcBorders>
            <w:hideMark/>
          </w:tcPr>
          <w:p w14:paraId="2036809F"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r w:rsidR="006B75E2" w:rsidRPr="006B75E2" w14:paraId="5478706F"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6C68BCFA"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0926C2F4"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RMQ</w:t>
            </w:r>
          </w:p>
        </w:tc>
        <w:tc>
          <w:tcPr>
            <w:tcW w:w="2860" w:type="dxa"/>
            <w:tcBorders>
              <w:top w:val="nil"/>
              <w:left w:val="nil"/>
              <w:bottom w:val="single" w:sz="4" w:space="0" w:color="auto"/>
              <w:right w:val="single" w:sz="4" w:space="0" w:color="auto"/>
            </w:tcBorders>
            <w:hideMark/>
          </w:tcPr>
          <w:p w14:paraId="2F11AF2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comptable = Date métier</w:t>
            </w:r>
          </w:p>
        </w:tc>
      </w:tr>
      <w:tr w:rsidR="006B75E2" w:rsidRPr="006B75E2" w14:paraId="3EE6B97E"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2B7E3E4C"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2528B9A2"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RCQ</w:t>
            </w:r>
          </w:p>
        </w:tc>
        <w:tc>
          <w:tcPr>
            <w:tcW w:w="2860" w:type="dxa"/>
            <w:tcBorders>
              <w:top w:val="nil"/>
              <w:left w:val="nil"/>
              <w:bottom w:val="single" w:sz="4" w:space="0" w:color="auto"/>
              <w:right w:val="single" w:sz="4" w:space="0" w:color="auto"/>
            </w:tcBorders>
            <w:hideMark/>
          </w:tcPr>
          <w:p w14:paraId="26665565"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comptable = Date métier</w:t>
            </w:r>
          </w:p>
        </w:tc>
      </w:tr>
      <w:tr w:rsidR="006B75E2" w:rsidRPr="006B75E2" w14:paraId="1EBC3A3F" w14:textId="77777777" w:rsidTr="006B75E2">
        <w:trPr>
          <w:trHeight w:val="375"/>
        </w:trPr>
        <w:tc>
          <w:tcPr>
            <w:tcW w:w="2620" w:type="dxa"/>
            <w:vMerge/>
            <w:tcBorders>
              <w:top w:val="nil"/>
              <w:left w:val="single" w:sz="4" w:space="0" w:color="auto"/>
              <w:bottom w:val="single" w:sz="4" w:space="0" w:color="000000"/>
              <w:right w:val="single" w:sz="4" w:space="0" w:color="auto"/>
            </w:tcBorders>
            <w:vAlign w:val="center"/>
            <w:hideMark/>
          </w:tcPr>
          <w:p w14:paraId="3466DA49" w14:textId="77777777" w:rsidR="006B75E2" w:rsidRPr="006B75E2" w:rsidRDefault="006B75E2" w:rsidP="006B75E2">
            <w:pPr>
              <w:spacing w:line="240" w:lineRule="auto"/>
              <w:rPr>
                <w:rFonts w:ascii="Calibri" w:eastAsia="Times New Roman" w:hAnsi="Calibri" w:cs="Calibri"/>
                <w:color w:val="000000"/>
                <w:sz w:val="20"/>
                <w:szCs w:val="20"/>
                <w:lang w:eastAsia="fr-FR"/>
              </w:rPr>
            </w:pPr>
          </w:p>
        </w:tc>
        <w:tc>
          <w:tcPr>
            <w:tcW w:w="3900" w:type="dxa"/>
            <w:tcBorders>
              <w:top w:val="nil"/>
              <w:left w:val="nil"/>
              <w:bottom w:val="single" w:sz="4" w:space="0" w:color="auto"/>
              <w:right w:val="single" w:sz="4" w:space="0" w:color="auto"/>
            </w:tcBorders>
            <w:hideMark/>
          </w:tcPr>
          <w:p w14:paraId="68D0EF3E"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RSM</w:t>
            </w:r>
          </w:p>
        </w:tc>
        <w:tc>
          <w:tcPr>
            <w:tcW w:w="2860" w:type="dxa"/>
            <w:tcBorders>
              <w:top w:val="nil"/>
              <w:left w:val="nil"/>
              <w:bottom w:val="single" w:sz="4" w:space="0" w:color="auto"/>
              <w:right w:val="single" w:sz="4" w:space="0" w:color="auto"/>
            </w:tcBorders>
            <w:hideMark/>
          </w:tcPr>
          <w:p w14:paraId="32771DBA" w14:textId="77777777" w:rsidR="006B75E2" w:rsidRPr="006B75E2" w:rsidRDefault="006B75E2" w:rsidP="006B75E2">
            <w:pPr>
              <w:spacing w:line="240" w:lineRule="auto"/>
              <w:rPr>
                <w:rFonts w:ascii="Calibri" w:eastAsia="Times New Roman" w:hAnsi="Calibri" w:cs="Calibri"/>
                <w:color w:val="000000"/>
                <w:sz w:val="20"/>
                <w:szCs w:val="20"/>
                <w:lang w:eastAsia="fr-FR"/>
              </w:rPr>
            </w:pPr>
            <w:r w:rsidRPr="006B75E2">
              <w:rPr>
                <w:rFonts w:ascii="Calibri" w:eastAsia="Times New Roman" w:hAnsi="Calibri" w:cs="Calibri"/>
                <w:color w:val="000000"/>
                <w:sz w:val="20"/>
                <w:szCs w:val="20"/>
                <w:lang w:eastAsia="fr-FR"/>
              </w:rPr>
              <w:t>Date de traitement = Date métier</w:t>
            </w:r>
          </w:p>
        </w:tc>
      </w:tr>
    </w:tbl>
    <w:p w14:paraId="361335EA" w14:textId="77777777" w:rsidR="000624A4" w:rsidRPr="000624A4" w:rsidRDefault="000624A4" w:rsidP="000624A4">
      <w:pPr>
        <w:pStyle w:val="Style2"/>
      </w:pPr>
      <w:bookmarkStart w:id="490" w:name="_Toc412634062"/>
      <w:r w:rsidRPr="000624A4">
        <w:t>Profils</w:t>
      </w:r>
      <w:bookmarkEnd w:id="489"/>
      <w:bookmarkEnd w:id="490"/>
    </w:p>
    <w:p w14:paraId="1A08203C" w14:textId="77777777" w:rsidR="000624A4" w:rsidRPr="007D4A2A" w:rsidRDefault="000624A4" w:rsidP="000624A4">
      <w:pPr>
        <w:spacing w:before="120"/>
      </w:pPr>
      <w:r w:rsidRPr="007D4A2A">
        <w:t xml:space="preserve">Liste des profils des utilisateurs à configurer dans </w:t>
      </w:r>
      <w:proofErr w:type="gramStart"/>
      <w:r w:rsidRPr="007D4A2A">
        <w:t>l’application:</w:t>
      </w:r>
      <w:proofErr w:type="gramEnd"/>
    </w:p>
    <w:p w14:paraId="44C9698D" w14:textId="77777777" w:rsidR="0056241E" w:rsidRPr="007D4A2A" w:rsidRDefault="0056241E" w:rsidP="0056241E">
      <w:pPr>
        <w:pStyle w:val="ListParagraph"/>
        <w:numPr>
          <w:ilvl w:val="0"/>
          <w:numId w:val="8"/>
        </w:numPr>
        <w:spacing w:before="120" w:line="240" w:lineRule="auto"/>
        <w:jc w:val="both"/>
      </w:pPr>
      <w:r w:rsidRPr="007D4A2A">
        <w:t>Langue : Français.</w:t>
      </w:r>
    </w:p>
    <w:p w14:paraId="7DE31232" w14:textId="77777777" w:rsidR="0056241E" w:rsidRPr="007D4A2A" w:rsidRDefault="0056241E" w:rsidP="0056241E">
      <w:pPr>
        <w:pStyle w:val="ListParagraph"/>
        <w:numPr>
          <w:ilvl w:val="0"/>
          <w:numId w:val="8"/>
        </w:numPr>
        <w:spacing w:before="60" w:line="240" w:lineRule="auto"/>
        <w:jc w:val="both"/>
      </w:pPr>
      <w:r w:rsidRPr="007D4A2A">
        <w:t xml:space="preserve">Format de la </w:t>
      </w:r>
      <w:proofErr w:type="gramStart"/>
      <w:r w:rsidRPr="007D4A2A">
        <w:t>date:</w:t>
      </w:r>
      <w:proofErr w:type="gramEnd"/>
      <w:r w:rsidRPr="007D4A2A">
        <w:t xml:space="preserve"> jj/mm/</w:t>
      </w:r>
      <w:proofErr w:type="spellStart"/>
      <w:r w:rsidRPr="007D4A2A">
        <w:t>aaaa</w:t>
      </w:r>
      <w:proofErr w:type="spellEnd"/>
    </w:p>
    <w:p w14:paraId="0B3E0F6A" w14:textId="77777777" w:rsidR="0056241E" w:rsidRPr="007D4A2A" w:rsidRDefault="0056241E" w:rsidP="0056241E">
      <w:pPr>
        <w:pStyle w:val="ListParagraph"/>
        <w:numPr>
          <w:ilvl w:val="0"/>
          <w:numId w:val="8"/>
        </w:numPr>
        <w:spacing w:before="60" w:line="240" w:lineRule="auto"/>
        <w:jc w:val="both"/>
      </w:pPr>
      <w:r w:rsidRPr="007D4A2A">
        <w:t xml:space="preserve">Format des montants et </w:t>
      </w:r>
      <w:proofErr w:type="gramStart"/>
      <w:r w:rsidRPr="007D4A2A">
        <w:t>chiffres:</w:t>
      </w:r>
      <w:proofErr w:type="gramEnd"/>
      <w:r w:rsidRPr="007D4A2A">
        <w:t xml:space="preserve">  Montants en MAD.</w:t>
      </w:r>
    </w:p>
    <w:p w14:paraId="66E203BD" w14:textId="77777777" w:rsidR="000624A4" w:rsidRPr="000624A4" w:rsidRDefault="000624A4" w:rsidP="000624A4">
      <w:pPr>
        <w:pStyle w:val="Style2"/>
      </w:pPr>
      <w:bookmarkStart w:id="491" w:name="_Toc358735504"/>
      <w:bookmarkStart w:id="492" w:name="_Toc412634063"/>
      <w:r w:rsidRPr="000624A4">
        <w:t xml:space="preserve">Taxes et </w:t>
      </w:r>
      <w:proofErr w:type="gramStart"/>
      <w:r w:rsidRPr="000624A4">
        <w:t>fiscalité:</w:t>
      </w:r>
      <w:bookmarkEnd w:id="491"/>
      <w:bookmarkEnd w:id="492"/>
      <w:proofErr w:type="gramEnd"/>
    </w:p>
    <w:p w14:paraId="07B64646" w14:textId="77777777" w:rsidR="006C6CD9" w:rsidRDefault="006C6CD9" w:rsidP="006C6CD9">
      <w:pPr>
        <w:rPr>
          <w:i/>
          <w:highlight w:val="yellow"/>
        </w:rPr>
      </w:pPr>
    </w:p>
    <w:p w14:paraId="76B2B262" w14:textId="77777777" w:rsidR="006C6CD9" w:rsidRPr="00FE54CA" w:rsidRDefault="006C6CD9" w:rsidP="006C6CD9">
      <w:pPr>
        <w:rPr>
          <w:i/>
        </w:rPr>
      </w:pPr>
      <w:r w:rsidRPr="007D4A2A">
        <w:rPr>
          <w:i/>
        </w:rPr>
        <w:t xml:space="preserve"> [</w:t>
      </w:r>
      <w:r w:rsidR="0045115E" w:rsidRPr="007D4A2A">
        <w:rPr>
          <w:i/>
        </w:rPr>
        <w:t>Se référer au</w:t>
      </w:r>
      <w:r w:rsidR="007D4A2A">
        <w:rPr>
          <w:i/>
        </w:rPr>
        <w:t>x</w:t>
      </w:r>
      <w:r w:rsidR="0045115E" w:rsidRPr="007D4A2A">
        <w:rPr>
          <w:i/>
        </w:rPr>
        <w:t xml:space="preserve"> SFD et matrice fiscalité</w:t>
      </w:r>
      <w:r w:rsidRPr="007D4A2A">
        <w:rPr>
          <w:i/>
        </w:rPr>
        <w:t>]</w:t>
      </w:r>
      <w:r w:rsidR="0045115E" w:rsidRPr="007D4A2A">
        <w:rPr>
          <w:i/>
        </w:rPr>
        <w:t>.</w:t>
      </w:r>
    </w:p>
    <w:p w14:paraId="40725A54" w14:textId="77777777" w:rsidR="009254FA" w:rsidRPr="00550DF1" w:rsidRDefault="009254FA" w:rsidP="00550DF1">
      <w:pPr>
        <w:pStyle w:val="Style2"/>
      </w:pPr>
      <w:bookmarkStart w:id="493" w:name="_Toc358735505"/>
      <w:bookmarkStart w:id="494" w:name="_Toc412634064"/>
      <w:proofErr w:type="gramStart"/>
      <w:r w:rsidRPr="00550DF1">
        <w:t>Frais:</w:t>
      </w:r>
      <w:bookmarkEnd w:id="493"/>
      <w:bookmarkEnd w:id="494"/>
      <w:proofErr w:type="gramEnd"/>
    </w:p>
    <w:p w14:paraId="7E0024C0" w14:textId="77777777" w:rsidR="0045115E" w:rsidRDefault="0045115E" w:rsidP="009254FA"/>
    <w:p w14:paraId="668ECA97" w14:textId="77777777" w:rsidR="0045115E" w:rsidRPr="00FE54CA" w:rsidRDefault="0045115E" w:rsidP="0045115E">
      <w:pPr>
        <w:rPr>
          <w:i/>
        </w:rPr>
      </w:pPr>
      <w:r w:rsidRPr="007D4A2A">
        <w:rPr>
          <w:i/>
        </w:rPr>
        <w:t>[Se référer au</w:t>
      </w:r>
      <w:r w:rsidR="007D4A2A" w:rsidRPr="007D4A2A">
        <w:rPr>
          <w:i/>
        </w:rPr>
        <w:t>x</w:t>
      </w:r>
      <w:r w:rsidRPr="007D4A2A">
        <w:rPr>
          <w:i/>
        </w:rPr>
        <w:t xml:space="preserve"> SFD et matrice commissionnement].</w:t>
      </w:r>
    </w:p>
    <w:p w14:paraId="0EFEF1FA" w14:textId="77777777" w:rsidR="009254FA" w:rsidRPr="00550DF1" w:rsidRDefault="009254FA" w:rsidP="00550DF1">
      <w:pPr>
        <w:pStyle w:val="Style2"/>
      </w:pPr>
      <w:bookmarkStart w:id="495" w:name="_Toc358735506"/>
      <w:bookmarkStart w:id="496" w:name="_Toc412634065"/>
      <w:r w:rsidRPr="00550DF1">
        <w:t>Comptabilité :</w:t>
      </w:r>
      <w:bookmarkEnd w:id="495"/>
      <w:bookmarkEnd w:id="496"/>
    </w:p>
    <w:p w14:paraId="6595C59B" w14:textId="77777777" w:rsidR="008175FD" w:rsidRDefault="008175FD" w:rsidP="009254FA"/>
    <w:p w14:paraId="3DCAB795" w14:textId="77777777" w:rsidR="00CE542E" w:rsidRDefault="00CE542E" w:rsidP="008175FD">
      <w:pPr>
        <w:rPr>
          <w:i/>
        </w:rPr>
      </w:pPr>
    </w:p>
    <w:p w14:paraId="24F194AA" w14:textId="77777777" w:rsidR="00CE542E" w:rsidRDefault="00CE542E" w:rsidP="008175FD">
      <w:pPr>
        <w:rPr>
          <w:i/>
        </w:rPr>
      </w:pPr>
    </w:p>
    <w:p w14:paraId="62E106D0" w14:textId="77777777" w:rsidR="008175FD" w:rsidRDefault="008175FD" w:rsidP="008175FD">
      <w:pPr>
        <w:rPr>
          <w:i/>
        </w:rPr>
      </w:pPr>
      <w:r w:rsidRPr="007D4A2A">
        <w:rPr>
          <w:i/>
        </w:rPr>
        <w:lastRenderedPageBreak/>
        <w:t>[Se référer au schémas comptables espèces, conditions de postages détaillées dans les processus métiers</w:t>
      </w:r>
      <w:proofErr w:type="gramStart"/>
      <w:r w:rsidRPr="007D4A2A">
        <w:rPr>
          <w:i/>
        </w:rPr>
        <w:t>].</w:t>
      </w:r>
      <w:r w:rsidR="00EC4565">
        <w:rPr>
          <w:i/>
        </w:rPr>
        <w:t>Le</w:t>
      </w:r>
      <w:proofErr w:type="gramEnd"/>
      <w:r w:rsidR="00EC4565">
        <w:rPr>
          <w:i/>
        </w:rPr>
        <w:t xml:space="preserve"> tableau suivants récapitule l'élément déclencheur de postage comptable espèces </w:t>
      </w:r>
      <w:r w:rsidR="00DA5847">
        <w:rPr>
          <w:i/>
        </w:rPr>
        <w:t xml:space="preserve">et postage CGC </w:t>
      </w:r>
      <w:r w:rsidR="00EC4565">
        <w:rPr>
          <w:i/>
        </w:rPr>
        <w:t xml:space="preserve">pour chaque processus </w:t>
      </w:r>
      <w:proofErr w:type="gramStart"/>
      <w:r w:rsidR="00EC4565">
        <w:rPr>
          <w:i/>
        </w:rPr>
        <w:t>métier:</w:t>
      </w:r>
      <w:proofErr w:type="gramEnd"/>
      <w:r w:rsidR="00EC4565">
        <w:rPr>
          <w:i/>
        </w:rPr>
        <w:t xml:space="preserve">  </w:t>
      </w:r>
    </w:p>
    <w:p w14:paraId="6DCF3738" w14:textId="77777777" w:rsidR="00A02FF7" w:rsidRDefault="00A02FF7" w:rsidP="008175FD">
      <w:pPr>
        <w:rPr>
          <w:i/>
        </w:rPr>
      </w:pPr>
    </w:p>
    <w:tbl>
      <w:tblPr>
        <w:tblW w:w="11320" w:type="dxa"/>
        <w:tblInd w:w="-833" w:type="dxa"/>
        <w:tblCellMar>
          <w:left w:w="70" w:type="dxa"/>
          <w:right w:w="70" w:type="dxa"/>
        </w:tblCellMar>
        <w:tblLook w:val="04A0" w:firstRow="1" w:lastRow="0" w:firstColumn="1" w:lastColumn="0" w:noHBand="0" w:noVBand="1"/>
      </w:tblPr>
      <w:tblGrid>
        <w:gridCol w:w="741"/>
        <w:gridCol w:w="1039"/>
        <w:gridCol w:w="997"/>
        <w:gridCol w:w="1045"/>
        <w:gridCol w:w="997"/>
        <w:gridCol w:w="997"/>
        <w:gridCol w:w="997"/>
        <w:gridCol w:w="777"/>
        <w:gridCol w:w="676"/>
        <w:gridCol w:w="981"/>
        <w:gridCol w:w="1045"/>
        <w:gridCol w:w="1028"/>
      </w:tblGrid>
      <w:tr w:rsidR="001871A8" w:rsidRPr="001871A8" w14:paraId="7E1E880B" w14:textId="77777777" w:rsidTr="001871A8">
        <w:trPr>
          <w:trHeight w:val="300"/>
        </w:trPr>
        <w:tc>
          <w:tcPr>
            <w:tcW w:w="759" w:type="dxa"/>
            <w:tcBorders>
              <w:top w:val="nil"/>
              <w:left w:val="nil"/>
              <w:bottom w:val="nil"/>
              <w:right w:val="nil"/>
            </w:tcBorders>
            <w:vAlign w:val="bottom"/>
            <w:hideMark/>
          </w:tcPr>
          <w:p w14:paraId="4186617F" w14:textId="77777777" w:rsidR="001871A8" w:rsidRPr="001871A8" w:rsidRDefault="001871A8" w:rsidP="001871A8">
            <w:pPr>
              <w:spacing w:line="240" w:lineRule="auto"/>
              <w:rPr>
                <w:rFonts w:ascii="Calibri" w:eastAsia="Times New Roman" w:hAnsi="Calibri" w:cs="Calibri"/>
                <w:color w:val="000000"/>
                <w:sz w:val="16"/>
                <w:szCs w:val="16"/>
                <w:lang w:eastAsia="fr-FR"/>
              </w:rPr>
            </w:pPr>
          </w:p>
        </w:tc>
        <w:tc>
          <w:tcPr>
            <w:tcW w:w="105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5B570C3E"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Bourse</w:t>
            </w:r>
          </w:p>
        </w:tc>
        <w:tc>
          <w:tcPr>
            <w:tcW w:w="1000"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357D8ED3"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OPCVM</w:t>
            </w:r>
          </w:p>
        </w:tc>
        <w:tc>
          <w:tcPr>
            <w:tcW w:w="3059" w:type="dxa"/>
            <w:gridSpan w:val="3"/>
            <w:tcBorders>
              <w:top w:val="single" w:sz="4" w:space="0" w:color="auto"/>
              <w:left w:val="nil"/>
              <w:bottom w:val="single" w:sz="4" w:space="0" w:color="auto"/>
              <w:right w:val="single" w:sz="4" w:space="0" w:color="auto"/>
            </w:tcBorders>
            <w:shd w:val="clear" w:color="000000" w:fill="BFBFBF"/>
            <w:vAlign w:val="center"/>
            <w:hideMark/>
          </w:tcPr>
          <w:p w14:paraId="2CDD0880"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Gré à Gré</w:t>
            </w:r>
          </w:p>
        </w:tc>
        <w:tc>
          <w:tcPr>
            <w:tcW w:w="3345" w:type="dxa"/>
            <w:gridSpan w:val="4"/>
            <w:tcBorders>
              <w:top w:val="single" w:sz="4" w:space="0" w:color="auto"/>
              <w:left w:val="nil"/>
              <w:bottom w:val="single" w:sz="4" w:space="0" w:color="auto"/>
              <w:right w:val="single" w:sz="4" w:space="0" w:color="auto"/>
            </w:tcBorders>
            <w:shd w:val="clear" w:color="000000" w:fill="BFBFBF"/>
            <w:vAlign w:val="center"/>
            <w:hideMark/>
          </w:tcPr>
          <w:p w14:paraId="369BD3CB"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Ost Individuelle</w:t>
            </w:r>
          </w:p>
        </w:tc>
        <w:tc>
          <w:tcPr>
            <w:tcW w:w="105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1318DC8E"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Opération Triangulaire</w:t>
            </w:r>
          </w:p>
        </w:tc>
        <w:tc>
          <w:tcPr>
            <w:tcW w:w="1039"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3BD1E3D7"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 xml:space="preserve">Opération Hors </w:t>
            </w:r>
            <w:proofErr w:type="spellStart"/>
            <w:r w:rsidRPr="001871A8">
              <w:rPr>
                <w:rFonts w:ascii="Calibri" w:eastAsia="Times New Roman" w:hAnsi="Calibri" w:cs="Calibri"/>
                <w:b/>
                <w:bCs/>
                <w:color w:val="000000"/>
                <w:sz w:val="16"/>
                <w:szCs w:val="16"/>
                <w:lang w:eastAsia="fr-FR"/>
              </w:rPr>
              <w:t>MaroClear</w:t>
            </w:r>
            <w:proofErr w:type="spellEnd"/>
          </w:p>
        </w:tc>
      </w:tr>
      <w:tr w:rsidR="001871A8" w:rsidRPr="001871A8" w14:paraId="5A885E4E" w14:textId="77777777" w:rsidTr="001871A8">
        <w:trPr>
          <w:trHeight w:val="750"/>
        </w:trPr>
        <w:tc>
          <w:tcPr>
            <w:tcW w:w="759" w:type="dxa"/>
            <w:tcBorders>
              <w:top w:val="nil"/>
              <w:left w:val="nil"/>
              <w:bottom w:val="nil"/>
              <w:right w:val="nil"/>
            </w:tcBorders>
            <w:vAlign w:val="bottom"/>
            <w:hideMark/>
          </w:tcPr>
          <w:p w14:paraId="7455FF23" w14:textId="77777777" w:rsidR="001871A8" w:rsidRPr="001871A8" w:rsidRDefault="001871A8" w:rsidP="001871A8">
            <w:pPr>
              <w:spacing w:line="240" w:lineRule="auto"/>
              <w:rPr>
                <w:rFonts w:ascii="Calibri" w:eastAsia="Times New Roman" w:hAnsi="Calibri" w:cs="Calibri"/>
                <w:color w:val="000000"/>
                <w:sz w:val="16"/>
                <w:szCs w:val="16"/>
                <w:lang w:eastAsia="fr-FR"/>
              </w:rPr>
            </w:pPr>
          </w:p>
        </w:tc>
        <w:tc>
          <w:tcPr>
            <w:tcW w:w="1059" w:type="dxa"/>
            <w:vMerge/>
            <w:tcBorders>
              <w:top w:val="single" w:sz="4" w:space="0" w:color="auto"/>
              <w:left w:val="single" w:sz="4" w:space="0" w:color="auto"/>
              <w:bottom w:val="single" w:sz="4" w:space="0" w:color="auto"/>
              <w:right w:val="single" w:sz="4" w:space="0" w:color="auto"/>
            </w:tcBorders>
            <w:vAlign w:val="center"/>
            <w:hideMark/>
          </w:tcPr>
          <w:p w14:paraId="2229C658" w14:textId="77777777"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00" w:type="dxa"/>
            <w:vMerge/>
            <w:tcBorders>
              <w:top w:val="single" w:sz="4" w:space="0" w:color="auto"/>
              <w:left w:val="single" w:sz="4" w:space="0" w:color="auto"/>
              <w:bottom w:val="single" w:sz="4" w:space="0" w:color="auto"/>
              <w:right w:val="single" w:sz="4" w:space="0" w:color="auto"/>
            </w:tcBorders>
            <w:vAlign w:val="center"/>
            <w:hideMark/>
          </w:tcPr>
          <w:p w14:paraId="37AAF5B6" w14:textId="77777777"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59" w:type="dxa"/>
            <w:tcBorders>
              <w:top w:val="nil"/>
              <w:left w:val="nil"/>
              <w:bottom w:val="single" w:sz="4" w:space="0" w:color="auto"/>
              <w:right w:val="single" w:sz="4" w:space="0" w:color="auto"/>
            </w:tcBorders>
            <w:shd w:val="clear" w:color="000000" w:fill="BFBFBF"/>
            <w:vAlign w:val="center"/>
            <w:hideMark/>
          </w:tcPr>
          <w:p w14:paraId="34A1157E"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Achats ventes fermes</w:t>
            </w:r>
          </w:p>
        </w:tc>
        <w:tc>
          <w:tcPr>
            <w:tcW w:w="1000" w:type="dxa"/>
            <w:tcBorders>
              <w:top w:val="nil"/>
              <w:left w:val="nil"/>
              <w:bottom w:val="single" w:sz="4" w:space="0" w:color="auto"/>
              <w:right w:val="single" w:sz="4" w:space="0" w:color="auto"/>
            </w:tcBorders>
            <w:shd w:val="clear" w:color="000000" w:fill="BFBFBF"/>
            <w:vAlign w:val="center"/>
            <w:hideMark/>
          </w:tcPr>
          <w:p w14:paraId="22C25C77"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Repo</w:t>
            </w:r>
          </w:p>
        </w:tc>
        <w:tc>
          <w:tcPr>
            <w:tcW w:w="1000" w:type="dxa"/>
            <w:tcBorders>
              <w:top w:val="nil"/>
              <w:left w:val="nil"/>
              <w:bottom w:val="single" w:sz="4" w:space="0" w:color="auto"/>
              <w:right w:val="single" w:sz="4" w:space="0" w:color="auto"/>
            </w:tcBorders>
            <w:shd w:val="clear" w:color="000000" w:fill="BFBFBF"/>
            <w:vAlign w:val="center"/>
            <w:hideMark/>
          </w:tcPr>
          <w:p w14:paraId="156204F8"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Prêt emprunt</w:t>
            </w:r>
          </w:p>
        </w:tc>
        <w:tc>
          <w:tcPr>
            <w:tcW w:w="1000" w:type="dxa"/>
            <w:tcBorders>
              <w:top w:val="nil"/>
              <w:left w:val="nil"/>
              <w:bottom w:val="single" w:sz="4" w:space="0" w:color="auto"/>
              <w:right w:val="single" w:sz="4" w:space="0" w:color="auto"/>
            </w:tcBorders>
            <w:shd w:val="clear" w:color="000000" w:fill="BFBFBF"/>
            <w:vAlign w:val="center"/>
            <w:hideMark/>
          </w:tcPr>
          <w:p w14:paraId="6C65595C"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Transfert</w:t>
            </w:r>
          </w:p>
        </w:tc>
        <w:tc>
          <w:tcPr>
            <w:tcW w:w="780" w:type="dxa"/>
            <w:tcBorders>
              <w:top w:val="nil"/>
              <w:left w:val="nil"/>
              <w:bottom w:val="single" w:sz="4" w:space="0" w:color="auto"/>
              <w:right w:val="single" w:sz="4" w:space="0" w:color="auto"/>
            </w:tcBorders>
            <w:shd w:val="clear" w:color="000000" w:fill="BFBFBF"/>
            <w:vAlign w:val="center"/>
            <w:hideMark/>
          </w:tcPr>
          <w:p w14:paraId="07221244"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Nantisse- ment</w:t>
            </w:r>
          </w:p>
        </w:tc>
        <w:tc>
          <w:tcPr>
            <w:tcW w:w="680" w:type="dxa"/>
            <w:tcBorders>
              <w:top w:val="nil"/>
              <w:left w:val="nil"/>
              <w:bottom w:val="single" w:sz="4" w:space="0" w:color="auto"/>
              <w:right w:val="single" w:sz="4" w:space="0" w:color="auto"/>
            </w:tcBorders>
            <w:shd w:val="clear" w:color="000000" w:fill="BFBFBF"/>
            <w:vAlign w:val="center"/>
            <w:hideMark/>
          </w:tcPr>
          <w:p w14:paraId="41236749"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Blocage</w:t>
            </w:r>
          </w:p>
        </w:tc>
        <w:tc>
          <w:tcPr>
            <w:tcW w:w="885" w:type="dxa"/>
            <w:tcBorders>
              <w:top w:val="nil"/>
              <w:left w:val="nil"/>
              <w:bottom w:val="single" w:sz="4" w:space="0" w:color="auto"/>
              <w:right w:val="single" w:sz="4" w:space="0" w:color="auto"/>
            </w:tcBorders>
            <w:shd w:val="clear" w:color="000000" w:fill="BFBFBF"/>
            <w:vAlign w:val="center"/>
            <w:hideMark/>
          </w:tcPr>
          <w:p w14:paraId="063E3849" w14:textId="77777777" w:rsidR="001871A8" w:rsidRPr="001871A8" w:rsidRDefault="001871A8"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Conversion</w:t>
            </w:r>
          </w:p>
        </w:tc>
        <w:tc>
          <w:tcPr>
            <w:tcW w:w="1059" w:type="dxa"/>
            <w:vMerge/>
            <w:tcBorders>
              <w:top w:val="single" w:sz="4" w:space="0" w:color="auto"/>
              <w:left w:val="single" w:sz="4" w:space="0" w:color="auto"/>
              <w:bottom w:val="single" w:sz="4" w:space="0" w:color="auto"/>
              <w:right w:val="single" w:sz="4" w:space="0" w:color="auto"/>
            </w:tcBorders>
            <w:vAlign w:val="center"/>
            <w:hideMark/>
          </w:tcPr>
          <w:p w14:paraId="1C01F70D" w14:textId="77777777" w:rsidR="001871A8" w:rsidRPr="001871A8" w:rsidRDefault="001871A8" w:rsidP="001871A8">
            <w:pPr>
              <w:spacing w:line="240" w:lineRule="auto"/>
              <w:rPr>
                <w:rFonts w:ascii="Calibri" w:eastAsia="Times New Roman" w:hAnsi="Calibri" w:cs="Calibri"/>
                <w:b/>
                <w:bCs/>
                <w:color w:val="000000"/>
                <w:sz w:val="16"/>
                <w:szCs w:val="16"/>
                <w:lang w:eastAsia="fr-FR"/>
              </w:rPr>
            </w:pPr>
          </w:p>
        </w:tc>
        <w:tc>
          <w:tcPr>
            <w:tcW w:w="1039" w:type="dxa"/>
            <w:vMerge/>
            <w:tcBorders>
              <w:top w:val="single" w:sz="4" w:space="0" w:color="auto"/>
              <w:left w:val="single" w:sz="4" w:space="0" w:color="auto"/>
              <w:bottom w:val="single" w:sz="4" w:space="0" w:color="auto"/>
              <w:right w:val="single" w:sz="4" w:space="0" w:color="auto"/>
            </w:tcBorders>
            <w:vAlign w:val="center"/>
            <w:hideMark/>
          </w:tcPr>
          <w:p w14:paraId="126F7FD9" w14:textId="77777777" w:rsidR="001871A8" w:rsidRPr="001871A8" w:rsidRDefault="001871A8" w:rsidP="001871A8">
            <w:pPr>
              <w:spacing w:line="240" w:lineRule="auto"/>
              <w:rPr>
                <w:rFonts w:ascii="Calibri" w:eastAsia="Times New Roman" w:hAnsi="Calibri" w:cs="Calibri"/>
                <w:b/>
                <w:bCs/>
                <w:color w:val="000000"/>
                <w:sz w:val="16"/>
                <w:szCs w:val="16"/>
                <w:lang w:eastAsia="fr-FR"/>
              </w:rPr>
            </w:pPr>
          </w:p>
        </w:tc>
      </w:tr>
      <w:tr w:rsidR="00392C1C" w:rsidRPr="001871A8" w14:paraId="54F77CB3" w14:textId="77777777" w:rsidTr="001871A8">
        <w:trPr>
          <w:trHeight w:val="840"/>
        </w:trPr>
        <w:tc>
          <w:tcPr>
            <w:tcW w:w="759" w:type="dxa"/>
            <w:tcBorders>
              <w:top w:val="single" w:sz="4" w:space="0" w:color="auto"/>
              <w:left w:val="single" w:sz="4" w:space="0" w:color="auto"/>
              <w:bottom w:val="single" w:sz="4" w:space="0" w:color="auto"/>
              <w:right w:val="single" w:sz="4" w:space="0" w:color="auto"/>
            </w:tcBorders>
            <w:vAlign w:val="center"/>
            <w:hideMark/>
          </w:tcPr>
          <w:p w14:paraId="3C96B233" w14:textId="77777777" w:rsidR="00392C1C" w:rsidRPr="001871A8" w:rsidRDefault="00392C1C"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Postage espèces</w:t>
            </w:r>
          </w:p>
        </w:tc>
        <w:tc>
          <w:tcPr>
            <w:tcW w:w="1059" w:type="dxa"/>
            <w:tcBorders>
              <w:top w:val="nil"/>
              <w:left w:val="nil"/>
              <w:bottom w:val="single" w:sz="4" w:space="0" w:color="auto"/>
              <w:right w:val="single" w:sz="4" w:space="0" w:color="auto"/>
            </w:tcBorders>
            <w:hideMark/>
          </w:tcPr>
          <w:p w14:paraId="7C3F1C8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 l'instruction ou à l'ajustement</w:t>
            </w:r>
          </w:p>
        </w:tc>
        <w:tc>
          <w:tcPr>
            <w:tcW w:w="1000" w:type="dxa"/>
            <w:tcBorders>
              <w:top w:val="nil"/>
              <w:left w:val="nil"/>
              <w:bottom w:val="single" w:sz="4" w:space="0" w:color="auto"/>
              <w:right w:val="single" w:sz="4" w:space="0" w:color="auto"/>
            </w:tcBorders>
            <w:hideMark/>
          </w:tcPr>
          <w:p w14:paraId="1C364442"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Post-dénouement</w:t>
            </w:r>
          </w:p>
        </w:tc>
        <w:tc>
          <w:tcPr>
            <w:tcW w:w="1059" w:type="dxa"/>
            <w:tcBorders>
              <w:top w:val="nil"/>
              <w:left w:val="nil"/>
              <w:bottom w:val="single" w:sz="4" w:space="0" w:color="auto"/>
              <w:right w:val="single" w:sz="4" w:space="0" w:color="auto"/>
            </w:tcBorders>
            <w:hideMark/>
          </w:tcPr>
          <w:p w14:paraId="68E549F4"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hideMark/>
          </w:tcPr>
          <w:p w14:paraId="3F52F56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hideMark/>
          </w:tcPr>
          <w:p w14:paraId="6C9D2923"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hideMark/>
          </w:tcPr>
          <w:p w14:paraId="644010CF"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780" w:type="dxa"/>
            <w:tcBorders>
              <w:top w:val="nil"/>
              <w:left w:val="nil"/>
              <w:bottom w:val="single" w:sz="4" w:space="0" w:color="auto"/>
              <w:right w:val="single" w:sz="4" w:space="0" w:color="auto"/>
            </w:tcBorders>
            <w:hideMark/>
          </w:tcPr>
          <w:p w14:paraId="08D1C10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hideMark/>
          </w:tcPr>
          <w:p w14:paraId="71E6C544"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hideMark/>
          </w:tcPr>
          <w:p w14:paraId="3D2AA37C" w14:textId="77777777" w:rsidR="00392C1C" w:rsidRPr="001871A8" w:rsidRDefault="00392C1C" w:rsidP="001871A8">
            <w:pPr>
              <w:spacing w:line="240" w:lineRule="auto"/>
              <w:rPr>
                <w:rFonts w:ascii="Calibri" w:eastAsia="Times New Roman" w:hAnsi="Calibri" w:cs="Calibri"/>
                <w:color w:val="000000"/>
                <w:sz w:val="16"/>
                <w:szCs w:val="16"/>
                <w:lang w:eastAsia="fr-FR"/>
              </w:rPr>
            </w:pPr>
            <w:ins w:id="497" w:author="souchem" w:date="2015-07-28T19:48:00Z">
              <w:r w:rsidRPr="001871A8">
                <w:rPr>
                  <w:rFonts w:ascii="Calibri" w:eastAsia="Times New Roman" w:hAnsi="Calibri" w:cs="Calibri"/>
                  <w:color w:val="000000"/>
                  <w:sz w:val="16"/>
                  <w:szCs w:val="16"/>
                  <w:lang w:eastAsia="fr-FR"/>
                </w:rPr>
                <w:t>Au dénouement</w:t>
              </w:r>
              <w:r>
                <w:rPr>
                  <w:rFonts w:ascii="Calibri" w:eastAsia="Times New Roman" w:hAnsi="Calibri" w:cs="Calibri"/>
                  <w:color w:val="000000"/>
                  <w:sz w:val="16"/>
                  <w:szCs w:val="16"/>
                  <w:lang w:eastAsia="fr-FR"/>
                </w:rPr>
                <w:t xml:space="preserve"> </w:t>
              </w:r>
            </w:ins>
            <w:del w:id="498" w:author="souchem" w:date="2015-07-28T19:48:00Z">
              <w:r w:rsidRPr="001871A8" w:rsidDel="00686D96">
                <w:rPr>
                  <w:rFonts w:ascii="Calibri" w:eastAsia="Times New Roman" w:hAnsi="Calibri" w:cs="Calibri"/>
                  <w:color w:val="000000"/>
                  <w:sz w:val="16"/>
                  <w:szCs w:val="16"/>
                  <w:lang w:eastAsia="fr-FR"/>
                </w:rPr>
                <w:delText>A la validation</w:delText>
              </w:r>
            </w:del>
          </w:p>
        </w:tc>
        <w:tc>
          <w:tcPr>
            <w:tcW w:w="1059" w:type="dxa"/>
            <w:tcBorders>
              <w:top w:val="nil"/>
              <w:left w:val="nil"/>
              <w:bottom w:val="single" w:sz="4" w:space="0" w:color="auto"/>
              <w:right w:val="single" w:sz="4" w:space="0" w:color="auto"/>
            </w:tcBorders>
            <w:hideMark/>
          </w:tcPr>
          <w:p w14:paraId="27CEA789"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39" w:type="dxa"/>
            <w:tcBorders>
              <w:top w:val="nil"/>
              <w:left w:val="nil"/>
              <w:bottom w:val="single" w:sz="4" w:space="0" w:color="auto"/>
              <w:right w:val="single" w:sz="4" w:space="0" w:color="auto"/>
            </w:tcBorders>
            <w:hideMark/>
          </w:tcPr>
          <w:p w14:paraId="3DFE044B"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r>
      <w:tr w:rsidR="00392C1C" w:rsidRPr="001871A8" w14:paraId="4C7A9424" w14:textId="77777777" w:rsidTr="001871A8">
        <w:trPr>
          <w:trHeight w:val="60"/>
        </w:trPr>
        <w:tc>
          <w:tcPr>
            <w:tcW w:w="11320" w:type="dxa"/>
            <w:gridSpan w:val="12"/>
            <w:tcBorders>
              <w:top w:val="single" w:sz="4" w:space="0" w:color="auto"/>
              <w:left w:val="single" w:sz="4" w:space="0" w:color="auto"/>
              <w:bottom w:val="single" w:sz="4" w:space="0" w:color="auto"/>
              <w:right w:val="single" w:sz="4" w:space="0" w:color="000000"/>
            </w:tcBorders>
            <w:shd w:val="clear" w:color="000000" w:fill="BFBFBF"/>
            <w:vAlign w:val="center"/>
            <w:hideMark/>
          </w:tcPr>
          <w:p w14:paraId="3577B57F" w14:textId="77777777" w:rsidR="00392C1C" w:rsidRPr="001871A8" w:rsidRDefault="00392C1C"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 </w:t>
            </w:r>
          </w:p>
        </w:tc>
      </w:tr>
      <w:tr w:rsidR="00392C1C" w:rsidRPr="001871A8" w14:paraId="5E93898D" w14:textId="77777777" w:rsidTr="001871A8">
        <w:trPr>
          <w:trHeight w:val="840"/>
        </w:trPr>
        <w:tc>
          <w:tcPr>
            <w:tcW w:w="759" w:type="dxa"/>
            <w:vMerge w:val="restart"/>
            <w:tcBorders>
              <w:top w:val="nil"/>
              <w:left w:val="single" w:sz="4" w:space="0" w:color="auto"/>
              <w:bottom w:val="single" w:sz="4" w:space="0" w:color="auto"/>
              <w:right w:val="single" w:sz="4" w:space="0" w:color="auto"/>
            </w:tcBorders>
            <w:vAlign w:val="center"/>
            <w:hideMark/>
          </w:tcPr>
          <w:p w14:paraId="1591FC1A" w14:textId="77777777" w:rsidR="00392C1C" w:rsidRPr="001871A8" w:rsidRDefault="00392C1C" w:rsidP="001871A8">
            <w:pPr>
              <w:spacing w:line="240" w:lineRule="auto"/>
              <w:jc w:val="center"/>
              <w:rPr>
                <w:rFonts w:ascii="Calibri" w:eastAsia="Times New Roman" w:hAnsi="Calibri" w:cs="Calibri"/>
                <w:b/>
                <w:bCs/>
                <w:color w:val="000000"/>
                <w:sz w:val="16"/>
                <w:szCs w:val="16"/>
                <w:lang w:eastAsia="fr-FR"/>
              </w:rPr>
            </w:pPr>
            <w:r w:rsidRPr="001871A8">
              <w:rPr>
                <w:rFonts w:ascii="Calibri" w:eastAsia="Times New Roman" w:hAnsi="Calibri" w:cs="Calibri"/>
                <w:b/>
                <w:bCs/>
                <w:color w:val="000000"/>
                <w:sz w:val="16"/>
                <w:szCs w:val="16"/>
                <w:lang w:eastAsia="fr-FR"/>
              </w:rPr>
              <w:t>Postage CGC</w:t>
            </w:r>
          </w:p>
        </w:tc>
        <w:tc>
          <w:tcPr>
            <w:tcW w:w="1059" w:type="dxa"/>
            <w:tcBorders>
              <w:top w:val="nil"/>
              <w:left w:val="nil"/>
              <w:bottom w:val="single" w:sz="4" w:space="0" w:color="auto"/>
              <w:right w:val="single" w:sz="4" w:space="0" w:color="auto"/>
            </w:tcBorders>
            <w:hideMark/>
          </w:tcPr>
          <w:p w14:paraId="1C812ED0"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 l'instruction ou à l'ajustement</w:t>
            </w:r>
          </w:p>
        </w:tc>
        <w:tc>
          <w:tcPr>
            <w:tcW w:w="1000" w:type="dxa"/>
            <w:tcBorders>
              <w:top w:val="nil"/>
              <w:left w:val="nil"/>
              <w:bottom w:val="single" w:sz="4" w:space="0" w:color="auto"/>
              <w:right w:val="single" w:sz="4" w:space="0" w:color="auto"/>
            </w:tcBorders>
            <w:hideMark/>
          </w:tcPr>
          <w:p w14:paraId="22EDB25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Post-dénouement</w:t>
            </w:r>
          </w:p>
        </w:tc>
        <w:tc>
          <w:tcPr>
            <w:tcW w:w="1059" w:type="dxa"/>
            <w:tcBorders>
              <w:top w:val="nil"/>
              <w:left w:val="nil"/>
              <w:bottom w:val="single" w:sz="4" w:space="0" w:color="auto"/>
              <w:right w:val="single" w:sz="4" w:space="0" w:color="auto"/>
            </w:tcBorders>
            <w:hideMark/>
          </w:tcPr>
          <w:p w14:paraId="13DF5FBE"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00" w:type="dxa"/>
            <w:tcBorders>
              <w:top w:val="nil"/>
              <w:left w:val="nil"/>
              <w:bottom w:val="single" w:sz="4" w:space="0" w:color="auto"/>
              <w:right w:val="single" w:sz="4" w:space="0" w:color="auto"/>
            </w:tcBorders>
            <w:hideMark/>
          </w:tcPr>
          <w:p w14:paraId="7B68AEF9"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hideMark/>
          </w:tcPr>
          <w:p w14:paraId="7A0D7413"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hideMark/>
          </w:tcPr>
          <w:p w14:paraId="712AF33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780" w:type="dxa"/>
            <w:tcBorders>
              <w:top w:val="nil"/>
              <w:left w:val="nil"/>
              <w:bottom w:val="single" w:sz="4" w:space="0" w:color="auto"/>
              <w:right w:val="single" w:sz="4" w:space="0" w:color="auto"/>
            </w:tcBorders>
            <w:hideMark/>
          </w:tcPr>
          <w:p w14:paraId="17C157A1"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hideMark/>
          </w:tcPr>
          <w:p w14:paraId="6F4B7C73"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hideMark/>
          </w:tcPr>
          <w:p w14:paraId="3DF23420"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59" w:type="dxa"/>
            <w:tcBorders>
              <w:top w:val="nil"/>
              <w:left w:val="nil"/>
              <w:bottom w:val="single" w:sz="4" w:space="0" w:color="auto"/>
              <w:right w:val="single" w:sz="4" w:space="0" w:color="auto"/>
            </w:tcBorders>
            <w:hideMark/>
          </w:tcPr>
          <w:p w14:paraId="0FC67C48"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c>
          <w:tcPr>
            <w:tcW w:w="1039" w:type="dxa"/>
            <w:tcBorders>
              <w:top w:val="nil"/>
              <w:left w:val="nil"/>
              <w:bottom w:val="single" w:sz="4" w:space="0" w:color="auto"/>
              <w:right w:val="single" w:sz="4" w:space="0" w:color="auto"/>
            </w:tcBorders>
            <w:hideMark/>
          </w:tcPr>
          <w:p w14:paraId="4C9A82AA"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Au dénouement</w:t>
            </w:r>
          </w:p>
        </w:tc>
      </w:tr>
      <w:tr w:rsidR="00392C1C" w:rsidRPr="001871A8" w14:paraId="256B8A16" w14:textId="77777777" w:rsidTr="001871A8">
        <w:trPr>
          <w:trHeight w:val="1695"/>
        </w:trPr>
        <w:tc>
          <w:tcPr>
            <w:tcW w:w="759" w:type="dxa"/>
            <w:vMerge/>
            <w:tcBorders>
              <w:top w:val="nil"/>
              <w:left w:val="single" w:sz="4" w:space="0" w:color="auto"/>
              <w:bottom w:val="single" w:sz="4" w:space="0" w:color="auto"/>
              <w:right w:val="single" w:sz="4" w:space="0" w:color="auto"/>
            </w:tcBorders>
            <w:vAlign w:val="center"/>
            <w:hideMark/>
          </w:tcPr>
          <w:p w14:paraId="5D10BF3C" w14:textId="77777777" w:rsidR="00392C1C" w:rsidRPr="001871A8" w:rsidRDefault="00392C1C" w:rsidP="001871A8">
            <w:pPr>
              <w:spacing w:line="240" w:lineRule="auto"/>
              <w:rPr>
                <w:rFonts w:ascii="Calibri" w:eastAsia="Times New Roman" w:hAnsi="Calibri" w:cs="Calibri"/>
                <w:b/>
                <w:bCs/>
                <w:color w:val="000000"/>
                <w:sz w:val="16"/>
                <w:szCs w:val="16"/>
                <w:lang w:eastAsia="fr-FR"/>
              </w:rPr>
            </w:pPr>
          </w:p>
        </w:tc>
        <w:tc>
          <w:tcPr>
            <w:tcW w:w="1059" w:type="dxa"/>
            <w:tcBorders>
              <w:top w:val="nil"/>
              <w:left w:val="nil"/>
              <w:bottom w:val="single" w:sz="4" w:space="0" w:color="auto"/>
              <w:right w:val="single" w:sz="4" w:space="0" w:color="auto"/>
            </w:tcBorders>
            <w:hideMark/>
          </w:tcPr>
          <w:p w14:paraId="668558E8"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00" w:type="dxa"/>
            <w:tcBorders>
              <w:top w:val="nil"/>
              <w:left w:val="nil"/>
              <w:bottom w:val="single" w:sz="4" w:space="0" w:color="auto"/>
              <w:right w:val="single" w:sz="4" w:space="0" w:color="auto"/>
            </w:tcBorders>
            <w:hideMark/>
          </w:tcPr>
          <w:p w14:paraId="24B09CA4"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59" w:type="dxa"/>
            <w:tcBorders>
              <w:top w:val="nil"/>
              <w:left w:val="nil"/>
              <w:bottom w:val="single" w:sz="4" w:space="0" w:color="auto"/>
              <w:right w:val="single" w:sz="4" w:space="0" w:color="auto"/>
            </w:tcBorders>
            <w:hideMark/>
          </w:tcPr>
          <w:p w14:paraId="267609AF"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w:t>
            </w:r>
          </w:p>
        </w:tc>
        <w:tc>
          <w:tcPr>
            <w:tcW w:w="1000" w:type="dxa"/>
            <w:tcBorders>
              <w:top w:val="nil"/>
              <w:left w:val="nil"/>
              <w:bottom w:val="single" w:sz="4" w:space="0" w:color="auto"/>
              <w:right w:val="single" w:sz="4" w:space="0" w:color="auto"/>
            </w:tcBorders>
            <w:hideMark/>
          </w:tcPr>
          <w:p w14:paraId="195E4AB4"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hideMark/>
          </w:tcPr>
          <w:p w14:paraId="5164A3D8"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00" w:type="dxa"/>
            <w:tcBorders>
              <w:top w:val="nil"/>
              <w:left w:val="nil"/>
              <w:bottom w:val="single" w:sz="4" w:space="0" w:color="auto"/>
              <w:right w:val="single" w:sz="4" w:space="0" w:color="auto"/>
            </w:tcBorders>
            <w:hideMark/>
          </w:tcPr>
          <w:p w14:paraId="1CEE881D"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IN--CMP</w:t>
            </w:r>
            <w:r w:rsidRPr="001871A8">
              <w:rPr>
                <w:rFonts w:ascii="Calibri" w:eastAsia="Times New Roman" w:hAnsi="Calibri" w:cs="Calibri"/>
                <w:color w:val="000000"/>
                <w:sz w:val="16"/>
                <w:szCs w:val="16"/>
                <w:lang w:eastAsia="fr-FR"/>
              </w:rPr>
              <w:br/>
              <w:t>OUT--PAS de TPCVM sauf apport de titre</w:t>
            </w:r>
          </w:p>
        </w:tc>
        <w:tc>
          <w:tcPr>
            <w:tcW w:w="780" w:type="dxa"/>
            <w:tcBorders>
              <w:top w:val="nil"/>
              <w:left w:val="nil"/>
              <w:bottom w:val="single" w:sz="4" w:space="0" w:color="auto"/>
              <w:right w:val="single" w:sz="4" w:space="0" w:color="auto"/>
            </w:tcBorders>
            <w:hideMark/>
          </w:tcPr>
          <w:p w14:paraId="05E87091"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680" w:type="dxa"/>
            <w:tcBorders>
              <w:top w:val="nil"/>
              <w:left w:val="nil"/>
              <w:bottom w:val="single" w:sz="4" w:space="0" w:color="auto"/>
              <w:right w:val="single" w:sz="4" w:space="0" w:color="auto"/>
            </w:tcBorders>
            <w:hideMark/>
          </w:tcPr>
          <w:p w14:paraId="41332EB6"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885" w:type="dxa"/>
            <w:tcBorders>
              <w:top w:val="nil"/>
              <w:left w:val="nil"/>
              <w:bottom w:val="single" w:sz="4" w:space="0" w:color="auto"/>
              <w:right w:val="single" w:sz="4" w:space="0" w:color="auto"/>
            </w:tcBorders>
            <w:hideMark/>
          </w:tcPr>
          <w:p w14:paraId="6393D342"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NA</w:t>
            </w:r>
          </w:p>
        </w:tc>
        <w:tc>
          <w:tcPr>
            <w:tcW w:w="1059" w:type="dxa"/>
            <w:tcBorders>
              <w:top w:val="nil"/>
              <w:left w:val="nil"/>
              <w:bottom w:val="single" w:sz="4" w:space="0" w:color="auto"/>
              <w:right w:val="single" w:sz="4" w:space="0" w:color="auto"/>
            </w:tcBorders>
            <w:hideMark/>
          </w:tcPr>
          <w:p w14:paraId="391C6E55" w14:textId="77777777" w:rsidR="00392C1C" w:rsidRPr="001871A8" w:rsidRDefault="00392C1C" w:rsidP="001871A8">
            <w:pPr>
              <w:spacing w:line="240" w:lineRule="auto"/>
              <w:rPr>
                <w:rFonts w:ascii="Calibri" w:eastAsia="Times New Roman" w:hAnsi="Calibri" w:cs="Calibri"/>
                <w:color w:val="000000"/>
                <w:sz w:val="16"/>
                <w:szCs w:val="16"/>
                <w:lang w:eastAsia="fr-FR"/>
              </w:rPr>
            </w:pPr>
            <w:proofErr w:type="gramStart"/>
            <w:r w:rsidRPr="001871A8">
              <w:rPr>
                <w:rFonts w:ascii="Calibri" w:eastAsia="Times New Roman" w:hAnsi="Calibri" w:cs="Calibri"/>
                <w:color w:val="000000"/>
                <w:sz w:val="16"/>
                <w:szCs w:val="16"/>
                <w:lang w:eastAsia="fr-FR"/>
              </w:rPr>
              <w:t>CMP  sur</w:t>
            </w:r>
            <w:proofErr w:type="gramEnd"/>
            <w:r w:rsidRPr="001871A8">
              <w:rPr>
                <w:rFonts w:ascii="Calibri" w:eastAsia="Times New Roman" w:hAnsi="Calibri" w:cs="Calibri"/>
                <w:color w:val="000000"/>
                <w:sz w:val="16"/>
                <w:szCs w:val="16"/>
                <w:lang w:eastAsia="fr-FR"/>
              </w:rPr>
              <w:t xml:space="preserve"> le client investisseur étranger</w:t>
            </w:r>
            <w:r w:rsidRPr="001871A8">
              <w:rPr>
                <w:rFonts w:ascii="Calibri" w:eastAsia="Times New Roman" w:hAnsi="Calibri" w:cs="Calibri"/>
                <w:color w:val="000000"/>
                <w:sz w:val="16"/>
                <w:szCs w:val="16"/>
                <w:lang w:eastAsia="fr-FR"/>
              </w:rPr>
              <w:br/>
              <w:t>Pas de CMP sur le compte OTG broker</w:t>
            </w:r>
          </w:p>
        </w:tc>
        <w:tc>
          <w:tcPr>
            <w:tcW w:w="1039" w:type="dxa"/>
            <w:tcBorders>
              <w:top w:val="nil"/>
              <w:left w:val="nil"/>
              <w:bottom w:val="single" w:sz="4" w:space="0" w:color="auto"/>
              <w:right w:val="single" w:sz="4" w:space="0" w:color="auto"/>
            </w:tcBorders>
            <w:hideMark/>
          </w:tcPr>
          <w:p w14:paraId="12C1872D" w14:textId="77777777" w:rsidR="00392C1C" w:rsidRPr="001871A8" w:rsidRDefault="00392C1C" w:rsidP="001871A8">
            <w:pPr>
              <w:spacing w:line="240" w:lineRule="auto"/>
              <w:rPr>
                <w:rFonts w:ascii="Calibri" w:eastAsia="Times New Roman" w:hAnsi="Calibri" w:cs="Calibri"/>
                <w:color w:val="000000"/>
                <w:sz w:val="16"/>
                <w:szCs w:val="16"/>
                <w:lang w:eastAsia="fr-FR"/>
              </w:rPr>
            </w:pPr>
            <w:r w:rsidRPr="001871A8">
              <w:rPr>
                <w:rFonts w:ascii="Calibri" w:eastAsia="Times New Roman" w:hAnsi="Calibri" w:cs="Calibri"/>
                <w:color w:val="000000"/>
                <w:sz w:val="16"/>
                <w:szCs w:val="16"/>
                <w:lang w:eastAsia="fr-FR"/>
              </w:rPr>
              <w:t>CMP et TPCVM (pas de constatation du TPCVM pour DAT et BDC)</w:t>
            </w:r>
          </w:p>
        </w:tc>
      </w:tr>
    </w:tbl>
    <w:p w14:paraId="299D456F" w14:textId="77777777" w:rsidR="00CE542E" w:rsidRPr="00FE54CA" w:rsidRDefault="00CE542E" w:rsidP="008175FD">
      <w:pPr>
        <w:rPr>
          <w:i/>
        </w:rPr>
      </w:pPr>
    </w:p>
    <w:p w14:paraId="117D8C31" w14:textId="77777777" w:rsidR="002C4D43" w:rsidRPr="00754B4B" w:rsidRDefault="002C4D43" w:rsidP="002C4D43">
      <w:pPr>
        <w:pStyle w:val="Style1"/>
        <w:numPr>
          <w:ilvl w:val="0"/>
          <w:numId w:val="0"/>
        </w:numPr>
        <w:ind w:left="432" w:hanging="432"/>
        <w:rPr>
          <w:rFonts w:eastAsiaTheme="minorHAnsi" w:cstheme="minorBidi"/>
          <w:bCs w:val="0"/>
          <w:i/>
          <w:caps w:val="0"/>
          <w:color w:val="auto"/>
          <w:sz w:val="20"/>
          <w:szCs w:val="20"/>
        </w:rPr>
      </w:pPr>
      <w:bookmarkStart w:id="499" w:name="_Toc412634066"/>
      <w:r w:rsidRPr="00754B4B">
        <w:rPr>
          <w:rFonts w:eastAsiaTheme="minorHAnsi" w:cstheme="minorBidi"/>
          <w:bCs w:val="0"/>
          <w:i/>
          <w:caps w:val="0"/>
          <w:color w:val="auto"/>
          <w:sz w:val="20"/>
          <w:szCs w:val="20"/>
        </w:rPr>
        <w:t>[</w:t>
      </w:r>
      <w:r w:rsidR="00C2747A" w:rsidRPr="00754B4B">
        <w:rPr>
          <w:rFonts w:eastAsiaTheme="minorHAnsi" w:cstheme="minorBidi"/>
          <w:bCs w:val="0"/>
          <w:i/>
          <w:caps w:val="0"/>
          <w:color w:val="auto"/>
          <w:sz w:val="20"/>
          <w:szCs w:val="20"/>
        </w:rPr>
        <w:t xml:space="preserve">Début Section </w:t>
      </w:r>
      <w:proofErr w:type="spellStart"/>
      <w:r w:rsidRPr="00754B4B">
        <w:rPr>
          <w:rFonts w:eastAsiaTheme="minorHAnsi" w:cstheme="minorBidi"/>
          <w:bCs w:val="0"/>
          <w:i/>
          <w:caps w:val="0"/>
          <w:color w:val="auto"/>
          <w:sz w:val="20"/>
          <w:szCs w:val="20"/>
        </w:rPr>
        <w:t>Vermeg</w:t>
      </w:r>
      <w:proofErr w:type="spellEnd"/>
      <w:r w:rsidRPr="00754B4B">
        <w:rPr>
          <w:rFonts w:eastAsiaTheme="minorHAnsi" w:cstheme="minorBidi"/>
          <w:bCs w:val="0"/>
          <w:i/>
          <w:caps w:val="0"/>
          <w:color w:val="auto"/>
          <w:sz w:val="20"/>
          <w:szCs w:val="20"/>
        </w:rPr>
        <w:t>]</w:t>
      </w:r>
      <w:bookmarkEnd w:id="499"/>
    </w:p>
    <w:p w14:paraId="1877F79D" w14:textId="77777777" w:rsidR="005A2EC1" w:rsidRPr="00331977" w:rsidRDefault="005A2EC1" w:rsidP="005A2EC1">
      <w:pPr>
        <w:pStyle w:val="Style1"/>
      </w:pPr>
      <w:bookmarkStart w:id="500" w:name="_Toc412634067"/>
      <w:r w:rsidRPr="00331977">
        <w:t>Batches</w:t>
      </w:r>
      <w:bookmarkEnd w:id="500"/>
    </w:p>
    <w:p w14:paraId="4D630445" w14:textId="77777777" w:rsidR="003450A1" w:rsidRDefault="003450A1" w:rsidP="003450A1"/>
    <w:p w14:paraId="6AA7BAC8" w14:textId="77777777" w:rsidR="003450A1" w:rsidRPr="00FE54CA" w:rsidRDefault="003450A1" w:rsidP="003450A1">
      <w:pPr>
        <w:rPr>
          <w:i/>
        </w:rPr>
      </w:pPr>
      <w:r w:rsidRPr="007D4A2A">
        <w:rPr>
          <w:i/>
        </w:rPr>
        <w:t xml:space="preserve">[Se référer au paragraphe processus </w:t>
      </w:r>
      <w:proofErr w:type="gramStart"/>
      <w:r w:rsidRPr="007D4A2A">
        <w:rPr>
          <w:i/>
        </w:rPr>
        <w:t>métier:</w:t>
      </w:r>
      <w:proofErr w:type="gramEnd"/>
      <w:r w:rsidRPr="007D4A2A">
        <w:rPr>
          <w:i/>
        </w:rPr>
        <w:t xml:space="preserve"> besoins </w:t>
      </w:r>
      <w:proofErr w:type="gramStart"/>
      <w:r w:rsidRPr="007D4A2A">
        <w:rPr>
          <w:i/>
        </w:rPr>
        <w:t>en terme de</w:t>
      </w:r>
      <w:proofErr w:type="gramEnd"/>
      <w:r w:rsidRPr="007D4A2A">
        <w:rPr>
          <w:i/>
        </w:rPr>
        <w:t xml:space="preserve"> job décrits par </w:t>
      </w:r>
      <w:proofErr w:type="gramStart"/>
      <w:r w:rsidRPr="007D4A2A">
        <w:rPr>
          <w:i/>
        </w:rPr>
        <w:t>processus ]</w:t>
      </w:r>
      <w:proofErr w:type="gramEnd"/>
    </w:p>
    <w:p w14:paraId="3FB58431" w14:textId="77777777" w:rsidR="00C2747A" w:rsidRDefault="00C2747A" w:rsidP="003450A1">
      <w:pPr>
        <w:spacing w:before="240"/>
      </w:pPr>
    </w:p>
    <w:p w14:paraId="319D171B" w14:textId="77777777" w:rsidR="00C2747A" w:rsidRPr="00C2747A" w:rsidRDefault="00C2747A" w:rsidP="00C2747A"/>
    <w:p w14:paraId="728C2F56" w14:textId="77777777" w:rsidR="00C2747A" w:rsidRPr="00754B4B" w:rsidRDefault="00C2747A" w:rsidP="00C2747A">
      <w:pPr>
        <w:rPr>
          <w:b/>
          <w:i/>
          <w:sz w:val="20"/>
          <w:szCs w:val="20"/>
        </w:rPr>
      </w:pPr>
      <w:r w:rsidRPr="00754B4B">
        <w:rPr>
          <w:b/>
          <w:i/>
          <w:sz w:val="20"/>
          <w:szCs w:val="20"/>
        </w:rPr>
        <w:t xml:space="preserve">[Fin Section </w:t>
      </w:r>
      <w:proofErr w:type="spellStart"/>
      <w:r w:rsidRPr="00754B4B">
        <w:rPr>
          <w:b/>
          <w:i/>
          <w:sz w:val="20"/>
          <w:szCs w:val="20"/>
        </w:rPr>
        <w:t>Vermeg</w:t>
      </w:r>
      <w:proofErr w:type="spellEnd"/>
      <w:r w:rsidRPr="00754B4B">
        <w:rPr>
          <w:b/>
          <w:i/>
          <w:sz w:val="20"/>
          <w:szCs w:val="20"/>
        </w:rPr>
        <w:t>]</w:t>
      </w:r>
    </w:p>
    <w:p w14:paraId="0700EFDB" w14:textId="77777777" w:rsidR="002C4D43" w:rsidRDefault="002C4D43" w:rsidP="002C4D43">
      <w:pPr>
        <w:pStyle w:val="Style1"/>
      </w:pPr>
      <w:bookmarkStart w:id="501" w:name="_Toc132075972"/>
      <w:bookmarkStart w:id="502" w:name="_Toc318352149"/>
      <w:bookmarkStart w:id="503" w:name="_Toc319568825"/>
      <w:bookmarkStart w:id="504" w:name="_Toc412634068"/>
      <w:r>
        <w:t>Contraintes</w:t>
      </w:r>
      <w:bookmarkEnd w:id="501"/>
      <w:bookmarkEnd w:id="502"/>
      <w:bookmarkEnd w:id="503"/>
      <w:bookmarkEnd w:id="504"/>
    </w:p>
    <w:p w14:paraId="49FE508B" w14:textId="77777777" w:rsidR="002C4D43" w:rsidRDefault="002C4D43" w:rsidP="002C4D43">
      <w:pPr>
        <w:spacing w:before="240" w:line="240" w:lineRule="auto"/>
        <w:ind w:right="142"/>
      </w:pPr>
      <w:r>
        <w:t>Identifier les contraintes dans les domaines suivants :</w:t>
      </w:r>
    </w:p>
    <w:p w14:paraId="3C64AFE0" w14:textId="77777777" w:rsidR="002C4D43" w:rsidRDefault="002C4D43" w:rsidP="002C4D43">
      <w:pPr>
        <w:numPr>
          <w:ilvl w:val="1"/>
          <w:numId w:val="3"/>
        </w:numPr>
        <w:spacing w:line="240" w:lineRule="auto"/>
        <w:ind w:right="142"/>
      </w:pPr>
      <w:r>
        <w:t>Fonctionnel</w:t>
      </w:r>
    </w:p>
    <w:p w14:paraId="7DBBF3DF" w14:textId="77777777" w:rsidR="002C4D43" w:rsidRDefault="002C4D43" w:rsidP="002C4D43">
      <w:pPr>
        <w:numPr>
          <w:ilvl w:val="1"/>
          <w:numId w:val="3"/>
        </w:numPr>
        <w:spacing w:line="240" w:lineRule="auto"/>
        <w:ind w:right="142"/>
      </w:pPr>
      <w:r>
        <w:t>Technique</w:t>
      </w:r>
    </w:p>
    <w:p w14:paraId="2E87A780" w14:textId="77777777" w:rsidR="002C4D43" w:rsidRDefault="002C4D43" w:rsidP="002C4D43">
      <w:pPr>
        <w:numPr>
          <w:ilvl w:val="1"/>
          <w:numId w:val="3"/>
        </w:numPr>
        <w:spacing w:line="240" w:lineRule="auto"/>
        <w:ind w:right="142"/>
      </w:pPr>
      <w:r>
        <w:t>Règlementaire</w:t>
      </w:r>
    </w:p>
    <w:p w14:paraId="2531AC26" w14:textId="77777777" w:rsidR="002C4D43" w:rsidRDefault="002C4D43" w:rsidP="002C4D43">
      <w:pPr>
        <w:numPr>
          <w:ilvl w:val="1"/>
          <w:numId w:val="3"/>
        </w:numPr>
        <w:spacing w:line="240" w:lineRule="auto"/>
        <w:ind w:right="142"/>
      </w:pPr>
      <w:r>
        <w:t>Organisationnel</w:t>
      </w:r>
    </w:p>
    <w:p w14:paraId="7DA5EEB0" w14:textId="77777777" w:rsidR="002C4D43" w:rsidRDefault="002C4D43" w:rsidP="002C4D43">
      <w:pPr>
        <w:numPr>
          <w:ilvl w:val="1"/>
          <w:numId w:val="3"/>
        </w:numPr>
        <w:spacing w:line="240" w:lineRule="auto"/>
        <w:ind w:right="142"/>
      </w:pPr>
      <w:r>
        <w:t>Performance</w:t>
      </w:r>
    </w:p>
    <w:p w14:paraId="61C2E1AD" w14:textId="77777777" w:rsidR="002C4D43" w:rsidRDefault="002C4D43" w:rsidP="002C4D43">
      <w:pPr>
        <w:numPr>
          <w:ilvl w:val="1"/>
          <w:numId w:val="3"/>
        </w:numPr>
        <w:spacing w:line="240" w:lineRule="auto"/>
        <w:ind w:right="142"/>
      </w:pPr>
      <w:r>
        <w:t>Logistique</w:t>
      </w:r>
    </w:p>
    <w:p w14:paraId="0C58A0EA" w14:textId="77777777" w:rsidR="002C4D43" w:rsidRDefault="002C4D43" w:rsidP="002C4D43">
      <w:pPr>
        <w:numPr>
          <w:ilvl w:val="1"/>
          <w:numId w:val="3"/>
        </w:numPr>
        <w:spacing w:line="240" w:lineRule="auto"/>
        <w:ind w:right="142"/>
      </w:pPr>
      <w:r>
        <w:t>Sécurité</w:t>
      </w:r>
    </w:p>
    <w:p w14:paraId="3F21D62C" w14:textId="77777777" w:rsidR="002C4D43" w:rsidRDefault="002C4D43" w:rsidP="002C4D43"/>
    <w:p w14:paraId="1022336C" w14:textId="77777777" w:rsidR="00026691" w:rsidRDefault="00026691" w:rsidP="00026691">
      <w:pPr>
        <w:pStyle w:val="Style1"/>
      </w:pPr>
      <w:bookmarkStart w:id="505" w:name="_Toc412634069"/>
      <w:r>
        <w:lastRenderedPageBreak/>
        <w:t>ANNEXES</w:t>
      </w:r>
      <w:bookmarkEnd w:id="505"/>
    </w:p>
    <w:p w14:paraId="0B1B7D1F" w14:textId="77777777" w:rsidR="00026691" w:rsidRDefault="00026691" w:rsidP="00026691"/>
    <w:p w14:paraId="389BBB4B" w14:textId="77777777" w:rsidR="003918C4" w:rsidRDefault="003918C4" w:rsidP="00026691"/>
    <w:p w14:paraId="496D0C74" w14:textId="77777777" w:rsidR="00C039AC" w:rsidRPr="00FE54CA" w:rsidRDefault="00C039AC" w:rsidP="00C039AC"/>
    <w:tbl>
      <w:tblPr>
        <w:tblW w:w="9748" w:type="dxa"/>
        <w:tblInd w:w="-5" w:type="dxa"/>
        <w:tblLayout w:type="fixed"/>
        <w:tblLook w:val="0000" w:firstRow="0" w:lastRow="0" w:firstColumn="0" w:lastColumn="0" w:noHBand="0" w:noVBand="0"/>
      </w:tblPr>
      <w:tblGrid>
        <w:gridCol w:w="4786"/>
        <w:gridCol w:w="4962"/>
      </w:tblGrid>
      <w:tr w:rsidR="00C039AC" w:rsidRPr="00FE54CA" w14:paraId="16882B6B" w14:textId="77777777" w:rsidTr="003918C4">
        <w:tc>
          <w:tcPr>
            <w:tcW w:w="4786" w:type="dxa"/>
            <w:tcBorders>
              <w:top w:val="single" w:sz="4" w:space="0" w:color="000000"/>
              <w:left w:val="single" w:sz="4" w:space="0" w:color="000000"/>
              <w:bottom w:val="single" w:sz="4" w:space="0" w:color="000000"/>
            </w:tcBorders>
            <w:shd w:val="clear" w:color="auto" w:fill="D9D9D9"/>
          </w:tcPr>
          <w:p w14:paraId="7783A0AB" w14:textId="77777777" w:rsidR="00C039AC" w:rsidRPr="00FE54CA" w:rsidRDefault="00C039AC" w:rsidP="003918C4">
            <w:pPr>
              <w:snapToGrid w:val="0"/>
              <w:spacing w:before="60"/>
              <w:rPr>
                <w:rFonts w:cs="Arial"/>
                <w:b/>
                <w:iCs/>
              </w:rPr>
            </w:pPr>
            <w:r w:rsidRPr="00FE54CA">
              <w:rPr>
                <w:rFonts w:cs="Arial"/>
                <w:b/>
                <w:iCs/>
              </w:rPr>
              <w:t>Nom</w:t>
            </w:r>
          </w:p>
        </w:tc>
        <w:tc>
          <w:tcPr>
            <w:tcW w:w="4962" w:type="dxa"/>
            <w:tcBorders>
              <w:top w:val="single" w:sz="4" w:space="0" w:color="000000"/>
              <w:left w:val="single" w:sz="4" w:space="0" w:color="000000"/>
              <w:bottom w:val="single" w:sz="4" w:space="0" w:color="000000"/>
              <w:right w:val="single" w:sz="4" w:space="0" w:color="000000"/>
            </w:tcBorders>
            <w:shd w:val="clear" w:color="auto" w:fill="D9D9D9"/>
          </w:tcPr>
          <w:p w14:paraId="0FB7BADB" w14:textId="77777777" w:rsidR="00C039AC" w:rsidRPr="00FE54CA" w:rsidRDefault="00C039AC" w:rsidP="003918C4">
            <w:pPr>
              <w:snapToGrid w:val="0"/>
              <w:spacing w:before="60"/>
              <w:jc w:val="center"/>
              <w:rPr>
                <w:rFonts w:cs="Arial"/>
                <w:b/>
                <w:iCs/>
              </w:rPr>
            </w:pPr>
            <w:r w:rsidRPr="00FE54CA">
              <w:rPr>
                <w:rFonts w:cs="Arial"/>
                <w:b/>
                <w:iCs/>
              </w:rPr>
              <w:t>Fichier</w:t>
            </w:r>
          </w:p>
        </w:tc>
      </w:tr>
      <w:tr w:rsidR="00C039AC" w:rsidRPr="00FE54CA" w14:paraId="0254EDEF" w14:textId="77777777" w:rsidTr="003918C4">
        <w:tc>
          <w:tcPr>
            <w:tcW w:w="4786" w:type="dxa"/>
            <w:tcBorders>
              <w:top w:val="single" w:sz="4" w:space="0" w:color="000000"/>
              <w:left w:val="single" w:sz="4" w:space="0" w:color="000000"/>
              <w:bottom w:val="single" w:sz="4" w:space="0" w:color="000000"/>
            </w:tcBorders>
          </w:tcPr>
          <w:p w14:paraId="00F662C5" w14:textId="77777777" w:rsidR="00C039AC" w:rsidRPr="00FB0DAB" w:rsidRDefault="003918C4" w:rsidP="003918C4">
            <w:pPr>
              <w:snapToGrid w:val="0"/>
              <w:spacing w:before="60"/>
              <w:rPr>
                <w:rFonts w:eastAsia="Arial" w:cs="Arial"/>
                <w:i/>
                <w:iCs/>
                <w:shd w:val="clear" w:color="auto" w:fill="00FFFF"/>
              </w:rPr>
            </w:pPr>
            <w:r w:rsidRPr="00FB0DAB">
              <w:rPr>
                <w:i/>
              </w:rPr>
              <w:t>Structure Fichier BRN</w:t>
            </w:r>
          </w:p>
        </w:tc>
        <w:tc>
          <w:tcPr>
            <w:tcW w:w="4962" w:type="dxa"/>
            <w:tcBorders>
              <w:top w:val="single" w:sz="4" w:space="0" w:color="000000"/>
              <w:left w:val="single" w:sz="4" w:space="0" w:color="000000"/>
              <w:bottom w:val="single" w:sz="4" w:space="0" w:color="000000"/>
              <w:right w:val="single" w:sz="4" w:space="0" w:color="000000"/>
            </w:tcBorders>
          </w:tcPr>
          <w:p w14:paraId="0737CA34" w14:textId="77777777" w:rsidR="00C039AC" w:rsidRPr="00FE54CA" w:rsidRDefault="00A53B67" w:rsidP="003918C4">
            <w:pPr>
              <w:snapToGrid w:val="0"/>
              <w:spacing w:before="60"/>
              <w:jc w:val="center"/>
              <w:rPr>
                <w:lang w:val="en-US" w:eastAsia="ar-SA"/>
              </w:rPr>
            </w:pPr>
            <w:r w:rsidRPr="0035471F">
              <w:rPr>
                <w:color w:val="0000FF"/>
              </w:rPr>
              <w:object w:dxaOrig="1551" w:dyaOrig="1004" w14:anchorId="2725888D">
                <v:shape id="_x0000_i1030" type="#_x0000_t75" style="width:77.4pt;height:51pt" o:ole="">
                  <v:imagedata r:id="rId56" o:title=""/>
                </v:shape>
                <o:OLEObject Type="Embed" ProgID="AcroExch.Document.11" ShapeID="_x0000_i1030" DrawAspect="Icon" ObjectID="_1827381489" r:id="rId57"/>
              </w:object>
            </w:r>
          </w:p>
        </w:tc>
      </w:tr>
      <w:tr w:rsidR="00C039AC" w:rsidRPr="00FE54CA" w14:paraId="7AC6575A" w14:textId="77777777" w:rsidTr="003918C4">
        <w:tc>
          <w:tcPr>
            <w:tcW w:w="4786" w:type="dxa"/>
            <w:tcBorders>
              <w:top w:val="single" w:sz="4" w:space="0" w:color="000000"/>
              <w:left w:val="single" w:sz="4" w:space="0" w:color="000000"/>
              <w:bottom w:val="single" w:sz="4" w:space="0" w:color="000000"/>
            </w:tcBorders>
          </w:tcPr>
          <w:p w14:paraId="0F389BEB" w14:textId="77777777" w:rsidR="00C039AC" w:rsidRPr="00A53B67" w:rsidRDefault="00050CED" w:rsidP="003918C4">
            <w:pPr>
              <w:snapToGrid w:val="0"/>
              <w:spacing w:before="60"/>
              <w:rPr>
                <w:lang w:eastAsia="ar-SA"/>
              </w:rPr>
            </w:pPr>
            <w:r w:rsidRPr="00FB0DAB">
              <w:rPr>
                <w:i/>
              </w:rPr>
              <w:t xml:space="preserve">Fiche de </w:t>
            </w:r>
            <w:proofErr w:type="spellStart"/>
            <w:r w:rsidRPr="00FB0DAB">
              <w:rPr>
                <w:i/>
              </w:rPr>
              <w:t>Prematching</w:t>
            </w:r>
            <w:proofErr w:type="spellEnd"/>
            <w:r w:rsidRPr="00FB0DAB">
              <w:rPr>
                <w:i/>
              </w:rPr>
              <w:t xml:space="preserve"> Opérations Triangulaires</w:t>
            </w:r>
          </w:p>
        </w:tc>
        <w:tc>
          <w:tcPr>
            <w:tcW w:w="4962" w:type="dxa"/>
            <w:tcBorders>
              <w:top w:val="single" w:sz="4" w:space="0" w:color="000000"/>
              <w:left w:val="single" w:sz="4" w:space="0" w:color="000000"/>
              <w:bottom w:val="single" w:sz="4" w:space="0" w:color="000000"/>
              <w:right w:val="single" w:sz="4" w:space="0" w:color="000000"/>
            </w:tcBorders>
          </w:tcPr>
          <w:p w14:paraId="09C2370B" w14:textId="77777777" w:rsidR="00C039AC" w:rsidRPr="00FE54CA" w:rsidRDefault="00A53B67" w:rsidP="003918C4">
            <w:pPr>
              <w:snapToGrid w:val="0"/>
              <w:spacing w:before="60"/>
              <w:jc w:val="center"/>
              <w:rPr>
                <w:rFonts w:cs="Arial"/>
                <w:i/>
                <w:iCs/>
              </w:rPr>
            </w:pPr>
            <w:r w:rsidRPr="0035471F">
              <w:rPr>
                <w:rFonts w:cs="Arial"/>
                <w:i/>
                <w:iCs/>
              </w:rPr>
              <w:object w:dxaOrig="1551" w:dyaOrig="1004" w14:anchorId="65F44C35">
                <v:shape id="_x0000_i1031" type="#_x0000_t75" style="width:77.4pt;height:51pt" o:ole="">
                  <v:imagedata r:id="rId58" o:title=""/>
                </v:shape>
                <o:OLEObject Type="Embed" ProgID="Excel.Sheet.8" ShapeID="_x0000_i1031" DrawAspect="Icon" ObjectID="_1827381490" r:id="rId59"/>
              </w:object>
            </w:r>
          </w:p>
        </w:tc>
      </w:tr>
      <w:tr w:rsidR="0076121D" w:rsidRPr="00FE54CA" w14:paraId="38C4C994" w14:textId="77777777" w:rsidTr="003918C4">
        <w:tc>
          <w:tcPr>
            <w:tcW w:w="4786" w:type="dxa"/>
            <w:tcBorders>
              <w:top w:val="single" w:sz="4" w:space="0" w:color="000000"/>
              <w:left w:val="single" w:sz="4" w:space="0" w:color="000000"/>
              <w:bottom w:val="single" w:sz="4" w:space="0" w:color="000000"/>
            </w:tcBorders>
          </w:tcPr>
          <w:p w14:paraId="261222A7" w14:textId="77777777" w:rsidR="0076121D" w:rsidRPr="00611CA1" w:rsidRDefault="00050CED" w:rsidP="003918C4">
            <w:pPr>
              <w:snapToGrid w:val="0"/>
              <w:spacing w:before="60"/>
              <w:rPr>
                <w:lang w:eastAsia="ar-SA"/>
              </w:rPr>
            </w:pPr>
            <w:r w:rsidRPr="00FB0DAB">
              <w:rPr>
                <w:i/>
              </w:rPr>
              <w:t>Swift Investisseurs Etrangers Ordre Direct (MT541 et MT543)</w:t>
            </w:r>
          </w:p>
        </w:tc>
        <w:tc>
          <w:tcPr>
            <w:tcW w:w="4962" w:type="dxa"/>
            <w:tcBorders>
              <w:top w:val="single" w:sz="4" w:space="0" w:color="000000"/>
              <w:left w:val="single" w:sz="4" w:space="0" w:color="000000"/>
              <w:bottom w:val="single" w:sz="4" w:space="0" w:color="000000"/>
              <w:right w:val="single" w:sz="4" w:space="0" w:color="000000"/>
            </w:tcBorders>
          </w:tcPr>
          <w:p w14:paraId="20C821C8" w14:textId="77777777" w:rsidR="0076121D" w:rsidRPr="0035471F" w:rsidRDefault="0076121D" w:rsidP="003918C4">
            <w:pPr>
              <w:snapToGrid w:val="0"/>
              <w:spacing w:before="60"/>
              <w:jc w:val="center"/>
              <w:rPr>
                <w:rFonts w:cs="Arial"/>
                <w:i/>
                <w:iCs/>
              </w:rPr>
            </w:pPr>
            <w:r w:rsidRPr="00574B44">
              <w:rPr>
                <w:rFonts w:cs="Arial"/>
                <w:i/>
                <w:iCs/>
              </w:rPr>
              <w:object w:dxaOrig="1551" w:dyaOrig="1004" w14:anchorId="681C75ED">
                <v:shape id="_x0000_i1032" type="#_x0000_t75" style="width:77.4pt;height:49.2pt" o:ole="">
                  <v:imagedata r:id="rId60" o:title=""/>
                </v:shape>
                <o:OLEObject Type="Embed" ProgID="Word.Document.12" ShapeID="_x0000_i1032" DrawAspect="Icon" ObjectID="_1827381491" r:id="rId61"/>
              </w:object>
            </w:r>
          </w:p>
        </w:tc>
      </w:tr>
      <w:tr w:rsidR="0076121D" w:rsidRPr="00FE54CA" w14:paraId="2940C137" w14:textId="77777777" w:rsidTr="003918C4">
        <w:tc>
          <w:tcPr>
            <w:tcW w:w="4786" w:type="dxa"/>
            <w:tcBorders>
              <w:top w:val="single" w:sz="4" w:space="0" w:color="000000"/>
              <w:left w:val="single" w:sz="4" w:space="0" w:color="000000"/>
              <w:bottom w:val="single" w:sz="4" w:space="0" w:color="000000"/>
            </w:tcBorders>
          </w:tcPr>
          <w:p w14:paraId="7075F706" w14:textId="77777777" w:rsidR="0076121D" w:rsidRDefault="00050CED" w:rsidP="0076121D">
            <w:pPr>
              <w:snapToGrid w:val="0"/>
              <w:spacing w:before="60"/>
              <w:rPr>
                <w:lang w:eastAsia="ar-SA"/>
              </w:rPr>
            </w:pPr>
            <w:r w:rsidRPr="00FB0DAB">
              <w:rPr>
                <w:i/>
              </w:rPr>
              <w:t>Swift Investisseurs Etrangers Opérations Triangulaires (MT541 et MT543)</w:t>
            </w:r>
          </w:p>
        </w:tc>
        <w:tc>
          <w:tcPr>
            <w:tcW w:w="4962" w:type="dxa"/>
            <w:tcBorders>
              <w:top w:val="single" w:sz="4" w:space="0" w:color="000000"/>
              <w:left w:val="single" w:sz="4" w:space="0" w:color="000000"/>
              <w:bottom w:val="single" w:sz="4" w:space="0" w:color="000000"/>
              <w:right w:val="single" w:sz="4" w:space="0" w:color="000000"/>
            </w:tcBorders>
          </w:tcPr>
          <w:p w14:paraId="78928D39" w14:textId="77777777" w:rsidR="0076121D" w:rsidRDefault="0076121D" w:rsidP="003918C4">
            <w:pPr>
              <w:snapToGrid w:val="0"/>
              <w:spacing w:before="60"/>
              <w:jc w:val="center"/>
              <w:rPr>
                <w:rFonts w:cs="Arial"/>
                <w:i/>
                <w:iCs/>
              </w:rPr>
            </w:pPr>
            <w:r w:rsidRPr="00574B44">
              <w:rPr>
                <w:rFonts w:cs="Arial"/>
                <w:i/>
                <w:iCs/>
              </w:rPr>
              <w:object w:dxaOrig="1551" w:dyaOrig="1004" w14:anchorId="26E4FBC9">
                <v:shape id="_x0000_i1033" type="#_x0000_t75" style="width:77.4pt;height:49.2pt" o:ole="">
                  <v:imagedata r:id="rId62" o:title=""/>
                </v:shape>
                <o:OLEObject Type="Embed" ProgID="Word.Document.12" ShapeID="_x0000_i1033" DrawAspect="Icon" ObjectID="_1827381492" r:id="rId63"/>
              </w:object>
            </w:r>
          </w:p>
        </w:tc>
      </w:tr>
      <w:tr w:rsidR="0076121D" w:rsidRPr="00FE54CA" w14:paraId="1A1539BF" w14:textId="77777777" w:rsidTr="003918C4">
        <w:tc>
          <w:tcPr>
            <w:tcW w:w="4786" w:type="dxa"/>
            <w:tcBorders>
              <w:top w:val="single" w:sz="4" w:space="0" w:color="000000"/>
              <w:left w:val="single" w:sz="4" w:space="0" w:color="000000"/>
              <w:bottom w:val="single" w:sz="4" w:space="0" w:color="000000"/>
            </w:tcBorders>
          </w:tcPr>
          <w:p w14:paraId="3441180C" w14:textId="77777777" w:rsidR="0076121D" w:rsidRDefault="00050CED" w:rsidP="0076121D">
            <w:pPr>
              <w:snapToGrid w:val="0"/>
              <w:spacing w:before="60"/>
              <w:rPr>
                <w:lang w:eastAsia="ar-SA"/>
              </w:rPr>
            </w:pPr>
            <w:r w:rsidRPr="00FB0DAB">
              <w:rPr>
                <w:i/>
              </w:rPr>
              <w:t>Swift Brokers Etranger Opérations Triangulaires (MT541 et MT543)</w:t>
            </w:r>
          </w:p>
        </w:tc>
        <w:tc>
          <w:tcPr>
            <w:tcW w:w="4962" w:type="dxa"/>
            <w:tcBorders>
              <w:top w:val="single" w:sz="4" w:space="0" w:color="000000"/>
              <w:left w:val="single" w:sz="4" w:space="0" w:color="000000"/>
              <w:bottom w:val="single" w:sz="4" w:space="0" w:color="000000"/>
              <w:right w:val="single" w:sz="4" w:space="0" w:color="000000"/>
            </w:tcBorders>
          </w:tcPr>
          <w:p w14:paraId="40445F9F" w14:textId="77777777" w:rsidR="0076121D" w:rsidRDefault="0076121D" w:rsidP="003918C4">
            <w:pPr>
              <w:snapToGrid w:val="0"/>
              <w:spacing w:before="60"/>
              <w:jc w:val="center"/>
              <w:rPr>
                <w:rFonts w:cs="Arial"/>
                <w:i/>
                <w:iCs/>
              </w:rPr>
            </w:pPr>
            <w:r w:rsidRPr="00574B44">
              <w:rPr>
                <w:rFonts w:cs="Arial"/>
                <w:i/>
                <w:iCs/>
              </w:rPr>
              <w:object w:dxaOrig="1551" w:dyaOrig="1004" w14:anchorId="399C1D12">
                <v:shape id="_x0000_i1034" type="#_x0000_t75" style="width:77.4pt;height:49.2pt" o:ole="">
                  <v:imagedata r:id="rId64" o:title=""/>
                </v:shape>
                <o:OLEObject Type="Embed" ProgID="Word.Document.8" ShapeID="_x0000_i1034" DrawAspect="Icon" ObjectID="_1827381493" r:id="rId65">
                  <o:FieldCodes>\s</o:FieldCodes>
                </o:OLEObject>
              </w:object>
            </w:r>
          </w:p>
        </w:tc>
      </w:tr>
      <w:tr w:rsidR="00FF31DF" w:rsidRPr="00FE54CA" w14:paraId="6B159571" w14:textId="77777777" w:rsidTr="003918C4">
        <w:tc>
          <w:tcPr>
            <w:tcW w:w="4786" w:type="dxa"/>
            <w:tcBorders>
              <w:top w:val="single" w:sz="4" w:space="0" w:color="000000"/>
              <w:left w:val="single" w:sz="4" w:space="0" w:color="000000"/>
              <w:bottom w:val="single" w:sz="4" w:space="0" w:color="000000"/>
            </w:tcBorders>
          </w:tcPr>
          <w:p w14:paraId="3B5505D7" w14:textId="77777777" w:rsidR="00FF31DF" w:rsidRDefault="00050CED" w:rsidP="00FF31DF">
            <w:pPr>
              <w:snapToGrid w:val="0"/>
              <w:spacing w:before="60"/>
              <w:rPr>
                <w:ins w:id="506" w:author="souchem" w:date="2015-07-28T18:50:00Z"/>
                <w:i/>
              </w:rPr>
            </w:pPr>
            <w:r w:rsidRPr="00FB0DAB">
              <w:rPr>
                <w:i/>
              </w:rPr>
              <w:t>Transferts Direct</w:t>
            </w:r>
            <w:r w:rsidR="00FF31DF" w:rsidRPr="00FB0DAB">
              <w:rPr>
                <w:i/>
              </w:rPr>
              <w:t>s (Déclaration Des Transferts)</w:t>
            </w:r>
          </w:p>
          <w:p w14:paraId="47CDDE73" w14:textId="77777777" w:rsidR="00DC7B9A" w:rsidRDefault="00A44634" w:rsidP="00FF31DF">
            <w:pPr>
              <w:snapToGrid w:val="0"/>
              <w:spacing w:before="60"/>
              <w:rPr>
                <w:lang w:eastAsia="ar-SA"/>
              </w:rPr>
            </w:pPr>
            <w:ins w:id="507" w:author="souchem" w:date="2015-07-28T18:50:00Z">
              <w:r>
                <w:rPr>
                  <w:lang w:eastAsia="ar-SA"/>
                </w:rPr>
                <w:t>[</w:t>
              </w:r>
              <w:r w:rsidR="00DC7B9A" w:rsidRPr="00DC7B9A">
                <w:rPr>
                  <w:lang w:eastAsia="ar-SA"/>
                </w:rPr>
                <w:t>GAP NON RETENU]</w:t>
              </w:r>
            </w:ins>
          </w:p>
        </w:tc>
        <w:tc>
          <w:tcPr>
            <w:tcW w:w="4962" w:type="dxa"/>
            <w:tcBorders>
              <w:top w:val="single" w:sz="4" w:space="0" w:color="000000"/>
              <w:left w:val="single" w:sz="4" w:space="0" w:color="000000"/>
              <w:bottom w:val="single" w:sz="4" w:space="0" w:color="000000"/>
              <w:right w:val="single" w:sz="4" w:space="0" w:color="000000"/>
            </w:tcBorders>
          </w:tcPr>
          <w:p w14:paraId="3FDBB759" w14:textId="77777777" w:rsidR="00FF31DF" w:rsidRPr="00574B44" w:rsidRDefault="00A44634" w:rsidP="003918C4">
            <w:pPr>
              <w:snapToGrid w:val="0"/>
              <w:spacing w:before="60"/>
              <w:jc w:val="center"/>
              <w:rPr>
                <w:rFonts w:cs="Arial"/>
                <w:i/>
                <w:iCs/>
              </w:rPr>
            </w:pPr>
            <w:r w:rsidRPr="00F82DA3">
              <w:rPr>
                <w:rFonts w:cs="Arial"/>
                <w:i/>
                <w:iCs/>
              </w:rPr>
              <w:object w:dxaOrig="1551" w:dyaOrig="1004" w14:anchorId="35140738">
                <v:shape id="_x0000_i1035" type="#_x0000_t75" style="width:77.4pt;height:49.2pt" o:ole="">
                  <v:imagedata r:id="rId66" o:title=""/>
                </v:shape>
                <o:OLEObject Type="Embed" ProgID="Excel.Sheet.8" ShapeID="_x0000_i1035" DrawAspect="Icon" ObjectID="_1827381494" r:id="rId67"/>
              </w:object>
            </w:r>
          </w:p>
        </w:tc>
      </w:tr>
      <w:tr w:rsidR="00473E56" w:rsidRPr="00FE54CA" w14:paraId="5E2FC89C" w14:textId="77777777" w:rsidTr="003918C4">
        <w:tc>
          <w:tcPr>
            <w:tcW w:w="4786" w:type="dxa"/>
            <w:tcBorders>
              <w:top w:val="single" w:sz="4" w:space="0" w:color="000000"/>
              <w:left w:val="single" w:sz="4" w:space="0" w:color="000000"/>
              <w:bottom w:val="single" w:sz="4" w:space="0" w:color="000000"/>
            </w:tcBorders>
          </w:tcPr>
          <w:p w14:paraId="3612EE29" w14:textId="77777777" w:rsidR="00473E56" w:rsidRDefault="006475E7" w:rsidP="00FF31DF">
            <w:pPr>
              <w:snapToGrid w:val="0"/>
              <w:spacing w:before="60"/>
              <w:rPr>
                <w:ins w:id="508" w:author="souchem" w:date="2015-07-28T18:50:00Z"/>
                <w:i/>
              </w:rPr>
            </w:pPr>
            <w:r w:rsidRPr="00FB0DAB">
              <w:rPr>
                <w:i/>
              </w:rPr>
              <w:t>Déclaration Des Souscriptions Par Apport De Titres</w:t>
            </w:r>
          </w:p>
          <w:p w14:paraId="0F477A22" w14:textId="77777777" w:rsidR="00DC7B9A" w:rsidRPr="00FF31DF" w:rsidRDefault="00A44634" w:rsidP="00A44634">
            <w:pPr>
              <w:snapToGrid w:val="0"/>
              <w:spacing w:before="60"/>
              <w:rPr>
                <w:rFonts w:eastAsia="Arial" w:cs="Arial"/>
                <w:i/>
                <w:iCs/>
                <w:shd w:val="clear" w:color="auto" w:fill="00FFFF"/>
              </w:rPr>
            </w:pPr>
            <w:proofErr w:type="gramStart"/>
            <w:ins w:id="509" w:author="souchem" w:date="2015-07-28T18:50:00Z">
              <w:r>
                <w:rPr>
                  <w:i/>
                </w:rPr>
                <w:t>[</w:t>
              </w:r>
              <w:r w:rsidR="00DC7B9A" w:rsidRPr="00DC7B9A">
                <w:rPr>
                  <w:i/>
                </w:rPr>
                <w:t xml:space="preserve"> GAP</w:t>
              </w:r>
              <w:proofErr w:type="gramEnd"/>
              <w:r w:rsidR="00DC7B9A" w:rsidRPr="00DC7B9A">
                <w:rPr>
                  <w:i/>
                </w:rPr>
                <w:t xml:space="preserve"> NON RETENU]</w:t>
              </w:r>
            </w:ins>
          </w:p>
        </w:tc>
        <w:tc>
          <w:tcPr>
            <w:tcW w:w="4962" w:type="dxa"/>
            <w:tcBorders>
              <w:top w:val="single" w:sz="4" w:space="0" w:color="000000"/>
              <w:left w:val="single" w:sz="4" w:space="0" w:color="000000"/>
              <w:bottom w:val="single" w:sz="4" w:space="0" w:color="000000"/>
              <w:right w:val="single" w:sz="4" w:space="0" w:color="000000"/>
            </w:tcBorders>
          </w:tcPr>
          <w:p w14:paraId="442518A8" w14:textId="77777777" w:rsidR="00473E56" w:rsidRDefault="006475E7" w:rsidP="003918C4">
            <w:pPr>
              <w:snapToGrid w:val="0"/>
              <w:spacing w:before="60"/>
              <w:jc w:val="center"/>
              <w:rPr>
                <w:rFonts w:cs="Arial"/>
                <w:i/>
                <w:iCs/>
              </w:rPr>
            </w:pPr>
            <w:r w:rsidRPr="00F82DA3">
              <w:rPr>
                <w:rFonts w:cs="Arial"/>
                <w:i/>
                <w:iCs/>
              </w:rPr>
              <w:object w:dxaOrig="1551" w:dyaOrig="1004" w14:anchorId="5C65B45A">
                <v:shape id="_x0000_i1036" type="#_x0000_t75" style="width:77.4pt;height:49.2pt" o:ole="">
                  <v:imagedata r:id="rId68" o:title=""/>
                </v:shape>
                <o:OLEObject Type="Embed" ProgID="Excel.Sheet.8" ShapeID="_x0000_i1036" DrawAspect="Icon" ObjectID="_1827381495" r:id="rId69"/>
              </w:object>
            </w:r>
          </w:p>
        </w:tc>
      </w:tr>
      <w:tr w:rsidR="00961291" w:rsidRPr="00FE54CA" w14:paraId="6CC7E850" w14:textId="77777777" w:rsidTr="003918C4">
        <w:tc>
          <w:tcPr>
            <w:tcW w:w="4786" w:type="dxa"/>
            <w:tcBorders>
              <w:top w:val="single" w:sz="4" w:space="0" w:color="000000"/>
              <w:left w:val="single" w:sz="4" w:space="0" w:color="000000"/>
              <w:bottom w:val="single" w:sz="4" w:space="0" w:color="000000"/>
            </w:tcBorders>
          </w:tcPr>
          <w:p w14:paraId="6A2FF1DE" w14:textId="77777777" w:rsidR="00961291" w:rsidRPr="00FB0DAB" w:rsidRDefault="00961291" w:rsidP="00FF31DF">
            <w:pPr>
              <w:snapToGrid w:val="0"/>
              <w:spacing w:before="60"/>
              <w:rPr>
                <w:i/>
              </w:rPr>
            </w:pPr>
            <w:r>
              <w:rPr>
                <w:i/>
              </w:rPr>
              <w:t>Déversement Marché P</w:t>
            </w:r>
            <w:r w:rsidRPr="00961291">
              <w:rPr>
                <w:i/>
              </w:rPr>
              <w:t>rimaire</w:t>
            </w:r>
          </w:p>
        </w:tc>
        <w:tc>
          <w:tcPr>
            <w:tcW w:w="4962" w:type="dxa"/>
            <w:tcBorders>
              <w:top w:val="single" w:sz="4" w:space="0" w:color="000000"/>
              <w:left w:val="single" w:sz="4" w:space="0" w:color="000000"/>
              <w:bottom w:val="single" w:sz="4" w:space="0" w:color="000000"/>
              <w:right w:val="single" w:sz="4" w:space="0" w:color="000000"/>
            </w:tcBorders>
          </w:tcPr>
          <w:p w14:paraId="4C5ED2C0" w14:textId="77777777" w:rsidR="00961291" w:rsidRPr="00F82DA3" w:rsidRDefault="00961291" w:rsidP="003918C4">
            <w:pPr>
              <w:snapToGrid w:val="0"/>
              <w:spacing w:before="60"/>
              <w:jc w:val="center"/>
              <w:rPr>
                <w:rFonts w:cs="Arial"/>
                <w:i/>
                <w:iCs/>
              </w:rPr>
            </w:pPr>
            <w:r w:rsidRPr="000C50B9">
              <w:rPr>
                <w:rFonts w:cs="Arial"/>
                <w:i/>
                <w:iCs/>
              </w:rPr>
              <w:object w:dxaOrig="1551" w:dyaOrig="1004" w14:anchorId="44C4C5B3">
                <v:shape id="_x0000_i1037" type="#_x0000_t75" style="width:77.4pt;height:49.2pt" o:ole="">
                  <v:imagedata r:id="rId70" o:title=""/>
                </v:shape>
                <o:OLEObject Type="Embed" ProgID="Word.Document.12" ShapeID="_x0000_i1037" DrawAspect="Icon" ObjectID="_1827381496" r:id="rId71"/>
              </w:object>
            </w:r>
          </w:p>
        </w:tc>
      </w:tr>
    </w:tbl>
    <w:p w14:paraId="4C2839BA" w14:textId="5520AEB7" w:rsidR="00C039AC" w:rsidRPr="002C4D43" w:rsidRDefault="00C039AC" w:rsidP="00026691"/>
    <w:sectPr w:rsidR="00C039AC" w:rsidRPr="002C4D43" w:rsidSect="00AB3844">
      <w:pgSz w:w="11906" w:h="16838"/>
      <w:pgMar w:top="1418"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389E" w14:textId="77777777" w:rsidR="003664BB" w:rsidRDefault="003664BB" w:rsidP="00460E07">
      <w:pPr>
        <w:spacing w:line="240" w:lineRule="auto"/>
      </w:pPr>
      <w:r>
        <w:separator/>
      </w:r>
    </w:p>
  </w:endnote>
  <w:endnote w:type="continuationSeparator" w:id="0">
    <w:p w14:paraId="3E8CE2FE" w14:textId="77777777" w:rsidR="003664BB" w:rsidRDefault="003664BB" w:rsidP="00460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97"/>
      <w:gridCol w:w="1362"/>
      <w:gridCol w:w="428"/>
      <w:gridCol w:w="526"/>
      <w:gridCol w:w="1539"/>
      <w:gridCol w:w="283"/>
      <w:gridCol w:w="1373"/>
      <w:gridCol w:w="879"/>
      <w:gridCol w:w="1179"/>
    </w:tblGrid>
    <w:tr w:rsidR="00E53363" w:rsidRPr="00460E07" w14:paraId="622ABD60" w14:textId="7777777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14:paraId="3196A424" w14:textId="77777777" w:rsidR="00E53363" w:rsidRPr="00735728" w:rsidRDefault="00E53363" w:rsidP="00460E07">
          <w:pPr>
            <w:pStyle w:val="Header"/>
            <w:jc w:val="center"/>
            <w:rPr>
              <w:b/>
              <w:bCs/>
              <w:sz w:val="18"/>
              <w:szCs w:val="18"/>
            </w:rPr>
          </w:pPr>
          <w:r>
            <w:rPr>
              <w:b/>
              <w:bCs/>
              <w:sz w:val="18"/>
              <w:szCs w:val="18"/>
            </w:rPr>
            <w:t>Version</w:t>
          </w:r>
        </w:p>
      </w:tc>
      <w:sdt>
        <w:sdtPr>
          <w:rPr>
            <w:b/>
            <w:bCs/>
            <w:sz w:val="18"/>
            <w:szCs w:val="18"/>
          </w:rPr>
          <w:alias w:val="Catégorie "/>
          <w:id w:val="1158828443"/>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14:paraId="7B23C19B" w14:textId="77777777" w:rsidR="00E53363" w:rsidRDefault="00E53363" w:rsidP="00735728">
              <w:pPr>
                <w:pStyle w:val="Header"/>
                <w:jc w:val="center"/>
                <w:rPr>
                  <w:b/>
                  <w:bCs/>
                  <w:sz w:val="18"/>
                  <w:szCs w:val="18"/>
                </w:rPr>
              </w:pPr>
              <w:del w:id="4" w:author="souchem" w:date="2015-07-28T18:03:00Z">
                <w:r w:rsidDel="006637B4">
                  <w:rPr>
                    <w:b/>
                    <w:bCs/>
                    <w:sz w:val="18"/>
                    <w:szCs w:val="18"/>
                  </w:rPr>
                  <w:delText>V1.6</w:delText>
                </w:r>
              </w:del>
              <w:ins w:id="5" w:author="souchem" w:date="2015-07-28T18:03:00Z">
                <w:r>
                  <w:rPr>
                    <w:b/>
                    <w:bCs/>
                    <w:sz w:val="18"/>
                    <w:szCs w:val="18"/>
                  </w:rPr>
                  <w:t>V1.7</w:t>
                </w:r>
              </w:ins>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14:paraId="25C750EB" w14:textId="77777777" w:rsidR="00E53363" w:rsidRDefault="00E53363" w:rsidP="001B0976">
          <w:pPr>
            <w:pStyle w:val="Header"/>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158828444"/>
            <w:dataBinding w:prefixMappings="xmlns:ns0='http://purl.org/dc/elements/1.1/' xmlns:ns1='http://schemas.openxmlformats.org/package/2006/metadata/core-properties' " w:xpath="/ns1:coreProperties[1]/ns1:contentStatus[1]" w:storeItemID="{6C3C8BC8-F283-45AE-878A-BAB7291924A1}"/>
            <w:text/>
          </w:sdtPr>
          <w:sdtContent>
            <w:p w14:paraId="6A7819B7" w14:textId="77777777" w:rsidR="00E53363" w:rsidRPr="00C77F58" w:rsidRDefault="00E53363" w:rsidP="00937CB5">
              <w:pPr>
                <w:pStyle w:val="NoSpacing"/>
                <w:jc w:val="center"/>
                <w:rPr>
                  <w:b/>
                  <w:bCs/>
                  <w:i/>
                  <w:iCs/>
                  <w:sz w:val="18"/>
                  <w:szCs w:val="18"/>
                </w:rPr>
              </w:pPr>
              <w:del w:id="6" w:author="souchem" w:date="2015-07-28T18:03:00Z">
                <w:r w:rsidDel="006637B4">
                  <w:rPr>
                    <w:b/>
                    <w:bCs/>
                    <w:sz w:val="18"/>
                    <w:szCs w:val="18"/>
                  </w:rPr>
                  <w:delText>06/04/2015</w:delText>
                </w:r>
              </w:del>
              <w:ins w:id="7" w:author="souchem" w:date="2015-07-28T18:03:00Z">
                <w:r>
                  <w:rPr>
                    <w:b/>
                    <w:bCs/>
                    <w:sz w:val="18"/>
                    <w:szCs w:val="18"/>
                  </w:rPr>
                  <w:t>28/07/2015</w:t>
                </w:r>
              </w:ins>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14:paraId="1C7F7339" w14:textId="77777777" w:rsidR="00E53363" w:rsidRDefault="00E53363" w:rsidP="001B0976">
          <w:pPr>
            <w:pStyle w:val="Header"/>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14:paraId="60742134" w14:textId="77777777" w:rsidR="00E53363" w:rsidRDefault="00E53363" w:rsidP="00C53944">
          <w:pPr>
            <w:pStyle w:val="Header"/>
            <w:jc w:val="center"/>
            <w:rPr>
              <w:b/>
              <w:bCs/>
              <w:sz w:val="18"/>
              <w:szCs w:val="18"/>
            </w:rPr>
          </w:pPr>
          <w:r>
            <w:rPr>
              <w:b/>
              <w:bCs/>
              <w:sz w:val="18"/>
              <w:szCs w:val="18"/>
            </w:rPr>
            <w:t xml:space="preserve">Page </w:t>
          </w:r>
          <w:r w:rsidRPr="00460E07">
            <w:rPr>
              <w:b/>
              <w:bCs/>
              <w:sz w:val="18"/>
              <w:szCs w:val="18"/>
            </w:rPr>
            <w:fldChar w:fldCharType="begin"/>
          </w:r>
          <w:r w:rsidRPr="00460E07">
            <w:rPr>
              <w:b/>
              <w:bCs/>
              <w:sz w:val="18"/>
              <w:szCs w:val="18"/>
            </w:rPr>
            <w:instrText xml:space="preserve"> PAGE   \* MERGEFORMAT </w:instrText>
          </w:r>
          <w:r w:rsidRPr="00460E07">
            <w:rPr>
              <w:b/>
              <w:bCs/>
              <w:sz w:val="18"/>
              <w:szCs w:val="18"/>
            </w:rPr>
            <w:fldChar w:fldCharType="separate"/>
          </w:r>
          <w:r w:rsidR="00392C1C">
            <w:rPr>
              <w:b/>
              <w:bCs/>
              <w:noProof/>
              <w:sz w:val="18"/>
              <w:szCs w:val="18"/>
            </w:rPr>
            <w:t>2</w:t>
          </w:r>
          <w:r w:rsidRPr="00460E07">
            <w:rPr>
              <w:b/>
              <w:bCs/>
              <w:sz w:val="18"/>
              <w:szCs w:val="18"/>
            </w:rPr>
            <w:fldChar w:fldCharType="end"/>
          </w:r>
          <w:r w:rsidRPr="00460E07">
            <w:rPr>
              <w:b/>
              <w:bCs/>
              <w:sz w:val="18"/>
              <w:szCs w:val="18"/>
            </w:rPr>
            <w:t>/</w:t>
          </w:r>
          <w:fldSimple w:instr=" NUMPAGES   \* MERGEFORMAT ">
            <w:r w:rsidR="00392C1C" w:rsidRPr="00392C1C">
              <w:rPr>
                <w:b/>
                <w:bCs/>
                <w:noProof/>
                <w:sz w:val="18"/>
                <w:szCs w:val="18"/>
              </w:rPr>
              <w:t>95</w:t>
            </w:r>
          </w:fldSimple>
        </w:p>
      </w:tc>
    </w:tr>
    <w:tr w:rsidR="00E53363" w:rsidRPr="001B0976" w14:paraId="5119739A" w14:textId="77777777"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14:paraId="1CB004E3" w14:textId="77777777" w:rsidR="00E53363" w:rsidRPr="000418A2" w:rsidRDefault="00E53363" w:rsidP="00460E07">
          <w:pPr>
            <w:pStyle w:val="Header"/>
            <w:jc w:val="center"/>
            <w:rPr>
              <w:b/>
              <w:bCs/>
              <w:sz w:val="18"/>
              <w:szCs w:val="18"/>
            </w:rPr>
          </w:pPr>
          <w:proofErr w:type="spellStart"/>
          <w:r w:rsidRPr="000418A2">
            <w:rPr>
              <w:b/>
              <w:bCs/>
              <w:sz w:val="18"/>
              <w:szCs w:val="18"/>
            </w:rPr>
            <w:t>Index_Version</w:t>
          </w:r>
          <w:proofErr w:type="spellEnd"/>
          <w:r w:rsidRPr="000418A2">
            <w:rPr>
              <w:b/>
              <w:bCs/>
              <w:sz w:val="18"/>
              <w:szCs w:val="18"/>
            </w:rPr>
            <w:t xml:space="preserve"> Modèle </w:t>
          </w:r>
        </w:p>
      </w:tc>
      <w:sdt>
        <w:sdtPr>
          <w:rPr>
            <w:b/>
            <w:bCs/>
            <w:sz w:val="18"/>
            <w:szCs w:val="18"/>
          </w:rPr>
          <w:alias w:val="Mots clés "/>
          <w:id w:val="1158828445"/>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14:paraId="27B8395B" w14:textId="77777777" w:rsidR="00E53363" w:rsidRPr="001B0976" w:rsidRDefault="00E53363" w:rsidP="00937CB5">
              <w:pPr>
                <w:pStyle w:val="Header"/>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vAlign w:val="center"/>
        </w:tcPr>
        <w:p w14:paraId="617D1712" w14:textId="77777777" w:rsidR="00E53363" w:rsidRPr="001B0976" w:rsidRDefault="00E53363" w:rsidP="009A0A0F">
          <w:pPr>
            <w:pStyle w:val="Header"/>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14:paraId="16EB0487" w14:textId="77777777" w:rsidR="00E53363" w:rsidRPr="001B0976" w:rsidRDefault="00E53363" w:rsidP="009A0A0F">
          <w:pPr>
            <w:pStyle w:val="Header"/>
            <w:jc w:val="center"/>
            <w:rPr>
              <w:b/>
              <w:bCs/>
              <w:sz w:val="18"/>
              <w:szCs w:val="18"/>
            </w:rPr>
          </w:pPr>
        </w:p>
      </w:tc>
    </w:tr>
  </w:tbl>
  <w:p w14:paraId="5874BC80" w14:textId="77777777" w:rsidR="00E53363" w:rsidRDefault="00E53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0F86" w14:textId="650E210B" w:rsidR="00E53363" w:rsidRDefault="00683426" w:rsidP="001B0976">
    <w:pPr>
      <w:pStyle w:val="Footer"/>
    </w:pPr>
    <w:r>
      <w:rPr>
        <w:noProof/>
        <w:lang w:eastAsia="fr-FR"/>
      </w:rPr>
      <mc:AlternateContent>
        <mc:Choice Requires="wps">
          <w:drawing>
            <wp:anchor distT="0" distB="0" distL="114300" distR="114300" simplePos="0" relativeHeight="251658239" behindDoc="0" locked="0" layoutInCell="1" allowOverlap="1" wp14:anchorId="6F8DD511" wp14:editId="52D2337D">
              <wp:simplePos x="0" y="0"/>
              <wp:positionH relativeFrom="column">
                <wp:posOffset>-1372235</wp:posOffset>
              </wp:positionH>
              <wp:positionV relativeFrom="paragraph">
                <wp:posOffset>78740</wp:posOffset>
              </wp:positionV>
              <wp:extent cx="7560310" cy="224155"/>
              <wp:effectExtent l="0" t="0" r="0" b="0"/>
              <wp:wrapNone/>
              <wp:docPr id="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24155"/>
                      </a:xfrm>
                      <a:prstGeom prst="rect">
                        <a:avLst/>
                      </a:prstGeom>
                      <a:noFill/>
                      <a:ln>
                        <a:noFill/>
                      </a:ln>
                      <a:extLst>
                        <a:ext uri="{909E8E84-426E-40DD-AFC4-6F175D3DCCD1}">
                          <a14:hiddenFill xmlns:a14="http://schemas.microsoft.com/office/drawing/2010/main">
                            <a:solidFill>
                              <a:srgbClr val="FFC000">
                                <a:alpha val="7001"/>
                              </a:srgbClr>
                            </a:solidFill>
                          </a14:hiddenFill>
                        </a:ext>
                        <a:ext uri="{91240B29-F687-4F45-9708-019B960494DF}">
                          <a14:hiddenLine xmlns:a14="http://schemas.microsoft.com/office/drawing/2010/main" w="15875" cap="rnd">
                            <a:solidFill>
                              <a:srgbClr val="FFC000"/>
                            </a:solidFill>
                            <a:prstDash val="sysDot"/>
                            <a:miter lim="800000"/>
                            <a:headEnd/>
                            <a:tailEnd/>
                          </a14:hiddenLine>
                        </a:ext>
                      </a:extLst>
                    </wps:spPr>
                    <wps:txbx>
                      <w:txbxContent>
                        <w:p w14:paraId="1606A90B" w14:textId="77777777" w:rsidR="00E53363" w:rsidRPr="009A0A0F" w:rsidRDefault="00E53363"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w:t>
                          </w:r>
                          <w:proofErr w:type="spellStart"/>
                          <w:r w:rsidRPr="009A0A0F">
                            <w:rPr>
                              <w:b/>
                              <w:bCs/>
                              <w:i/>
                              <w:iCs/>
                              <w:sz w:val="16"/>
                              <w:szCs w:val="12"/>
                            </w:rPr>
                            <w:t>bank</w:t>
                          </w:r>
                          <w:proofErr w:type="spellEnd"/>
                          <w:r w:rsidRPr="009A0A0F">
                            <w:rPr>
                              <w:b/>
                              <w:bCs/>
                              <w:i/>
                              <w:iCs/>
                              <w:sz w:val="16"/>
                              <w:szCs w:val="12"/>
                            </w:rPr>
                            <w:t>. Son usage est strictement interne.</w:t>
                          </w:r>
                        </w:p>
                      </w:txbxContent>
                    </wps:txbx>
                    <wps:bodyPr rot="0" vert="horz" wrap="square" lIns="180000" tIns="0" rIns="180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8DD511" id="Rectangle 1" o:spid="_x0000_s1166" style="position:absolute;margin-left:-108.05pt;margin-top:6.2pt;width:595.3pt;height:17.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" filled="f" fillcolor="#ffc000" stroked="f" strokecolor="#ffc000" strokeweight="1.25pt">
              <v:fill opacity="4626f"/>
              <v:stroke dashstyle="1 1" endcap="round"/>
              <v:textbox inset="5mm,0,5mm,0">
                <w:txbxContent>
                  <w:p w14:paraId="1606A90B" w14:textId="77777777" w:rsidR="00E53363" w:rsidRPr="009A0A0F" w:rsidRDefault="00E53363"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w:t>
                    </w:r>
                    <w:proofErr w:type="spellStart"/>
                    <w:r w:rsidRPr="009A0A0F">
                      <w:rPr>
                        <w:b/>
                        <w:bCs/>
                        <w:i/>
                        <w:iCs/>
                        <w:sz w:val="16"/>
                        <w:szCs w:val="12"/>
                      </w:rPr>
                      <w:t>bank</w:t>
                    </w:r>
                    <w:proofErr w:type="spellEnd"/>
                    <w:r w:rsidRPr="009A0A0F">
                      <w:rPr>
                        <w:b/>
                        <w:bCs/>
                        <w:i/>
                        <w:iCs/>
                        <w:sz w:val="16"/>
                        <w:szCs w:val="12"/>
                      </w:rPr>
                      <w:t>. Son usage est strictement interne.</w:t>
                    </w:r>
                  </w:p>
                </w:txbxContent>
              </v:textbox>
            </v:rect>
          </w:pict>
        </mc:Fallback>
      </mc:AlternateContent>
    </w:r>
    <w:r w:rsidR="00E53363">
      <w:rPr>
        <w:noProof/>
        <w:lang w:eastAsia="fr-FR"/>
      </w:rPr>
      <w:drawing>
        <wp:anchor distT="0" distB="0" distL="114300" distR="114300" simplePos="0" relativeHeight="251695104" behindDoc="0" locked="0" layoutInCell="1" allowOverlap="1" wp14:anchorId="2F33E49D" wp14:editId="74D62330">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B71F" w14:textId="77777777" w:rsidR="003664BB" w:rsidRDefault="003664BB" w:rsidP="00460E07">
      <w:pPr>
        <w:spacing w:line="240" w:lineRule="auto"/>
      </w:pPr>
      <w:r>
        <w:separator/>
      </w:r>
    </w:p>
  </w:footnote>
  <w:footnote w:type="continuationSeparator" w:id="0">
    <w:p w14:paraId="5280D6D3" w14:textId="77777777" w:rsidR="003664BB" w:rsidRDefault="003664BB" w:rsidP="00460E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3575"/>
      <w:gridCol w:w="3748"/>
    </w:tblGrid>
    <w:tr w:rsidR="00E53363" w:rsidRPr="00460E07" w14:paraId="637CD87A" w14:textId="77777777" w:rsidTr="00BF5496">
      <w:trPr>
        <w:trHeight w:val="283"/>
      </w:trPr>
      <w:tc>
        <w:tcPr>
          <w:tcW w:w="2441" w:type="pct"/>
          <w:shd w:val="clear" w:color="auto" w:fill="F2F2F2" w:themeFill="background1" w:themeFillShade="F2"/>
          <w:vAlign w:val="center"/>
        </w:tcPr>
        <w:p w14:paraId="62EE9A50" w14:textId="77777777" w:rsidR="00E53363" w:rsidRPr="00F93C1C" w:rsidRDefault="00E53363" w:rsidP="00735728">
          <w:pPr>
            <w:pStyle w:val="Header"/>
            <w:rPr>
              <w:b/>
              <w:sz w:val="18"/>
              <w:szCs w:val="18"/>
            </w:rPr>
          </w:pPr>
          <w:r>
            <w:rPr>
              <w:noProof/>
              <w:lang w:eastAsia="fr-FR"/>
            </w:rPr>
            <w:drawing>
              <wp:anchor distT="0" distB="0" distL="114300" distR="114300" simplePos="0" relativeHeight="251698176" behindDoc="1" locked="0" layoutInCell="1" allowOverlap="1" wp14:anchorId="433DB2BD" wp14:editId="30FEDAFF">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8"/>
                <w:szCs w:val="18"/>
              </w:rPr>
              <w:alias w:val="Titre "/>
              <w:id w:val="161333714"/>
              <w:dataBinding w:prefixMappings="xmlns:ns0='http://purl.org/dc/elements/1.1/' xmlns:ns1='http://schemas.openxmlformats.org/package/2006/metadata/core-properties' " w:xpath="/ns1:coreProperties[1]/ns0:title[1]" w:storeItemID="{6C3C8BC8-F283-45AE-878A-BAB7291924A1}"/>
              <w:text/>
            </w:sdtPr>
            <w:sdtContent>
              <w:r>
                <w:rPr>
                  <w:b/>
                  <w:sz w:val="18"/>
                  <w:szCs w:val="18"/>
                </w:rPr>
                <w:t>SPECIFICATIONS FONCTIONNELLES DETAILLEES (</w:t>
              </w:r>
              <w:proofErr w:type="spellStart"/>
              <w:r>
                <w:rPr>
                  <w:b/>
                  <w:sz w:val="18"/>
                  <w:szCs w:val="18"/>
                </w:rPr>
                <w:t>MegaCustody</w:t>
              </w:r>
              <w:proofErr w:type="spellEnd"/>
              <w:r>
                <w:rPr>
                  <w:b/>
                  <w:sz w:val="18"/>
                  <w:szCs w:val="18"/>
                </w:rPr>
                <w:t>)</w:t>
              </w:r>
            </w:sdtContent>
          </w:sdt>
        </w:p>
      </w:tc>
      <w:tc>
        <w:tcPr>
          <w:tcW w:w="2559" w:type="pct"/>
          <w:shd w:val="clear" w:color="auto" w:fill="BFBFBF" w:themeFill="background1" w:themeFillShade="BF"/>
          <w:vAlign w:val="center"/>
        </w:tcPr>
        <w:sdt>
          <w:sdtPr>
            <w:rPr>
              <w:b/>
              <w:sz w:val="18"/>
              <w:szCs w:val="18"/>
            </w:rPr>
            <w:alias w:val="Objet "/>
            <w:id w:val="161333730"/>
            <w:dataBinding w:prefixMappings="xmlns:ns0='http://purl.org/dc/elements/1.1/' xmlns:ns1='http://schemas.openxmlformats.org/package/2006/metadata/core-properties' " w:xpath="/ns1:coreProperties[1]/ns0:subject[1]" w:storeItemID="{6C3C8BC8-F283-45AE-878A-BAB7291924A1}"/>
            <w:text/>
          </w:sdtPr>
          <w:sdtContent>
            <w:p w14:paraId="76A2ED77" w14:textId="77777777" w:rsidR="00E53363" w:rsidRPr="00460E07" w:rsidRDefault="00E53363" w:rsidP="00BF5496">
              <w:pPr>
                <w:jc w:val="center"/>
                <w:rPr>
                  <w:b/>
                  <w:bCs/>
                  <w:sz w:val="18"/>
                  <w:szCs w:val="18"/>
                </w:rPr>
              </w:pPr>
              <w:r>
                <w:rPr>
                  <w:b/>
                  <w:sz w:val="18"/>
                  <w:szCs w:val="18"/>
                </w:rPr>
                <w:t>P14020 – REFONTE CHAINE TITRES</w:t>
              </w:r>
            </w:p>
          </w:sdtContent>
        </w:sdt>
      </w:tc>
    </w:tr>
  </w:tbl>
  <w:p w14:paraId="4789B00A" w14:textId="77777777" w:rsidR="00E53363" w:rsidRDefault="00E53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E6E" w14:textId="77777777" w:rsidR="00E53363" w:rsidRDefault="00E53363" w:rsidP="00394764">
    <w:pPr>
      <w:pStyle w:val="Header"/>
    </w:pPr>
    <w:r>
      <w:rPr>
        <w:noProof/>
        <w:lang w:eastAsia="fr-FR"/>
      </w:rPr>
      <w:drawing>
        <wp:anchor distT="0" distB="0" distL="114300" distR="114300" simplePos="0" relativeHeight="251693056" behindDoc="1" locked="0" layoutInCell="1" allowOverlap="1" wp14:anchorId="3C24366A" wp14:editId="544848D0">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14:anchorId="741E3843" wp14:editId="46616756">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14:paraId="7F111068" w14:textId="77777777" w:rsidR="00E53363" w:rsidRDefault="00E53363" w:rsidP="00871619">
    <w:pPr>
      <w:jc w:val="center"/>
    </w:pPr>
  </w:p>
  <w:p w14:paraId="4CAF6CCD" w14:textId="77777777" w:rsidR="00E53363" w:rsidRDefault="00E53363" w:rsidP="00C348B6">
    <w:r w:rsidRPr="00871619">
      <w:rPr>
        <w:noProof/>
        <w:lang w:eastAsia="fr-FR"/>
      </w:rPr>
      <w:drawing>
        <wp:inline distT="0" distB="0" distL="0" distR="0" wp14:anchorId="21C637F8" wp14:editId="4C5DE3E2">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14:anchorId="48FC372F" wp14:editId="0EDDD700">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
      </v:shape>
    </w:pict>
  </w:numPicBullet>
  <w:abstractNum w:abstractNumId="0" w15:restartNumberingAfterBreak="0">
    <w:nsid w:val="FFFFFF88"/>
    <w:multiLevelType w:val="singleLevel"/>
    <w:tmpl w:val="6A2A4FC8"/>
    <w:lvl w:ilvl="0">
      <w:start w:val="1"/>
      <w:numFmt w:val="decimal"/>
      <w:pStyle w:val="ListNumber"/>
      <w:lvlText w:val="%1."/>
      <w:lvlJc w:val="left"/>
      <w:pPr>
        <w:tabs>
          <w:tab w:val="num" w:pos="360"/>
        </w:tabs>
        <w:ind w:left="360" w:hanging="360"/>
      </w:pPr>
    </w:lvl>
  </w:abstractNum>
  <w:abstractNum w:abstractNumId="1" w15:restartNumberingAfterBreak="0">
    <w:nsid w:val="022860D3"/>
    <w:multiLevelType w:val="hybridMultilevel"/>
    <w:tmpl w:val="DE26D1F4"/>
    <w:lvl w:ilvl="0" w:tplc="D980BA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B567E6"/>
    <w:multiLevelType w:val="multilevel"/>
    <w:tmpl w:val="4DB0E51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52464F0"/>
    <w:multiLevelType w:val="hybridMultilevel"/>
    <w:tmpl w:val="993C2AC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5D73E8"/>
    <w:multiLevelType w:val="hybridMultilevel"/>
    <w:tmpl w:val="D0FE4FD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6E4F4C"/>
    <w:multiLevelType w:val="hybridMultilevel"/>
    <w:tmpl w:val="971EF1F4"/>
    <w:lvl w:ilvl="0" w:tplc="CB703216">
      <w:start w:val="1"/>
      <w:numFmt w:val="bullet"/>
      <w:lvlText w:val="-"/>
      <w:lvlJc w:val="left"/>
      <w:pPr>
        <w:tabs>
          <w:tab w:val="num" w:pos="720"/>
        </w:tabs>
        <w:ind w:left="720" w:hanging="360"/>
      </w:pPr>
      <w:rPr>
        <w:rFonts w:ascii="Times New Roman" w:hAnsi="Times New Roman" w:hint="default"/>
      </w:rPr>
    </w:lvl>
    <w:lvl w:ilvl="1" w:tplc="C102243E" w:tentative="1">
      <w:start w:val="1"/>
      <w:numFmt w:val="bullet"/>
      <w:lvlText w:val="-"/>
      <w:lvlJc w:val="left"/>
      <w:pPr>
        <w:tabs>
          <w:tab w:val="num" w:pos="1440"/>
        </w:tabs>
        <w:ind w:left="1440" w:hanging="360"/>
      </w:pPr>
      <w:rPr>
        <w:rFonts w:ascii="Times New Roman" w:hAnsi="Times New Roman" w:hint="default"/>
      </w:rPr>
    </w:lvl>
    <w:lvl w:ilvl="2" w:tplc="BC7C7C86" w:tentative="1">
      <w:start w:val="1"/>
      <w:numFmt w:val="bullet"/>
      <w:lvlText w:val="-"/>
      <w:lvlJc w:val="left"/>
      <w:pPr>
        <w:tabs>
          <w:tab w:val="num" w:pos="2160"/>
        </w:tabs>
        <w:ind w:left="2160" w:hanging="360"/>
      </w:pPr>
      <w:rPr>
        <w:rFonts w:ascii="Times New Roman" w:hAnsi="Times New Roman" w:hint="default"/>
      </w:rPr>
    </w:lvl>
    <w:lvl w:ilvl="3" w:tplc="C46CDCEE" w:tentative="1">
      <w:start w:val="1"/>
      <w:numFmt w:val="bullet"/>
      <w:lvlText w:val="-"/>
      <w:lvlJc w:val="left"/>
      <w:pPr>
        <w:tabs>
          <w:tab w:val="num" w:pos="2880"/>
        </w:tabs>
        <w:ind w:left="2880" w:hanging="360"/>
      </w:pPr>
      <w:rPr>
        <w:rFonts w:ascii="Times New Roman" w:hAnsi="Times New Roman" w:hint="default"/>
      </w:rPr>
    </w:lvl>
    <w:lvl w:ilvl="4" w:tplc="340C3122" w:tentative="1">
      <w:start w:val="1"/>
      <w:numFmt w:val="bullet"/>
      <w:lvlText w:val="-"/>
      <w:lvlJc w:val="left"/>
      <w:pPr>
        <w:tabs>
          <w:tab w:val="num" w:pos="3600"/>
        </w:tabs>
        <w:ind w:left="3600" w:hanging="360"/>
      </w:pPr>
      <w:rPr>
        <w:rFonts w:ascii="Times New Roman" w:hAnsi="Times New Roman" w:hint="default"/>
      </w:rPr>
    </w:lvl>
    <w:lvl w:ilvl="5" w:tplc="6A0E337E" w:tentative="1">
      <w:start w:val="1"/>
      <w:numFmt w:val="bullet"/>
      <w:lvlText w:val="-"/>
      <w:lvlJc w:val="left"/>
      <w:pPr>
        <w:tabs>
          <w:tab w:val="num" w:pos="4320"/>
        </w:tabs>
        <w:ind w:left="4320" w:hanging="360"/>
      </w:pPr>
      <w:rPr>
        <w:rFonts w:ascii="Times New Roman" w:hAnsi="Times New Roman" w:hint="default"/>
      </w:rPr>
    </w:lvl>
    <w:lvl w:ilvl="6" w:tplc="B4EE9E22" w:tentative="1">
      <w:start w:val="1"/>
      <w:numFmt w:val="bullet"/>
      <w:lvlText w:val="-"/>
      <w:lvlJc w:val="left"/>
      <w:pPr>
        <w:tabs>
          <w:tab w:val="num" w:pos="5040"/>
        </w:tabs>
        <w:ind w:left="5040" w:hanging="360"/>
      </w:pPr>
      <w:rPr>
        <w:rFonts w:ascii="Times New Roman" w:hAnsi="Times New Roman" w:hint="default"/>
      </w:rPr>
    </w:lvl>
    <w:lvl w:ilvl="7" w:tplc="00423690" w:tentative="1">
      <w:start w:val="1"/>
      <w:numFmt w:val="bullet"/>
      <w:lvlText w:val="-"/>
      <w:lvlJc w:val="left"/>
      <w:pPr>
        <w:tabs>
          <w:tab w:val="num" w:pos="5760"/>
        </w:tabs>
        <w:ind w:left="5760" w:hanging="360"/>
      </w:pPr>
      <w:rPr>
        <w:rFonts w:ascii="Times New Roman" w:hAnsi="Times New Roman" w:hint="default"/>
      </w:rPr>
    </w:lvl>
    <w:lvl w:ilvl="8" w:tplc="7CB482A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1A2D42"/>
    <w:multiLevelType w:val="hybridMultilevel"/>
    <w:tmpl w:val="15D28C74"/>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7" w15:restartNumberingAfterBreak="0">
    <w:nsid w:val="075748A8"/>
    <w:multiLevelType w:val="hybridMultilevel"/>
    <w:tmpl w:val="4ACCC49A"/>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8" w15:restartNumberingAfterBreak="0">
    <w:nsid w:val="0BC52B97"/>
    <w:multiLevelType w:val="hybridMultilevel"/>
    <w:tmpl w:val="FEB625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C15E71"/>
    <w:multiLevelType w:val="hybridMultilevel"/>
    <w:tmpl w:val="C694B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0F65EA1"/>
    <w:multiLevelType w:val="hybridMultilevel"/>
    <w:tmpl w:val="14D8EC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EE0FDD"/>
    <w:multiLevelType w:val="hybridMultilevel"/>
    <w:tmpl w:val="A9ACCD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D00513"/>
    <w:multiLevelType w:val="hybridMultilevel"/>
    <w:tmpl w:val="E04413EA"/>
    <w:lvl w:ilvl="0" w:tplc="040C0001">
      <w:start w:val="1"/>
      <w:numFmt w:val="bullet"/>
      <w:lvlText w:val=""/>
      <w:lvlJc w:val="left"/>
      <w:pPr>
        <w:ind w:left="720" w:hanging="360"/>
      </w:pPr>
      <w:rPr>
        <w:rFonts w:ascii="Symbol" w:hAnsi="Symbol" w:hint="default"/>
      </w:rPr>
    </w:lvl>
    <w:lvl w:ilvl="1" w:tplc="7ACC6BDA">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A5C60F3"/>
    <w:multiLevelType w:val="hybridMultilevel"/>
    <w:tmpl w:val="1DD27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F4B2EC7"/>
    <w:multiLevelType w:val="hybridMultilevel"/>
    <w:tmpl w:val="5F9EB6D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FB0837"/>
    <w:multiLevelType w:val="hybridMultilevel"/>
    <w:tmpl w:val="B664B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44760D"/>
    <w:multiLevelType w:val="hybridMultilevel"/>
    <w:tmpl w:val="260059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8A4910"/>
    <w:multiLevelType w:val="hybridMultilevel"/>
    <w:tmpl w:val="6A1A01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9F8573E"/>
    <w:multiLevelType w:val="hybridMultilevel"/>
    <w:tmpl w:val="4DDA068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232C28"/>
    <w:multiLevelType w:val="hybridMultilevel"/>
    <w:tmpl w:val="71B6AF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BC1701"/>
    <w:multiLevelType w:val="hybridMultilevel"/>
    <w:tmpl w:val="6670717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B0735C"/>
    <w:multiLevelType w:val="hybridMultilevel"/>
    <w:tmpl w:val="A3A8E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DE43CDC"/>
    <w:multiLevelType w:val="hybridMultilevel"/>
    <w:tmpl w:val="8398F16E"/>
    <w:lvl w:ilvl="0" w:tplc="040C0001">
      <w:start w:val="1"/>
      <w:numFmt w:val="bullet"/>
      <w:lvlText w:val=""/>
      <w:lvlJc w:val="left"/>
      <w:pPr>
        <w:ind w:left="720" w:hanging="360"/>
      </w:pPr>
      <w:rPr>
        <w:rFonts w:ascii="Symbol" w:hAnsi="Symbol" w:hint="default"/>
      </w:rPr>
    </w:lvl>
    <w:lvl w:ilvl="1" w:tplc="13225B78">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E7C75C3"/>
    <w:multiLevelType w:val="hybridMultilevel"/>
    <w:tmpl w:val="5538C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0236375"/>
    <w:multiLevelType w:val="hybridMultilevel"/>
    <w:tmpl w:val="4D145B1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08463B6"/>
    <w:multiLevelType w:val="hybridMultilevel"/>
    <w:tmpl w:val="1F8A464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0EB7608"/>
    <w:multiLevelType w:val="hybridMultilevel"/>
    <w:tmpl w:val="CFFA57BC"/>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3244143B"/>
    <w:multiLevelType w:val="hybridMultilevel"/>
    <w:tmpl w:val="9F924450"/>
    <w:lvl w:ilvl="0" w:tplc="436E6034">
      <w:start w:val="1"/>
      <w:numFmt w:val="bullet"/>
      <w:lvlText w:val="-"/>
      <w:lvlJc w:val="left"/>
      <w:pPr>
        <w:tabs>
          <w:tab w:val="num" w:pos="720"/>
        </w:tabs>
        <w:ind w:left="720" w:hanging="360"/>
      </w:pPr>
      <w:rPr>
        <w:rFonts w:ascii="Times New Roman" w:hAnsi="Times New Roman" w:hint="default"/>
      </w:rPr>
    </w:lvl>
    <w:lvl w:ilvl="1" w:tplc="12B288FE" w:tentative="1">
      <w:start w:val="1"/>
      <w:numFmt w:val="bullet"/>
      <w:lvlText w:val="-"/>
      <w:lvlJc w:val="left"/>
      <w:pPr>
        <w:tabs>
          <w:tab w:val="num" w:pos="1440"/>
        </w:tabs>
        <w:ind w:left="1440" w:hanging="360"/>
      </w:pPr>
      <w:rPr>
        <w:rFonts w:ascii="Times New Roman" w:hAnsi="Times New Roman" w:hint="default"/>
      </w:rPr>
    </w:lvl>
    <w:lvl w:ilvl="2" w:tplc="F6EA0B84" w:tentative="1">
      <w:start w:val="1"/>
      <w:numFmt w:val="bullet"/>
      <w:lvlText w:val="-"/>
      <w:lvlJc w:val="left"/>
      <w:pPr>
        <w:tabs>
          <w:tab w:val="num" w:pos="2160"/>
        </w:tabs>
        <w:ind w:left="2160" w:hanging="360"/>
      </w:pPr>
      <w:rPr>
        <w:rFonts w:ascii="Times New Roman" w:hAnsi="Times New Roman" w:hint="default"/>
      </w:rPr>
    </w:lvl>
    <w:lvl w:ilvl="3" w:tplc="455E97F0" w:tentative="1">
      <w:start w:val="1"/>
      <w:numFmt w:val="bullet"/>
      <w:lvlText w:val="-"/>
      <w:lvlJc w:val="left"/>
      <w:pPr>
        <w:tabs>
          <w:tab w:val="num" w:pos="2880"/>
        </w:tabs>
        <w:ind w:left="2880" w:hanging="360"/>
      </w:pPr>
      <w:rPr>
        <w:rFonts w:ascii="Times New Roman" w:hAnsi="Times New Roman" w:hint="default"/>
      </w:rPr>
    </w:lvl>
    <w:lvl w:ilvl="4" w:tplc="79D2F0A4" w:tentative="1">
      <w:start w:val="1"/>
      <w:numFmt w:val="bullet"/>
      <w:lvlText w:val="-"/>
      <w:lvlJc w:val="left"/>
      <w:pPr>
        <w:tabs>
          <w:tab w:val="num" w:pos="3600"/>
        </w:tabs>
        <w:ind w:left="3600" w:hanging="360"/>
      </w:pPr>
      <w:rPr>
        <w:rFonts w:ascii="Times New Roman" w:hAnsi="Times New Roman" w:hint="default"/>
      </w:rPr>
    </w:lvl>
    <w:lvl w:ilvl="5" w:tplc="69C4F990" w:tentative="1">
      <w:start w:val="1"/>
      <w:numFmt w:val="bullet"/>
      <w:lvlText w:val="-"/>
      <w:lvlJc w:val="left"/>
      <w:pPr>
        <w:tabs>
          <w:tab w:val="num" w:pos="4320"/>
        </w:tabs>
        <w:ind w:left="4320" w:hanging="360"/>
      </w:pPr>
      <w:rPr>
        <w:rFonts w:ascii="Times New Roman" w:hAnsi="Times New Roman" w:hint="default"/>
      </w:rPr>
    </w:lvl>
    <w:lvl w:ilvl="6" w:tplc="CC346E6E" w:tentative="1">
      <w:start w:val="1"/>
      <w:numFmt w:val="bullet"/>
      <w:lvlText w:val="-"/>
      <w:lvlJc w:val="left"/>
      <w:pPr>
        <w:tabs>
          <w:tab w:val="num" w:pos="5040"/>
        </w:tabs>
        <w:ind w:left="5040" w:hanging="360"/>
      </w:pPr>
      <w:rPr>
        <w:rFonts w:ascii="Times New Roman" w:hAnsi="Times New Roman" w:hint="default"/>
      </w:rPr>
    </w:lvl>
    <w:lvl w:ilvl="7" w:tplc="079063F0" w:tentative="1">
      <w:start w:val="1"/>
      <w:numFmt w:val="bullet"/>
      <w:lvlText w:val="-"/>
      <w:lvlJc w:val="left"/>
      <w:pPr>
        <w:tabs>
          <w:tab w:val="num" w:pos="5760"/>
        </w:tabs>
        <w:ind w:left="5760" w:hanging="360"/>
      </w:pPr>
      <w:rPr>
        <w:rFonts w:ascii="Times New Roman" w:hAnsi="Times New Roman" w:hint="default"/>
      </w:rPr>
    </w:lvl>
    <w:lvl w:ilvl="8" w:tplc="651088C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24B25FE"/>
    <w:multiLevelType w:val="hybridMultilevel"/>
    <w:tmpl w:val="8BE6775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0452FB"/>
    <w:multiLevelType w:val="hybridMultilevel"/>
    <w:tmpl w:val="73D4F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C414A7A"/>
    <w:multiLevelType w:val="hybridMultilevel"/>
    <w:tmpl w:val="E9A4DF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D9533DE"/>
    <w:multiLevelType w:val="hybridMultilevel"/>
    <w:tmpl w:val="0712B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E76757C"/>
    <w:multiLevelType w:val="hybridMultilevel"/>
    <w:tmpl w:val="14BA96E0"/>
    <w:lvl w:ilvl="0" w:tplc="040C0001">
      <w:start w:val="1"/>
      <w:numFmt w:val="bullet"/>
      <w:lvlText w:val=""/>
      <w:lvlJc w:val="left"/>
      <w:pPr>
        <w:ind w:left="750" w:hanging="360"/>
      </w:pPr>
      <w:rPr>
        <w:rFonts w:ascii="Symbol" w:hAnsi="Symbol" w:hint="default"/>
      </w:rPr>
    </w:lvl>
    <w:lvl w:ilvl="1" w:tplc="040C0003">
      <w:start w:val="1"/>
      <w:numFmt w:val="bullet"/>
      <w:lvlText w:val="o"/>
      <w:lvlJc w:val="left"/>
      <w:pPr>
        <w:ind w:left="1470" w:hanging="360"/>
      </w:pPr>
      <w:rPr>
        <w:rFonts w:ascii="Courier New" w:hAnsi="Courier New" w:cs="Courier New" w:hint="default"/>
      </w:rPr>
    </w:lvl>
    <w:lvl w:ilvl="2" w:tplc="040C0005">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34" w15:restartNumberingAfterBreak="0">
    <w:nsid w:val="3FCD5321"/>
    <w:multiLevelType w:val="hybridMultilevel"/>
    <w:tmpl w:val="CF5A6848"/>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35" w15:restartNumberingAfterBreak="0">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436412F9"/>
    <w:multiLevelType w:val="hybridMultilevel"/>
    <w:tmpl w:val="356CE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91444B"/>
    <w:multiLevelType w:val="hybridMultilevel"/>
    <w:tmpl w:val="A44C6AC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81808F1"/>
    <w:multiLevelType w:val="hybridMultilevel"/>
    <w:tmpl w:val="883CD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AB13E1A"/>
    <w:multiLevelType w:val="hybridMultilevel"/>
    <w:tmpl w:val="7DCC72DA"/>
    <w:lvl w:ilvl="0" w:tplc="040C0001">
      <w:start w:val="1"/>
      <w:numFmt w:val="bullet"/>
      <w:lvlText w:val=""/>
      <w:lvlJc w:val="left"/>
      <w:pPr>
        <w:ind w:left="1470" w:hanging="360"/>
      </w:pPr>
      <w:rPr>
        <w:rFonts w:ascii="Symbol" w:hAnsi="Symbol" w:hint="default"/>
      </w:rPr>
    </w:lvl>
    <w:lvl w:ilvl="1" w:tplc="040C0003" w:tentative="1">
      <w:start w:val="1"/>
      <w:numFmt w:val="bullet"/>
      <w:lvlText w:val="o"/>
      <w:lvlJc w:val="left"/>
      <w:pPr>
        <w:ind w:left="2190" w:hanging="360"/>
      </w:pPr>
      <w:rPr>
        <w:rFonts w:ascii="Courier New" w:hAnsi="Courier New" w:cs="Courier New" w:hint="default"/>
      </w:rPr>
    </w:lvl>
    <w:lvl w:ilvl="2" w:tplc="040C0005" w:tentative="1">
      <w:start w:val="1"/>
      <w:numFmt w:val="bullet"/>
      <w:lvlText w:val=""/>
      <w:lvlJc w:val="left"/>
      <w:pPr>
        <w:ind w:left="2910" w:hanging="360"/>
      </w:pPr>
      <w:rPr>
        <w:rFonts w:ascii="Wingdings" w:hAnsi="Wingdings" w:hint="default"/>
      </w:rPr>
    </w:lvl>
    <w:lvl w:ilvl="3" w:tplc="040C0001" w:tentative="1">
      <w:start w:val="1"/>
      <w:numFmt w:val="bullet"/>
      <w:lvlText w:val=""/>
      <w:lvlJc w:val="left"/>
      <w:pPr>
        <w:ind w:left="3630" w:hanging="360"/>
      </w:pPr>
      <w:rPr>
        <w:rFonts w:ascii="Symbol" w:hAnsi="Symbol" w:hint="default"/>
      </w:rPr>
    </w:lvl>
    <w:lvl w:ilvl="4" w:tplc="040C0003" w:tentative="1">
      <w:start w:val="1"/>
      <w:numFmt w:val="bullet"/>
      <w:lvlText w:val="o"/>
      <w:lvlJc w:val="left"/>
      <w:pPr>
        <w:ind w:left="4350" w:hanging="360"/>
      </w:pPr>
      <w:rPr>
        <w:rFonts w:ascii="Courier New" w:hAnsi="Courier New" w:cs="Courier New" w:hint="default"/>
      </w:rPr>
    </w:lvl>
    <w:lvl w:ilvl="5" w:tplc="040C0005" w:tentative="1">
      <w:start w:val="1"/>
      <w:numFmt w:val="bullet"/>
      <w:lvlText w:val=""/>
      <w:lvlJc w:val="left"/>
      <w:pPr>
        <w:ind w:left="5070" w:hanging="360"/>
      </w:pPr>
      <w:rPr>
        <w:rFonts w:ascii="Wingdings" w:hAnsi="Wingdings" w:hint="default"/>
      </w:rPr>
    </w:lvl>
    <w:lvl w:ilvl="6" w:tplc="040C0001" w:tentative="1">
      <w:start w:val="1"/>
      <w:numFmt w:val="bullet"/>
      <w:lvlText w:val=""/>
      <w:lvlJc w:val="left"/>
      <w:pPr>
        <w:ind w:left="5790" w:hanging="360"/>
      </w:pPr>
      <w:rPr>
        <w:rFonts w:ascii="Symbol" w:hAnsi="Symbol" w:hint="default"/>
      </w:rPr>
    </w:lvl>
    <w:lvl w:ilvl="7" w:tplc="040C0003" w:tentative="1">
      <w:start w:val="1"/>
      <w:numFmt w:val="bullet"/>
      <w:lvlText w:val="o"/>
      <w:lvlJc w:val="left"/>
      <w:pPr>
        <w:ind w:left="6510" w:hanging="360"/>
      </w:pPr>
      <w:rPr>
        <w:rFonts w:ascii="Courier New" w:hAnsi="Courier New" w:cs="Courier New" w:hint="default"/>
      </w:rPr>
    </w:lvl>
    <w:lvl w:ilvl="8" w:tplc="040C0005" w:tentative="1">
      <w:start w:val="1"/>
      <w:numFmt w:val="bullet"/>
      <w:lvlText w:val=""/>
      <w:lvlJc w:val="left"/>
      <w:pPr>
        <w:ind w:left="7230" w:hanging="360"/>
      </w:pPr>
      <w:rPr>
        <w:rFonts w:ascii="Wingdings" w:hAnsi="Wingdings" w:hint="default"/>
      </w:rPr>
    </w:lvl>
  </w:abstractNum>
  <w:abstractNum w:abstractNumId="40" w15:restartNumberingAfterBreak="0">
    <w:nsid w:val="4AD108EE"/>
    <w:multiLevelType w:val="hybridMultilevel"/>
    <w:tmpl w:val="E138C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2" w15:restartNumberingAfterBreak="0">
    <w:nsid w:val="51C37A71"/>
    <w:multiLevelType w:val="hybridMultilevel"/>
    <w:tmpl w:val="2DD24ABE"/>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43" w15:restartNumberingAfterBreak="0">
    <w:nsid w:val="529F659A"/>
    <w:multiLevelType w:val="hybridMultilevel"/>
    <w:tmpl w:val="0D50F4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7CF7B3C"/>
    <w:multiLevelType w:val="hybridMultilevel"/>
    <w:tmpl w:val="FB86D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3778C0"/>
    <w:multiLevelType w:val="hybridMultilevel"/>
    <w:tmpl w:val="01880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83B28D7"/>
    <w:multiLevelType w:val="hybridMultilevel"/>
    <w:tmpl w:val="111CB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89F1D2F"/>
    <w:multiLevelType w:val="hybridMultilevel"/>
    <w:tmpl w:val="F8E4C6B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95612C8"/>
    <w:multiLevelType w:val="hybridMultilevel"/>
    <w:tmpl w:val="C4AA4DA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BF05384"/>
    <w:multiLevelType w:val="hybridMultilevel"/>
    <w:tmpl w:val="827066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C9758F9"/>
    <w:multiLevelType w:val="hybridMultilevel"/>
    <w:tmpl w:val="113A2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DE96C8A"/>
    <w:multiLevelType w:val="hybridMultilevel"/>
    <w:tmpl w:val="92DEE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39811D7"/>
    <w:multiLevelType w:val="hybridMultilevel"/>
    <w:tmpl w:val="49BAE53E"/>
    <w:lvl w:ilvl="0" w:tplc="38708346">
      <w:start w:val="1"/>
      <w:numFmt w:val="bullet"/>
      <w:lvlText w:val="-"/>
      <w:lvlJc w:val="left"/>
      <w:pPr>
        <w:tabs>
          <w:tab w:val="num" w:pos="720"/>
        </w:tabs>
        <w:ind w:left="720" w:hanging="360"/>
      </w:pPr>
      <w:rPr>
        <w:rFonts w:ascii="Times New Roman" w:hAnsi="Times New Roman" w:hint="default"/>
      </w:rPr>
    </w:lvl>
    <w:lvl w:ilvl="1" w:tplc="7794EE0A" w:tentative="1">
      <w:start w:val="1"/>
      <w:numFmt w:val="bullet"/>
      <w:lvlText w:val="-"/>
      <w:lvlJc w:val="left"/>
      <w:pPr>
        <w:tabs>
          <w:tab w:val="num" w:pos="1440"/>
        </w:tabs>
        <w:ind w:left="1440" w:hanging="360"/>
      </w:pPr>
      <w:rPr>
        <w:rFonts w:ascii="Times New Roman" w:hAnsi="Times New Roman" w:hint="default"/>
      </w:rPr>
    </w:lvl>
    <w:lvl w:ilvl="2" w:tplc="A7D66C66" w:tentative="1">
      <w:start w:val="1"/>
      <w:numFmt w:val="bullet"/>
      <w:lvlText w:val="-"/>
      <w:lvlJc w:val="left"/>
      <w:pPr>
        <w:tabs>
          <w:tab w:val="num" w:pos="2160"/>
        </w:tabs>
        <w:ind w:left="2160" w:hanging="360"/>
      </w:pPr>
      <w:rPr>
        <w:rFonts w:ascii="Times New Roman" w:hAnsi="Times New Roman" w:hint="default"/>
      </w:rPr>
    </w:lvl>
    <w:lvl w:ilvl="3" w:tplc="0D1E94F6" w:tentative="1">
      <w:start w:val="1"/>
      <w:numFmt w:val="bullet"/>
      <w:lvlText w:val="-"/>
      <w:lvlJc w:val="left"/>
      <w:pPr>
        <w:tabs>
          <w:tab w:val="num" w:pos="2880"/>
        </w:tabs>
        <w:ind w:left="2880" w:hanging="360"/>
      </w:pPr>
      <w:rPr>
        <w:rFonts w:ascii="Times New Roman" w:hAnsi="Times New Roman" w:hint="default"/>
      </w:rPr>
    </w:lvl>
    <w:lvl w:ilvl="4" w:tplc="4648AE08" w:tentative="1">
      <w:start w:val="1"/>
      <w:numFmt w:val="bullet"/>
      <w:lvlText w:val="-"/>
      <w:lvlJc w:val="left"/>
      <w:pPr>
        <w:tabs>
          <w:tab w:val="num" w:pos="3600"/>
        </w:tabs>
        <w:ind w:left="3600" w:hanging="360"/>
      </w:pPr>
      <w:rPr>
        <w:rFonts w:ascii="Times New Roman" w:hAnsi="Times New Roman" w:hint="default"/>
      </w:rPr>
    </w:lvl>
    <w:lvl w:ilvl="5" w:tplc="14D0D884" w:tentative="1">
      <w:start w:val="1"/>
      <w:numFmt w:val="bullet"/>
      <w:lvlText w:val="-"/>
      <w:lvlJc w:val="left"/>
      <w:pPr>
        <w:tabs>
          <w:tab w:val="num" w:pos="4320"/>
        </w:tabs>
        <w:ind w:left="4320" w:hanging="360"/>
      </w:pPr>
      <w:rPr>
        <w:rFonts w:ascii="Times New Roman" w:hAnsi="Times New Roman" w:hint="default"/>
      </w:rPr>
    </w:lvl>
    <w:lvl w:ilvl="6" w:tplc="00F2B264" w:tentative="1">
      <w:start w:val="1"/>
      <w:numFmt w:val="bullet"/>
      <w:lvlText w:val="-"/>
      <w:lvlJc w:val="left"/>
      <w:pPr>
        <w:tabs>
          <w:tab w:val="num" w:pos="5040"/>
        </w:tabs>
        <w:ind w:left="5040" w:hanging="360"/>
      </w:pPr>
      <w:rPr>
        <w:rFonts w:ascii="Times New Roman" w:hAnsi="Times New Roman" w:hint="default"/>
      </w:rPr>
    </w:lvl>
    <w:lvl w:ilvl="7" w:tplc="2738F72A" w:tentative="1">
      <w:start w:val="1"/>
      <w:numFmt w:val="bullet"/>
      <w:lvlText w:val="-"/>
      <w:lvlJc w:val="left"/>
      <w:pPr>
        <w:tabs>
          <w:tab w:val="num" w:pos="5760"/>
        </w:tabs>
        <w:ind w:left="5760" w:hanging="360"/>
      </w:pPr>
      <w:rPr>
        <w:rFonts w:ascii="Times New Roman" w:hAnsi="Times New Roman" w:hint="default"/>
      </w:rPr>
    </w:lvl>
    <w:lvl w:ilvl="8" w:tplc="BF9C70C4"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54" w15:restartNumberingAfterBreak="0">
    <w:nsid w:val="68C21785"/>
    <w:multiLevelType w:val="hybridMultilevel"/>
    <w:tmpl w:val="0DF61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C647590"/>
    <w:multiLevelType w:val="hybridMultilevel"/>
    <w:tmpl w:val="BFB05C26"/>
    <w:lvl w:ilvl="0" w:tplc="73668D54">
      <w:start w:val="1"/>
      <w:numFmt w:val="bullet"/>
      <w:lvlText w:val="-"/>
      <w:lvlJc w:val="left"/>
      <w:pPr>
        <w:tabs>
          <w:tab w:val="num" w:pos="720"/>
        </w:tabs>
        <w:ind w:left="720" w:hanging="360"/>
      </w:pPr>
      <w:rPr>
        <w:rFonts w:ascii="Times New Roman" w:hAnsi="Times New Roman" w:hint="default"/>
      </w:rPr>
    </w:lvl>
    <w:lvl w:ilvl="1" w:tplc="5DD055BC" w:tentative="1">
      <w:start w:val="1"/>
      <w:numFmt w:val="bullet"/>
      <w:lvlText w:val="-"/>
      <w:lvlJc w:val="left"/>
      <w:pPr>
        <w:tabs>
          <w:tab w:val="num" w:pos="1440"/>
        </w:tabs>
        <w:ind w:left="1440" w:hanging="360"/>
      </w:pPr>
      <w:rPr>
        <w:rFonts w:ascii="Times New Roman" w:hAnsi="Times New Roman" w:hint="default"/>
      </w:rPr>
    </w:lvl>
    <w:lvl w:ilvl="2" w:tplc="A3E2C096" w:tentative="1">
      <w:start w:val="1"/>
      <w:numFmt w:val="bullet"/>
      <w:lvlText w:val="-"/>
      <w:lvlJc w:val="left"/>
      <w:pPr>
        <w:tabs>
          <w:tab w:val="num" w:pos="2160"/>
        </w:tabs>
        <w:ind w:left="2160" w:hanging="360"/>
      </w:pPr>
      <w:rPr>
        <w:rFonts w:ascii="Times New Roman" w:hAnsi="Times New Roman" w:hint="default"/>
      </w:rPr>
    </w:lvl>
    <w:lvl w:ilvl="3" w:tplc="C188FE56" w:tentative="1">
      <w:start w:val="1"/>
      <w:numFmt w:val="bullet"/>
      <w:lvlText w:val="-"/>
      <w:lvlJc w:val="left"/>
      <w:pPr>
        <w:tabs>
          <w:tab w:val="num" w:pos="2880"/>
        </w:tabs>
        <w:ind w:left="2880" w:hanging="360"/>
      </w:pPr>
      <w:rPr>
        <w:rFonts w:ascii="Times New Roman" w:hAnsi="Times New Roman" w:hint="default"/>
      </w:rPr>
    </w:lvl>
    <w:lvl w:ilvl="4" w:tplc="D39A57FC" w:tentative="1">
      <w:start w:val="1"/>
      <w:numFmt w:val="bullet"/>
      <w:lvlText w:val="-"/>
      <w:lvlJc w:val="left"/>
      <w:pPr>
        <w:tabs>
          <w:tab w:val="num" w:pos="3600"/>
        </w:tabs>
        <w:ind w:left="3600" w:hanging="360"/>
      </w:pPr>
      <w:rPr>
        <w:rFonts w:ascii="Times New Roman" w:hAnsi="Times New Roman" w:hint="default"/>
      </w:rPr>
    </w:lvl>
    <w:lvl w:ilvl="5" w:tplc="B24C7BD4" w:tentative="1">
      <w:start w:val="1"/>
      <w:numFmt w:val="bullet"/>
      <w:lvlText w:val="-"/>
      <w:lvlJc w:val="left"/>
      <w:pPr>
        <w:tabs>
          <w:tab w:val="num" w:pos="4320"/>
        </w:tabs>
        <w:ind w:left="4320" w:hanging="360"/>
      </w:pPr>
      <w:rPr>
        <w:rFonts w:ascii="Times New Roman" w:hAnsi="Times New Roman" w:hint="default"/>
      </w:rPr>
    </w:lvl>
    <w:lvl w:ilvl="6" w:tplc="0FA0DD24" w:tentative="1">
      <w:start w:val="1"/>
      <w:numFmt w:val="bullet"/>
      <w:lvlText w:val="-"/>
      <w:lvlJc w:val="left"/>
      <w:pPr>
        <w:tabs>
          <w:tab w:val="num" w:pos="5040"/>
        </w:tabs>
        <w:ind w:left="5040" w:hanging="360"/>
      </w:pPr>
      <w:rPr>
        <w:rFonts w:ascii="Times New Roman" w:hAnsi="Times New Roman" w:hint="default"/>
      </w:rPr>
    </w:lvl>
    <w:lvl w:ilvl="7" w:tplc="4A0C0C34" w:tentative="1">
      <w:start w:val="1"/>
      <w:numFmt w:val="bullet"/>
      <w:lvlText w:val="-"/>
      <w:lvlJc w:val="left"/>
      <w:pPr>
        <w:tabs>
          <w:tab w:val="num" w:pos="5760"/>
        </w:tabs>
        <w:ind w:left="5760" w:hanging="360"/>
      </w:pPr>
      <w:rPr>
        <w:rFonts w:ascii="Times New Roman" w:hAnsi="Times New Roman" w:hint="default"/>
      </w:rPr>
    </w:lvl>
    <w:lvl w:ilvl="8" w:tplc="6402157E"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6EDC39C3"/>
    <w:multiLevelType w:val="hybridMultilevel"/>
    <w:tmpl w:val="68481F9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F7A7983"/>
    <w:multiLevelType w:val="hybridMultilevel"/>
    <w:tmpl w:val="E2BCE3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39329C9"/>
    <w:multiLevelType w:val="hybridMultilevel"/>
    <w:tmpl w:val="679AF9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43B4C47"/>
    <w:multiLevelType w:val="hybridMultilevel"/>
    <w:tmpl w:val="F37C7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93A6889"/>
    <w:multiLevelType w:val="hybridMultilevel"/>
    <w:tmpl w:val="FD9E618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7AB666FF"/>
    <w:multiLevelType w:val="hybridMultilevel"/>
    <w:tmpl w:val="3DBEFF98"/>
    <w:lvl w:ilvl="0" w:tplc="CFC8A07C">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num w:numId="1" w16cid:durableId="426080542">
    <w:abstractNumId w:val="0"/>
  </w:num>
  <w:num w:numId="2" w16cid:durableId="1722904837">
    <w:abstractNumId w:val="26"/>
  </w:num>
  <w:num w:numId="3" w16cid:durableId="377776566">
    <w:abstractNumId w:val="41"/>
  </w:num>
  <w:num w:numId="4" w16cid:durableId="1568766299">
    <w:abstractNumId w:val="53"/>
  </w:num>
  <w:num w:numId="5" w16cid:durableId="1889561861">
    <w:abstractNumId w:val="2"/>
  </w:num>
  <w:num w:numId="6" w16cid:durableId="1415738632">
    <w:abstractNumId w:val="7"/>
  </w:num>
  <w:num w:numId="7" w16cid:durableId="1938831202">
    <w:abstractNumId w:val="35"/>
  </w:num>
  <w:num w:numId="8" w16cid:durableId="283390001">
    <w:abstractNumId w:val="29"/>
  </w:num>
  <w:num w:numId="9" w16cid:durableId="172964106">
    <w:abstractNumId w:val="33"/>
  </w:num>
  <w:num w:numId="10" w16cid:durableId="273757845">
    <w:abstractNumId w:val="34"/>
  </w:num>
  <w:num w:numId="11" w16cid:durableId="360086004">
    <w:abstractNumId w:val="18"/>
  </w:num>
  <w:num w:numId="12" w16cid:durableId="1916623586">
    <w:abstractNumId w:val="40"/>
  </w:num>
  <w:num w:numId="13" w16cid:durableId="945963952">
    <w:abstractNumId w:val="20"/>
  </w:num>
  <w:num w:numId="14" w16cid:durableId="2127042984">
    <w:abstractNumId w:val="24"/>
  </w:num>
  <w:num w:numId="15" w16cid:durableId="1376658614">
    <w:abstractNumId w:val="46"/>
  </w:num>
  <w:num w:numId="16" w16cid:durableId="1771466045">
    <w:abstractNumId w:val="43"/>
  </w:num>
  <w:num w:numId="17" w16cid:durableId="1494881228">
    <w:abstractNumId w:val="12"/>
  </w:num>
  <w:num w:numId="18" w16cid:durableId="1057440275">
    <w:abstractNumId w:val="9"/>
  </w:num>
  <w:num w:numId="19" w16cid:durableId="846408230">
    <w:abstractNumId w:val="58"/>
  </w:num>
  <w:num w:numId="20" w16cid:durableId="348486215">
    <w:abstractNumId w:val="19"/>
  </w:num>
  <w:num w:numId="21" w16cid:durableId="2001079626">
    <w:abstractNumId w:val="16"/>
  </w:num>
  <w:num w:numId="22" w16cid:durableId="685792013">
    <w:abstractNumId w:val="10"/>
  </w:num>
  <w:num w:numId="23" w16cid:durableId="1638797981">
    <w:abstractNumId w:val="15"/>
  </w:num>
  <w:num w:numId="24" w16cid:durableId="848447736">
    <w:abstractNumId w:val="4"/>
  </w:num>
  <w:num w:numId="25" w16cid:durableId="388115277">
    <w:abstractNumId w:val="48"/>
  </w:num>
  <w:num w:numId="26" w16cid:durableId="1678385878">
    <w:abstractNumId w:val="32"/>
  </w:num>
  <w:num w:numId="27" w16cid:durableId="808330299">
    <w:abstractNumId w:val="56"/>
  </w:num>
  <w:num w:numId="28" w16cid:durableId="1841265239">
    <w:abstractNumId w:val="51"/>
  </w:num>
  <w:num w:numId="29" w16cid:durableId="197819955">
    <w:abstractNumId w:val="45"/>
  </w:num>
  <w:num w:numId="30" w16cid:durableId="814182286">
    <w:abstractNumId w:val="6"/>
  </w:num>
  <w:num w:numId="31" w16cid:durableId="76636811">
    <w:abstractNumId w:val="50"/>
  </w:num>
  <w:num w:numId="32" w16cid:durableId="593560792">
    <w:abstractNumId w:val="11"/>
  </w:num>
  <w:num w:numId="33" w16cid:durableId="860703630">
    <w:abstractNumId w:val="59"/>
  </w:num>
  <w:num w:numId="34" w16cid:durableId="1559902927">
    <w:abstractNumId w:val="37"/>
  </w:num>
  <w:num w:numId="35" w16cid:durableId="339041189">
    <w:abstractNumId w:val="36"/>
  </w:num>
  <w:num w:numId="36" w16cid:durableId="1341732902">
    <w:abstractNumId w:val="23"/>
  </w:num>
  <w:num w:numId="37" w16cid:durableId="330838137">
    <w:abstractNumId w:val="17"/>
  </w:num>
  <w:num w:numId="38" w16cid:durableId="2104834681">
    <w:abstractNumId w:val="38"/>
  </w:num>
  <w:num w:numId="39" w16cid:durableId="163518736">
    <w:abstractNumId w:val="14"/>
  </w:num>
  <w:num w:numId="40" w16cid:durableId="301811832">
    <w:abstractNumId w:val="39"/>
  </w:num>
  <w:num w:numId="41" w16cid:durableId="484517622">
    <w:abstractNumId w:val="57"/>
  </w:num>
  <w:num w:numId="42" w16cid:durableId="1870100002">
    <w:abstractNumId w:val="60"/>
  </w:num>
  <w:num w:numId="43" w16cid:durableId="1136988814">
    <w:abstractNumId w:val="13"/>
  </w:num>
  <w:num w:numId="44" w16cid:durableId="1579753240">
    <w:abstractNumId w:val="28"/>
  </w:num>
  <w:num w:numId="45" w16cid:durableId="1666125165">
    <w:abstractNumId w:val="42"/>
  </w:num>
  <w:num w:numId="46" w16cid:durableId="325790932">
    <w:abstractNumId w:val="31"/>
  </w:num>
  <w:num w:numId="47" w16cid:durableId="910427019">
    <w:abstractNumId w:val="25"/>
  </w:num>
  <w:num w:numId="48" w16cid:durableId="1517308541">
    <w:abstractNumId w:val="47"/>
  </w:num>
  <w:num w:numId="49" w16cid:durableId="1431245022">
    <w:abstractNumId w:val="21"/>
  </w:num>
  <w:num w:numId="50" w16cid:durableId="1703748959">
    <w:abstractNumId w:val="44"/>
  </w:num>
  <w:num w:numId="51" w16cid:durableId="29035047">
    <w:abstractNumId w:val="61"/>
  </w:num>
  <w:num w:numId="52" w16cid:durableId="1391807018">
    <w:abstractNumId w:val="22"/>
  </w:num>
  <w:num w:numId="53" w16cid:durableId="1196891661">
    <w:abstractNumId w:val="1"/>
  </w:num>
  <w:num w:numId="54" w16cid:durableId="1501968967">
    <w:abstractNumId w:val="30"/>
  </w:num>
  <w:num w:numId="55" w16cid:durableId="448862575">
    <w:abstractNumId w:val="8"/>
  </w:num>
  <w:num w:numId="56" w16cid:durableId="2139183895">
    <w:abstractNumId w:val="54"/>
  </w:num>
  <w:num w:numId="57" w16cid:durableId="783115889">
    <w:abstractNumId w:val="49"/>
  </w:num>
  <w:num w:numId="58" w16cid:durableId="1462191051">
    <w:abstractNumId w:val="3"/>
  </w:num>
  <w:num w:numId="59" w16cid:durableId="790325504">
    <w:abstractNumId w:val="52"/>
  </w:num>
  <w:num w:numId="60" w16cid:durableId="550582504">
    <w:abstractNumId w:val="5"/>
  </w:num>
  <w:num w:numId="61" w16cid:durableId="783425799">
    <w:abstractNumId w:val="27"/>
  </w:num>
  <w:num w:numId="62" w16cid:durableId="852763535">
    <w:abstractNumId w:val="55"/>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ed abdelhedi">
    <w15:presenceInfo w15:providerId="AD" w15:userId="S::aabdelhedi@nexusgroupe.com::30500dd8-32a7-4dd6-8c22-3527f6af8f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drawingGridHorizontalSpacing w:val="110"/>
  <w:displayHorizontalDrawingGridEvery w:val="2"/>
  <w:characterSpacingControl w:val="doNotCompress"/>
  <w:hdrShapeDefaults>
    <o:shapedefaults v:ext="edit" spidmax="2050">
      <o:colormru v:ext="edit" colors="#ffcf37,#ffd85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E07"/>
    <w:rsid w:val="00000227"/>
    <w:rsid w:val="0000386A"/>
    <w:rsid w:val="000045FB"/>
    <w:rsid w:val="00005170"/>
    <w:rsid w:val="00005E98"/>
    <w:rsid w:val="000079B8"/>
    <w:rsid w:val="00007C20"/>
    <w:rsid w:val="0001275D"/>
    <w:rsid w:val="000132B9"/>
    <w:rsid w:val="0001568E"/>
    <w:rsid w:val="000175FE"/>
    <w:rsid w:val="00017B25"/>
    <w:rsid w:val="000200AF"/>
    <w:rsid w:val="0002070B"/>
    <w:rsid w:val="00021759"/>
    <w:rsid w:val="000219BD"/>
    <w:rsid w:val="000224CC"/>
    <w:rsid w:val="00025076"/>
    <w:rsid w:val="0002529A"/>
    <w:rsid w:val="00025353"/>
    <w:rsid w:val="00025AC7"/>
    <w:rsid w:val="00026691"/>
    <w:rsid w:val="00027638"/>
    <w:rsid w:val="00030695"/>
    <w:rsid w:val="0003143B"/>
    <w:rsid w:val="00031C03"/>
    <w:rsid w:val="00032B71"/>
    <w:rsid w:val="00032BBC"/>
    <w:rsid w:val="00033D7B"/>
    <w:rsid w:val="00035067"/>
    <w:rsid w:val="0003561A"/>
    <w:rsid w:val="00035A46"/>
    <w:rsid w:val="000365DB"/>
    <w:rsid w:val="00041195"/>
    <w:rsid w:val="000412AF"/>
    <w:rsid w:val="000418A2"/>
    <w:rsid w:val="0004280C"/>
    <w:rsid w:val="0004331A"/>
    <w:rsid w:val="00044CA6"/>
    <w:rsid w:val="00045028"/>
    <w:rsid w:val="00046C1C"/>
    <w:rsid w:val="000475D4"/>
    <w:rsid w:val="00047B22"/>
    <w:rsid w:val="00050B2C"/>
    <w:rsid w:val="00050CED"/>
    <w:rsid w:val="00052165"/>
    <w:rsid w:val="00052A88"/>
    <w:rsid w:val="00052F03"/>
    <w:rsid w:val="00053022"/>
    <w:rsid w:val="00055EC6"/>
    <w:rsid w:val="00056099"/>
    <w:rsid w:val="00056BEE"/>
    <w:rsid w:val="00056D3F"/>
    <w:rsid w:val="00057CB7"/>
    <w:rsid w:val="00057D2E"/>
    <w:rsid w:val="00060F38"/>
    <w:rsid w:val="00061095"/>
    <w:rsid w:val="000614F7"/>
    <w:rsid w:val="00061B6C"/>
    <w:rsid w:val="0006238A"/>
    <w:rsid w:val="000624A4"/>
    <w:rsid w:val="00062915"/>
    <w:rsid w:val="000636AF"/>
    <w:rsid w:val="0006444D"/>
    <w:rsid w:val="000653D7"/>
    <w:rsid w:val="00066FEC"/>
    <w:rsid w:val="00067231"/>
    <w:rsid w:val="000672F6"/>
    <w:rsid w:val="00070081"/>
    <w:rsid w:val="00070532"/>
    <w:rsid w:val="00072E4C"/>
    <w:rsid w:val="00073499"/>
    <w:rsid w:val="000734B2"/>
    <w:rsid w:val="00073ACA"/>
    <w:rsid w:val="000758C4"/>
    <w:rsid w:val="00075962"/>
    <w:rsid w:val="00075A23"/>
    <w:rsid w:val="00076F02"/>
    <w:rsid w:val="00081A41"/>
    <w:rsid w:val="000833DE"/>
    <w:rsid w:val="000837F0"/>
    <w:rsid w:val="00083BB4"/>
    <w:rsid w:val="0008485E"/>
    <w:rsid w:val="00084C90"/>
    <w:rsid w:val="00084ECB"/>
    <w:rsid w:val="0008501D"/>
    <w:rsid w:val="000854BD"/>
    <w:rsid w:val="00086AB4"/>
    <w:rsid w:val="00086AC6"/>
    <w:rsid w:val="00087E7E"/>
    <w:rsid w:val="00090819"/>
    <w:rsid w:val="00091B8C"/>
    <w:rsid w:val="000920FA"/>
    <w:rsid w:val="000923A6"/>
    <w:rsid w:val="00093850"/>
    <w:rsid w:val="0009492C"/>
    <w:rsid w:val="00097221"/>
    <w:rsid w:val="000A05E9"/>
    <w:rsid w:val="000A2207"/>
    <w:rsid w:val="000A23A7"/>
    <w:rsid w:val="000A7AF7"/>
    <w:rsid w:val="000B015C"/>
    <w:rsid w:val="000B0924"/>
    <w:rsid w:val="000B19F1"/>
    <w:rsid w:val="000B1FBA"/>
    <w:rsid w:val="000B2D85"/>
    <w:rsid w:val="000B3279"/>
    <w:rsid w:val="000B5DCA"/>
    <w:rsid w:val="000B751C"/>
    <w:rsid w:val="000B75DA"/>
    <w:rsid w:val="000C1260"/>
    <w:rsid w:val="000C1A6F"/>
    <w:rsid w:val="000C1C9E"/>
    <w:rsid w:val="000C2A7F"/>
    <w:rsid w:val="000C3F62"/>
    <w:rsid w:val="000C3F81"/>
    <w:rsid w:val="000C4102"/>
    <w:rsid w:val="000C41FC"/>
    <w:rsid w:val="000C4547"/>
    <w:rsid w:val="000C50B9"/>
    <w:rsid w:val="000C6B7B"/>
    <w:rsid w:val="000D01DD"/>
    <w:rsid w:val="000D12EE"/>
    <w:rsid w:val="000D2822"/>
    <w:rsid w:val="000D2E72"/>
    <w:rsid w:val="000D32FD"/>
    <w:rsid w:val="000D33D4"/>
    <w:rsid w:val="000D4ECE"/>
    <w:rsid w:val="000D5732"/>
    <w:rsid w:val="000D5A5B"/>
    <w:rsid w:val="000D5B55"/>
    <w:rsid w:val="000D694F"/>
    <w:rsid w:val="000D7E93"/>
    <w:rsid w:val="000E03E1"/>
    <w:rsid w:val="000E0E6D"/>
    <w:rsid w:val="000E1960"/>
    <w:rsid w:val="000E1A08"/>
    <w:rsid w:val="000E20C9"/>
    <w:rsid w:val="000E2A63"/>
    <w:rsid w:val="000E2D64"/>
    <w:rsid w:val="000E2F22"/>
    <w:rsid w:val="000E44AB"/>
    <w:rsid w:val="000E5F84"/>
    <w:rsid w:val="000E6563"/>
    <w:rsid w:val="000E7066"/>
    <w:rsid w:val="000F0C7F"/>
    <w:rsid w:val="000F201E"/>
    <w:rsid w:val="000F3C0B"/>
    <w:rsid w:val="000F49EF"/>
    <w:rsid w:val="000F53D5"/>
    <w:rsid w:val="000F53FA"/>
    <w:rsid w:val="000F583D"/>
    <w:rsid w:val="000F5855"/>
    <w:rsid w:val="000F6C15"/>
    <w:rsid w:val="000F7242"/>
    <w:rsid w:val="000F766F"/>
    <w:rsid w:val="00100E2B"/>
    <w:rsid w:val="00101CBE"/>
    <w:rsid w:val="00103743"/>
    <w:rsid w:val="00103DC8"/>
    <w:rsid w:val="00106362"/>
    <w:rsid w:val="0010648F"/>
    <w:rsid w:val="001069D3"/>
    <w:rsid w:val="00107532"/>
    <w:rsid w:val="00110A51"/>
    <w:rsid w:val="00110B1B"/>
    <w:rsid w:val="00110E6C"/>
    <w:rsid w:val="00112684"/>
    <w:rsid w:val="00112936"/>
    <w:rsid w:val="00112E2D"/>
    <w:rsid w:val="001133C5"/>
    <w:rsid w:val="00113FE6"/>
    <w:rsid w:val="00115F8A"/>
    <w:rsid w:val="00117B4E"/>
    <w:rsid w:val="00120EFC"/>
    <w:rsid w:val="00121937"/>
    <w:rsid w:val="00121ABB"/>
    <w:rsid w:val="00122C8E"/>
    <w:rsid w:val="001246C5"/>
    <w:rsid w:val="00124CA0"/>
    <w:rsid w:val="00126487"/>
    <w:rsid w:val="00126873"/>
    <w:rsid w:val="00126DA6"/>
    <w:rsid w:val="00126EC2"/>
    <w:rsid w:val="0013150A"/>
    <w:rsid w:val="001326A1"/>
    <w:rsid w:val="00132764"/>
    <w:rsid w:val="00133B2D"/>
    <w:rsid w:val="00134212"/>
    <w:rsid w:val="0013468C"/>
    <w:rsid w:val="00135C8C"/>
    <w:rsid w:val="00136570"/>
    <w:rsid w:val="0013743A"/>
    <w:rsid w:val="00137D41"/>
    <w:rsid w:val="001401A1"/>
    <w:rsid w:val="001410E3"/>
    <w:rsid w:val="00141CCE"/>
    <w:rsid w:val="00143818"/>
    <w:rsid w:val="001440A5"/>
    <w:rsid w:val="0014417B"/>
    <w:rsid w:val="00144333"/>
    <w:rsid w:val="00144538"/>
    <w:rsid w:val="00144F00"/>
    <w:rsid w:val="001477D8"/>
    <w:rsid w:val="00147ACD"/>
    <w:rsid w:val="00147D8C"/>
    <w:rsid w:val="00150DA6"/>
    <w:rsid w:val="001526F9"/>
    <w:rsid w:val="001528E1"/>
    <w:rsid w:val="0015414B"/>
    <w:rsid w:val="00155C97"/>
    <w:rsid w:val="00157673"/>
    <w:rsid w:val="00160EF5"/>
    <w:rsid w:val="00161D63"/>
    <w:rsid w:val="0016225C"/>
    <w:rsid w:val="001628BF"/>
    <w:rsid w:val="00163FC5"/>
    <w:rsid w:val="0016497C"/>
    <w:rsid w:val="0016497F"/>
    <w:rsid w:val="00164B77"/>
    <w:rsid w:val="001652E5"/>
    <w:rsid w:val="00165D8F"/>
    <w:rsid w:val="00166A29"/>
    <w:rsid w:val="00167261"/>
    <w:rsid w:val="001673B4"/>
    <w:rsid w:val="00170FB6"/>
    <w:rsid w:val="00172030"/>
    <w:rsid w:val="00172173"/>
    <w:rsid w:val="001734BD"/>
    <w:rsid w:val="001735B3"/>
    <w:rsid w:val="00177022"/>
    <w:rsid w:val="001776A1"/>
    <w:rsid w:val="00177F5C"/>
    <w:rsid w:val="0018005A"/>
    <w:rsid w:val="001816D2"/>
    <w:rsid w:val="001817F9"/>
    <w:rsid w:val="00181F7D"/>
    <w:rsid w:val="00183B9E"/>
    <w:rsid w:val="00184307"/>
    <w:rsid w:val="001847E2"/>
    <w:rsid w:val="00184EE2"/>
    <w:rsid w:val="00185BBE"/>
    <w:rsid w:val="00186823"/>
    <w:rsid w:val="001871A8"/>
    <w:rsid w:val="001901CC"/>
    <w:rsid w:val="001904F6"/>
    <w:rsid w:val="0019128A"/>
    <w:rsid w:val="0019154B"/>
    <w:rsid w:val="00191B84"/>
    <w:rsid w:val="00192D37"/>
    <w:rsid w:val="00193210"/>
    <w:rsid w:val="001956DA"/>
    <w:rsid w:val="001968EF"/>
    <w:rsid w:val="00196A37"/>
    <w:rsid w:val="0019715E"/>
    <w:rsid w:val="0019723F"/>
    <w:rsid w:val="00197B23"/>
    <w:rsid w:val="001A1D03"/>
    <w:rsid w:val="001A274C"/>
    <w:rsid w:val="001A6C51"/>
    <w:rsid w:val="001A74C0"/>
    <w:rsid w:val="001B00F7"/>
    <w:rsid w:val="001B04E2"/>
    <w:rsid w:val="001B0976"/>
    <w:rsid w:val="001B3504"/>
    <w:rsid w:val="001B379E"/>
    <w:rsid w:val="001B44E9"/>
    <w:rsid w:val="001B53E4"/>
    <w:rsid w:val="001B5C5E"/>
    <w:rsid w:val="001B75A7"/>
    <w:rsid w:val="001C01F8"/>
    <w:rsid w:val="001C30DA"/>
    <w:rsid w:val="001C3622"/>
    <w:rsid w:val="001C5EBE"/>
    <w:rsid w:val="001C6A2C"/>
    <w:rsid w:val="001D0460"/>
    <w:rsid w:val="001D10AE"/>
    <w:rsid w:val="001D1B55"/>
    <w:rsid w:val="001D2203"/>
    <w:rsid w:val="001D269B"/>
    <w:rsid w:val="001D515B"/>
    <w:rsid w:val="001D6D28"/>
    <w:rsid w:val="001D7DCF"/>
    <w:rsid w:val="001E0599"/>
    <w:rsid w:val="001E0B48"/>
    <w:rsid w:val="001E1982"/>
    <w:rsid w:val="001E3DC4"/>
    <w:rsid w:val="001E4C4C"/>
    <w:rsid w:val="001E5026"/>
    <w:rsid w:val="001E52E6"/>
    <w:rsid w:val="001E5E25"/>
    <w:rsid w:val="001E7172"/>
    <w:rsid w:val="001F01DA"/>
    <w:rsid w:val="001F061D"/>
    <w:rsid w:val="001F19EA"/>
    <w:rsid w:val="001F218C"/>
    <w:rsid w:val="001F22EF"/>
    <w:rsid w:val="001F253E"/>
    <w:rsid w:val="001F3183"/>
    <w:rsid w:val="001F335B"/>
    <w:rsid w:val="001F487A"/>
    <w:rsid w:val="001F5924"/>
    <w:rsid w:val="001F62F0"/>
    <w:rsid w:val="0020167D"/>
    <w:rsid w:val="00201934"/>
    <w:rsid w:val="00201DAF"/>
    <w:rsid w:val="00202FA4"/>
    <w:rsid w:val="0020395E"/>
    <w:rsid w:val="00204009"/>
    <w:rsid w:val="00204077"/>
    <w:rsid w:val="0020462F"/>
    <w:rsid w:val="00205342"/>
    <w:rsid w:val="00206BDB"/>
    <w:rsid w:val="00210701"/>
    <w:rsid w:val="00210E26"/>
    <w:rsid w:val="00211693"/>
    <w:rsid w:val="00211F55"/>
    <w:rsid w:val="00212B93"/>
    <w:rsid w:val="0021302B"/>
    <w:rsid w:val="00213BCB"/>
    <w:rsid w:val="00215B68"/>
    <w:rsid w:val="00216EAE"/>
    <w:rsid w:val="00221495"/>
    <w:rsid w:val="002250FD"/>
    <w:rsid w:val="00225693"/>
    <w:rsid w:val="00227AAE"/>
    <w:rsid w:val="00231CB3"/>
    <w:rsid w:val="002331C5"/>
    <w:rsid w:val="00233E01"/>
    <w:rsid w:val="00236867"/>
    <w:rsid w:val="002410AA"/>
    <w:rsid w:val="00241EFF"/>
    <w:rsid w:val="002423D9"/>
    <w:rsid w:val="00243FD8"/>
    <w:rsid w:val="0024448D"/>
    <w:rsid w:val="00244802"/>
    <w:rsid w:val="0024613E"/>
    <w:rsid w:val="0024648A"/>
    <w:rsid w:val="0024776E"/>
    <w:rsid w:val="002477B8"/>
    <w:rsid w:val="0024792D"/>
    <w:rsid w:val="0025043B"/>
    <w:rsid w:val="00250626"/>
    <w:rsid w:val="00250AB2"/>
    <w:rsid w:val="002524D4"/>
    <w:rsid w:val="00252C2C"/>
    <w:rsid w:val="00253A5C"/>
    <w:rsid w:val="00254257"/>
    <w:rsid w:val="00254B37"/>
    <w:rsid w:val="002558CA"/>
    <w:rsid w:val="002561FA"/>
    <w:rsid w:val="0025627A"/>
    <w:rsid w:val="002571FE"/>
    <w:rsid w:val="00260078"/>
    <w:rsid w:val="00261613"/>
    <w:rsid w:val="0026198E"/>
    <w:rsid w:val="00261DEC"/>
    <w:rsid w:val="00261F22"/>
    <w:rsid w:val="002621AF"/>
    <w:rsid w:val="00263103"/>
    <w:rsid w:val="00263300"/>
    <w:rsid w:val="002638BB"/>
    <w:rsid w:val="002639FF"/>
    <w:rsid w:val="00263F40"/>
    <w:rsid w:val="002646AD"/>
    <w:rsid w:val="00264912"/>
    <w:rsid w:val="00265C6E"/>
    <w:rsid w:val="00266F7D"/>
    <w:rsid w:val="00267946"/>
    <w:rsid w:val="00267E72"/>
    <w:rsid w:val="00270496"/>
    <w:rsid w:val="0027095A"/>
    <w:rsid w:val="00272929"/>
    <w:rsid w:val="00272B52"/>
    <w:rsid w:val="00273067"/>
    <w:rsid w:val="00273A1A"/>
    <w:rsid w:val="00274197"/>
    <w:rsid w:val="00274BF4"/>
    <w:rsid w:val="002754F2"/>
    <w:rsid w:val="00275F5E"/>
    <w:rsid w:val="00277458"/>
    <w:rsid w:val="002777E4"/>
    <w:rsid w:val="0028042C"/>
    <w:rsid w:val="00280467"/>
    <w:rsid w:val="00280CE3"/>
    <w:rsid w:val="002821CB"/>
    <w:rsid w:val="0028313C"/>
    <w:rsid w:val="00283F42"/>
    <w:rsid w:val="00286D91"/>
    <w:rsid w:val="0029020E"/>
    <w:rsid w:val="00290D21"/>
    <w:rsid w:val="00290DB3"/>
    <w:rsid w:val="0029112F"/>
    <w:rsid w:val="00291B8A"/>
    <w:rsid w:val="00291FCE"/>
    <w:rsid w:val="00292E44"/>
    <w:rsid w:val="002932CB"/>
    <w:rsid w:val="002935EA"/>
    <w:rsid w:val="002937CF"/>
    <w:rsid w:val="00294033"/>
    <w:rsid w:val="00294C3B"/>
    <w:rsid w:val="00295C14"/>
    <w:rsid w:val="002A0547"/>
    <w:rsid w:val="002A0E07"/>
    <w:rsid w:val="002A10B2"/>
    <w:rsid w:val="002A1F6C"/>
    <w:rsid w:val="002A2BA4"/>
    <w:rsid w:val="002A4162"/>
    <w:rsid w:val="002A4F38"/>
    <w:rsid w:val="002A5440"/>
    <w:rsid w:val="002A56CD"/>
    <w:rsid w:val="002A56DC"/>
    <w:rsid w:val="002A5A2D"/>
    <w:rsid w:val="002A5FF2"/>
    <w:rsid w:val="002A6B30"/>
    <w:rsid w:val="002A7834"/>
    <w:rsid w:val="002A7D84"/>
    <w:rsid w:val="002B13B9"/>
    <w:rsid w:val="002B166D"/>
    <w:rsid w:val="002B18A4"/>
    <w:rsid w:val="002B19E8"/>
    <w:rsid w:val="002B49CD"/>
    <w:rsid w:val="002B619F"/>
    <w:rsid w:val="002B636D"/>
    <w:rsid w:val="002B7B21"/>
    <w:rsid w:val="002C1D58"/>
    <w:rsid w:val="002C1E61"/>
    <w:rsid w:val="002C1F29"/>
    <w:rsid w:val="002C212D"/>
    <w:rsid w:val="002C4D43"/>
    <w:rsid w:val="002C5F58"/>
    <w:rsid w:val="002C6B27"/>
    <w:rsid w:val="002C6EE9"/>
    <w:rsid w:val="002C721D"/>
    <w:rsid w:val="002C79A8"/>
    <w:rsid w:val="002D00D4"/>
    <w:rsid w:val="002D0A91"/>
    <w:rsid w:val="002D0F85"/>
    <w:rsid w:val="002D1223"/>
    <w:rsid w:val="002D2544"/>
    <w:rsid w:val="002D2EEB"/>
    <w:rsid w:val="002D3E52"/>
    <w:rsid w:val="002D43AA"/>
    <w:rsid w:val="002D58A5"/>
    <w:rsid w:val="002D6631"/>
    <w:rsid w:val="002D6901"/>
    <w:rsid w:val="002D7087"/>
    <w:rsid w:val="002D7F3E"/>
    <w:rsid w:val="002E01A5"/>
    <w:rsid w:val="002E35DC"/>
    <w:rsid w:val="002E48D8"/>
    <w:rsid w:val="002E4AFA"/>
    <w:rsid w:val="002E4CF0"/>
    <w:rsid w:val="002E4E0D"/>
    <w:rsid w:val="002E7A58"/>
    <w:rsid w:val="002F0409"/>
    <w:rsid w:val="002F0536"/>
    <w:rsid w:val="002F15DD"/>
    <w:rsid w:val="002F2FA5"/>
    <w:rsid w:val="002F383A"/>
    <w:rsid w:val="002F65A5"/>
    <w:rsid w:val="002F6C17"/>
    <w:rsid w:val="002F718F"/>
    <w:rsid w:val="002F799F"/>
    <w:rsid w:val="0030024D"/>
    <w:rsid w:val="0030053E"/>
    <w:rsid w:val="003030E4"/>
    <w:rsid w:val="003051DC"/>
    <w:rsid w:val="0030620B"/>
    <w:rsid w:val="003073C1"/>
    <w:rsid w:val="00307A05"/>
    <w:rsid w:val="00307C33"/>
    <w:rsid w:val="00307EE4"/>
    <w:rsid w:val="00310180"/>
    <w:rsid w:val="00311259"/>
    <w:rsid w:val="0031163F"/>
    <w:rsid w:val="0031182B"/>
    <w:rsid w:val="00312FC0"/>
    <w:rsid w:val="00313F1A"/>
    <w:rsid w:val="003141FB"/>
    <w:rsid w:val="003143A3"/>
    <w:rsid w:val="00314730"/>
    <w:rsid w:val="003147B6"/>
    <w:rsid w:val="00316943"/>
    <w:rsid w:val="00317669"/>
    <w:rsid w:val="00317BD3"/>
    <w:rsid w:val="00317EFC"/>
    <w:rsid w:val="00321D70"/>
    <w:rsid w:val="00321EE6"/>
    <w:rsid w:val="00323171"/>
    <w:rsid w:val="0032353D"/>
    <w:rsid w:val="003239EE"/>
    <w:rsid w:val="003243E4"/>
    <w:rsid w:val="0032554B"/>
    <w:rsid w:val="003261A5"/>
    <w:rsid w:val="003277D5"/>
    <w:rsid w:val="00330BEE"/>
    <w:rsid w:val="003311B5"/>
    <w:rsid w:val="003315DC"/>
    <w:rsid w:val="00331646"/>
    <w:rsid w:val="00331977"/>
    <w:rsid w:val="00333AC0"/>
    <w:rsid w:val="00333F68"/>
    <w:rsid w:val="00334703"/>
    <w:rsid w:val="003379E6"/>
    <w:rsid w:val="00343934"/>
    <w:rsid w:val="00343CCB"/>
    <w:rsid w:val="003450A1"/>
    <w:rsid w:val="0034542F"/>
    <w:rsid w:val="00347157"/>
    <w:rsid w:val="003475B7"/>
    <w:rsid w:val="00350AEE"/>
    <w:rsid w:val="00350B2F"/>
    <w:rsid w:val="0035471F"/>
    <w:rsid w:val="00354DC1"/>
    <w:rsid w:val="00355897"/>
    <w:rsid w:val="003564A3"/>
    <w:rsid w:val="00356888"/>
    <w:rsid w:val="00356C75"/>
    <w:rsid w:val="0036007F"/>
    <w:rsid w:val="00360DC1"/>
    <w:rsid w:val="0036171D"/>
    <w:rsid w:val="00362CBF"/>
    <w:rsid w:val="00364456"/>
    <w:rsid w:val="00365856"/>
    <w:rsid w:val="003664BB"/>
    <w:rsid w:val="00371824"/>
    <w:rsid w:val="003719B3"/>
    <w:rsid w:val="00371CBA"/>
    <w:rsid w:val="003760A9"/>
    <w:rsid w:val="00376FEA"/>
    <w:rsid w:val="00377CA4"/>
    <w:rsid w:val="00380FE6"/>
    <w:rsid w:val="00381B31"/>
    <w:rsid w:val="00381B41"/>
    <w:rsid w:val="003821C5"/>
    <w:rsid w:val="00382475"/>
    <w:rsid w:val="00382F25"/>
    <w:rsid w:val="003835EC"/>
    <w:rsid w:val="003838B2"/>
    <w:rsid w:val="00383F82"/>
    <w:rsid w:val="0038482C"/>
    <w:rsid w:val="00385A3D"/>
    <w:rsid w:val="003869FB"/>
    <w:rsid w:val="00390362"/>
    <w:rsid w:val="003918C4"/>
    <w:rsid w:val="00391D9F"/>
    <w:rsid w:val="00392C1C"/>
    <w:rsid w:val="00393CF5"/>
    <w:rsid w:val="00394764"/>
    <w:rsid w:val="00394D8C"/>
    <w:rsid w:val="0039632E"/>
    <w:rsid w:val="003A03A8"/>
    <w:rsid w:val="003A1B68"/>
    <w:rsid w:val="003A3916"/>
    <w:rsid w:val="003A3C13"/>
    <w:rsid w:val="003A597D"/>
    <w:rsid w:val="003A6CF3"/>
    <w:rsid w:val="003A7B32"/>
    <w:rsid w:val="003B10BF"/>
    <w:rsid w:val="003B2824"/>
    <w:rsid w:val="003B319F"/>
    <w:rsid w:val="003B4740"/>
    <w:rsid w:val="003B47B5"/>
    <w:rsid w:val="003B4C99"/>
    <w:rsid w:val="003B5FFB"/>
    <w:rsid w:val="003B6F24"/>
    <w:rsid w:val="003B70CD"/>
    <w:rsid w:val="003B7DB0"/>
    <w:rsid w:val="003C0E14"/>
    <w:rsid w:val="003C1783"/>
    <w:rsid w:val="003C1E41"/>
    <w:rsid w:val="003C20F5"/>
    <w:rsid w:val="003C275D"/>
    <w:rsid w:val="003C5A19"/>
    <w:rsid w:val="003C5E85"/>
    <w:rsid w:val="003C679B"/>
    <w:rsid w:val="003C6BA3"/>
    <w:rsid w:val="003C6C97"/>
    <w:rsid w:val="003C74BB"/>
    <w:rsid w:val="003C7700"/>
    <w:rsid w:val="003C7A83"/>
    <w:rsid w:val="003C7B50"/>
    <w:rsid w:val="003D1C0F"/>
    <w:rsid w:val="003D28A0"/>
    <w:rsid w:val="003D2C42"/>
    <w:rsid w:val="003D5C2C"/>
    <w:rsid w:val="003D6788"/>
    <w:rsid w:val="003D7078"/>
    <w:rsid w:val="003E0E55"/>
    <w:rsid w:val="003E1ED3"/>
    <w:rsid w:val="003E3967"/>
    <w:rsid w:val="003E3B42"/>
    <w:rsid w:val="003E51F9"/>
    <w:rsid w:val="003E6351"/>
    <w:rsid w:val="003E692B"/>
    <w:rsid w:val="003E6F88"/>
    <w:rsid w:val="003E7862"/>
    <w:rsid w:val="003F07D6"/>
    <w:rsid w:val="003F1A4F"/>
    <w:rsid w:val="003F4C88"/>
    <w:rsid w:val="003F61A8"/>
    <w:rsid w:val="003F6837"/>
    <w:rsid w:val="003F71A0"/>
    <w:rsid w:val="004005EE"/>
    <w:rsid w:val="004006E4"/>
    <w:rsid w:val="00400B35"/>
    <w:rsid w:val="00401A53"/>
    <w:rsid w:val="00401CA1"/>
    <w:rsid w:val="00402230"/>
    <w:rsid w:val="00402B9A"/>
    <w:rsid w:val="00403082"/>
    <w:rsid w:val="00403717"/>
    <w:rsid w:val="00403B5D"/>
    <w:rsid w:val="0040509F"/>
    <w:rsid w:val="00407FE7"/>
    <w:rsid w:val="00410B33"/>
    <w:rsid w:val="00413BA6"/>
    <w:rsid w:val="00413D79"/>
    <w:rsid w:val="00414EAF"/>
    <w:rsid w:val="00415005"/>
    <w:rsid w:val="00415440"/>
    <w:rsid w:val="00417555"/>
    <w:rsid w:val="00421C86"/>
    <w:rsid w:val="00422255"/>
    <w:rsid w:val="0042295B"/>
    <w:rsid w:val="00424F0F"/>
    <w:rsid w:val="00425E14"/>
    <w:rsid w:val="0042653C"/>
    <w:rsid w:val="00426D47"/>
    <w:rsid w:val="00426ED4"/>
    <w:rsid w:val="0042750C"/>
    <w:rsid w:val="00427601"/>
    <w:rsid w:val="004277F9"/>
    <w:rsid w:val="00431B00"/>
    <w:rsid w:val="0043275F"/>
    <w:rsid w:val="00433BBB"/>
    <w:rsid w:val="00434300"/>
    <w:rsid w:val="004344C4"/>
    <w:rsid w:val="00434CD7"/>
    <w:rsid w:val="004354DB"/>
    <w:rsid w:val="004359E9"/>
    <w:rsid w:val="00437323"/>
    <w:rsid w:val="004376EF"/>
    <w:rsid w:val="00440C4D"/>
    <w:rsid w:val="004411F7"/>
    <w:rsid w:val="0044132B"/>
    <w:rsid w:val="00441ED4"/>
    <w:rsid w:val="004420F5"/>
    <w:rsid w:val="004423B0"/>
    <w:rsid w:val="004430D4"/>
    <w:rsid w:val="00445337"/>
    <w:rsid w:val="00447B91"/>
    <w:rsid w:val="004500A2"/>
    <w:rsid w:val="00450142"/>
    <w:rsid w:val="00450714"/>
    <w:rsid w:val="0045115E"/>
    <w:rsid w:val="00451214"/>
    <w:rsid w:val="00453027"/>
    <w:rsid w:val="004534DC"/>
    <w:rsid w:val="004535E1"/>
    <w:rsid w:val="00454034"/>
    <w:rsid w:val="00455D63"/>
    <w:rsid w:val="00455F85"/>
    <w:rsid w:val="0045686B"/>
    <w:rsid w:val="00456EB4"/>
    <w:rsid w:val="0045725F"/>
    <w:rsid w:val="004573B9"/>
    <w:rsid w:val="00457514"/>
    <w:rsid w:val="004577DB"/>
    <w:rsid w:val="004603AD"/>
    <w:rsid w:val="00460DF6"/>
    <w:rsid w:val="00460E07"/>
    <w:rsid w:val="004614A7"/>
    <w:rsid w:val="00461734"/>
    <w:rsid w:val="00462DB9"/>
    <w:rsid w:val="004638A8"/>
    <w:rsid w:val="00463E07"/>
    <w:rsid w:val="00464653"/>
    <w:rsid w:val="0046562D"/>
    <w:rsid w:val="0046706D"/>
    <w:rsid w:val="004678E2"/>
    <w:rsid w:val="00467E13"/>
    <w:rsid w:val="004700B6"/>
    <w:rsid w:val="00470337"/>
    <w:rsid w:val="004717C3"/>
    <w:rsid w:val="00473E56"/>
    <w:rsid w:val="004745B1"/>
    <w:rsid w:val="004745C7"/>
    <w:rsid w:val="00482CA2"/>
    <w:rsid w:val="00484F1D"/>
    <w:rsid w:val="004857A1"/>
    <w:rsid w:val="00486978"/>
    <w:rsid w:val="00491A34"/>
    <w:rsid w:val="00492141"/>
    <w:rsid w:val="00492476"/>
    <w:rsid w:val="00493686"/>
    <w:rsid w:val="00493B7A"/>
    <w:rsid w:val="00494E71"/>
    <w:rsid w:val="00494E8B"/>
    <w:rsid w:val="00495617"/>
    <w:rsid w:val="00495899"/>
    <w:rsid w:val="00496253"/>
    <w:rsid w:val="0049660D"/>
    <w:rsid w:val="00497360"/>
    <w:rsid w:val="0049793F"/>
    <w:rsid w:val="004A26D2"/>
    <w:rsid w:val="004A5A0E"/>
    <w:rsid w:val="004A609F"/>
    <w:rsid w:val="004A68DF"/>
    <w:rsid w:val="004A69F6"/>
    <w:rsid w:val="004A6AF7"/>
    <w:rsid w:val="004B19EB"/>
    <w:rsid w:val="004B1A17"/>
    <w:rsid w:val="004B2091"/>
    <w:rsid w:val="004B369C"/>
    <w:rsid w:val="004B3B48"/>
    <w:rsid w:val="004B3B76"/>
    <w:rsid w:val="004B656C"/>
    <w:rsid w:val="004B6D45"/>
    <w:rsid w:val="004C147F"/>
    <w:rsid w:val="004C1F90"/>
    <w:rsid w:val="004C2844"/>
    <w:rsid w:val="004C41C0"/>
    <w:rsid w:val="004C6F56"/>
    <w:rsid w:val="004C6F62"/>
    <w:rsid w:val="004C7434"/>
    <w:rsid w:val="004C7634"/>
    <w:rsid w:val="004C764F"/>
    <w:rsid w:val="004D26F7"/>
    <w:rsid w:val="004D286C"/>
    <w:rsid w:val="004D5015"/>
    <w:rsid w:val="004D54A0"/>
    <w:rsid w:val="004D58F0"/>
    <w:rsid w:val="004D5CC8"/>
    <w:rsid w:val="004D5F12"/>
    <w:rsid w:val="004D6627"/>
    <w:rsid w:val="004D6C61"/>
    <w:rsid w:val="004D6C74"/>
    <w:rsid w:val="004D78C2"/>
    <w:rsid w:val="004E1541"/>
    <w:rsid w:val="004E1E8A"/>
    <w:rsid w:val="004E233F"/>
    <w:rsid w:val="004E3028"/>
    <w:rsid w:val="004E47A7"/>
    <w:rsid w:val="004E4875"/>
    <w:rsid w:val="004E6BD5"/>
    <w:rsid w:val="004E6FE8"/>
    <w:rsid w:val="004E7776"/>
    <w:rsid w:val="004E79D2"/>
    <w:rsid w:val="004F0A10"/>
    <w:rsid w:val="004F1A80"/>
    <w:rsid w:val="004F1A8C"/>
    <w:rsid w:val="004F22B5"/>
    <w:rsid w:val="004F2521"/>
    <w:rsid w:val="004F2F34"/>
    <w:rsid w:val="004F393C"/>
    <w:rsid w:val="004F4E51"/>
    <w:rsid w:val="004F592C"/>
    <w:rsid w:val="004F5F0F"/>
    <w:rsid w:val="004F658A"/>
    <w:rsid w:val="004F7BB7"/>
    <w:rsid w:val="0050040D"/>
    <w:rsid w:val="005005D0"/>
    <w:rsid w:val="00501B55"/>
    <w:rsid w:val="00501F54"/>
    <w:rsid w:val="0050200B"/>
    <w:rsid w:val="00502773"/>
    <w:rsid w:val="00503E80"/>
    <w:rsid w:val="005045DD"/>
    <w:rsid w:val="005071FD"/>
    <w:rsid w:val="00507900"/>
    <w:rsid w:val="00510AB0"/>
    <w:rsid w:val="00510EC6"/>
    <w:rsid w:val="00510FBF"/>
    <w:rsid w:val="00511BE1"/>
    <w:rsid w:val="00512E96"/>
    <w:rsid w:val="005135B2"/>
    <w:rsid w:val="00514F55"/>
    <w:rsid w:val="00515144"/>
    <w:rsid w:val="005159E1"/>
    <w:rsid w:val="00515F99"/>
    <w:rsid w:val="00516250"/>
    <w:rsid w:val="00516981"/>
    <w:rsid w:val="0051730E"/>
    <w:rsid w:val="00520990"/>
    <w:rsid w:val="00520D8E"/>
    <w:rsid w:val="005229B1"/>
    <w:rsid w:val="005233E4"/>
    <w:rsid w:val="00524D63"/>
    <w:rsid w:val="00525719"/>
    <w:rsid w:val="0052589F"/>
    <w:rsid w:val="00526979"/>
    <w:rsid w:val="00534E7A"/>
    <w:rsid w:val="00535756"/>
    <w:rsid w:val="00536B6A"/>
    <w:rsid w:val="00536C7E"/>
    <w:rsid w:val="00542A98"/>
    <w:rsid w:val="00543DE3"/>
    <w:rsid w:val="00544BE7"/>
    <w:rsid w:val="00545BA7"/>
    <w:rsid w:val="00547315"/>
    <w:rsid w:val="00550DF1"/>
    <w:rsid w:val="0055110F"/>
    <w:rsid w:val="00553A90"/>
    <w:rsid w:val="00553E40"/>
    <w:rsid w:val="00554F3A"/>
    <w:rsid w:val="005560FE"/>
    <w:rsid w:val="00556695"/>
    <w:rsid w:val="00557B75"/>
    <w:rsid w:val="005623C4"/>
    <w:rsid w:val="0056241E"/>
    <w:rsid w:val="00562BC1"/>
    <w:rsid w:val="00563700"/>
    <w:rsid w:val="005644F8"/>
    <w:rsid w:val="005647AC"/>
    <w:rsid w:val="005656A9"/>
    <w:rsid w:val="005666C9"/>
    <w:rsid w:val="0056676C"/>
    <w:rsid w:val="00566F2F"/>
    <w:rsid w:val="005676BE"/>
    <w:rsid w:val="00567A3D"/>
    <w:rsid w:val="00570FA7"/>
    <w:rsid w:val="00571393"/>
    <w:rsid w:val="00571611"/>
    <w:rsid w:val="00571FBC"/>
    <w:rsid w:val="00573082"/>
    <w:rsid w:val="00573956"/>
    <w:rsid w:val="00574B44"/>
    <w:rsid w:val="00574B72"/>
    <w:rsid w:val="00574ED7"/>
    <w:rsid w:val="0057526A"/>
    <w:rsid w:val="00577108"/>
    <w:rsid w:val="005772FD"/>
    <w:rsid w:val="00580443"/>
    <w:rsid w:val="00580E43"/>
    <w:rsid w:val="00581EC7"/>
    <w:rsid w:val="00583C6D"/>
    <w:rsid w:val="005850CF"/>
    <w:rsid w:val="00585B9C"/>
    <w:rsid w:val="00591E68"/>
    <w:rsid w:val="005958CD"/>
    <w:rsid w:val="00597E81"/>
    <w:rsid w:val="005A07AC"/>
    <w:rsid w:val="005A146E"/>
    <w:rsid w:val="005A2EC1"/>
    <w:rsid w:val="005A303A"/>
    <w:rsid w:val="005A313F"/>
    <w:rsid w:val="005A49DC"/>
    <w:rsid w:val="005A6568"/>
    <w:rsid w:val="005B0ADB"/>
    <w:rsid w:val="005B10EE"/>
    <w:rsid w:val="005B208B"/>
    <w:rsid w:val="005B213D"/>
    <w:rsid w:val="005B2994"/>
    <w:rsid w:val="005B3777"/>
    <w:rsid w:val="005B3AAF"/>
    <w:rsid w:val="005B3FD0"/>
    <w:rsid w:val="005B4259"/>
    <w:rsid w:val="005B5DFB"/>
    <w:rsid w:val="005B6420"/>
    <w:rsid w:val="005B6B03"/>
    <w:rsid w:val="005B6C75"/>
    <w:rsid w:val="005B787C"/>
    <w:rsid w:val="005C04CE"/>
    <w:rsid w:val="005C2629"/>
    <w:rsid w:val="005C2F9F"/>
    <w:rsid w:val="005C3A26"/>
    <w:rsid w:val="005C47A4"/>
    <w:rsid w:val="005C5E20"/>
    <w:rsid w:val="005C61C8"/>
    <w:rsid w:val="005C67D3"/>
    <w:rsid w:val="005C6C66"/>
    <w:rsid w:val="005C7333"/>
    <w:rsid w:val="005C7F7D"/>
    <w:rsid w:val="005D1873"/>
    <w:rsid w:val="005D2DE9"/>
    <w:rsid w:val="005D30CE"/>
    <w:rsid w:val="005D46D4"/>
    <w:rsid w:val="005D4D8C"/>
    <w:rsid w:val="005D64AC"/>
    <w:rsid w:val="005D6851"/>
    <w:rsid w:val="005E079C"/>
    <w:rsid w:val="005E084B"/>
    <w:rsid w:val="005E0910"/>
    <w:rsid w:val="005E15DA"/>
    <w:rsid w:val="005E4AC8"/>
    <w:rsid w:val="005E5D73"/>
    <w:rsid w:val="005E5FC9"/>
    <w:rsid w:val="005E6182"/>
    <w:rsid w:val="005E6389"/>
    <w:rsid w:val="005E6682"/>
    <w:rsid w:val="005E6FA5"/>
    <w:rsid w:val="005E7336"/>
    <w:rsid w:val="005F0412"/>
    <w:rsid w:val="005F0EBE"/>
    <w:rsid w:val="005F0FEB"/>
    <w:rsid w:val="005F1B39"/>
    <w:rsid w:val="005F3244"/>
    <w:rsid w:val="005F440B"/>
    <w:rsid w:val="005F49F1"/>
    <w:rsid w:val="005F5C3E"/>
    <w:rsid w:val="005F63F5"/>
    <w:rsid w:val="005F67B2"/>
    <w:rsid w:val="005F78B3"/>
    <w:rsid w:val="005F7C0C"/>
    <w:rsid w:val="006016F8"/>
    <w:rsid w:val="0060172E"/>
    <w:rsid w:val="00603169"/>
    <w:rsid w:val="006058E9"/>
    <w:rsid w:val="00606446"/>
    <w:rsid w:val="00606D9D"/>
    <w:rsid w:val="006078B2"/>
    <w:rsid w:val="006102AF"/>
    <w:rsid w:val="00610F25"/>
    <w:rsid w:val="00611CA1"/>
    <w:rsid w:val="00611EEB"/>
    <w:rsid w:val="00611F54"/>
    <w:rsid w:val="00613733"/>
    <w:rsid w:val="0061393E"/>
    <w:rsid w:val="00613D4A"/>
    <w:rsid w:val="00614844"/>
    <w:rsid w:val="00614A30"/>
    <w:rsid w:val="00614CA5"/>
    <w:rsid w:val="006156B0"/>
    <w:rsid w:val="006162FB"/>
    <w:rsid w:val="00616CA2"/>
    <w:rsid w:val="006177BD"/>
    <w:rsid w:val="00620D86"/>
    <w:rsid w:val="00620DFE"/>
    <w:rsid w:val="00621E71"/>
    <w:rsid w:val="006227BD"/>
    <w:rsid w:val="00623C20"/>
    <w:rsid w:val="00626B74"/>
    <w:rsid w:val="0062745E"/>
    <w:rsid w:val="006277A0"/>
    <w:rsid w:val="00627AFA"/>
    <w:rsid w:val="00627D19"/>
    <w:rsid w:val="00630DDF"/>
    <w:rsid w:val="006317AD"/>
    <w:rsid w:val="0063185A"/>
    <w:rsid w:val="006331F2"/>
    <w:rsid w:val="006347B3"/>
    <w:rsid w:val="006364D0"/>
    <w:rsid w:val="00636A89"/>
    <w:rsid w:val="00637EDF"/>
    <w:rsid w:val="00641058"/>
    <w:rsid w:val="0064222C"/>
    <w:rsid w:val="00642D3A"/>
    <w:rsid w:val="00643445"/>
    <w:rsid w:val="0064366F"/>
    <w:rsid w:val="0064450C"/>
    <w:rsid w:val="00644F0E"/>
    <w:rsid w:val="00645BDD"/>
    <w:rsid w:val="006475E7"/>
    <w:rsid w:val="00647603"/>
    <w:rsid w:val="00650348"/>
    <w:rsid w:val="006547DB"/>
    <w:rsid w:val="00654D2F"/>
    <w:rsid w:val="006552FD"/>
    <w:rsid w:val="00655E59"/>
    <w:rsid w:val="00656683"/>
    <w:rsid w:val="00656D89"/>
    <w:rsid w:val="00657141"/>
    <w:rsid w:val="00657B00"/>
    <w:rsid w:val="0066150B"/>
    <w:rsid w:val="0066201D"/>
    <w:rsid w:val="00662BD8"/>
    <w:rsid w:val="006637B4"/>
    <w:rsid w:val="00664766"/>
    <w:rsid w:val="0066476B"/>
    <w:rsid w:val="00664C97"/>
    <w:rsid w:val="0066541D"/>
    <w:rsid w:val="00665BA3"/>
    <w:rsid w:val="006660BC"/>
    <w:rsid w:val="006666E4"/>
    <w:rsid w:val="006677C5"/>
    <w:rsid w:val="0067196E"/>
    <w:rsid w:val="00672AB9"/>
    <w:rsid w:val="00672CD1"/>
    <w:rsid w:val="00672D45"/>
    <w:rsid w:val="0067368F"/>
    <w:rsid w:val="00673883"/>
    <w:rsid w:val="00673C0F"/>
    <w:rsid w:val="00674542"/>
    <w:rsid w:val="00674AF6"/>
    <w:rsid w:val="00675191"/>
    <w:rsid w:val="00675CCD"/>
    <w:rsid w:val="00676A75"/>
    <w:rsid w:val="00676AAB"/>
    <w:rsid w:val="0067742E"/>
    <w:rsid w:val="006818E3"/>
    <w:rsid w:val="00681B33"/>
    <w:rsid w:val="006820CC"/>
    <w:rsid w:val="006822F4"/>
    <w:rsid w:val="00682842"/>
    <w:rsid w:val="00683426"/>
    <w:rsid w:val="00683708"/>
    <w:rsid w:val="00683D89"/>
    <w:rsid w:val="006863FB"/>
    <w:rsid w:val="00686F65"/>
    <w:rsid w:val="0068717C"/>
    <w:rsid w:val="00687FE8"/>
    <w:rsid w:val="0069254D"/>
    <w:rsid w:val="00695230"/>
    <w:rsid w:val="00695B3F"/>
    <w:rsid w:val="00697BD3"/>
    <w:rsid w:val="006A0869"/>
    <w:rsid w:val="006A15C4"/>
    <w:rsid w:val="006A1AB4"/>
    <w:rsid w:val="006A2863"/>
    <w:rsid w:val="006A2EF7"/>
    <w:rsid w:val="006A318D"/>
    <w:rsid w:val="006A326B"/>
    <w:rsid w:val="006A3B62"/>
    <w:rsid w:val="006A3F24"/>
    <w:rsid w:val="006A616B"/>
    <w:rsid w:val="006B0694"/>
    <w:rsid w:val="006B4D83"/>
    <w:rsid w:val="006B623C"/>
    <w:rsid w:val="006B6301"/>
    <w:rsid w:val="006B6CD4"/>
    <w:rsid w:val="006B75E2"/>
    <w:rsid w:val="006B77A7"/>
    <w:rsid w:val="006C223D"/>
    <w:rsid w:val="006C22D4"/>
    <w:rsid w:val="006C4D1B"/>
    <w:rsid w:val="006C4F44"/>
    <w:rsid w:val="006C5D65"/>
    <w:rsid w:val="006C6CD9"/>
    <w:rsid w:val="006D1C3A"/>
    <w:rsid w:val="006D401E"/>
    <w:rsid w:val="006D4C65"/>
    <w:rsid w:val="006D5170"/>
    <w:rsid w:val="006D55E8"/>
    <w:rsid w:val="006D5A2A"/>
    <w:rsid w:val="006D5CC7"/>
    <w:rsid w:val="006E0348"/>
    <w:rsid w:val="006E0665"/>
    <w:rsid w:val="006E19DB"/>
    <w:rsid w:val="006E2378"/>
    <w:rsid w:val="006E2913"/>
    <w:rsid w:val="006E3E66"/>
    <w:rsid w:val="006E5579"/>
    <w:rsid w:val="006E5A2F"/>
    <w:rsid w:val="006E7304"/>
    <w:rsid w:val="006E76A0"/>
    <w:rsid w:val="006E7996"/>
    <w:rsid w:val="006E7AB3"/>
    <w:rsid w:val="006F0529"/>
    <w:rsid w:val="006F0858"/>
    <w:rsid w:val="006F097F"/>
    <w:rsid w:val="006F1E7B"/>
    <w:rsid w:val="006F3311"/>
    <w:rsid w:val="006F4E85"/>
    <w:rsid w:val="006F58C6"/>
    <w:rsid w:val="006F5FF9"/>
    <w:rsid w:val="006F6009"/>
    <w:rsid w:val="006F718A"/>
    <w:rsid w:val="006F7743"/>
    <w:rsid w:val="00700266"/>
    <w:rsid w:val="007013B3"/>
    <w:rsid w:val="00702572"/>
    <w:rsid w:val="00703D3A"/>
    <w:rsid w:val="00704B44"/>
    <w:rsid w:val="00706343"/>
    <w:rsid w:val="00706ACB"/>
    <w:rsid w:val="00710290"/>
    <w:rsid w:val="00711035"/>
    <w:rsid w:val="007111AC"/>
    <w:rsid w:val="00717A17"/>
    <w:rsid w:val="0072038B"/>
    <w:rsid w:val="0072207C"/>
    <w:rsid w:val="00722CDF"/>
    <w:rsid w:val="00723C24"/>
    <w:rsid w:val="0072698F"/>
    <w:rsid w:val="0072710D"/>
    <w:rsid w:val="00727A6A"/>
    <w:rsid w:val="00730CCE"/>
    <w:rsid w:val="00735728"/>
    <w:rsid w:val="00735FB3"/>
    <w:rsid w:val="007377C8"/>
    <w:rsid w:val="00737D38"/>
    <w:rsid w:val="00741C7B"/>
    <w:rsid w:val="00744860"/>
    <w:rsid w:val="007455E6"/>
    <w:rsid w:val="00745658"/>
    <w:rsid w:val="00745967"/>
    <w:rsid w:val="007500D9"/>
    <w:rsid w:val="0075019E"/>
    <w:rsid w:val="00750832"/>
    <w:rsid w:val="00750DA9"/>
    <w:rsid w:val="00750F3B"/>
    <w:rsid w:val="007517F8"/>
    <w:rsid w:val="00751E77"/>
    <w:rsid w:val="00754B4B"/>
    <w:rsid w:val="00754D37"/>
    <w:rsid w:val="00756208"/>
    <w:rsid w:val="007562CE"/>
    <w:rsid w:val="0076121D"/>
    <w:rsid w:val="007627D9"/>
    <w:rsid w:val="00762A86"/>
    <w:rsid w:val="00762B70"/>
    <w:rsid w:val="00762D47"/>
    <w:rsid w:val="007649C8"/>
    <w:rsid w:val="0076588B"/>
    <w:rsid w:val="00765A8F"/>
    <w:rsid w:val="0076648B"/>
    <w:rsid w:val="00767BFF"/>
    <w:rsid w:val="00770290"/>
    <w:rsid w:val="007702E6"/>
    <w:rsid w:val="007713E3"/>
    <w:rsid w:val="00771D27"/>
    <w:rsid w:val="00771EE7"/>
    <w:rsid w:val="00773751"/>
    <w:rsid w:val="00773CEF"/>
    <w:rsid w:val="0077461E"/>
    <w:rsid w:val="007756D1"/>
    <w:rsid w:val="00775F18"/>
    <w:rsid w:val="007769CE"/>
    <w:rsid w:val="00776E90"/>
    <w:rsid w:val="00777F34"/>
    <w:rsid w:val="00777F5C"/>
    <w:rsid w:val="00780122"/>
    <w:rsid w:val="00780DEC"/>
    <w:rsid w:val="0078129C"/>
    <w:rsid w:val="00781822"/>
    <w:rsid w:val="00785820"/>
    <w:rsid w:val="00787264"/>
    <w:rsid w:val="00787A34"/>
    <w:rsid w:val="0079103A"/>
    <w:rsid w:val="0079227E"/>
    <w:rsid w:val="007936AB"/>
    <w:rsid w:val="00794897"/>
    <w:rsid w:val="007956DB"/>
    <w:rsid w:val="007968DF"/>
    <w:rsid w:val="00797DF6"/>
    <w:rsid w:val="007A022A"/>
    <w:rsid w:val="007A0280"/>
    <w:rsid w:val="007A07C6"/>
    <w:rsid w:val="007A0E5D"/>
    <w:rsid w:val="007A13FF"/>
    <w:rsid w:val="007A2960"/>
    <w:rsid w:val="007A2CF2"/>
    <w:rsid w:val="007A301C"/>
    <w:rsid w:val="007A3AA7"/>
    <w:rsid w:val="007A4232"/>
    <w:rsid w:val="007A49C2"/>
    <w:rsid w:val="007A4DE2"/>
    <w:rsid w:val="007A56C6"/>
    <w:rsid w:val="007A691E"/>
    <w:rsid w:val="007B02C9"/>
    <w:rsid w:val="007B0913"/>
    <w:rsid w:val="007B11FE"/>
    <w:rsid w:val="007B26EC"/>
    <w:rsid w:val="007B2968"/>
    <w:rsid w:val="007B2B55"/>
    <w:rsid w:val="007B601F"/>
    <w:rsid w:val="007C23B3"/>
    <w:rsid w:val="007C2458"/>
    <w:rsid w:val="007C2714"/>
    <w:rsid w:val="007C27C6"/>
    <w:rsid w:val="007C416D"/>
    <w:rsid w:val="007C495D"/>
    <w:rsid w:val="007C5A65"/>
    <w:rsid w:val="007C7A7B"/>
    <w:rsid w:val="007D2672"/>
    <w:rsid w:val="007D27C8"/>
    <w:rsid w:val="007D3F16"/>
    <w:rsid w:val="007D3FB8"/>
    <w:rsid w:val="007D4A2A"/>
    <w:rsid w:val="007D4BCE"/>
    <w:rsid w:val="007D5CE1"/>
    <w:rsid w:val="007D67CF"/>
    <w:rsid w:val="007D6A35"/>
    <w:rsid w:val="007D73DA"/>
    <w:rsid w:val="007E012F"/>
    <w:rsid w:val="007E032C"/>
    <w:rsid w:val="007E272B"/>
    <w:rsid w:val="007E3E9A"/>
    <w:rsid w:val="007E42EF"/>
    <w:rsid w:val="007E5A53"/>
    <w:rsid w:val="007E5C50"/>
    <w:rsid w:val="007E5CE1"/>
    <w:rsid w:val="007E5D01"/>
    <w:rsid w:val="007E5F4C"/>
    <w:rsid w:val="007E70D5"/>
    <w:rsid w:val="007F1033"/>
    <w:rsid w:val="007F2DC4"/>
    <w:rsid w:val="007F3F58"/>
    <w:rsid w:val="007F433A"/>
    <w:rsid w:val="007F4FB3"/>
    <w:rsid w:val="007F70E7"/>
    <w:rsid w:val="007F7CA4"/>
    <w:rsid w:val="00800E6B"/>
    <w:rsid w:val="00800F2F"/>
    <w:rsid w:val="00801CFA"/>
    <w:rsid w:val="00801D23"/>
    <w:rsid w:val="00801D3F"/>
    <w:rsid w:val="00803481"/>
    <w:rsid w:val="0080362D"/>
    <w:rsid w:val="00803C6F"/>
    <w:rsid w:val="00805A38"/>
    <w:rsid w:val="00805AAB"/>
    <w:rsid w:val="00805CA7"/>
    <w:rsid w:val="008061F4"/>
    <w:rsid w:val="0080777E"/>
    <w:rsid w:val="00807C35"/>
    <w:rsid w:val="00807D25"/>
    <w:rsid w:val="008101C2"/>
    <w:rsid w:val="00810C74"/>
    <w:rsid w:val="00810D12"/>
    <w:rsid w:val="0081154F"/>
    <w:rsid w:val="008161E4"/>
    <w:rsid w:val="00816261"/>
    <w:rsid w:val="00816E2F"/>
    <w:rsid w:val="008175FD"/>
    <w:rsid w:val="00820904"/>
    <w:rsid w:val="0082136A"/>
    <w:rsid w:val="00822008"/>
    <w:rsid w:val="00822AD1"/>
    <w:rsid w:val="00822C11"/>
    <w:rsid w:val="00825F3F"/>
    <w:rsid w:val="008265E8"/>
    <w:rsid w:val="00826A03"/>
    <w:rsid w:val="0082758A"/>
    <w:rsid w:val="00827C81"/>
    <w:rsid w:val="00827CDC"/>
    <w:rsid w:val="00827F3C"/>
    <w:rsid w:val="008302F1"/>
    <w:rsid w:val="008304A0"/>
    <w:rsid w:val="00830DF1"/>
    <w:rsid w:val="008316DA"/>
    <w:rsid w:val="00833E34"/>
    <w:rsid w:val="00833E8C"/>
    <w:rsid w:val="00834DF3"/>
    <w:rsid w:val="0083583F"/>
    <w:rsid w:val="00837D23"/>
    <w:rsid w:val="00840048"/>
    <w:rsid w:val="00840456"/>
    <w:rsid w:val="008405C1"/>
    <w:rsid w:val="00840B6E"/>
    <w:rsid w:val="008413FB"/>
    <w:rsid w:val="00841963"/>
    <w:rsid w:val="00841C64"/>
    <w:rsid w:val="00842263"/>
    <w:rsid w:val="00842F13"/>
    <w:rsid w:val="008433E1"/>
    <w:rsid w:val="00843709"/>
    <w:rsid w:val="00844384"/>
    <w:rsid w:val="00846472"/>
    <w:rsid w:val="0084775F"/>
    <w:rsid w:val="00850601"/>
    <w:rsid w:val="00850A8E"/>
    <w:rsid w:val="00852043"/>
    <w:rsid w:val="008524E8"/>
    <w:rsid w:val="0085268F"/>
    <w:rsid w:val="008526CF"/>
    <w:rsid w:val="00852800"/>
    <w:rsid w:val="00852E67"/>
    <w:rsid w:val="00853924"/>
    <w:rsid w:val="00854EBF"/>
    <w:rsid w:val="00857010"/>
    <w:rsid w:val="00857ADE"/>
    <w:rsid w:val="008611D3"/>
    <w:rsid w:val="00861853"/>
    <w:rsid w:val="008626E3"/>
    <w:rsid w:val="00862F5A"/>
    <w:rsid w:val="00863DBB"/>
    <w:rsid w:val="00864A01"/>
    <w:rsid w:val="00865D9A"/>
    <w:rsid w:val="00866807"/>
    <w:rsid w:val="00870EC5"/>
    <w:rsid w:val="00871619"/>
    <w:rsid w:val="008721F9"/>
    <w:rsid w:val="00873492"/>
    <w:rsid w:val="00874489"/>
    <w:rsid w:val="008772B2"/>
    <w:rsid w:val="00881243"/>
    <w:rsid w:val="008818D3"/>
    <w:rsid w:val="00884706"/>
    <w:rsid w:val="0088482B"/>
    <w:rsid w:val="00886BAC"/>
    <w:rsid w:val="008877E8"/>
    <w:rsid w:val="008918C3"/>
    <w:rsid w:val="00892513"/>
    <w:rsid w:val="00895559"/>
    <w:rsid w:val="00897173"/>
    <w:rsid w:val="008A1041"/>
    <w:rsid w:val="008A19CD"/>
    <w:rsid w:val="008A200F"/>
    <w:rsid w:val="008A2AFF"/>
    <w:rsid w:val="008A3AA6"/>
    <w:rsid w:val="008A436C"/>
    <w:rsid w:val="008A6A85"/>
    <w:rsid w:val="008A7F2A"/>
    <w:rsid w:val="008B04FE"/>
    <w:rsid w:val="008B14A1"/>
    <w:rsid w:val="008B1543"/>
    <w:rsid w:val="008B17D0"/>
    <w:rsid w:val="008B1AA7"/>
    <w:rsid w:val="008B3078"/>
    <w:rsid w:val="008B5F32"/>
    <w:rsid w:val="008C0D7C"/>
    <w:rsid w:val="008C1880"/>
    <w:rsid w:val="008C19CE"/>
    <w:rsid w:val="008C1C39"/>
    <w:rsid w:val="008C1DCC"/>
    <w:rsid w:val="008C1DE0"/>
    <w:rsid w:val="008C22EE"/>
    <w:rsid w:val="008C3F37"/>
    <w:rsid w:val="008C4275"/>
    <w:rsid w:val="008D1568"/>
    <w:rsid w:val="008D1693"/>
    <w:rsid w:val="008D6D23"/>
    <w:rsid w:val="008D7612"/>
    <w:rsid w:val="008D78B3"/>
    <w:rsid w:val="008E0111"/>
    <w:rsid w:val="008E0473"/>
    <w:rsid w:val="008E0491"/>
    <w:rsid w:val="008E1FDC"/>
    <w:rsid w:val="008E2085"/>
    <w:rsid w:val="008E2AA1"/>
    <w:rsid w:val="008E2D7A"/>
    <w:rsid w:val="008E33F0"/>
    <w:rsid w:val="008E5BEE"/>
    <w:rsid w:val="008E62A0"/>
    <w:rsid w:val="008E6376"/>
    <w:rsid w:val="008E66A4"/>
    <w:rsid w:val="008F1384"/>
    <w:rsid w:val="008F1C01"/>
    <w:rsid w:val="008F2148"/>
    <w:rsid w:val="008F2978"/>
    <w:rsid w:val="008F3448"/>
    <w:rsid w:val="008F7476"/>
    <w:rsid w:val="00900842"/>
    <w:rsid w:val="009017CA"/>
    <w:rsid w:val="00901A2F"/>
    <w:rsid w:val="00901AE4"/>
    <w:rsid w:val="009035F3"/>
    <w:rsid w:val="00903AFE"/>
    <w:rsid w:val="00904626"/>
    <w:rsid w:val="0090596C"/>
    <w:rsid w:val="0090760D"/>
    <w:rsid w:val="009111A3"/>
    <w:rsid w:val="00911C8D"/>
    <w:rsid w:val="009120A1"/>
    <w:rsid w:val="00913DC7"/>
    <w:rsid w:val="00914C28"/>
    <w:rsid w:val="0091572D"/>
    <w:rsid w:val="00915B08"/>
    <w:rsid w:val="00915EC0"/>
    <w:rsid w:val="009168A0"/>
    <w:rsid w:val="00921F35"/>
    <w:rsid w:val="009239E5"/>
    <w:rsid w:val="00924D88"/>
    <w:rsid w:val="00925220"/>
    <w:rsid w:val="009254FA"/>
    <w:rsid w:val="009279F9"/>
    <w:rsid w:val="009302E9"/>
    <w:rsid w:val="0093039D"/>
    <w:rsid w:val="00930973"/>
    <w:rsid w:val="00931190"/>
    <w:rsid w:val="0093131B"/>
    <w:rsid w:val="009337E5"/>
    <w:rsid w:val="00933CFC"/>
    <w:rsid w:val="00933DD8"/>
    <w:rsid w:val="00934810"/>
    <w:rsid w:val="00934E29"/>
    <w:rsid w:val="009365E3"/>
    <w:rsid w:val="00937B72"/>
    <w:rsid w:val="00937CB5"/>
    <w:rsid w:val="00941256"/>
    <w:rsid w:val="00944B5E"/>
    <w:rsid w:val="009458D7"/>
    <w:rsid w:val="009461DD"/>
    <w:rsid w:val="0094704C"/>
    <w:rsid w:val="00947E8E"/>
    <w:rsid w:val="00950673"/>
    <w:rsid w:val="0095081F"/>
    <w:rsid w:val="0095150C"/>
    <w:rsid w:val="0095197B"/>
    <w:rsid w:val="009525A9"/>
    <w:rsid w:val="00955988"/>
    <w:rsid w:val="00955CDA"/>
    <w:rsid w:val="00956696"/>
    <w:rsid w:val="00960841"/>
    <w:rsid w:val="00960BB4"/>
    <w:rsid w:val="00961291"/>
    <w:rsid w:val="009612E6"/>
    <w:rsid w:val="0096281E"/>
    <w:rsid w:val="00962F86"/>
    <w:rsid w:val="009631B7"/>
    <w:rsid w:val="00963D6B"/>
    <w:rsid w:val="009651EE"/>
    <w:rsid w:val="0096610E"/>
    <w:rsid w:val="00966B7E"/>
    <w:rsid w:val="00967174"/>
    <w:rsid w:val="00967EE0"/>
    <w:rsid w:val="009724D5"/>
    <w:rsid w:val="0097369B"/>
    <w:rsid w:val="00974831"/>
    <w:rsid w:val="0097483D"/>
    <w:rsid w:val="00975885"/>
    <w:rsid w:val="00975F91"/>
    <w:rsid w:val="009766F0"/>
    <w:rsid w:val="00976767"/>
    <w:rsid w:val="00982120"/>
    <w:rsid w:val="009824EC"/>
    <w:rsid w:val="00982A7C"/>
    <w:rsid w:val="00983991"/>
    <w:rsid w:val="00984054"/>
    <w:rsid w:val="0098425F"/>
    <w:rsid w:val="00985688"/>
    <w:rsid w:val="00985F86"/>
    <w:rsid w:val="00987D76"/>
    <w:rsid w:val="00991328"/>
    <w:rsid w:val="00991971"/>
    <w:rsid w:val="00991D12"/>
    <w:rsid w:val="00991EA3"/>
    <w:rsid w:val="009925C0"/>
    <w:rsid w:val="00993FAC"/>
    <w:rsid w:val="0099513B"/>
    <w:rsid w:val="00995642"/>
    <w:rsid w:val="00995E7D"/>
    <w:rsid w:val="009960C2"/>
    <w:rsid w:val="009A0A0F"/>
    <w:rsid w:val="009A148E"/>
    <w:rsid w:val="009A5F60"/>
    <w:rsid w:val="009A6B43"/>
    <w:rsid w:val="009A71EB"/>
    <w:rsid w:val="009B07AB"/>
    <w:rsid w:val="009B1005"/>
    <w:rsid w:val="009B14E4"/>
    <w:rsid w:val="009B1557"/>
    <w:rsid w:val="009B2573"/>
    <w:rsid w:val="009B344B"/>
    <w:rsid w:val="009B40D2"/>
    <w:rsid w:val="009B5226"/>
    <w:rsid w:val="009B5A6E"/>
    <w:rsid w:val="009B785A"/>
    <w:rsid w:val="009B78F3"/>
    <w:rsid w:val="009B7923"/>
    <w:rsid w:val="009C2378"/>
    <w:rsid w:val="009C2AD8"/>
    <w:rsid w:val="009C3DAF"/>
    <w:rsid w:val="009C3E8D"/>
    <w:rsid w:val="009C3F53"/>
    <w:rsid w:val="009C4108"/>
    <w:rsid w:val="009C5B1F"/>
    <w:rsid w:val="009C5B9B"/>
    <w:rsid w:val="009C5DDE"/>
    <w:rsid w:val="009C648A"/>
    <w:rsid w:val="009C69E3"/>
    <w:rsid w:val="009C7315"/>
    <w:rsid w:val="009C7514"/>
    <w:rsid w:val="009D0317"/>
    <w:rsid w:val="009D1314"/>
    <w:rsid w:val="009D1C3C"/>
    <w:rsid w:val="009D3B60"/>
    <w:rsid w:val="009D3BD9"/>
    <w:rsid w:val="009D53FF"/>
    <w:rsid w:val="009D5585"/>
    <w:rsid w:val="009D62ED"/>
    <w:rsid w:val="009D7E6B"/>
    <w:rsid w:val="009E0CB4"/>
    <w:rsid w:val="009E2336"/>
    <w:rsid w:val="009E2DBF"/>
    <w:rsid w:val="009E3B1F"/>
    <w:rsid w:val="009E4ED1"/>
    <w:rsid w:val="009E4EDD"/>
    <w:rsid w:val="009E6E1E"/>
    <w:rsid w:val="009E7894"/>
    <w:rsid w:val="009F13E2"/>
    <w:rsid w:val="009F3CFA"/>
    <w:rsid w:val="009F4246"/>
    <w:rsid w:val="009F57E2"/>
    <w:rsid w:val="009F5CBE"/>
    <w:rsid w:val="009F608A"/>
    <w:rsid w:val="009F6CD4"/>
    <w:rsid w:val="009F752D"/>
    <w:rsid w:val="009F7C21"/>
    <w:rsid w:val="00A00743"/>
    <w:rsid w:val="00A012B7"/>
    <w:rsid w:val="00A017C6"/>
    <w:rsid w:val="00A01CAE"/>
    <w:rsid w:val="00A01EF3"/>
    <w:rsid w:val="00A0276E"/>
    <w:rsid w:val="00A02FF7"/>
    <w:rsid w:val="00A03A56"/>
    <w:rsid w:val="00A03E28"/>
    <w:rsid w:val="00A043AC"/>
    <w:rsid w:val="00A04629"/>
    <w:rsid w:val="00A05DE4"/>
    <w:rsid w:val="00A0650F"/>
    <w:rsid w:val="00A07967"/>
    <w:rsid w:val="00A10783"/>
    <w:rsid w:val="00A10B08"/>
    <w:rsid w:val="00A1157E"/>
    <w:rsid w:val="00A130F3"/>
    <w:rsid w:val="00A13C39"/>
    <w:rsid w:val="00A13F22"/>
    <w:rsid w:val="00A1466E"/>
    <w:rsid w:val="00A14720"/>
    <w:rsid w:val="00A14D9A"/>
    <w:rsid w:val="00A157FC"/>
    <w:rsid w:val="00A15F9F"/>
    <w:rsid w:val="00A17EB1"/>
    <w:rsid w:val="00A201BD"/>
    <w:rsid w:val="00A213C9"/>
    <w:rsid w:val="00A22567"/>
    <w:rsid w:val="00A2390A"/>
    <w:rsid w:val="00A23CB6"/>
    <w:rsid w:val="00A244C2"/>
    <w:rsid w:val="00A249DC"/>
    <w:rsid w:val="00A2514D"/>
    <w:rsid w:val="00A252D0"/>
    <w:rsid w:val="00A25CFC"/>
    <w:rsid w:val="00A25D0B"/>
    <w:rsid w:val="00A2673E"/>
    <w:rsid w:val="00A275B4"/>
    <w:rsid w:val="00A27775"/>
    <w:rsid w:val="00A3130C"/>
    <w:rsid w:val="00A32885"/>
    <w:rsid w:val="00A33C83"/>
    <w:rsid w:val="00A37272"/>
    <w:rsid w:val="00A413EE"/>
    <w:rsid w:val="00A42482"/>
    <w:rsid w:val="00A42AA5"/>
    <w:rsid w:val="00A42F0F"/>
    <w:rsid w:val="00A434AC"/>
    <w:rsid w:val="00A44634"/>
    <w:rsid w:val="00A45D27"/>
    <w:rsid w:val="00A462E6"/>
    <w:rsid w:val="00A46577"/>
    <w:rsid w:val="00A47078"/>
    <w:rsid w:val="00A476EF"/>
    <w:rsid w:val="00A50E10"/>
    <w:rsid w:val="00A51043"/>
    <w:rsid w:val="00A51A9D"/>
    <w:rsid w:val="00A534D8"/>
    <w:rsid w:val="00A53B67"/>
    <w:rsid w:val="00A53E9A"/>
    <w:rsid w:val="00A545AF"/>
    <w:rsid w:val="00A55240"/>
    <w:rsid w:val="00A5667C"/>
    <w:rsid w:val="00A56C3B"/>
    <w:rsid w:val="00A60A68"/>
    <w:rsid w:val="00A61300"/>
    <w:rsid w:val="00A6180B"/>
    <w:rsid w:val="00A61B53"/>
    <w:rsid w:val="00A627E1"/>
    <w:rsid w:val="00A63584"/>
    <w:rsid w:val="00A64F58"/>
    <w:rsid w:val="00A66CDE"/>
    <w:rsid w:val="00A67608"/>
    <w:rsid w:val="00A67B44"/>
    <w:rsid w:val="00A70926"/>
    <w:rsid w:val="00A70F6A"/>
    <w:rsid w:val="00A72C08"/>
    <w:rsid w:val="00A73BC7"/>
    <w:rsid w:val="00A75048"/>
    <w:rsid w:val="00A75521"/>
    <w:rsid w:val="00A757C3"/>
    <w:rsid w:val="00A75C10"/>
    <w:rsid w:val="00A77B58"/>
    <w:rsid w:val="00A80488"/>
    <w:rsid w:val="00A805B4"/>
    <w:rsid w:val="00A80A7E"/>
    <w:rsid w:val="00A80C8F"/>
    <w:rsid w:val="00A81230"/>
    <w:rsid w:val="00A8140F"/>
    <w:rsid w:val="00A817AB"/>
    <w:rsid w:val="00A82054"/>
    <w:rsid w:val="00A8220A"/>
    <w:rsid w:val="00A82DA8"/>
    <w:rsid w:val="00A831DA"/>
    <w:rsid w:val="00A835D6"/>
    <w:rsid w:val="00A90468"/>
    <w:rsid w:val="00A92CDB"/>
    <w:rsid w:val="00A931BB"/>
    <w:rsid w:val="00A94A2A"/>
    <w:rsid w:val="00A956E4"/>
    <w:rsid w:val="00A97711"/>
    <w:rsid w:val="00A97746"/>
    <w:rsid w:val="00A97881"/>
    <w:rsid w:val="00AA001A"/>
    <w:rsid w:val="00AA12B8"/>
    <w:rsid w:val="00AA2BCF"/>
    <w:rsid w:val="00AA3691"/>
    <w:rsid w:val="00AA4241"/>
    <w:rsid w:val="00AA5805"/>
    <w:rsid w:val="00AA58D1"/>
    <w:rsid w:val="00AA67E4"/>
    <w:rsid w:val="00AA6B8F"/>
    <w:rsid w:val="00AA7C1E"/>
    <w:rsid w:val="00AB0B8E"/>
    <w:rsid w:val="00AB1897"/>
    <w:rsid w:val="00AB1A92"/>
    <w:rsid w:val="00AB3844"/>
    <w:rsid w:val="00AB41D6"/>
    <w:rsid w:val="00AB4A9D"/>
    <w:rsid w:val="00AB4AA1"/>
    <w:rsid w:val="00AB4FE7"/>
    <w:rsid w:val="00AB5442"/>
    <w:rsid w:val="00AB5C4C"/>
    <w:rsid w:val="00AB7A05"/>
    <w:rsid w:val="00AB7ABD"/>
    <w:rsid w:val="00AC0165"/>
    <w:rsid w:val="00AC0A74"/>
    <w:rsid w:val="00AC352C"/>
    <w:rsid w:val="00AC39B0"/>
    <w:rsid w:val="00AC3CF4"/>
    <w:rsid w:val="00AC4C17"/>
    <w:rsid w:val="00AC50CE"/>
    <w:rsid w:val="00AC59E2"/>
    <w:rsid w:val="00AC5D7B"/>
    <w:rsid w:val="00AC5EE9"/>
    <w:rsid w:val="00AC6210"/>
    <w:rsid w:val="00AC76C3"/>
    <w:rsid w:val="00AD127A"/>
    <w:rsid w:val="00AD2141"/>
    <w:rsid w:val="00AD5C45"/>
    <w:rsid w:val="00AD6FEE"/>
    <w:rsid w:val="00AD74A3"/>
    <w:rsid w:val="00AD789E"/>
    <w:rsid w:val="00AE007A"/>
    <w:rsid w:val="00AE041A"/>
    <w:rsid w:val="00AE1BF3"/>
    <w:rsid w:val="00AE1D1D"/>
    <w:rsid w:val="00AE1EAA"/>
    <w:rsid w:val="00AE257A"/>
    <w:rsid w:val="00AE2AD6"/>
    <w:rsid w:val="00AE30AE"/>
    <w:rsid w:val="00AE4632"/>
    <w:rsid w:val="00AE5662"/>
    <w:rsid w:val="00AE6523"/>
    <w:rsid w:val="00AE6E5D"/>
    <w:rsid w:val="00AE7191"/>
    <w:rsid w:val="00AE7C1E"/>
    <w:rsid w:val="00AF0667"/>
    <w:rsid w:val="00AF0EC9"/>
    <w:rsid w:val="00AF23A6"/>
    <w:rsid w:val="00AF2FC2"/>
    <w:rsid w:val="00AF3552"/>
    <w:rsid w:val="00AF3CC5"/>
    <w:rsid w:val="00AF5CB7"/>
    <w:rsid w:val="00AF62A3"/>
    <w:rsid w:val="00AF6F38"/>
    <w:rsid w:val="00AF7334"/>
    <w:rsid w:val="00B009E5"/>
    <w:rsid w:val="00B01066"/>
    <w:rsid w:val="00B04B09"/>
    <w:rsid w:val="00B04C17"/>
    <w:rsid w:val="00B07D59"/>
    <w:rsid w:val="00B1043F"/>
    <w:rsid w:val="00B10AFB"/>
    <w:rsid w:val="00B1233E"/>
    <w:rsid w:val="00B1428A"/>
    <w:rsid w:val="00B142F6"/>
    <w:rsid w:val="00B16B94"/>
    <w:rsid w:val="00B17677"/>
    <w:rsid w:val="00B2241D"/>
    <w:rsid w:val="00B23893"/>
    <w:rsid w:val="00B2399E"/>
    <w:rsid w:val="00B23F4F"/>
    <w:rsid w:val="00B25BE0"/>
    <w:rsid w:val="00B25FEE"/>
    <w:rsid w:val="00B261A5"/>
    <w:rsid w:val="00B26E02"/>
    <w:rsid w:val="00B276E2"/>
    <w:rsid w:val="00B31CE9"/>
    <w:rsid w:val="00B321BD"/>
    <w:rsid w:val="00B342CA"/>
    <w:rsid w:val="00B345ED"/>
    <w:rsid w:val="00B40555"/>
    <w:rsid w:val="00B407CF"/>
    <w:rsid w:val="00B4114A"/>
    <w:rsid w:val="00B41330"/>
    <w:rsid w:val="00B41CA2"/>
    <w:rsid w:val="00B4311E"/>
    <w:rsid w:val="00B43D3C"/>
    <w:rsid w:val="00B449AC"/>
    <w:rsid w:val="00B451F5"/>
    <w:rsid w:val="00B465ED"/>
    <w:rsid w:val="00B46DC9"/>
    <w:rsid w:val="00B47210"/>
    <w:rsid w:val="00B47B95"/>
    <w:rsid w:val="00B47FAA"/>
    <w:rsid w:val="00B52DE8"/>
    <w:rsid w:val="00B53B8A"/>
    <w:rsid w:val="00B54E24"/>
    <w:rsid w:val="00B60C1E"/>
    <w:rsid w:val="00B631C3"/>
    <w:rsid w:val="00B65CDB"/>
    <w:rsid w:val="00B66094"/>
    <w:rsid w:val="00B70174"/>
    <w:rsid w:val="00B72378"/>
    <w:rsid w:val="00B769EA"/>
    <w:rsid w:val="00B779BD"/>
    <w:rsid w:val="00B83AFC"/>
    <w:rsid w:val="00B83FFA"/>
    <w:rsid w:val="00B84556"/>
    <w:rsid w:val="00B850DE"/>
    <w:rsid w:val="00B85E74"/>
    <w:rsid w:val="00B87817"/>
    <w:rsid w:val="00B91724"/>
    <w:rsid w:val="00B91EE3"/>
    <w:rsid w:val="00B9305A"/>
    <w:rsid w:val="00B932F2"/>
    <w:rsid w:val="00B93BD6"/>
    <w:rsid w:val="00B94C82"/>
    <w:rsid w:val="00B9758C"/>
    <w:rsid w:val="00BA0424"/>
    <w:rsid w:val="00BA2FB6"/>
    <w:rsid w:val="00BA3E1C"/>
    <w:rsid w:val="00BA42EC"/>
    <w:rsid w:val="00BA46ED"/>
    <w:rsid w:val="00BA5019"/>
    <w:rsid w:val="00BA6119"/>
    <w:rsid w:val="00BA7060"/>
    <w:rsid w:val="00BA7956"/>
    <w:rsid w:val="00BB008E"/>
    <w:rsid w:val="00BB01C8"/>
    <w:rsid w:val="00BB0BEF"/>
    <w:rsid w:val="00BB262B"/>
    <w:rsid w:val="00BB2B7E"/>
    <w:rsid w:val="00BB3A26"/>
    <w:rsid w:val="00BB3A64"/>
    <w:rsid w:val="00BB45E8"/>
    <w:rsid w:val="00BB48B9"/>
    <w:rsid w:val="00BB5299"/>
    <w:rsid w:val="00BB67DA"/>
    <w:rsid w:val="00BC0E9A"/>
    <w:rsid w:val="00BC1C9E"/>
    <w:rsid w:val="00BC28F2"/>
    <w:rsid w:val="00BC3E19"/>
    <w:rsid w:val="00BC3FA0"/>
    <w:rsid w:val="00BC4365"/>
    <w:rsid w:val="00BD076B"/>
    <w:rsid w:val="00BD09BB"/>
    <w:rsid w:val="00BD0D3E"/>
    <w:rsid w:val="00BD193B"/>
    <w:rsid w:val="00BD2E16"/>
    <w:rsid w:val="00BD2E7A"/>
    <w:rsid w:val="00BD45F0"/>
    <w:rsid w:val="00BD467F"/>
    <w:rsid w:val="00BD4C2A"/>
    <w:rsid w:val="00BD52BB"/>
    <w:rsid w:val="00BD5CD7"/>
    <w:rsid w:val="00BD7858"/>
    <w:rsid w:val="00BE0AAA"/>
    <w:rsid w:val="00BE0B40"/>
    <w:rsid w:val="00BE30B5"/>
    <w:rsid w:val="00BE4BAB"/>
    <w:rsid w:val="00BE5C5C"/>
    <w:rsid w:val="00BE5D54"/>
    <w:rsid w:val="00BE60F9"/>
    <w:rsid w:val="00BE7586"/>
    <w:rsid w:val="00BF0FE6"/>
    <w:rsid w:val="00BF2823"/>
    <w:rsid w:val="00BF2B49"/>
    <w:rsid w:val="00BF2CE0"/>
    <w:rsid w:val="00BF5496"/>
    <w:rsid w:val="00BF7583"/>
    <w:rsid w:val="00C0019D"/>
    <w:rsid w:val="00C020F7"/>
    <w:rsid w:val="00C03033"/>
    <w:rsid w:val="00C032E0"/>
    <w:rsid w:val="00C039AC"/>
    <w:rsid w:val="00C03AE3"/>
    <w:rsid w:val="00C04CE4"/>
    <w:rsid w:val="00C04D4A"/>
    <w:rsid w:val="00C05A31"/>
    <w:rsid w:val="00C06690"/>
    <w:rsid w:val="00C06699"/>
    <w:rsid w:val="00C06D44"/>
    <w:rsid w:val="00C1076F"/>
    <w:rsid w:val="00C10B08"/>
    <w:rsid w:val="00C115AC"/>
    <w:rsid w:val="00C1299F"/>
    <w:rsid w:val="00C132E2"/>
    <w:rsid w:val="00C140C7"/>
    <w:rsid w:val="00C145BB"/>
    <w:rsid w:val="00C1476F"/>
    <w:rsid w:val="00C15592"/>
    <w:rsid w:val="00C16881"/>
    <w:rsid w:val="00C16F36"/>
    <w:rsid w:val="00C17A34"/>
    <w:rsid w:val="00C17BE6"/>
    <w:rsid w:val="00C205D3"/>
    <w:rsid w:val="00C216B5"/>
    <w:rsid w:val="00C21817"/>
    <w:rsid w:val="00C2196D"/>
    <w:rsid w:val="00C222B4"/>
    <w:rsid w:val="00C23FAA"/>
    <w:rsid w:val="00C247D0"/>
    <w:rsid w:val="00C273E5"/>
    <w:rsid w:val="00C2747A"/>
    <w:rsid w:val="00C27BA3"/>
    <w:rsid w:val="00C27F4A"/>
    <w:rsid w:val="00C30217"/>
    <w:rsid w:val="00C3134C"/>
    <w:rsid w:val="00C316CC"/>
    <w:rsid w:val="00C32099"/>
    <w:rsid w:val="00C322B3"/>
    <w:rsid w:val="00C34320"/>
    <w:rsid w:val="00C3479B"/>
    <w:rsid w:val="00C347B3"/>
    <w:rsid w:val="00C348B6"/>
    <w:rsid w:val="00C34D42"/>
    <w:rsid w:val="00C356DA"/>
    <w:rsid w:val="00C3611E"/>
    <w:rsid w:val="00C4354E"/>
    <w:rsid w:val="00C437ED"/>
    <w:rsid w:val="00C4390E"/>
    <w:rsid w:val="00C45948"/>
    <w:rsid w:val="00C467AD"/>
    <w:rsid w:val="00C47804"/>
    <w:rsid w:val="00C512CF"/>
    <w:rsid w:val="00C51D17"/>
    <w:rsid w:val="00C51DDB"/>
    <w:rsid w:val="00C5346D"/>
    <w:rsid w:val="00C535A9"/>
    <w:rsid w:val="00C53672"/>
    <w:rsid w:val="00C53944"/>
    <w:rsid w:val="00C53C31"/>
    <w:rsid w:val="00C54682"/>
    <w:rsid w:val="00C54B6F"/>
    <w:rsid w:val="00C555A8"/>
    <w:rsid w:val="00C55878"/>
    <w:rsid w:val="00C57092"/>
    <w:rsid w:val="00C60A78"/>
    <w:rsid w:val="00C61BB9"/>
    <w:rsid w:val="00C62EB6"/>
    <w:rsid w:val="00C65368"/>
    <w:rsid w:val="00C6548C"/>
    <w:rsid w:val="00C71F90"/>
    <w:rsid w:val="00C72311"/>
    <w:rsid w:val="00C73030"/>
    <w:rsid w:val="00C7495E"/>
    <w:rsid w:val="00C74C57"/>
    <w:rsid w:val="00C75BB5"/>
    <w:rsid w:val="00C77F58"/>
    <w:rsid w:val="00C77F5C"/>
    <w:rsid w:val="00C8132D"/>
    <w:rsid w:val="00C81A14"/>
    <w:rsid w:val="00C82925"/>
    <w:rsid w:val="00C84009"/>
    <w:rsid w:val="00C8415C"/>
    <w:rsid w:val="00C85E15"/>
    <w:rsid w:val="00C862C3"/>
    <w:rsid w:val="00C86CF7"/>
    <w:rsid w:val="00C86D36"/>
    <w:rsid w:val="00C86FE4"/>
    <w:rsid w:val="00C87E82"/>
    <w:rsid w:val="00C87FE2"/>
    <w:rsid w:val="00C910F6"/>
    <w:rsid w:val="00C915CD"/>
    <w:rsid w:val="00C91BB4"/>
    <w:rsid w:val="00C91DF7"/>
    <w:rsid w:val="00C9233E"/>
    <w:rsid w:val="00C930F9"/>
    <w:rsid w:val="00C945FC"/>
    <w:rsid w:val="00C94926"/>
    <w:rsid w:val="00C95DF1"/>
    <w:rsid w:val="00C97F58"/>
    <w:rsid w:val="00CA0A49"/>
    <w:rsid w:val="00CA0F84"/>
    <w:rsid w:val="00CA1E10"/>
    <w:rsid w:val="00CA1F5F"/>
    <w:rsid w:val="00CA27D3"/>
    <w:rsid w:val="00CA4A5F"/>
    <w:rsid w:val="00CA7DAB"/>
    <w:rsid w:val="00CB0130"/>
    <w:rsid w:val="00CB0249"/>
    <w:rsid w:val="00CB0502"/>
    <w:rsid w:val="00CB102E"/>
    <w:rsid w:val="00CB15AA"/>
    <w:rsid w:val="00CB30CA"/>
    <w:rsid w:val="00CB33F2"/>
    <w:rsid w:val="00CB4F15"/>
    <w:rsid w:val="00CB6CC7"/>
    <w:rsid w:val="00CC0CC6"/>
    <w:rsid w:val="00CC1A98"/>
    <w:rsid w:val="00CC2A7F"/>
    <w:rsid w:val="00CC3239"/>
    <w:rsid w:val="00CC4198"/>
    <w:rsid w:val="00CC55A6"/>
    <w:rsid w:val="00CC6342"/>
    <w:rsid w:val="00CC6ECB"/>
    <w:rsid w:val="00CC6FF4"/>
    <w:rsid w:val="00CC73D4"/>
    <w:rsid w:val="00CD299D"/>
    <w:rsid w:val="00CD53FA"/>
    <w:rsid w:val="00CD7090"/>
    <w:rsid w:val="00CE0542"/>
    <w:rsid w:val="00CE087E"/>
    <w:rsid w:val="00CE1127"/>
    <w:rsid w:val="00CE30C4"/>
    <w:rsid w:val="00CE3CB3"/>
    <w:rsid w:val="00CE542E"/>
    <w:rsid w:val="00CE6A18"/>
    <w:rsid w:val="00CE72F5"/>
    <w:rsid w:val="00CF157E"/>
    <w:rsid w:val="00CF171E"/>
    <w:rsid w:val="00CF21FE"/>
    <w:rsid w:val="00CF285E"/>
    <w:rsid w:val="00CF386C"/>
    <w:rsid w:val="00CF3E43"/>
    <w:rsid w:val="00CF554D"/>
    <w:rsid w:val="00CF742F"/>
    <w:rsid w:val="00CF76F2"/>
    <w:rsid w:val="00CF7857"/>
    <w:rsid w:val="00D029BF"/>
    <w:rsid w:val="00D03E81"/>
    <w:rsid w:val="00D06000"/>
    <w:rsid w:val="00D0620A"/>
    <w:rsid w:val="00D07AB3"/>
    <w:rsid w:val="00D10D88"/>
    <w:rsid w:val="00D112F8"/>
    <w:rsid w:val="00D11A57"/>
    <w:rsid w:val="00D126F6"/>
    <w:rsid w:val="00D1286B"/>
    <w:rsid w:val="00D12DE0"/>
    <w:rsid w:val="00D14384"/>
    <w:rsid w:val="00D1444D"/>
    <w:rsid w:val="00D205CB"/>
    <w:rsid w:val="00D22D12"/>
    <w:rsid w:val="00D23291"/>
    <w:rsid w:val="00D25F7D"/>
    <w:rsid w:val="00D263E1"/>
    <w:rsid w:val="00D26502"/>
    <w:rsid w:val="00D30560"/>
    <w:rsid w:val="00D32487"/>
    <w:rsid w:val="00D33C45"/>
    <w:rsid w:val="00D34173"/>
    <w:rsid w:val="00D35406"/>
    <w:rsid w:val="00D374F6"/>
    <w:rsid w:val="00D40FA5"/>
    <w:rsid w:val="00D4130A"/>
    <w:rsid w:val="00D421E9"/>
    <w:rsid w:val="00D42F83"/>
    <w:rsid w:val="00D430C8"/>
    <w:rsid w:val="00D44A6F"/>
    <w:rsid w:val="00D4609D"/>
    <w:rsid w:val="00D462AD"/>
    <w:rsid w:val="00D465AF"/>
    <w:rsid w:val="00D500F0"/>
    <w:rsid w:val="00D50A2B"/>
    <w:rsid w:val="00D51C46"/>
    <w:rsid w:val="00D5390A"/>
    <w:rsid w:val="00D563D1"/>
    <w:rsid w:val="00D56A9D"/>
    <w:rsid w:val="00D56D6C"/>
    <w:rsid w:val="00D56F55"/>
    <w:rsid w:val="00D57379"/>
    <w:rsid w:val="00D5750C"/>
    <w:rsid w:val="00D579F7"/>
    <w:rsid w:val="00D57B48"/>
    <w:rsid w:val="00D606EE"/>
    <w:rsid w:val="00D60CF4"/>
    <w:rsid w:val="00D61642"/>
    <w:rsid w:val="00D6245F"/>
    <w:rsid w:val="00D63B3E"/>
    <w:rsid w:val="00D64DE9"/>
    <w:rsid w:val="00D66ABD"/>
    <w:rsid w:val="00D677FE"/>
    <w:rsid w:val="00D70608"/>
    <w:rsid w:val="00D71B15"/>
    <w:rsid w:val="00D7210D"/>
    <w:rsid w:val="00D739BC"/>
    <w:rsid w:val="00D746DB"/>
    <w:rsid w:val="00D74B91"/>
    <w:rsid w:val="00D75022"/>
    <w:rsid w:val="00D754B0"/>
    <w:rsid w:val="00D761EA"/>
    <w:rsid w:val="00D77A85"/>
    <w:rsid w:val="00D80E1F"/>
    <w:rsid w:val="00D81113"/>
    <w:rsid w:val="00D83A43"/>
    <w:rsid w:val="00D83D96"/>
    <w:rsid w:val="00D8586C"/>
    <w:rsid w:val="00D866E7"/>
    <w:rsid w:val="00D86C1A"/>
    <w:rsid w:val="00D921CD"/>
    <w:rsid w:val="00D92AD3"/>
    <w:rsid w:val="00D930EE"/>
    <w:rsid w:val="00D933FE"/>
    <w:rsid w:val="00D93A75"/>
    <w:rsid w:val="00D94417"/>
    <w:rsid w:val="00D94FB4"/>
    <w:rsid w:val="00D966B6"/>
    <w:rsid w:val="00D96B4A"/>
    <w:rsid w:val="00DA23EF"/>
    <w:rsid w:val="00DA3142"/>
    <w:rsid w:val="00DA32F4"/>
    <w:rsid w:val="00DA5847"/>
    <w:rsid w:val="00DA597A"/>
    <w:rsid w:val="00DA5B95"/>
    <w:rsid w:val="00DA6880"/>
    <w:rsid w:val="00DA7750"/>
    <w:rsid w:val="00DB0125"/>
    <w:rsid w:val="00DB0CC0"/>
    <w:rsid w:val="00DB2489"/>
    <w:rsid w:val="00DB401A"/>
    <w:rsid w:val="00DB4D36"/>
    <w:rsid w:val="00DB5771"/>
    <w:rsid w:val="00DB767D"/>
    <w:rsid w:val="00DC0CA6"/>
    <w:rsid w:val="00DC180E"/>
    <w:rsid w:val="00DC1824"/>
    <w:rsid w:val="00DC1B66"/>
    <w:rsid w:val="00DC1FEF"/>
    <w:rsid w:val="00DC51B0"/>
    <w:rsid w:val="00DC61ED"/>
    <w:rsid w:val="00DC64B3"/>
    <w:rsid w:val="00DC6BF1"/>
    <w:rsid w:val="00DC7B9A"/>
    <w:rsid w:val="00DD0DB5"/>
    <w:rsid w:val="00DD2323"/>
    <w:rsid w:val="00DD2324"/>
    <w:rsid w:val="00DD26B6"/>
    <w:rsid w:val="00DD2FC2"/>
    <w:rsid w:val="00DD6EAD"/>
    <w:rsid w:val="00DE1748"/>
    <w:rsid w:val="00DE41AC"/>
    <w:rsid w:val="00DE42E5"/>
    <w:rsid w:val="00DE4B92"/>
    <w:rsid w:val="00DE550A"/>
    <w:rsid w:val="00DE5D17"/>
    <w:rsid w:val="00DE5DDD"/>
    <w:rsid w:val="00DE68DD"/>
    <w:rsid w:val="00DE796C"/>
    <w:rsid w:val="00DF3D40"/>
    <w:rsid w:val="00DF446A"/>
    <w:rsid w:val="00DF50E5"/>
    <w:rsid w:val="00DF5721"/>
    <w:rsid w:val="00DF6B2D"/>
    <w:rsid w:val="00DF7111"/>
    <w:rsid w:val="00E00174"/>
    <w:rsid w:val="00E01AC0"/>
    <w:rsid w:val="00E021DD"/>
    <w:rsid w:val="00E0264B"/>
    <w:rsid w:val="00E02D8B"/>
    <w:rsid w:val="00E04100"/>
    <w:rsid w:val="00E0441A"/>
    <w:rsid w:val="00E0460F"/>
    <w:rsid w:val="00E048A4"/>
    <w:rsid w:val="00E0500E"/>
    <w:rsid w:val="00E054AD"/>
    <w:rsid w:val="00E06011"/>
    <w:rsid w:val="00E06E9F"/>
    <w:rsid w:val="00E07F88"/>
    <w:rsid w:val="00E10D3B"/>
    <w:rsid w:val="00E1150A"/>
    <w:rsid w:val="00E13743"/>
    <w:rsid w:val="00E13B25"/>
    <w:rsid w:val="00E13BF3"/>
    <w:rsid w:val="00E13D4C"/>
    <w:rsid w:val="00E15A4E"/>
    <w:rsid w:val="00E15CE3"/>
    <w:rsid w:val="00E15D92"/>
    <w:rsid w:val="00E164A7"/>
    <w:rsid w:val="00E20238"/>
    <w:rsid w:val="00E2161E"/>
    <w:rsid w:val="00E21D78"/>
    <w:rsid w:val="00E2203D"/>
    <w:rsid w:val="00E22CBC"/>
    <w:rsid w:val="00E23CD9"/>
    <w:rsid w:val="00E23EF1"/>
    <w:rsid w:val="00E24A63"/>
    <w:rsid w:val="00E24C16"/>
    <w:rsid w:val="00E24C44"/>
    <w:rsid w:val="00E25264"/>
    <w:rsid w:val="00E25A79"/>
    <w:rsid w:val="00E26D59"/>
    <w:rsid w:val="00E31321"/>
    <w:rsid w:val="00E31943"/>
    <w:rsid w:val="00E31FFD"/>
    <w:rsid w:val="00E3341B"/>
    <w:rsid w:val="00E33516"/>
    <w:rsid w:val="00E335A2"/>
    <w:rsid w:val="00E344C4"/>
    <w:rsid w:val="00E348D7"/>
    <w:rsid w:val="00E35403"/>
    <w:rsid w:val="00E3604C"/>
    <w:rsid w:val="00E36725"/>
    <w:rsid w:val="00E36D8F"/>
    <w:rsid w:val="00E402EF"/>
    <w:rsid w:val="00E403E6"/>
    <w:rsid w:val="00E40511"/>
    <w:rsid w:val="00E409A5"/>
    <w:rsid w:val="00E40BCD"/>
    <w:rsid w:val="00E45AC5"/>
    <w:rsid w:val="00E45B8F"/>
    <w:rsid w:val="00E46289"/>
    <w:rsid w:val="00E46E7A"/>
    <w:rsid w:val="00E473BD"/>
    <w:rsid w:val="00E47D85"/>
    <w:rsid w:val="00E50345"/>
    <w:rsid w:val="00E519B5"/>
    <w:rsid w:val="00E51F94"/>
    <w:rsid w:val="00E52DB9"/>
    <w:rsid w:val="00E53363"/>
    <w:rsid w:val="00E53945"/>
    <w:rsid w:val="00E54459"/>
    <w:rsid w:val="00E54E09"/>
    <w:rsid w:val="00E5766B"/>
    <w:rsid w:val="00E60A20"/>
    <w:rsid w:val="00E60BF0"/>
    <w:rsid w:val="00E61134"/>
    <w:rsid w:val="00E61EEA"/>
    <w:rsid w:val="00E63E9A"/>
    <w:rsid w:val="00E6423E"/>
    <w:rsid w:val="00E66B01"/>
    <w:rsid w:val="00E66C4D"/>
    <w:rsid w:val="00E6735C"/>
    <w:rsid w:val="00E6778E"/>
    <w:rsid w:val="00E67921"/>
    <w:rsid w:val="00E67F08"/>
    <w:rsid w:val="00E708C1"/>
    <w:rsid w:val="00E70B1F"/>
    <w:rsid w:val="00E7112A"/>
    <w:rsid w:val="00E7173D"/>
    <w:rsid w:val="00E72311"/>
    <w:rsid w:val="00E72C17"/>
    <w:rsid w:val="00E73867"/>
    <w:rsid w:val="00E756D0"/>
    <w:rsid w:val="00E75D16"/>
    <w:rsid w:val="00E76C72"/>
    <w:rsid w:val="00E77D9F"/>
    <w:rsid w:val="00E802A0"/>
    <w:rsid w:val="00E807BD"/>
    <w:rsid w:val="00E80A48"/>
    <w:rsid w:val="00E813C0"/>
    <w:rsid w:val="00E82D50"/>
    <w:rsid w:val="00E84DE0"/>
    <w:rsid w:val="00E8532A"/>
    <w:rsid w:val="00E855B9"/>
    <w:rsid w:val="00E9077A"/>
    <w:rsid w:val="00E93324"/>
    <w:rsid w:val="00E937AC"/>
    <w:rsid w:val="00E9455D"/>
    <w:rsid w:val="00E9529D"/>
    <w:rsid w:val="00E955F0"/>
    <w:rsid w:val="00E95A72"/>
    <w:rsid w:val="00E965D8"/>
    <w:rsid w:val="00E9734B"/>
    <w:rsid w:val="00E9734F"/>
    <w:rsid w:val="00E974E3"/>
    <w:rsid w:val="00EA12A0"/>
    <w:rsid w:val="00EA2D8F"/>
    <w:rsid w:val="00EA2F03"/>
    <w:rsid w:val="00EA35C9"/>
    <w:rsid w:val="00EA3C18"/>
    <w:rsid w:val="00EB019B"/>
    <w:rsid w:val="00EB01FD"/>
    <w:rsid w:val="00EB097B"/>
    <w:rsid w:val="00EB10B2"/>
    <w:rsid w:val="00EB238F"/>
    <w:rsid w:val="00EB249A"/>
    <w:rsid w:val="00EB4336"/>
    <w:rsid w:val="00EB44CD"/>
    <w:rsid w:val="00EB67D1"/>
    <w:rsid w:val="00EC0685"/>
    <w:rsid w:val="00EC093D"/>
    <w:rsid w:val="00EC0ECA"/>
    <w:rsid w:val="00EC0F22"/>
    <w:rsid w:val="00EC15BF"/>
    <w:rsid w:val="00EC16F9"/>
    <w:rsid w:val="00EC2773"/>
    <w:rsid w:val="00EC2A92"/>
    <w:rsid w:val="00EC2B3C"/>
    <w:rsid w:val="00EC342A"/>
    <w:rsid w:val="00EC452D"/>
    <w:rsid w:val="00EC4565"/>
    <w:rsid w:val="00EC5195"/>
    <w:rsid w:val="00EC7EAF"/>
    <w:rsid w:val="00EC7F70"/>
    <w:rsid w:val="00ED0978"/>
    <w:rsid w:val="00ED2970"/>
    <w:rsid w:val="00ED4525"/>
    <w:rsid w:val="00ED49C7"/>
    <w:rsid w:val="00ED5351"/>
    <w:rsid w:val="00ED6339"/>
    <w:rsid w:val="00EE0BE7"/>
    <w:rsid w:val="00EE0E83"/>
    <w:rsid w:val="00EE2293"/>
    <w:rsid w:val="00EE349C"/>
    <w:rsid w:val="00EE3FA3"/>
    <w:rsid w:val="00EE441B"/>
    <w:rsid w:val="00EE44F8"/>
    <w:rsid w:val="00EE48C2"/>
    <w:rsid w:val="00EE65D6"/>
    <w:rsid w:val="00EF3293"/>
    <w:rsid w:val="00EF3427"/>
    <w:rsid w:val="00EF355C"/>
    <w:rsid w:val="00EF35C0"/>
    <w:rsid w:val="00EF4B64"/>
    <w:rsid w:val="00EF54D0"/>
    <w:rsid w:val="00EF55C4"/>
    <w:rsid w:val="00EF5911"/>
    <w:rsid w:val="00EF6E91"/>
    <w:rsid w:val="00F0294D"/>
    <w:rsid w:val="00F0315C"/>
    <w:rsid w:val="00F04743"/>
    <w:rsid w:val="00F04884"/>
    <w:rsid w:val="00F0516E"/>
    <w:rsid w:val="00F052FE"/>
    <w:rsid w:val="00F05B06"/>
    <w:rsid w:val="00F0613B"/>
    <w:rsid w:val="00F07760"/>
    <w:rsid w:val="00F10CF4"/>
    <w:rsid w:val="00F11521"/>
    <w:rsid w:val="00F11A40"/>
    <w:rsid w:val="00F123A0"/>
    <w:rsid w:val="00F12E4D"/>
    <w:rsid w:val="00F13060"/>
    <w:rsid w:val="00F1353D"/>
    <w:rsid w:val="00F1602C"/>
    <w:rsid w:val="00F160AC"/>
    <w:rsid w:val="00F16BC3"/>
    <w:rsid w:val="00F16DB5"/>
    <w:rsid w:val="00F20042"/>
    <w:rsid w:val="00F23C95"/>
    <w:rsid w:val="00F23EC2"/>
    <w:rsid w:val="00F24B9E"/>
    <w:rsid w:val="00F25DA2"/>
    <w:rsid w:val="00F26FDF"/>
    <w:rsid w:val="00F305FC"/>
    <w:rsid w:val="00F31F4A"/>
    <w:rsid w:val="00F34D29"/>
    <w:rsid w:val="00F34FBC"/>
    <w:rsid w:val="00F34FE4"/>
    <w:rsid w:val="00F36DDF"/>
    <w:rsid w:val="00F40555"/>
    <w:rsid w:val="00F424AA"/>
    <w:rsid w:val="00F4287B"/>
    <w:rsid w:val="00F4395B"/>
    <w:rsid w:val="00F440C2"/>
    <w:rsid w:val="00F4433B"/>
    <w:rsid w:val="00F45E17"/>
    <w:rsid w:val="00F4769B"/>
    <w:rsid w:val="00F503A1"/>
    <w:rsid w:val="00F5088F"/>
    <w:rsid w:val="00F50D94"/>
    <w:rsid w:val="00F512DB"/>
    <w:rsid w:val="00F5187A"/>
    <w:rsid w:val="00F52E9C"/>
    <w:rsid w:val="00F548B4"/>
    <w:rsid w:val="00F549CC"/>
    <w:rsid w:val="00F54D9C"/>
    <w:rsid w:val="00F56040"/>
    <w:rsid w:val="00F560D7"/>
    <w:rsid w:val="00F56516"/>
    <w:rsid w:val="00F57950"/>
    <w:rsid w:val="00F61805"/>
    <w:rsid w:val="00F622E7"/>
    <w:rsid w:val="00F636B3"/>
    <w:rsid w:val="00F671D1"/>
    <w:rsid w:val="00F671E8"/>
    <w:rsid w:val="00F67A40"/>
    <w:rsid w:val="00F72F11"/>
    <w:rsid w:val="00F73BC6"/>
    <w:rsid w:val="00F73DC8"/>
    <w:rsid w:val="00F74903"/>
    <w:rsid w:val="00F74FDD"/>
    <w:rsid w:val="00F7510B"/>
    <w:rsid w:val="00F75677"/>
    <w:rsid w:val="00F76B83"/>
    <w:rsid w:val="00F776BF"/>
    <w:rsid w:val="00F7782B"/>
    <w:rsid w:val="00F779ED"/>
    <w:rsid w:val="00F80739"/>
    <w:rsid w:val="00F8134B"/>
    <w:rsid w:val="00F82DA3"/>
    <w:rsid w:val="00F84002"/>
    <w:rsid w:val="00F855CD"/>
    <w:rsid w:val="00F85F57"/>
    <w:rsid w:val="00F86A54"/>
    <w:rsid w:val="00F87EC3"/>
    <w:rsid w:val="00F902C2"/>
    <w:rsid w:val="00F90D52"/>
    <w:rsid w:val="00F9145F"/>
    <w:rsid w:val="00F9199B"/>
    <w:rsid w:val="00F92BC1"/>
    <w:rsid w:val="00F92D56"/>
    <w:rsid w:val="00F93C1C"/>
    <w:rsid w:val="00F941A1"/>
    <w:rsid w:val="00F95711"/>
    <w:rsid w:val="00F95BFA"/>
    <w:rsid w:val="00F95BFD"/>
    <w:rsid w:val="00FA0C33"/>
    <w:rsid w:val="00FA1725"/>
    <w:rsid w:val="00FA2E0D"/>
    <w:rsid w:val="00FA3E80"/>
    <w:rsid w:val="00FA5EC1"/>
    <w:rsid w:val="00FA6B58"/>
    <w:rsid w:val="00FA74C6"/>
    <w:rsid w:val="00FB022B"/>
    <w:rsid w:val="00FB03A4"/>
    <w:rsid w:val="00FB0C3E"/>
    <w:rsid w:val="00FB0DAB"/>
    <w:rsid w:val="00FB183B"/>
    <w:rsid w:val="00FB1DF5"/>
    <w:rsid w:val="00FB2DD9"/>
    <w:rsid w:val="00FB30BA"/>
    <w:rsid w:val="00FB32DE"/>
    <w:rsid w:val="00FB51C3"/>
    <w:rsid w:val="00FB5791"/>
    <w:rsid w:val="00FB5DEE"/>
    <w:rsid w:val="00FB618E"/>
    <w:rsid w:val="00FC120D"/>
    <w:rsid w:val="00FC1CC6"/>
    <w:rsid w:val="00FC2F09"/>
    <w:rsid w:val="00FC307B"/>
    <w:rsid w:val="00FC3A30"/>
    <w:rsid w:val="00FC3C9F"/>
    <w:rsid w:val="00FC4795"/>
    <w:rsid w:val="00FC4C46"/>
    <w:rsid w:val="00FC5A76"/>
    <w:rsid w:val="00FC65D6"/>
    <w:rsid w:val="00FC670A"/>
    <w:rsid w:val="00FC67D2"/>
    <w:rsid w:val="00FC798A"/>
    <w:rsid w:val="00FC79B7"/>
    <w:rsid w:val="00FD0A2A"/>
    <w:rsid w:val="00FD0D08"/>
    <w:rsid w:val="00FD1152"/>
    <w:rsid w:val="00FD199F"/>
    <w:rsid w:val="00FD495E"/>
    <w:rsid w:val="00FD5619"/>
    <w:rsid w:val="00FD626C"/>
    <w:rsid w:val="00FD75C0"/>
    <w:rsid w:val="00FE0C6A"/>
    <w:rsid w:val="00FE19E6"/>
    <w:rsid w:val="00FE27C7"/>
    <w:rsid w:val="00FE2C93"/>
    <w:rsid w:val="00FE54BD"/>
    <w:rsid w:val="00FE63CB"/>
    <w:rsid w:val="00FE7715"/>
    <w:rsid w:val="00FF0877"/>
    <w:rsid w:val="00FF31DF"/>
    <w:rsid w:val="00FF3F76"/>
    <w:rsid w:val="00FF42E5"/>
    <w:rsid w:val="00FF431C"/>
    <w:rsid w:val="00FF5184"/>
    <w:rsid w:val="00FF5C05"/>
    <w:rsid w:val="00FF66AC"/>
    <w:rsid w:val="00FF78DB"/>
    <w:rsid w:val="00FF78E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37,#ffd85d"/>
    </o:shapedefaults>
    <o:shapelayout v:ext="edit">
      <o:idmap v:ext="edit" data="2"/>
    </o:shapelayout>
  </w:shapeDefaults>
  <w:decimalSymbol w:val="."/>
  <w:listSeparator w:val=","/>
  <w14:docId w14:val="05632C06"/>
  <w15:docId w15:val="{86C6EE0C-F28C-43FD-A809-BD5A6463E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07"/>
  </w:style>
  <w:style w:type="paragraph" w:styleId="Heading1">
    <w:name w:val="heading 1"/>
    <w:basedOn w:val="Normal"/>
    <w:next w:val="Normal"/>
    <w:link w:val="Heading1Char"/>
    <w:autoRedefine/>
    <w:qFormat/>
    <w:rsid w:val="003C74BB"/>
    <w:pPr>
      <w:keepNext/>
      <w:keepLines/>
      <w:numPr>
        <w:numId w:val="5"/>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Heading2">
    <w:name w:val="heading 2"/>
    <w:basedOn w:val="Normal"/>
    <w:next w:val="Normal"/>
    <w:link w:val="Heading2Char"/>
    <w:unhideWhenUsed/>
    <w:qFormat/>
    <w:rsid w:val="00B91724"/>
    <w:pPr>
      <w:keepNext/>
      <w:keepLines/>
      <w:numPr>
        <w:ilvl w:val="1"/>
        <w:numId w:val="5"/>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nhideWhenUsed/>
    <w:qFormat/>
    <w:rsid w:val="00F93C1C"/>
    <w:pPr>
      <w:keepNext/>
      <w:keepLines/>
      <w:numPr>
        <w:ilvl w:val="2"/>
        <w:numId w:val="5"/>
      </w:numPr>
      <w:shd w:val="clear" w:color="auto" w:fill="F2F2F2" w:themeFill="background1" w:themeFillShade="F2"/>
      <w:spacing w:before="200"/>
      <w:outlineLvl w:val="2"/>
    </w:pPr>
    <w:rPr>
      <w:rFonts w:eastAsiaTheme="majorEastAsia" w:cstheme="majorBidi"/>
      <w:b/>
      <w:bCs/>
      <w:sz w:val="24"/>
      <w:szCs w:val="24"/>
    </w:rPr>
  </w:style>
  <w:style w:type="paragraph" w:styleId="Heading4">
    <w:name w:val="heading 4"/>
    <w:basedOn w:val="Normal"/>
    <w:next w:val="Normal"/>
    <w:link w:val="Heading4Char"/>
    <w:autoRedefine/>
    <w:unhideWhenUsed/>
    <w:qFormat/>
    <w:rsid w:val="000E44AB"/>
    <w:pPr>
      <w:keepNext/>
      <w:keepLines/>
      <w:numPr>
        <w:ilvl w:val="3"/>
        <w:numId w:val="5"/>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Heading5">
    <w:name w:val="heading 5"/>
    <w:basedOn w:val="Normal"/>
    <w:next w:val="Normal"/>
    <w:link w:val="Heading5Char"/>
    <w:uiPriority w:val="9"/>
    <w:unhideWhenUsed/>
    <w:qFormat/>
    <w:rsid w:val="00BA7060"/>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7060"/>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A7060"/>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7060"/>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A7060"/>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0E0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60E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E07"/>
    <w:rPr>
      <w:rFonts w:ascii="Tahoma" w:hAnsi="Tahoma" w:cs="Tahoma"/>
      <w:sz w:val="16"/>
      <w:szCs w:val="16"/>
    </w:rPr>
  </w:style>
  <w:style w:type="paragraph" w:styleId="Header">
    <w:name w:val="header"/>
    <w:aliases w:val="En-tête SQ"/>
    <w:basedOn w:val="Normal"/>
    <w:link w:val="HeaderChar"/>
    <w:unhideWhenUsed/>
    <w:rsid w:val="00460E07"/>
    <w:pPr>
      <w:tabs>
        <w:tab w:val="center" w:pos="4536"/>
        <w:tab w:val="right" w:pos="9072"/>
      </w:tabs>
      <w:spacing w:line="240" w:lineRule="auto"/>
    </w:pPr>
  </w:style>
  <w:style w:type="character" w:customStyle="1" w:styleId="HeaderChar">
    <w:name w:val="Header Char"/>
    <w:aliases w:val="En-tête SQ Char"/>
    <w:basedOn w:val="DefaultParagraphFont"/>
    <w:link w:val="Header"/>
    <w:rsid w:val="00460E07"/>
  </w:style>
  <w:style w:type="paragraph" w:styleId="Footer">
    <w:name w:val="footer"/>
    <w:basedOn w:val="Normal"/>
    <w:link w:val="FooterChar"/>
    <w:uiPriority w:val="99"/>
    <w:unhideWhenUsed/>
    <w:rsid w:val="00460E07"/>
    <w:pPr>
      <w:tabs>
        <w:tab w:val="center" w:pos="4536"/>
        <w:tab w:val="right" w:pos="9072"/>
      </w:tabs>
      <w:spacing w:line="240" w:lineRule="auto"/>
    </w:pPr>
  </w:style>
  <w:style w:type="character" w:customStyle="1" w:styleId="FooterChar">
    <w:name w:val="Footer Char"/>
    <w:basedOn w:val="DefaultParagraphFont"/>
    <w:link w:val="Footer"/>
    <w:uiPriority w:val="99"/>
    <w:rsid w:val="00460E07"/>
  </w:style>
  <w:style w:type="character" w:customStyle="1" w:styleId="Heading1Char">
    <w:name w:val="Heading 1 Char"/>
    <w:basedOn w:val="DefaultParagraphFont"/>
    <w:link w:val="Heading1"/>
    <w:rsid w:val="003C74BB"/>
    <w:rPr>
      <w:rFonts w:eastAsiaTheme="majorEastAsia" w:cstheme="majorBidi"/>
      <w:b/>
      <w:bCs/>
      <w:caps/>
      <w:color w:val="404040" w:themeColor="text1" w:themeTint="BF"/>
      <w:sz w:val="32"/>
      <w:szCs w:val="28"/>
    </w:rPr>
  </w:style>
  <w:style w:type="character" w:customStyle="1" w:styleId="Heading2Char">
    <w:name w:val="Heading 2 Char"/>
    <w:basedOn w:val="DefaultParagraphFont"/>
    <w:link w:val="Heading2"/>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Heading3Char">
    <w:name w:val="Heading 3 Char"/>
    <w:basedOn w:val="DefaultParagraphFont"/>
    <w:link w:val="Heading3"/>
    <w:rsid w:val="00F93C1C"/>
    <w:rPr>
      <w:rFonts w:eastAsiaTheme="majorEastAsia" w:cstheme="majorBidi"/>
      <w:b/>
      <w:bCs/>
      <w:sz w:val="24"/>
      <w:szCs w:val="24"/>
      <w:shd w:val="clear" w:color="auto" w:fill="F2F2F2" w:themeFill="background1" w:themeFillShade="F2"/>
    </w:rPr>
  </w:style>
  <w:style w:type="character" w:customStyle="1" w:styleId="Heading4Char">
    <w:name w:val="Heading 4 Char"/>
    <w:basedOn w:val="DefaultParagraphFont"/>
    <w:link w:val="Heading4"/>
    <w:rsid w:val="000E44AB"/>
    <w:rPr>
      <w:rFonts w:eastAsiaTheme="majorEastAsia" w:cstheme="majorBidi"/>
      <w:b/>
      <w:bCs/>
      <w:i/>
      <w:iCs/>
      <w:color w:val="404040" w:themeColor="text1" w:themeTint="BF"/>
      <w:sz w:val="20"/>
      <w:u w:val="single"/>
      <w:shd w:val="clear" w:color="auto" w:fill="F2F2F2" w:themeFill="background1" w:themeFillShade="F2"/>
    </w:rPr>
  </w:style>
  <w:style w:type="paragraph" w:styleId="TOCHeading">
    <w:name w:val="TOC Heading"/>
    <w:basedOn w:val="Heading1"/>
    <w:next w:val="Normal"/>
    <w:uiPriority w:val="39"/>
    <w:unhideWhenUsed/>
    <w:qFormat/>
    <w:rsid w:val="00BF2B49"/>
    <w:pPr>
      <w:outlineLvl w:val="9"/>
    </w:pPr>
  </w:style>
  <w:style w:type="paragraph" w:styleId="TOC1">
    <w:name w:val="toc 1"/>
    <w:basedOn w:val="Normal"/>
    <w:next w:val="Normal"/>
    <w:autoRedefine/>
    <w:uiPriority w:val="39"/>
    <w:unhideWhenUsed/>
    <w:qFormat/>
    <w:rsid w:val="00BA7060"/>
    <w:pPr>
      <w:tabs>
        <w:tab w:val="left" w:pos="660"/>
        <w:tab w:val="right" w:leader="dot" w:pos="9062"/>
      </w:tabs>
      <w:spacing w:after="100"/>
    </w:pPr>
  </w:style>
  <w:style w:type="paragraph" w:styleId="TOC2">
    <w:name w:val="toc 2"/>
    <w:basedOn w:val="Normal"/>
    <w:next w:val="Normal"/>
    <w:autoRedefine/>
    <w:uiPriority w:val="39"/>
    <w:unhideWhenUsed/>
    <w:qFormat/>
    <w:rsid w:val="001E0599"/>
    <w:pPr>
      <w:tabs>
        <w:tab w:val="left" w:pos="660"/>
        <w:tab w:val="right" w:leader="dot" w:pos="9062"/>
      </w:tabs>
      <w:spacing w:after="100"/>
    </w:pPr>
  </w:style>
  <w:style w:type="paragraph" w:styleId="TOC3">
    <w:name w:val="toc 3"/>
    <w:basedOn w:val="Normal"/>
    <w:next w:val="Normal"/>
    <w:autoRedefine/>
    <w:uiPriority w:val="39"/>
    <w:unhideWhenUsed/>
    <w:qFormat/>
    <w:rsid w:val="00BF2B49"/>
    <w:pPr>
      <w:tabs>
        <w:tab w:val="right" w:leader="dot" w:pos="9062"/>
      </w:tabs>
      <w:spacing w:after="100"/>
    </w:pPr>
  </w:style>
  <w:style w:type="paragraph" w:styleId="NoSpacing">
    <w:name w:val="No Spacing"/>
    <w:uiPriority w:val="1"/>
    <w:qFormat/>
    <w:rsid w:val="00413BA6"/>
    <w:pPr>
      <w:spacing w:line="240" w:lineRule="auto"/>
    </w:pPr>
  </w:style>
  <w:style w:type="character" w:styleId="PlaceholderText">
    <w:name w:val="Placeholder Text"/>
    <w:basedOn w:val="DefaultParagraphFont"/>
    <w:uiPriority w:val="99"/>
    <w:semiHidden/>
    <w:rsid w:val="006B0694"/>
    <w:rPr>
      <w:color w:val="808080"/>
    </w:rPr>
  </w:style>
  <w:style w:type="character" w:styleId="Hyperlink">
    <w:name w:val="Hyperlink"/>
    <w:basedOn w:val="DefaultParagraphFont"/>
    <w:uiPriority w:val="99"/>
    <w:unhideWhenUsed/>
    <w:rsid w:val="00C53944"/>
    <w:rPr>
      <w:color w:val="0000FF" w:themeColor="hyperlink"/>
      <w:u w:val="single"/>
    </w:rPr>
  </w:style>
  <w:style w:type="paragraph" w:styleId="ListNumber">
    <w:name w:val="List Number"/>
    <w:basedOn w:val="Normal"/>
    <w:uiPriority w:val="99"/>
    <w:rsid w:val="00937CB5"/>
    <w:pPr>
      <w:numPr>
        <w:numId w:val="1"/>
      </w:numPr>
      <w:spacing w:line="240" w:lineRule="auto"/>
      <w:ind w:right="142"/>
    </w:pPr>
    <w:rPr>
      <w:rFonts w:ascii="Book Antiqua" w:eastAsia="Times New Roman" w:hAnsi="Book Antiqua" w:cs="Vrinda"/>
      <w:sz w:val="20"/>
      <w:szCs w:val="20"/>
      <w:lang w:eastAsia="ko-KR"/>
    </w:rPr>
  </w:style>
  <w:style w:type="paragraph" w:customStyle="1" w:styleId="ABLOCKPARA">
    <w:name w:val="A BLOCK PARA"/>
    <w:basedOn w:val="Normal"/>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Heading1"/>
    <w:link w:val="Style1Car"/>
    <w:qFormat/>
    <w:rsid w:val="00937CB5"/>
  </w:style>
  <w:style w:type="paragraph" w:customStyle="1" w:styleId="Style2">
    <w:name w:val="Style2"/>
    <w:basedOn w:val="Heading2"/>
    <w:link w:val="Style2Car"/>
    <w:qFormat/>
    <w:rsid w:val="00937CB5"/>
  </w:style>
  <w:style w:type="character" w:customStyle="1" w:styleId="Style1Car">
    <w:name w:val="Style1 Car"/>
    <w:basedOn w:val="Heading1Char"/>
    <w:link w:val="Style1"/>
    <w:rsid w:val="00937CB5"/>
    <w:rPr>
      <w:rFonts w:eastAsiaTheme="majorEastAsia" w:cstheme="majorBidi"/>
      <w:b/>
      <w:bCs/>
      <w:caps/>
      <w:color w:val="404040" w:themeColor="text1" w:themeTint="BF"/>
      <w:sz w:val="32"/>
      <w:szCs w:val="28"/>
    </w:rPr>
  </w:style>
  <w:style w:type="paragraph" w:customStyle="1" w:styleId="Style3">
    <w:name w:val="Style3"/>
    <w:basedOn w:val="Heading3"/>
    <w:link w:val="Style3Car"/>
    <w:qFormat/>
    <w:rsid w:val="00937CB5"/>
  </w:style>
  <w:style w:type="character" w:customStyle="1" w:styleId="Style2Car">
    <w:name w:val="Style2 Car"/>
    <w:basedOn w:val="Heading2Char"/>
    <w:link w:val="Style2"/>
    <w:rsid w:val="00937CB5"/>
    <w:rPr>
      <w:rFonts w:eastAsiaTheme="majorEastAsia" w:cstheme="majorBidi"/>
      <w:b/>
      <w:bCs/>
      <w:color w:val="000000" w:themeColor="text1"/>
      <w:sz w:val="26"/>
      <w:szCs w:val="26"/>
      <w:shd w:val="clear" w:color="auto" w:fill="D9D9D9" w:themeFill="background1" w:themeFillShade="D9"/>
    </w:rPr>
  </w:style>
  <w:style w:type="paragraph" w:customStyle="1" w:styleId="Style4">
    <w:name w:val="Style4"/>
    <w:basedOn w:val="Heading4"/>
    <w:link w:val="Style4Car"/>
    <w:qFormat/>
    <w:rsid w:val="00937CB5"/>
  </w:style>
  <w:style w:type="character" w:customStyle="1" w:styleId="Style3Car">
    <w:name w:val="Style3 Car"/>
    <w:basedOn w:val="Heading3Char"/>
    <w:link w:val="Style3"/>
    <w:rsid w:val="00937CB5"/>
    <w:rPr>
      <w:rFonts w:eastAsiaTheme="majorEastAsia" w:cstheme="majorBidi"/>
      <w:b/>
      <w:bCs/>
      <w:sz w:val="24"/>
      <w:szCs w:val="24"/>
      <w:shd w:val="clear" w:color="auto" w:fill="F2F2F2" w:themeFill="background1" w:themeFillShade="F2"/>
    </w:rPr>
  </w:style>
  <w:style w:type="paragraph" w:styleId="ListParagraph">
    <w:name w:val="List Paragraph"/>
    <w:basedOn w:val="Normal"/>
    <w:uiPriority w:val="34"/>
    <w:qFormat/>
    <w:rsid w:val="00937CB5"/>
    <w:pPr>
      <w:ind w:left="720"/>
      <w:contextualSpacing/>
    </w:pPr>
  </w:style>
  <w:style w:type="character" w:customStyle="1" w:styleId="Style4Car">
    <w:name w:val="Style4 Car"/>
    <w:basedOn w:val="Heading4Char"/>
    <w:link w:val="Style4"/>
    <w:rsid w:val="00937CB5"/>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Heading5Char">
    <w:name w:val="Heading 5 Char"/>
    <w:basedOn w:val="DefaultParagraphFont"/>
    <w:link w:val="Heading5"/>
    <w:uiPriority w:val="9"/>
    <w:rsid w:val="00BA706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A706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A706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A706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A7060"/>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771D27"/>
    <w:pPr>
      <w:spacing w:after="100"/>
      <w:ind w:left="660"/>
    </w:pPr>
    <w:rPr>
      <w:rFonts w:eastAsiaTheme="minorEastAsia"/>
      <w:lang w:eastAsia="fr-FR"/>
    </w:rPr>
  </w:style>
  <w:style w:type="paragraph" w:styleId="TOC5">
    <w:name w:val="toc 5"/>
    <w:basedOn w:val="Normal"/>
    <w:next w:val="Normal"/>
    <w:autoRedefine/>
    <w:uiPriority w:val="39"/>
    <w:unhideWhenUsed/>
    <w:rsid w:val="00771D27"/>
    <w:pPr>
      <w:spacing w:after="100"/>
      <w:ind w:left="880"/>
    </w:pPr>
    <w:rPr>
      <w:rFonts w:eastAsiaTheme="minorEastAsia"/>
      <w:lang w:eastAsia="fr-FR"/>
    </w:rPr>
  </w:style>
  <w:style w:type="paragraph" w:styleId="TOC6">
    <w:name w:val="toc 6"/>
    <w:basedOn w:val="Normal"/>
    <w:next w:val="Normal"/>
    <w:autoRedefine/>
    <w:uiPriority w:val="39"/>
    <w:unhideWhenUsed/>
    <w:rsid w:val="00771D27"/>
    <w:pPr>
      <w:spacing w:after="100"/>
      <w:ind w:left="1100"/>
    </w:pPr>
    <w:rPr>
      <w:rFonts w:eastAsiaTheme="minorEastAsia"/>
      <w:lang w:eastAsia="fr-FR"/>
    </w:rPr>
  </w:style>
  <w:style w:type="paragraph" w:styleId="TOC7">
    <w:name w:val="toc 7"/>
    <w:basedOn w:val="Normal"/>
    <w:next w:val="Normal"/>
    <w:autoRedefine/>
    <w:uiPriority w:val="39"/>
    <w:unhideWhenUsed/>
    <w:rsid w:val="00771D27"/>
    <w:pPr>
      <w:spacing w:after="100"/>
      <w:ind w:left="1320"/>
    </w:pPr>
    <w:rPr>
      <w:rFonts w:eastAsiaTheme="minorEastAsia"/>
      <w:lang w:eastAsia="fr-FR"/>
    </w:rPr>
  </w:style>
  <w:style w:type="paragraph" w:styleId="TOC8">
    <w:name w:val="toc 8"/>
    <w:basedOn w:val="Normal"/>
    <w:next w:val="Normal"/>
    <w:autoRedefine/>
    <w:uiPriority w:val="39"/>
    <w:unhideWhenUsed/>
    <w:rsid w:val="00771D27"/>
    <w:pPr>
      <w:spacing w:after="100"/>
      <w:ind w:left="1540"/>
    </w:pPr>
    <w:rPr>
      <w:rFonts w:eastAsiaTheme="minorEastAsia"/>
      <w:lang w:eastAsia="fr-FR"/>
    </w:rPr>
  </w:style>
  <w:style w:type="paragraph" w:styleId="TOC9">
    <w:name w:val="toc 9"/>
    <w:basedOn w:val="Normal"/>
    <w:next w:val="Normal"/>
    <w:autoRedefine/>
    <w:uiPriority w:val="39"/>
    <w:unhideWhenUsed/>
    <w:rsid w:val="00771D27"/>
    <w:pPr>
      <w:spacing w:after="100"/>
      <w:ind w:left="1760"/>
    </w:pPr>
    <w:rPr>
      <w:rFonts w:eastAsiaTheme="minorEastAsia"/>
      <w:lang w:eastAsia="fr-FR"/>
    </w:rPr>
  </w:style>
  <w:style w:type="paragraph" w:styleId="NormalWeb">
    <w:name w:val="Normal (Web)"/>
    <w:basedOn w:val="Normal"/>
    <w:uiPriority w:val="99"/>
    <w:semiHidden/>
    <w:unhideWhenUsed/>
    <w:rsid w:val="008877E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Revision">
    <w:name w:val="Revision"/>
    <w:hidden/>
    <w:uiPriority w:val="99"/>
    <w:semiHidden/>
    <w:rsid w:val="005B299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1184">
      <w:marLeft w:val="0"/>
      <w:marRight w:val="0"/>
      <w:marTop w:val="0"/>
      <w:marBottom w:val="0"/>
      <w:divBdr>
        <w:top w:val="none" w:sz="0" w:space="0" w:color="auto"/>
        <w:left w:val="none" w:sz="0" w:space="0" w:color="auto"/>
        <w:bottom w:val="none" w:sz="0" w:space="0" w:color="auto"/>
        <w:right w:val="none" w:sz="0" w:space="0" w:color="auto"/>
      </w:divBdr>
    </w:div>
    <w:div w:id="21632179">
      <w:bodyDiv w:val="1"/>
      <w:marLeft w:val="0"/>
      <w:marRight w:val="0"/>
      <w:marTop w:val="0"/>
      <w:marBottom w:val="0"/>
      <w:divBdr>
        <w:top w:val="none" w:sz="0" w:space="0" w:color="auto"/>
        <w:left w:val="none" w:sz="0" w:space="0" w:color="auto"/>
        <w:bottom w:val="none" w:sz="0" w:space="0" w:color="auto"/>
        <w:right w:val="none" w:sz="0" w:space="0" w:color="auto"/>
      </w:divBdr>
    </w:div>
    <w:div w:id="28575378">
      <w:marLeft w:val="0"/>
      <w:marRight w:val="0"/>
      <w:marTop w:val="0"/>
      <w:marBottom w:val="0"/>
      <w:divBdr>
        <w:top w:val="none" w:sz="0" w:space="0" w:color="auto"/>
        <w:left w:val="none" w:sz="0" w:space="0" w:color="auto"/>
        <w:bottom w:val="none" w:sz="0" w:space="0" w:color="auto"/>
        <w:right w:val="none" w:sz="0" w:space="0" w:color="auto"/>
      </w:divBdr>
    </w:div>
    <w:div w:id="48766499">
      <w:bodyDiv w:val="1"/>
      <w:marLeft w:val="0"/>
      <w:marRight w:val="0"/>
      <w:marTop w:val="0"/>
      <w:marBottom w:val="0"/>
      <w:divBdr>
        <w:top w:val="none" w:sz="0" w:space="0" w:color="auto"/>
        <w:left w:val="none" w:sz="0" w:space="0" w:color="auto"/>
        <w:bottom w:val="none" w:sz="0" w:space="0" w:color="auto"/>
        <w:right w:val="none" w:sz="0" w:space="0" w:color="auto"/>
      </w:divBdr>
    </w:div>
    <w:div w:id="57439179">
      <w:bodyDiv w:val="1"/>
      <w:marLeft w:val="0"/>
      <w:marRight w:val="0"/>
      <w:marTop w:val="0"/>
      <w:marBottom w:val="0"/>
      <w:divBdr>
        <w:top w:val="none" w:sz="0" w:space="0" w:color="auto"/>
        <w:left w:val="none" w:sz="0" w:space="0" w:color="auto"/>
        <w:bottom w:val="none" w:sz="0" w:space="0" w:color="auto"/>
        <w:right w:val="none" w:sz="0" w:space="0" w:color="auto"/>
      </w:divBdr>
    </w:div>
    <w:div w:id="58598623">
      <w:bodyDiv w:val="1"/>
      <w:marLeft w:val="0"/>
      <w:marRight w:val="0"/>
      <w:marTop w:val="0"/>
      <w:marBottom w:val="0"/>
      <w:divBdr>
        <w:top w:val="none" w:sz="0" w:space="0" w:color="auto"/>
        <w:left w:val="none" w:sz="0" w:space="0" w:color="auto"/>
        <w:bottom w:val="none" w:sz="0" w:space="0" w:color="auto"/>
        <w:right w:val="none" w:sz="0" w:space="0" w:color="auto"/>
      </w:divBdr>
    </w:div>
    <w:div w:id="63459795">
      <w:bodyDiv w:val="1"/>
      <w:marLeft w:val="0"/>
      <w:marRight w:val="0"/>
      <w:marTop w:val="0"/>
      <w:marBottom w:val="0"/>
      <w:divBdr>
        <w:top w:val="none" w:sz="0" w:space="0" w:color="auto"/>
        <w:left w:val="none" w:sz="0" w:space="0" w:color="auto"/>
        <w:bottom w:val="none" w:sz="0" w:space="0" w:color="auto"/>
        <w:right w:val="none" w:sz="0" w:space="0" w:color="auto"/>
      </w:divBdr>
    </w:div>
    <w:div w:id="69667260">
      <w:bodyDiv w:val="1"/>
      <w:marLeft w:val="0"/>
      <w:marRight w:val="0"/>
      <w:marTop w:val="0"/>
      <w:marBottom w:val="0"/>
      <w:divBdr>
        <w:top w:val="none" w:sz="0" w:space="0" w:color="auto"/>
        <w:left w:val="none" w:sz="0" w:space="0" w:color="auto"/>
        <w:bottom w:val="none" w:sz="0" w:space="0" w:color="auto"/>
        <w:right w:val="none" w:sz="0" w:space="0" w:color="auto"/>
      </w:divBdr>
    </w:div>
    <w:div w:id="70540094">
      <w:marLeft w:val="0"/>
      <w:marRight w:val="0"/>
      <w:marTop w:val="0"/>
      <w:marBottom w:val="0"/>
      <w:divBdr>
        <w:top w:val="none" w:sz="0" w:space="0" w:color="auto"/>
        <w:left w:val="none" w:sz="0" w:space="0" w:color="auto"/>
        <w:bottom w:val="none" w:sz="0" w:space="0" w:color="auto"/>
        <w:right w:val="none" w:sz="0" w:space="0" w:color="auto"/>
      </w:divBdr>
    </w:div>
    <w:div w:id="78989147">
      <w:marLeft w:val="0"/>
      <w:marRight w:val="0"/>
      <w:marTop w:val="0"/>
      <w:marBottom w:val="0"/>
      <w:divBdr>
        <w:top w:val="none" w:sz="0" w:space="0" w:color="auto"/>
        <w:left w:val="none" w:sz="0" w:space="0" w:color="auto"/>
        <w:bottom w:val="none" w:sz="0" w:space="0" w:color="auto"/>
        <w:right w:val="none" w:sz="0" w:space="0" w:color="auto"/>
      </w:divBdr>
    </w:div>
    <w:div w:id="88895815">
      <w:bodyDiv w:val="1"/>
      <w:marLeft w:val="0"/>
      <w:marRight w:val="0"/>
      <w:marTop w:val="0"/>
      <w:marBottom w:val="0"/>
      <w:divBdr>
        <w:top w:val="none" w:sz="0" w:space="0" w:color="auto"/>
        <w:left w:val="none" w:sz="0" w:space="0" w:color="auto"/>
        <w:bottom w:val="none" w:sz="0" w:space="0" w:color="auto"/>
        <w:right w:val="none" w:sz="0" w:space="0" w:color="auto"/>
      </w:divBdr>
    </w:div>
    <w:div w:id="99112125">
      <w:bodyDiv w:val="1"/>
      <w:marLeft w:val="0"/>
      <w:marRight w:val="0"/>
      <w:marTop w:val="0"/>
      <w:marBottom w:val="0"/>
      <w:divBdr>
        <w:top w:val="none" w:sz="0" w:space="0" w:color="auto"/>
        <w:left w:val="none" w:sz="0" w:space="0" w:color="auto"/>
        <w:bottom w:val="none" w:sz="0" w:space="0" w:color="auto"/>
        <w:right w:val="none" w:sz="0" w:space="0" w:color="auto"/>
      </w:divBdr>
    </w:div>
    <w:div w:id="110369997">
      <w:bodyDiv w:val="1"/>
      <w:marLeft w:val="0"/>
      <w:marRight w:val="0"/>
      <w:marTop w:val="0"/>
      <w:marBottom w:val="0"/>
      <w:divBdr>
        <w:top w:val="none" w:sz="0" w:space="0" w:color="auto"/>
        <w:left w:val="none" w:sz="0" w:space="0" w:color="auto"/>
        <w:bottom w:val="none" w:sz="0" w:space="0" w:color="auto"/>
        <w:right w:val="none" w:sz="0" w:space="0" w:color="auto"/>
      </w:divBdr>
    </w:div>
    <w:div w:id="128476768">
      <w:marLeft w:val="0"/>
      <w:marRight w:val="0"/>
      <w:marTop w:val="0"/>
      <w:marBottom w:val="0"/>
      <w:divBdr>
        <w:top w:val="none" w:sz="0" w:space="0" w:color="auto"/>
        <w:left w:val="none" w:sz="0" w:space="0" w:color="auto"/>
        <w:bottom w:val="none" w:sz="0" w:space="0" w:color="auto"/>
        <w:right w:val="none" w:sz="0" w:space="0" w:color="auto"/>
      </w:divBdr>
    </w:div>
    <w:div w:id="174267579">
      <w:bodyDiv w:val="1"/>
      <w:marLeft w:val="0"/>
      <w:marRight w:val="0"/>
      <w:marTop w:val="0"/>
      <w:marBottom w:val="0"/>
      <w:divBdr>
        <w:top w:val="none" w:sz="0" w:space="0" w:color="auto"/>
        <w:left w:val="none" w:sz="0" w:space="0" w:color="auto"/>
        <w:bottom w:val="none" w:sz="0" w:space="0" w:color="auto"/>
        <w:right w:val="none" w:sz="0" w:space="0" w:color="auto"/>
      </w:divBdr>
    </w:div>
    <w:div w:id="174734275">
      <w:marLeft w:val="0"/>
      <w:marRight w:val="0"/>
      <w:marTop w:val="0"/>
      <w:marBottom w:val="0"/>
      <w:divBdr>
        <w:top w:val="none" w:sz="0" w:space="0" w:color="auto"/>
        <w:left w:val="none" w:sz="0" w:space="0" w:color="auto"/>
        <w:bottom w:val="none" w:sz="0" w:space="0" w:color="auto"/>
        <w:right w:val="none" w:sz="0" w:space="0" w:color="auto"/>
      </w:divBdr>
    </w:div>
    <w:div w:id="184177950">
      <w:bodyDiv w:val="1"/>
      <w:marLeft w:val="0"/>
      <w:marRight w:val="0"/>
      <w:marTop w:val="0"/>
      <w:marBottom w:val="0"/>
      <w:divBdr>
        <w:top w:val="none" w:sz="0" w:space="0" w:color="auto"/>
        <w:left w:val="none" w:sz="0" w:space="0" w:color="auto"/>
        <w:bottom w:val="none" w:sz="0" w:space="0" w:color="auto"/>
        <w:right w:val="none" w:sz="0" w:space="0" w:color="auto"/>
      </w:divBdr>
    </w:div>
    <w:div w:id="197204218">
      <w:bodyDiv w:val="1"/>
      <w:marLeft w:val="0"/>
      <w:marRight w:val="0"/>
      <w:marTop w:val="0"/>
      <w:marBottom w:val="0"/>
      <w:divBdr>
        <w:top w:val="none" w:sz="0" w:space="0" w:color="auto"/>
        <w:left w:val="none" w:sz="0" w:space="0" w:color="auto"/>
        <w:bottom w:val="none" w:sz="0" w:space="0" w:color="auto"/>
        <w:right w:val="none" w:sz="0" w:space="0" w:color="auto"/>
      </w:divBdr>
    </w:div>
    <w:div w:id="200435859">
      <w:marLeft w:val="0"/>
      <w:marRight w:val="0"/>
      <w:marTop w:val="0"/>
      <w:marBottom w:val="0"/>
      <w:divBdr>
        <w:top w:val="none" w:sz="0" w:space="0" w:color="auto"/>
        <w:left w:val="none" w:sz="0" w:space="0" w:color="auto"/>
        <w:bottom w:val="none" w:sz="0" w:space="0" w:color="auto"/>
        <w:right w:val="none" w:sz="0" w:space="0" w:color="auto"/>
      </w:divBdr>
    </w:div>
    <w:div w:id="208804326">
      <w:marLeft w:val="0"/>
      <w:marRight w:val="0"/>
      <w:marTop w:val="0"/>
      <w:marBottom w:val="0"/>
      <w:divBdr>
        <w:top w:val="none" w:sz="0" w:space="0" w:color="auto"/>
        <w:left w:val="none" w:sz="0" w:space="0" w:color="auto"/>
        <w:bottom w:val="none" w:sz="0" w:space="0" w:color="auto"/>
        <w:right w:val="none" w:sz="0" w:space="0" w:color="auto"/>
      </w:divBdr>
    </w:div>
    <w:div w:id="215508291">
      <w:marLeft w:val="0"/>
      <w:marRight w:val="0"/>
      <w:marTop w:val="0"/>
      <w:marBottom w:val="0"/>
      <w:divBdr>
        <w:top w:val="none" w:sz="0" w:space="0" w:color="auto"/>
        <w:left w:val="none" w:sz="0" w:space="0" w:color="auto"/>
        <w:bottom w:val="none" w:sz="0" w:space="0" w:color="auto"/>
        <w:right w:val="none" w:sz="0" w:space="0" w:color="auto"/>
      </w:divBdr>
    </w:div>
    <w:div w:id="222719951">
      <w:marLeft w:val="0"/>
      <w:marRight w:val="0"/>
      <w:marTop w:val="0"/>
      <w:marBottom w:val="0"/>
      <w:divBdr>
        <w:top w:val="none" w:sz="0" w:space="0" w:color="auto"/>
        <w:left w:val="none" w:sz="0" w:space="0" w:color="auto"/>
        <w:bottom w:val="none" w:sz="0" w:space="0" w:color="auto"/>
        <w:right w:val="none" w:sz="0" w:space="0" w:color="auto"/>
      </w:divBdr>
    </w:div>
    <w:div w:id="235095865">
      <w:marLeft w:val="0"/>
      <w:marRight w:val="0"/>
      <w:marTop w:val="0"/>
      <w:marBottom w:val="0"/>
      <w:divBdr>
        <w:top w:val="none" w:sz="0" w:space="0" w:color="auto"/>
        <w:left w:val="none" w:sz="0" w:space="0" w:color="auto"/>
        <w:bottom w:val="none" w:sz="0" w:space="0" w:color="auto"/>
        <w:right w:val="none" w:sz="0" w:space="0" w:color="auto"/>
      </w:divBdr>
    </w:div>
    <w:div w:id="239560816">
      <w:bodyDiv w:val="1"/>
      <w:marLeft w:val="0"/>
      <w:marRight w:val="0"/>
      <w:marTop w:val="0"/>
      <w:marBottom w:val="0"/>
      <w:divBdr>
        <w:top w:val="none" w:sz="0" w:space="0" w:color="auto"/>
        <w:left w:val="none" w:sz="0" w:space="0" w:color="auto"/>
        <w:bottom w:val="none" w:sz="0" w:space="0" w:color="auto"/>
        <w:right w:val="none" w:sz="0" w:space="0" w:color="auto"/>
      </w:divBdr>
    </w:div>
    <w:div w:id="249777152">
      <w:bodyDiv w:val="1"/>
      <w:marLeft w:val="0"/>
      <w:marRight w:val="0"/>
      <w:marTop w:val="0"/>
      <w:marBottom w:val="0"/>
      <w:divBdr>
        <w:top w:val="none" w:sz="0" w:space="0" w:color="auto"/>
        <w:left w:val="none" w:sz="0" w:space="0" w:color="auto"/>
        <w:bottom w:val="none" w:sz="0" w:space="0" w:color="auto"/>
        <w:right w:val="none" w:sz="0" w:space="0" w:color="auto"/>
      </w:divBdr>
    </w:div>
    <w:div w:id="287399638">
      <w:bodyDiv w:val="1"/>
      <w:marLeft w:val="0"/>
      <w:marRight w:val="0"/>
      <w:marTop w:val="0"/>
      <w:marBottom w:val="0"/>
      <w:divBdr>
        <w:top w:val="none" w:sz="0" w:space="0" w:color="auto"/>
        <w:left w:val="none" w:sz="0" w:space="0" w:color="auto"/>
        <w:bottom w:val="none" w:sz="0" w:space="0" w:color="auto"/>
        <w:right w:val="none" w:sz="0" w:space="0" w:color="auto"/>
      </w:divBdr>
    </w:div>
    <w:div w:id="288097680">
      <w:bodyDiv w:val="1"/>
      <w:marLeft w:val="0"/>
      <w:marRight w:val="0"/>
      <w:marTop w:val="0"/>
      <w:marBottom w:val="0"/>
      <w:divBdr>
        <w:top w:val="none" w:sz="0" w:space="0" w:color="auto"/>
        <w:left w:val="none" w:sz="0" w:space="0" w:color="auto"/>
        <w:bottom w:val="none" w:sz="0" w:space="0" w:color="auto"/>
        <w:right w:val="none" w:sz="0" w:space="0" w:color="auto"/>
      </w:divBdr>
    </w:div>
    <w:div w:id="294913116">
      <w:marLeft w:val="0"/>
      <w:marRight w:val="0"/>
      <w:marTop w:val="0"/>
      <w:marBottom w:val="0"/>
      <w:divBdr>
        <w:top w:val="none" w:sz="0" w:space="0" w:color="auto"/>
        <w:left w:val="none" w:sz="0" w:space="0" w:color="auto"/>
        <w:bottom w:val="none" w:sz="0" w:space="0" w:color="auto"/>
        <w:right w:val="none" w:sz="0" w:space="0" w:color="auto"/>
      </w:divBdr>
    </w:div>
    <w:div w:id="299774821">
      <w:bodyDiv w:val="1"/>
      <w:marLeft w:val="0"/>
      <w:marRight w:val="0"/>
      <w:marTop w:val="0"/>
      <w:marBottom w:val="0"/>
      <w:divBdr>
        <w:top w:val="none" w:sz="0" w:space="0" w:color="auto"/>
        <w:left w:val="none" w:sz="0" w:space="0" w:color="auto"/>
        <w:bottom w:val="none" w:sz="0" w:space="0" w:color="auto"/>
        <w:right w:val="none" w:sz="0" w:space="0" w:color="auto"/>
      </w:divBdr>
    </w:div>
    <w:div w:id="304510369">
      <w:bodyDiv w:val="1"/>
      <w:marLeft w:val="0"/>
      <w:marRight w:val="0"/>
      <w:marTop w:val="0"/>
      <w:marBottom w:val="0"/>
      <w:divBdr>
        <w:top w:val="none" w:sz="0" w:space="0" w:color="auto"/>
        <w:left w:val="none" w:sz="0" w:space="0" w:color="auto"/>
        <w:bottom w:val="none" w:sz="0" w:space="0" w:color="auto"/>
        <w:right w:val="none" w:sz="0" w:space="0" w:color="auto"/>
      </w:divBdr>
    </w:div>
    <w:div w:id="356539955">
      <w:bodyDiv w:val="1"/>
      <w:marLeft w:val="0"/>
      <w:marRight w:val="0"/>
      <w:marTop w:val="0"/>
      <w:marBottom w:val="0"/>
      <w:divBdr>
        <w:top w:val="none" w:sz="0" w:space="0" w:color="auto"/>
        <w:left w:val="none" w:sz="0" w:space="0" w:color="auto"/>
        <w:bottom w:val="none" w:sz="0" w:space="0" w:color="auto"/>
        <w:right w:val="none" w:sz="0" w:space="0" w:color="auto"/>
      </w:divBdr>
    </w:div>
    <w:div w:id="376659896">
      <w:marLeft w:val="0"/>
      <w:marRight w:val="0"/>
      <w:marTop w:val="0"/>
      <w:marBottom w:val="0"/>
      <w:divBdr>
        <w:top w:val="none" w:sz="0" w:space="0" w:color="auto"/>
        <w:left w:val="none" w:sz="0" w:space="0" w:color="auto"/>
        <w:bottom w:val="none" w:sz="0" w:space="0" w:color="auto"/>
        <w:right w:val="none" w:sz="0" w:space="0" w:color="auto"/>
      </w:divBdr>
    </w:div>
    <w:div w:id="376666185">
      <w:bodyDiv w:val="1"/>
      <w:marLeft w:val="0"/>
      <w:marRight w:val="0"/>
      <w:marTop w:val="0"/>
      <w:marBottom w:val="0"/>
      <w:divBdr>
        <w:top w:val="none" w:sz="0" w:space="0" w:color="auto"/>
        <w:left w:val="none" w:sz="0" w:space="0" w:color="auto"/>
        <w:bottom w:val="none" w:sz="0" w:space="0" w:color="auto"/>
        <w:right w:val="none" w:sz="0" w:space="0" w:color="auto"/>
      </w:divBdr>
    </w:div>
    <w:div w:id="389115379">
      <w:bodyDiv w:val="1"/>
      <w:marLeft w:val="0"/>
      <w:marRight w:val="0"/>
      <w:marTop w:val="0"/>
      <w:marBottom w:val="0"/>
      <w:divBdr>
        <w:top w:val="none" w:sz="0" w:space="0" w:color="auto"/>
        <w:left w:val="none" w:sz="0" w:space="0" w:color="auto"/>
        <w:bottom w:val="none" w:sz="0" w:space="0" w:color="auto"/>
        <w:right w:val="none" w:sz="0" w:space="0" w:color="auto"/>
      </w:divBdr>
    </w:div>
    <w:div w:id="393285857">
      <w:bodyDiv w:val="1"/>
      <w:marLeft w:val="0"/>
      <w:marRight w:val="0"/>
      <w:marTop w:val="0"/>
      <w:marBottom w:val="0"/>
      <w:divBdr>
        <w:top w:val="none" w:sz="0" w:space="0" w:color="auto"/>
        <w:left w:val="none" w:sz="0" w:space="0" w:color="auto"/>
        <w:bottom w:val="none" w:sz="0" w:space="0" w:color="auto"/>
        <w:right w:val="none" w:sz="0" w:space="0" w:color="auto"/>
      </w:divBdr>
    </w:div>
    <w:div w:id="410278567">
      <w:marLeft w:val="0"/>
      <w:marRight w:val="0"/>
      <w:marTop w:val="0"/>
      <w:marBottom w:val="0"/>
      <w:divBdr>
        <w:top w:val="none" w:sz="0" w:space="0" w:color="auto"/>
        <w:left w:val="none" w:sz="0" w:space="0" w:color="auto"/>
        <w:bottom w:val="none" w:sz="0" w:space="0" w:color="auto"/>
        <w:right w:val="none" w:sz="0" w:space="0" w:color="auto"/>
      </w:divBdr>
    </w:div>
    <w:div w:id="410279915">
      <w:bodyDiv w:val="1"/>
      <w:marLeft w:val="0"/>
      <w:marRight w:val="0"/>
      <w:marTop w:val="0"/>
      <w:marBottom w:val="0"/>
      <w:divBdr>
        <w:top w:val="none" w:sz="0" w:space="0" w:color="auto"/>
        <w:left w:val="none" w:sz="0" w:space="0" w:color="auto"/>
        <w:bottom w:val="none" w:sz="0" w:space="0" w:color="auto"/>
        <w:right w:val="none" w:sz="0" w:space="0" w:color="auto"/>
      </w:divBdr>
    </w:div>
    <w:div w:id="411392965">
      <w:marLeft w:val="0"/>
      <w:marRight w:val="0"/>
      <w:marTop w:val="0"/>
      <w:marBottom w:val="0"/>
      <w:divBdr>
        <w:top w:val="none" w:sz="0" w:space="0" w:color="auto"/>
        <w:left w:val="none" w:sz="0" w:space="0" w:color="auto"/>
        <w:bottom w:val="none" w:sz="0" w:space="0" w:color="auto"/>
        <w:right w:val="none" w:sz="0" w:space="0" w:color="auto"/>
      </w:divBdr>
    </w:div>
    <w:div w:id="421922670">
      <w:bodyDiv w:val="1"/>
      <w:marLeft w:val="0"/>
      <w:marRight w:val="0"/>
      <w:marTop w:val="0"/>
      <w:marBottom w:val="0"/>
      <w:divBdr>
        <w:top w:val="none" w:sz="0" w:space="0" w:color="auto"/>
        <w:left w:val="none" w:sz="0" w:space="0" w:color="auto"/>
        <w:bottom w:val="none" w:sz="0" w:space="0" w:color="auto"/>
        <w:right w:val="none" w:sz="0" w:space="0" w:color="auto"/>
      </w:divBdr>
    </w:div>
    <w:div w:id="437338219">
      <w:marLeft w:val="0"/>
      <w:marRight w:val="0"/>
      <w:marTop w:val="0"/>
      <w:marBottom w:val="0"/>
      <w:divBdr>
        <w:top w:val="none" w:sz="0" w:space="0" w:color="auto"/>
        <w:left w:val="none" w:sz="0" w:space="0" w:color="auto"/>
        <w:bottom w:val="none" w:sz="0" w:space="0" w:color="auto"/>
        <w:right w:val="none" w:sz="0" w:space="0" w:color="auto"/>
      </w:divBdr>
    </w:div>
    <w:div w:id="439761814">
      <w:marLeft w:val="0"/>
      <w:marRight w:val="0"/>
      <w:marTop w:val="0"/>
      <w:marBottom w:val="0"/>
      <w:divBdr>
        <w:top w:val="none" w:sz="0" w:space="0" w:color="auto"/>
        <w:left w:val="none" w:sz="0" w:space="0" w:color="auto"/>
        <w:bottom w:val="none" w:sz="0" w:space="0" w:color="auto"/>
        <w:right w:val="none" w:sz="0" w:space="0" w:color="auto"/>
      </w:divBdr>
    </w:div>
    <w:div w:id="445082723">
      <w:bodyDiv w:val="1"/>
      <w:marLeft w:val="0"/>
      <w:marRight w:val="0"/>
      <w:marTop w:val="0"/>
      <w:marBottom w:val="0"/>
      <w:divBdr>
        <w:top w:val="none" w:sz="0" w:space="0" w:color="auto"/>
        <w:left w:val="none" w:sz="0" w:space="0" w:color="auto"/>
        <w:bottom w:val="none" w:sz="0" w:space="0" w:color="auto"/>
        <w:right w:val="none" w:sz="0" w:space="0" w:color="auto"/>
      </w:divBdr>
    </w:div>
    <w:div w:id="450780666">
      <w:bodyDiv w:val="1"/>
      <w:marLeft w:val="0"/>
      <w:marRight w:val="0"/>
      <w:marTop w:val="0"/>
      <w:marBottom w:val="0"/>
      <w:divBdr>
        <w:top w:val="none" w:sz="0" w:space="0" w:color="auto"/>
        <w:left w:val="none" w:sz="0" w:space="0" w:color="auto"/>
        <w:bottom w:val="none" w:sz="0" w:space="0" w:color="auto"/>
        <w:right w:val="none" w:sz="0" w:space="0" w:color="auto"/>
      </w:divBdr>
    </w:div>
    <w:div w:id="454448144">
      <w:bodyDiv w:val="1"/>
      <w:marLeft w:val="0"/>
      <w:marRight w:val="0"/>
      <w:marTop w:val="0"/>
      <w:marBottom w:val="0"/>
      <w:divBdr>
        <w:top w:val="none" w:sz="0" w:space="0" w:color="auto"/>
        <w:left w:val="none" w:sz="0" w:space="0" w:color="auto"/>
        <w:bottom w:val="none" w:sz="0" w:space="0" w:color="auto"/>
        <w:right w:val="none" w:sz="0" w:space="0" w:color="auto"/>
      </w:divBdr>
    </w:div>
    <w:div w:id="467551047">
      <w:bodyDiv w:val="1"/>
      <w:marLeft w:val="0"/>
      <w:marRight w:val="0"/>
      <w:marTop w:val="0"/>
      <w:marBottom w:val="0"/>
      <w:divBdr>
        <w:top w:val="none" w:sz="0" w:space="0" w:color="auto"/>
        <w:left w:val="none" w:sz="0" w:space="0" w:color="auto"/>
        <w:bottom w:val="none" w:sz="0" w:space="0" w:color="auto"/>
        <w:right w:val="none" w:sz="0" w:space="0" w:color="auto"/>
      </w:divBdr>
    </w:div>
    <w:div w:id="469443593">
      <w:bodyDiv w:val="1"/>
      <w:marLeft w:val="0"/>
      <w:marRight w:val="0"/>
      <w:marTop w:val="0"/>
      <w:marBottom w:val="0"/>
      <w:divBdr>
        <w:top w:val="none" w:sz="0" w:space="0" w:color="auto"/>
        <w:left w:val="none" w:sz="0" w:space="0" w:color="auto"/>
        <w:bottom w:val="none" w:sz="0" w:space="0" w:color="auto"/>
        <w:right w:val="none" w:sz="0" w:space="0" w:color="auto"/>
      </w:divBdr>
    </w:div>
    <w:div w:id="505748967">
      <w:bodyDiv w:val="1"/>
      <w:marLeft w:val="0"/>
      <w:marRight w:val="0"/>
      <w:marTop w:val="0"/>
      <w:marBottom w:val="0"/>
      <w:divBdr>
        <w:top w:val="none" w:sz="0" w:space="0" w:color="auto"/>
        <w:left w:val="none" w:sz="0" w:space="0" w:color="auto"/>
        <w:bottom w:val="none" w:sz="0" w:space="0" w:color="auto"/>
        <w:right w:val="none" w:sz="0" w:space="0" w:color="auto"/>
      </w:divBdr>
    </w:div>
    <w:div w:id="509177818">
      <w:bodyDiv w:val="1"/>
      <w:marLeft w:val="0"/>
      <w:marRight w:val="0"/>
      <w:marTop w:val="0"/>
      <w:marBottom w:val="0"/>
      <w:divBdr>
        <w:top w:val="none" w:sz="0" w:space="0" w:color="auto"/>
        <w:left w:val="none" w:sz="0" w:space="0" w:color="auto"/>
        <w:bottom w:val="none" w:sz="0" w:space="0" w:color="auto"/>
        <w:right w:val="none" w:sz="0" w:space="0" w:color="auto"/>
      </w:divBdr>
    </w:div>
    <w:div w:id="533078027">
      <w:bodyDiv w:val="1"/>
      <w:marLeft w:val="0"/>
      <w:marRight w:val="0"/>
      <w:marTop w:val="0"/>
      <w:marBottom w:val="0"/>
      <w:divBdr>
        <w:top w:val="none" w:sz="0" w:space="0" w:color="auto"/>
        <w:left w:val="none" w:sz="0" w:space="0" w:color="auto"/>
        <w:bottom w:val="none" w:sz="0" w:space="0" w:color="auto"/>
        <w:right w:val="none" w:sz="0" w:space="0" w:color="auto"/>
      </w:divBdr>
    </w:div>
    <w:div w:id="538468315">
      <w:bodyDiv w:val="1"/>
      <w:marLeft w:val="0"/>
      <w:marRight w:val="0"/>
      <w:marTop w:val="0"/>
      <w:marBottom w:val="0"/>
      <w:divBdr>
        <w:top w:val="none" w:sz="0" w:space="0" w:color="auto"/>
        <w:left w:val="none" w:sz="0" w:space="0" w:color="auto"/>
        <w:bottom w:val="none" w:sz="0" w:space="0" w:color="auto"/>
        <w:right w:val="none" w:sz="0" w:space="0" w:color="auto"/>
      </w:divBdr>
    </w:div>
    <w:div w:id="538589708">
      <w:bodyDiv w:val="1"/>
      <w:marLeft w:val="0"/>
      <w:marRight w:val="0"/>
      <w:marTop w:val="0"/>
      <w:marBottom w:val="0"/>
      <w:divBdr>
        <w:top w:val="none" w:sz="0" w:space="0" w:color="auto"/>
        <w:left w:val="none" w:sz="0" w:space="0" w:color="auto"/>
        <w:bottom w:val="none" w:sz="0" w:space="0" w:color="auto"/>
        <w:right w:val="none" w:sz="0" w:space="0" w:color="auto"/>
      </w:divBdr>
    </w:div>
    <w:div w:id="545601578">
      <w:bodyDiv w:val="1"/>
      <w:marLeft w:val="0"/>
      <w:marRight w:val="0"/>
      <w:marTop w:val="0"/>
      <w:marBottom w:val="0"/>
      <w:divBdr>
        <w:top w:val="none" w:sz="0" w:space="0" w:color="auto"/>
        <w:left w:val="none" w:sz="0" w:space="0" w:color="auto"/>
        <w:bottom w:val="none" w:sz="0" w:space="0" w:color="auto"/>
        <w:right w:val="none" w:sz="0" w:space="0" w:color="auto"/>
      </w:divBdr>
    </w:div>
    <w:div w:id="550768583">
      <w:bodyDiv w:val="1"/>
      <w:marLeft w:val="0"/>
      <w:marRight w:val="0"/>
      <w:marTop w:val="0"/>
      <w:marBottom w:val="0"/>
      <w:divBdr>
        <w:top w:val="none" w:sz="0" w:space="0" w:color="auto"/>
        <w:left w:val="none" w:sz="0" w:space="0" w:color="auto"/>
        <w:bottom w:val="none" w:sz="0" w:space="0" w:color="auto"/>
        <w:right w:val="none" w:sz="0" w:space="0" w:color="auto"/>
      </w:divBdr>
    </w:div>
    <w:div w:id="576020652">
      <w:bodyDiv w:val="1"/>
      <w:marLeft w:val="0"/>
      <w:marRight w:val="0"/>
      <w:marTop w:val="0"/>
      <w:marBottom w:val="0"/>
      <w:divBdr>
        <w:top w:val="none" w:sz="0" w:space="0" w:color="auto"/>
        <w:left w:val="none" w:sz="0" w:space="0" w:color="auto"/>
        <w:bottom w:val="none" w:sz="0" w:space="0" w:color="auto"/>
        <w:right w:val="none" w:sz="0" w:space="0" w:color="auto"/>
      </w:divBdr>
    </w:div>
    <w:div w:id="582493645">
      <w:bodyDiv w:val="1"/>
      <w:marLeft w:val="0"/>
      <w:marRight w:val="0"/>
      <w:marTop w:val="0"/>
      <w:marBottom w:val="0"/>
      <w:divBdr>
        <w:top w:val="none" w:sz="0" w:space="0" w:color="auto"/>
        <w:left w:val="none" w:sz="0" w:space="0" w:color="auto"/>
        <w:bottom w:val="none" w:sz="0" w:space="0" w:color="auto"/>
        <w:right w:val="none" w:sz="0" w:space="0" w:color="auto"/>
      </w:divBdr>
    </w:div>
    <w:div w:id="582566063">
      <w:bodyDiv w:val="1"/>
      <w:marLeft w:val="0"/>
      <w:marRight w:val="0"/>
      <w:marTop w:val="0"/>
      <w:marBottom w:val="0"/>
      <w:divBdr>
        <w:top w:val="none" w:sz="0" w:space="0" w:color="auto"/>
        <w:left w:val="none" w:sz="0" w:space="0" w:color="auto"/>
        <w:bottom w:val="none" w:sz="0" w:space="0" w:color="auto"/>
        <w:right w:val="none" w:sz="0" w:space="0" w:color="auto"/>
      </w:divBdr>
    </w:div>
    <w:div w:id="590086856">
      <w:marLeft w:val="0"/>
      <w:marRight w:val="0"/>
      <w:marTop w:val="0"/>
      <w:marBottom w:val="0"/>
      <w:divBdr>
        <w:top w:val="none" w:sz="0" w:space="0" w:color="auto"/>
        <w:left w:val="none" w:sz="0" w:space="0" w:color="auto"/>
        <w:bottom w:val="none" w:sz="0" w:space="0" w:color="auto"/>
        <w:right w:val="none" w:sz="0" w:space="0" w:color="auto"/>
      </w:divBdr>
    </w:div>
    <w:div w:id="597493546">
      <w:bodyDiv w:val="1"/>
      <w:marLeft w:val="0"/>
      <w:marRight w:val="0"/>
      <w:marTop w:val="0"/>
      <w:marBottom w:val="0"/>
      <w:divBdr>
        <w:top w:val="none" w:sz="0" w:space="0" w:color="auto"/>
        <w:left w:val="none" w:sz="0" w:space="0" w:color="auto"/>
        <w:bottom w:val="none" w:sz="0" w:space="0" w:color="auto"/>
        <w:right w:val="none" w:sz="0" w:space="0" w:color="auto"/>
      </w:divBdr>
    </w:div>
    <w:div w:id="604308456">
      <w:bodyDiv w:val="1"/>
      <w:marLeft w:val="0"/>
      <w:marRight w:val="0"/>
      <w:marTop w:val="0"/>
      <w:marBottom w:val="0"/>
      <w:divBdr>
        <w:top w:val="none" w:sz="0" w:space="0" w:color="auto"/>
        <w:left w:val="none" w:sz="0" w:space="0" w:color="auto"/>
        <w:bottom w:val="none" w:sz="0" w:space="0" w:color="auto"/>
        <w:right w:val="none" w:sz="0" w:space="0" w:color="auto"/>
      </w:divBdr>
    </w:div>
    <w:div w:id="605387282">
      <w:marLeft w:val="0"/>
      <w:marRight w:val="0"/>
      <w:marTop w:val="0"/>
      <w:marBottom w:val="0"/>
      <w:divBdr>
        <w:top w:val="none" w:sz="0" w:space="0" w:color="auto"/>
        <w:left w:val="none" w:sz="0" w:space="0" w:color="auto"/>
        <w:bottom w:val="none" w:sz="0" w:space="0" w:color="auto"/>
        <w:right w:val="none" w:sz="0" w:space="0" w:color="auto"/>
      </w:divBdr>
    </w:div>
    <w:div w:id="607590637">
      <w:bodyDiv w:val="1"/>
      <w:marLeft w:val="0"/>
      <w:marRight w:val="0"/>
      <w:marTop w:val="0"/>
      <w:marBottom w:val="0"/>
      <w:divBdr>
        <w:top w:val="none" w:sz="0" w:space="0" w:color="auto"/>
        <w:left w:val="none" w:sz="0" w:space="0" w:color="auto"/>
        <w:bottom w:val="none" w:sz="0" w:space="0" w:color="auto"/>
        <w:right w:val="none" w:sz="0" w:space="0" w:color="auto"/>
      </w:divBdr>
    </w:div>
    <w:div w:id="610748218">
      <w:bodyDiv w:val="1"/>
      <w:marLeft w:val="0"/>
      <w:marRight w:val="0"/>
      <w:marTop w:val="0"/>
      <w:marBottom w:val="0"/>
      <w:divBdr>
        <w:top w:val="none" w:sz="0" w:space="0" w:color="auto"/>
        <w:left w:val="none" w:sz="0" w:space="0" w:color="auto"/>
        <w:bottom w:val="none" w:sz="0" w:space="0" w:color="auto"/>
        <w:right w:val="none" w:sz="0" w:space="0" w:color="auto"/>
      </w:divBdr>
    </w:div>
    <w:div w:id="616058295">
      <w:bodyDiv w:val="1"/>
      <w:marLeft w:val="0"/>
      <w:marRight w:val="0"/>
      <w:marTop w:val="0"/>
      <w:marBottom w:val="0"/>
      <w:divBdr>
        <w:top w:val="none" w:sz="0" w:space="0" w:color="auto"/>
        <w:left w:val="none" w:sz="0" w:space="0" w:color="auto"/>
        <w:bottom w:val="none" w:sz="0" w:space="0" w:color="auto"/>
        <w:right w:val="none" w:sz="0" w:space="0" w:color="auto"/>
      </w:divBdr>
    </w:div>
    <w:div w:id="623314622">
      <w:bodyDiv w:val="1"/>
      <w:marLeft w:val="0"/>
      <w:marRight w:val="0"/>
      <w:marTop w:val="0"/>
      <w:marBottom w:val="0"/>
      <w:divBdr>
        <w:top w:val="none" w:sz="0" w:space="0" w:color="auto"/>
        <w:left w:val="none" w:sz="0" w:space="0" w:color="auto"/>
        <w:bottom w:val="none" w:sz="0" w:space="0" w:color="auto"/>
        <w:right w:val="none" w:sz="0" w:space="0" w:color="auto"/>
      </w:divBdr>
    </w:div>
    <w:div w:id="633875613">
      <w:bodyDiv w:val="1"/>
      <w:marLeft w:val="0"/>
      <w:marRight w:val="0"/>
      <w:marTop w:val="0"/>
      <w:marBottom w:val="0"/>
      <w:divBdr>
        <w:top w:val="none" w:sz="0" w:space="0" w:color="auto"/>
        <w:left w:val="none" w:sz="0" w:space="0" w:color="auto"/>
        <w:bottom w:val="none" w:sz="0" w:space="0" w:color="auto"/>
        <w:right w:val="none" w:sz="0" w:space="0" w:color="auto"/>
      </w:divBdr>
    </w:div>
    <w:div w:id="644623085">
      <w:bodyDiv w:val="1"/>
      <w:marLeft w:val="0"/>
      <w:marRight w:val="0"/>
      <w:marTop w:val="0"/>
      <w:marBottom w:val="0"/>
      <w:divBdr>
        <w:top w:val="none" w:sz="0" w:space="0" w:color="auto"/>
        <w:left w:val="none" w:sz="0" w:space="0" w:color="auto"/>
        <w:bottom w:val="none" w:sz="0" w:space="0" w:color="auto"/>
        <w:right w:val="none" w:sz="0" w:space="0" w:color="auto"/>
      </w:divBdr>
    </w:div>
    <w:div w:id="653795352">
      <w:marLeft w:val="0"/>
      <w:marRight w:val="0"/>
      <w:marTop w:val="0"/>
      <w:marBottom w:val="0"/>
      <w:divBdr>
        <w:top w:val="none" w:sz="0" w:space="0" w:color="auto"/>
        <w:left w:val="none" w:sz="0" w:space="0" w:color="auto"/>
        <w:bottom w:val="none" w:sz="0" w:space="0" w:color="auto"/>
        <w:right w:val="none" w:sz="0" w:space="0" w:color="auto"/>
      </w:divBdr>
    </w:div>
    <w:div w:id="658339869">
      <w:marLeft w:val="0"/>
      <w:marRight w:val="0"/>
      <w:marTop w:val="0"/>
      <w:marBottom w:val="0"/>
      <w:divBdr>
        <w:top w:val="none" w:sz="0" w:space="0" w:color="auto"/>
        <w:left w:val="none" w:sz="0" w:space="0" w:color="auto"/>
        <w:bottom w:val="none" w:sz="0" w:space="0" w:color="auto"/>
        <w:right w:val="none" w:sz="0" w:space="0" w:color="auto"/>
      </w:divBdr>
    </w:div>
    <w:div w:id="660353283">
      <w:marLeft w:val="0"/>
      <w:marRight w:val="0"/>
      <w:marTop w:val="0"/>
      <w:marBottom w:val="0"/>
      <w:divBdr>
        <w:top w:val="none" w:sz="0" w:space="0" w:color="auto"/>
        <w:left w:val="none" w:sz="0" w:space="0" w:color="auto"/>
        <w:bottom w:val="none" w:sz="0" w:space="0" w:color="auto"/>
        <w:right w:val="none" w:sz="0" w:space="0" w:color="auto"/>
      </w:divBdr>
    </w:div>
    <w:div w:id="674265204">
      <w:marLeft w:val="0"/>
      <w:marRight w:val="0"/>
      <w:marTop w:val="0"/>
      <w:marBottom w:val="0"/>
      <w:divBdr>
        <w:top w:val="none" w:sz="0" w:space="0" w:color="auto"/>
        <w:left w:val="none" w:sz="0" w:space="0" w:color="auto"/>
        <w:bottom w:val="none" w:sz="0" w:space="0" w:color="auto"/>
        <w:right w:val="none" w:sz="0" w:space="0" w:color="auto"/>
      </w:divBdr>
    </w:div>
    <w:div w:id="678385358">
      <w:bodyDiv w:val="1"/>
      <w:marLeft w:val="0"/>
      <w:marRight w:val="0"/>
      <w:marTop w:val="0"/>
      <w:marBottom w:val="0"/>
      <w:divBdr>
        <w:top w:val="none" w:sz="0" w:space="0" w:color="auto"/>
        <w:left w:val="none" w:sz="0" w:space="0" w:color="auto"/>
        <w:bottom w:val="none" w:sz="0" w:space="0" w:color="auto"/>
        <w:right w:val="none" w:sz="0" w:space="0" w:color="auto"/>
      </w:divBdr>
    </w:div>
    <w:div w:id="680668507">
      <w:bodyDiv w:val="1"/>
      <w:marLeft w:val="0"/>
      <w:marRight w:val="0"/>
      <w:marTop w:val="0"/>
      <w:marBottom w:val="0"/>
      <w:divBdr>
        <w:top w:val="none" w:sz="0" w:space="0" w:color="auto"/>
        <w:left w:val="none" w:sz="0" w:space="0" w:color="auto"/>
        <w:bottom w:val="none" w:sz="0" w:space="0" w:color="auto"/>
        <w:right w:val="none" w:sz="0" w:space="0" w:color="auto"/>
      </w:divBdr>
    </w:div>
    <w:div w:id="693270738">
      <w:bodyDiv w:val="1"/>
      <w:marLeft w:val="0"/>
      <w:marRight w:val="0"/>
      <w:marTop w:val="0"/>
      <w:marBottom w:val="0"/>
      <w:divBdr>
        <w:top w:val="none" w:sz="0" w:space="0" w:color="auto"/>
        <w:left w:val="none" w:sz="0" w:space="0" w:color="auto"/>
        <w:bottom w:val="none" w:sz="0" w:space="0" w:color="auto"/>
        <w:right w:val="none" w:sz="0" w:space="0" w:color="auto"/>
      </w:divBdr>
    </w:div>
    <w:div w:id="696352302">
      <w:bodyDiv w:val="1"/>
      <w:marLeft w:val="0"/>
      <w:marRight w:val="0"/>
      <w:marTop w:val="0"/>
      <w:marBottom w:val="0"/>
      <w:divBdr>
        <w:top w:val="none" w:sz="0" w:space="0" w:color="auto"/>
        <w:left w:val="none" w:sz="0" w:space="0" w:color="auto"/>
        <w:bottom w:val="none" w:sz="0" w:space="0" w:color="auto"/>
        <w:right w:val="none" w:sz="0" w:space="0" w:color="auto"/>
      </w:divBdr>
    </w:div>
    <w:div w:id="716901318">
      <w:bodyDiv w:val="1"/>
      <w:marLeft w:val="0"/>
      <w:marRight w:val="0"/>
      <w:marTop w:val="0"/>
      <w:marBottom w:val="0"/>
      <w:divBdr>
        <w:top w:val="none" w:sz="0" w:space="0" w:color="auto"/>
        <w:left w:val="none" w:sz="0" w:space="0" w:color="auto"/>
        <w:bottom w:val="none" w:sz="0" w:space="0" w:color="auto"/>
        <w:right w:val="none" w:sz="0" w:space="0" w:color="auto"/>
      </w:divBdr>
    </w:div>
    <w:div w:id="724959515">
      <w:marLeft w:val="0"/>
      <w:marRight w:val="0"/>
      <w:marTop w:val="0"/>
      <w:marBottom w:val="0"/>
      <w:divBdr>
        <w:top w:val="none" w:sz="0" w:space="0" w:color="auto"/>
        <w:left w:val="none" w:sz="0" w:space="0" w:color="auto"/>
        <w:bottom w:val="none" w:sz="0" w:space="0" w:color="auto"/>
        <w:right w:val="none" w:sz="0" w:space="0" w:color="auto"/>
      </w:divBdr>
    </w:div>
    <w:div w:id="730614233">
      <w:bodyDiv w:val="1"/>
      <w:marLeft w:val="0"/>
      <w:marRight w:val="0"/>
      <w:marTop w:val="0"/>
      <w:marBottom w:val="0"/>
      <w:divBdr>
        <w:top w:val="none" w:sz="0" w:space="0" w:color="auto"/>
        <w:left w:val="none" w:sz="0" w:space="0" w:color="auto"/>
        <w:bottom w:val="none" w:sz="0" w:space="0" w:color="auto"/>
        <w:right w:val="none" w:sz="0" w:space="0" w:color="auto"/>
      </w:divBdr>
    </w:div>
    <w:div w:id="736977690">
      <w:bodyDiv w:val="1"/>
      <w:marLeft w:val="0"/>
      <w:marRight w:val="0"/>
      <w:marTop w:val="0"/>
      <w:marBottom w:val="0"/>
      <w:divBdr>
        <w:top w:val="none" w:sz="0" w:space="0" w:color="auto"/>
        <w:left w:val="none" w:sz="0" w:space="0" w:color="auto"/>
        <w:bottom w:val="none" w:sz="0" w:space="0" w:color="auto"/>
        <w:right w:val="none" w:sz="0" w:space="0" w:color="auto"/>
      </w:divBdr>
    </w:div>
    <w:div w:id="738136375">
      <w:marLeft w:val="0"/>
      <w:marRight w:val="0"/>
      <w:marTop w:val="0"/>
      <w:marBottom w:val="0"/>
      <w:divBdr>
        <w:top w:val="none" w:sz="0" w:space="0" w:color="auto"/>
        <w:left w:val="none" w:sz="0" w:space="0" w:color="auto"/>
        <w:bottom w:val="none" w:sz="0" w:space="0" w:color="auto"/>
        <w:right w:val="none" w:sz="0" w:space="0" w:color="auto"/>
      </w:divBdr>
    </w:div>
    <w:div w:id="740785394">
      <w:marLeft w:val="0"/>
      <w:marRight w:val="0"/>
      <w:marTop w:val="0"/>
      <w:marBottom w:val="0"/>
      <w:divBdr>
        <w:top w:val="none" w:sz="0" w:space="0" w:color="auto"/>
        <w:left w:val="none" w:sz="0" w:space="0" w:color="auto"/>
        <w:bottom w:val="none" w:sz="0" w:space="0" w:color="auto"/>
        <w:right w:val="none" w:sz="0" w:space="0" w:color="auto"/>
      </w:divBdr>
    </w:div>
    <w:div w:id="744382481">
      <w:bodyDiv w:val="1"/>
      <w:marLeft w:val="0"/>
      <w:marRight w:val="0"/>
      <w:marTop w:val="0"/>
      <w:marBottom w:val="0"/>
      <w:divBdr>
        <w:top w:val="none" w:sz="0" w:space="0" w:color="auto"/>
        <w:left w:val="none" w:sz="0" w:space="0" w:color="auto"/>
        <w:bottom w:val="none" w:sz="0" w:space="0" w:color="auto"/>
        <w:right w:val="none" w:sz="0" w:space="0" w:color="auto"/>
      </w:divBdr>
    </w:div>
    <w:div w:id="750127094">
      <w:bodyDiv w:val="1"/>
      <w:marLeft w:val="0"/>
      <w:marRight w:val="0"/>
      <w:marTop w:val="0"/>
      <w:marBottom w:val="0"/>
      <w:divBdr>
        <w:top w:val="none" w:sz="0" w:space="0" w:color="auto"/>
        <w:left w:val="none" w:sz="0" w:space="0" w:color="auto"/>
        <w:bottom w:val="none" w:sz="0" w:space="0" w:color="auto"/>
        <w:right w:val="none" w:sz="0" w:space="0" w:color="auto"/>
      </w:divBdr>
    </w:div>
    <w:div w:id="756093275">
      <w:bodyDiv w:val="1"/>
      <w:marLeft w:val="0"/>
      <w:marRight w:val="0"/>
      <w:marTop w:val="0"/>
      <w:marBottom w:val="0"/>
      <w:divBdr>
        <w:top w:val="none" w:sz="0" w:space="0" w:color="auto"/>
        <w:left w:val="none" w:sz="0" w:space="0" w:color="auto"/>
        <w:bottom w:val="none" w:sz="0" w:space="0" w:color="auto"/>
        <w:right w:val="none" w:sz="0" w:space="0" w:color="auto"/>
      </w:divBdr>
    </w:div>
    <w:div w:id="767121882">
      <w:bodyDiv w:val="1"/>
      <w:marLeft w:val="0"/>
      <w:marRight w:val="0"/>
      <w:marTop w:val="0"/>
      <w:marBottom w:val="0"/>
      <w:divBdr>
        <w:top w:val="none" w:sz="0" w:space="0" w:color="auto"/>
        <w:left w:val="none" w:sz="0" w:space="0" w:color="auto"/>
        <w:bottom w:val="none" w:sz="0" w:space="0" w:color="auto"/>
        <w:right w:val="none" w:sz="0" w:space="0" w:color="auto"/>
      </w:divBdr>
    </w:div>
    <w:div w:id="790903820">
      <w:bodyDiv w:val="1"/>
      <w:marLeft w:val="0"/>
      <w:marRight w:val="0"/>
      <w:marTop w:val="0"/>
      <w:marBottom w:val="0"/>
      <w:divBdr>
        <w:top w:val="none" w:sz="0" w:space="0" w:color="auto"/>
        <w:left w:val="none" w:sz="0" w:space="0" w:color="auto"/>
        <w:bottom w:val="none" w:sz="0" w:space="0" w:color="auto"/>
        <w:right w:val="none" w:sz="0" w:space="0" w:color="auto"/>
      </w:divBdr>
    </w:div>
    <w:div w:id="809597439">
      <w:bodyDiv w:val="1"/>
      <w:marLeft w:val="0"/>
      <w:marRight w:val="0"/>
      <w:marTop w:val="0"/>
      <w:marBottom w:val="0"/>
      <w:divBdr>
        <w:top w:val="none" w:sz="0" w:space="0" w:color="auto"/>
        <w:left w:val="none" w:sz="0" w:space="0" w:color="auto"/>
        <w:bottom w:val="none" w:sz="0" w:space="0" w:color="auto"/>
        <w:right w:val="none" w:sz="0" w:space="0" w:color="auto"/>
      </w:divBdr>
    </w:div>
    <w:div w:id="823159231">
      <w:bodyDiv w:val="1"/>
      <w:marLeft w:val="0"/>
      <w:marRight w:val="0"/>
      <w:marTop w:val="0"/>
      <w:marBottom w:val="0"/>
      <w:divBdr>
        <w:top w:val="none" w:sz="0" w:space="0" w:color="auto"/>
        <w:left w:val="none" w:sz="0" w:space="0" w:color="auto"/>
        <w:bottom w:val="none" w:sz="0" w:space="0" w:color="auto"/>
        <w:right w:val="none" w:sz="0" w:space="0" w:color="auto"/>
      </w:divBdr>
    </w:div>
    <w:div w:id="825515273">
      <w:marLeft w:val="0"/>
      <w:marRight w:val="0"/>
      <w:marTop w:val="0"/>
      <w:marBottom w:val="0"/>
      <w:divBdr>
        <w:top w:val="none" w:sz="0" w:space="0" w:color="auto"/>
        <w:left w:val="none" w:sz="0" w:space="0" w:color="auto"/>
        <w:bottom w:val="none" w:sz="0" w:space="0" w:color="auto"/>
        <w:right w:val="none" w:sz="0" w:space="0" w:color="auto"/>
      </w:divBdr>
    </w:div>
    <w:div w:id="833029439">
      <w:bodyDiv w:val="1"/>
      <w:marLeft w:val="0"/>
      <w:marRight w:val="0"/>
      <w:marTop w:val="0"/>
      <w:marBottom w:val="0"/>
      <w:divBdr>
        <w:top w:val="none" w:sz="0" w:space="0" w:color="auto"/>
        <w:left w:val="none" w:sz="0" w:space="0" w:color="auto"/>
        <w:bottom w:val="none" w:sz="0" w:space="0" w:color="auto"/>
        <w:right w:val="none" w:sz="0" w:space="0" w:color="auto"/>
      </w:divBdr>
    </w:div>
    <w:div w:id="840857044">
      <w:bodyDiv w:val="1"/>
      <w:marLeft w:val="0"/>
      <w:marRight w:val="0"/>
      <w:marTop w:val="0"/>
      <w:marBottom w:val="0"/>
      <w:divBdr>
        <w:top w:val="none" w:sz="0" w:space="0" w:color="auto"/>
        <w:left w:val="none" w:sz="0" w:space="0" w:color="auto"/>
        <w:bottom w:val="none" w:sz="0" w:space="0" w:color="auto"/>
        <w:right w:val="none" w:sz="0" w:space="0" w:color="auto"/>
      </w:divBdr>
    </w:div>
    <w:div w:id="841774256">
      <w:bodyDiv w:val="1"/>
      <w:marLeft w:val="0"/>
      <w:marRight w:val="0"/>
      <w:marTop w:val="0"/>
      <w:marBottom w:val="0"/>
      <w:divBdr>
        <w:top w:val="none" w:sz="0" w:space="0" w:color="auto"/>
        <w:left w:val="none" w:sz="0" w:space="0" w:color="auto"/>
        <w:bottom w:val="none" w:sz="0" w:space="0" w:color="auto"/>
        <w:right w:val="none" w:sz="0" w:space="0" w:color="auto"/>
      </w:divBdr>
    </w:div>
    <w:div w:id="856505381">
      <w:marLeft w:val="0"/>
      <w:marRight w:val="0"/>
      <w:marTop w:val="0"/>
      <w:marBottom w:val="0"/>
      <w:divBdr>
        <w:top w:val="none" w:sz="0" w:space="0" w:color="auto"/>
        <w:left w:val="none" w:sz="0" w:space="0" w:color="auto"/>
        <w:bottom w:val="none" w:sz="0" w:space="0" w:color="auto"/>
        <w:right w:val="none" w:sz="0" w:space="0" w:color="auto"/>
      </w:divBdr>
    </w:div>
    <w:div w:id="862476587">
      <w:marLeft w:val="0"/>
      <w:marRight w:val="0"/>
      <w:marTop w:val="0"/>
      <w:marBottom w:val="0"/>
      <w:divBdr>
        <w:top w:val="none" w:sz="0" w:space="0" w:color="auto"/>
        <w:left w:val="none" w:sz="0" w:space="0" w:color="auto"/>
        <w:bottom w:val="none" w:sz="0" w:space="0" w:color="auto"/>
        <w:right w:val="none" w:sz="0" w:space="0" w:color="auto"/>
      </w:divBdr>
    </w:div>
    <w:div w:id="863178911">
      <w:bodyDiv w:val="1"/>
      <w:marLeft w:val="0"/>
      <w:marRight w:val="0"/>
      <w:marTop w:val="0"/>
      <w:marBottom w:val="0"/>
      <w:divBdr>
        <w:top w:val="none" w:sz="0" w:space="0" w:color="auto"/>
        <w:left w:val="none" w:sz="0" w:space="0" w:color="auto"/>
        <w:bottom w:val="none" w:sz="0" w:space="0" w:color="auto"/>
        <w:right w:val="none" w:sz="0" w:space="0" w:color="auto"/>
      </w:divBdr>
    </w:div>
    <w:div w:id="864103018">
      <w:bodyDiv w:val="1"/>
      <w:marLeft w:val="0"/>
      <w:marRight w:val="0"/>
      <w:marTop w:val="0"/>
      <w:marBottom w:val="0"/>
      <w:divBdr>
        <w:top w:val="none" w:sz="0" w:space="0" w:color="auto"/>
        <w:left w:val="none" w:sz="0" w:space="0" w:color="auto"/>
        <w:bottom w:val="none" w:sz="0" w:space="0" w:color="auto"/>
        <w:right w:val="none" w:sz="0" w:space="0" w:color="auto"/>
      </w:divBdr>
    </w:div>
    <w:div w:id="872110866">
      <w:bodyDiv w:val="1"/>
      <w:marLeft w:val="0"/>
      <w:marRight w:val="0"/>
      <w:marTop w:val="0"/>
      <w:marBottom w:val="0"/>
      <w:divBdr>
        <w:top w:val="none" w:sz="0" w:space="0" w:color="auto"/>
        <w:left w:val="none" w:sz="0" w:space="0" w:color="auto"/>
        <w:bottom w:val="none" w:sz="0" w:space="0" w:color="auto"/>
        <w:right w:val="none" w:sz="0" w:space="0" w:color="auto"/>
      </w:divBdr>
    </w:div>
    <w:div w:id="890196236">
      <w:bodyDiv w:val="1"/>
      <w:marLeft w:val="0"/>
      <w:marRight w:val="0"/>
      <w:marTop w:val="0"/>
      <w:marBottom w:val="0"/>
      <w:divBdr>
        <w:top w:val="none" w:sz="0" w:space="0" w:color="auto"/>
        <w:left w:val="none" w:sz="0" w:space="0" w:color="auto"/>
        <w:bottom w:val="none" w:sz="0" w:space="0" w:color="auto"/>
        <w:right w:val="none" w:sz="0" w:space="0" w:color="auto"/>
      </w:divBdr>
    </w:div>
    <w:div w:id="923685361">
      <w:bodyDiv w:val="1"/>
      <w:marLeft w:val="0"/>
      <w:marRight w:val="0"/>
      <w:marTop w:val="0"/>
      <w:marBottom w:val="0"/>
      <w:divBdr>
        <w:top w:val="none" w:sz="0" w:space="0" w:color="auto"/>
        <w:left w:val="none" w:sz="0" w:space="0" w:color="auto"/>
        <w:bottom w:val="none" w:sz="0" w:space="0" w:color="auto"/>
        <w:right w:val="none" w:sz="0" w:space="0" w:color="auto"/>
      </w:divBdr>
    </w:div>
    <w:div w:id="944730513">
      <w:bodyDiv w:val="1"/>
      <w:marLeft w:val="0"/>
      <w:marRight w:val="0"/>
      <w:marTop w:val="0"/>
      <w:marBottom w:val="0"/>
      <w:divBdr>
        <w:top w:val="none" w:sz="0" w:space="0" w:color="auto"/>
        <w:left w:val="none" w:sz="0" w:space="0" w:color="auto"/>
        <w:bottom w:val="none" w:sz="0" w:space="0" w:color="auto"/>
        <w:right w:val="none" w:sz="0" w:space="0" w:color="auto"/>
      </w:divBdr>
    </w:div>
    <w:div w:id="951284777">
      <w:bodyDiv w:val="1"/>
      <w:marLeft w:val="0"/>
      <w:marRight w:val="0"/>
      <w:marTop w:val="0"/>
      <w:marBottom w:val="0"/>
      <w:divBdr>
        <w:top w:val="none" w:sz="0" w:space="0" w:color="auto"/>
        <w:left w:val="none" w:sz="0" w:space="0" w:color="auto"/>
        <w:bottom w:val="none" w:sz="0" w:space="0" w:color="auto"/>
        <w:right w:val="none" w:sz="0" w:space="0" w:color="auto"/>
      </w:divBdr>
    </w:div>
    <w:div w:id="961422815">
      <w:marLeft w:val="0"/>
      <w:marRight w:val="0"/>
      <w:marTop w:val="0"/>
      <w:marBottom w:val="0"/>
      <w:divBdr>
        <w:top w:val="none" w:sz="0" w:space="0" w:color="auto"/>
        <w:left w:val="none" w:sz="0" w:space="0" w:color="auto"/>
        <w:bottom w:val="none" w:sz="0" w:space="0" w:color="auto"/>
        <w:right w:val="none" w:sz="0" w:space="0" w:color="auto"/>
      </w:divBdr>
    </w:div>
    <w:div w:id="967515292">
      <w:bodyDiv w:val="1"/>
      <w:marLeft w:val="0"/>
      <w:marRight w:val="0"/>
      <w:marTop w:val="0"/>
      <w:marBottom w:val="0"/>
      <w:divBdr>
        <w:top w:val="none" w:sz="0" w:space="0" w:color="auto"/>
        <w:left w:val="none" w:sz="0" w:space="0" w:color="auto"/>
        <w:bottom w:val="none" w:sz="0" w:space="0" w:color="auto"/>
        <w:right w:val="none" w:sz="0" w:space="0" w:color="auto"/>
      </w:divBdr>
    </w:div>
    <w:div w:id="989476544">
      <w:bodyDiv w:val="1"/>
      <w:marLeft w:val="0"/>
      <w:marRight w:val="0"/>
      <w:marTop w:val="0"/>
      <w:marBottom w:val="0"/>
      <w:divBdr>
        <w:top w:val="none" w:sz="0" w:space="0" w:color="auto"/>
        <w:left w:val="none" w:sz="0" w:space="0" w:color="auto"/>
        <w:bottom w:val="none" w:sz="0" w:space="0" w:color="auto"/>
        <w:right w:val="none" w:sz="0" w:space="0" w:color="auto"/>
      </w:divBdr>
    </w:div>
    <w:div w:id="1005323774">
      <w:bodyDiv w:val="1"/>
      <w:marLeft w:val="0"/>
      <w:marRight w:val="0"/>
      <w:marTop w:val="0"/>
      <w:marBottom w:val="0"/>
      <w:divBdr>
        <w:top w:val="none" w:sz="0" w:space="0" w:color="auto"/>
        <w:left w:val="none" w:sz="0" w:space="0" w:color="auto"/>
        <w:bottom w:val="none" w:sz="0" w:space="0" w:color="auto"/>
        <w:right w:val="none" w:sz="0" w:space="0" w:color="auto"/>
      </w:divBdr>
    </w:div>
    <w:div w:id="1019501378">
      <w:marLeft w:val="0"/>
      <w:marRight w:val="0"/>
      <w:marTop w:val="0"/>
      <w:marBottom w:val="0"/>
      <w:divBdr>
        <w:top w:val="none" w:sz="0" w:space="0" w:color="auto"/>
        <w:left w:val="none" w:sz="0" w:space="0" w:color="auto"/>
        <w:bottom w:val="none" w:sz="0" w:space="0" w:color="auto"/>
        <w:right w:val="none" w:sz="0" w:space="0" w:color="auto"/>
      </w:divBdr>
    </w:div>
    <w:div w:id="1020739868">
      <w:bodyDiv w:val="1"/>
      <w:marLeft w:val="0"/>
      <w:marRight w:val="0"/>
      <w:marTop w:val="0"/>
      <w:marBottom w:val="0"/>
      <w:divBdr>
        <w:top w:val="none" w:sz="0" w:space="0" w:color="auto"/>
        <w:left w:val="none" w:sz="0" w:space="0" w:color="auto"/>
        <w:bottom w:val="none" w:sz="0" w:space="0" w:color="auto"/>
        <w:right w:val="none" w:sz="0" w:space="0" w:color="auto"/>
      </w:divBdr>
    </w:div>
    <w:div w:id="1028071420">
      <w:bodyDiv w:val="1"/>
      <w:marLeft w:val="0"/>
      <w:marRight w:val="0"/>
      <w:marTop w:val="0"/>
      <w:marBottom w:val="0"/>
      <w:divBdr>
        <w:top w:val="none" w:sz="0" w:space="0" w:color="auto"/>
        <w:left w:val="none" w:sz="0" w:space="0" w:color="auto"/>
        <w:bottom w:val="none" w:sz="0" w:space="0" w:color="auto"/>
        <w:right w:val="none" w:sz="0" w:space="0" w:color="auto"/>
      </w:divBdr>
    </w:div>
    <w:div w:id="1072197358">
      <w:marLeft w:val="0"/>
      <w:marRight w:val="0"/>
      <w:marTop w:val="0"/>
      <w:marBottom w:val="0"/>
      <w:divBdr>
        <w:top w:val="none" w:sz="0" w:space="0" w:color="auto"/>
        <w:left w:val="none" w:sz="0" w:space="0" w:color="auto"/>
        <w:bottom w:val="none" w:sz="0" w:space="0" w:color="auto"/>
        <w:right w:val="none" w:sz="0" w:space="0" w:color="auto"/>
      </w:divBdr>
    </w:div>
    <w:div w:id="1078281842">
      <w:bodyDiv w:val="1"/>
      <w:marLeft w:val="0"/>
      <w:marRight w:val="0"/>
      <w:marTop w:val="0"/>
      <w:marBottom w:val="0"/>
      <w:divBdr>
        <w:top w:val="none" w:sz="0" w:space="0" w:color="auto"/>
        <w:left w:val="none" w:sz="0" w:space="0" w:color="auto"/>
        <w:bottom w:val="none" w:sz="0" w:space="0" w:color="auto"/>
        <w:right w:val="none" w:sz="0" w:space="0" w:color="auto"/>
      </w:divBdr>
    </w:div>
    <w:div w:id="1104032369">
      <w:bodyDiv w:val="1"/>
      <w:marLeft w:val="0"/>
      <w:marRight w:val="0"/>
      <w:marTop w:val="0"/>
      <w:marBottom w:val="0"/>
      <w:divBdr>
        <w:top w:val="none" w:sz="0" w:space="0" w:color="auto"/>
        <w:left w:val="none" w:sz="0" w:space="0" w:color="auto"/>
        <w:bottom w:val="none" w:sz="0" w:space="0" w:color="auto"/>
        <w:right w:val="none" w:sz="0" w:space="0" w:color="auto"/>
      </w:divBdr>
    </w:div>
    <w:div w:id="1105535222">
      <w:bodyDiv w:val="1"/>
      <w:marLeft w:val="0"/>
      <w:marRight w:val="0"/>
      <w:marTop w:val="0"/>
      <w:marBottom w:val="0"/>
      <w:divBdr>
        <w:top w:val="none" w:sz="0" w:space="0" w:color="auto"/>
        <w:left w:val="none" w:sz="0" w:space="0" w:color="auto"/>
        <w:bottom w:val="none" w:sz="0" w:space="0" w:color="auto"/>
        <w:right w:val="none" w:sz="0" w:space="0" w:color="auto"/>
      </w:divBdr>
    </w:div>
    <w:div w:id="1119564799">
      <w:marLeft w:val="0"/>
      <w:marRight w:val="0"/>
      <w:marTop w:val="0"/>
      <w:marBottom w:val="0"/>
      <w:divBdr>
        <w:top w:val="none" w:sz="0" w:space="0" w:color="auto"/>
        <w:left w:val="none" w:sz="0" w:space="0" w:color="auto"/>
        <w:bottom w:val="none" w:sz="0" w:space="0" w:color="auto"/>
        <w:right w:val="none" w:sz="0" w:space="0" w:color="auto"/>
      </w:divBdr>
    </w:div>
    <w:div w:id="1140805337">
      <w:marLeft w:val="0"/>
      <w:marRight w:val="0"/>
      <w:marTop w:val="0"/>
      <w:marBottom w:val="0"/>
      <w:divBdr>
        <w:top w:val="none" w:sz="0" w:space="0" w:color="auto"/>
        <w:left w:val="none" w:sz="0" w:space="0" w:color="auto"/>
        <w:bottom w:val="none" w:sz="0" w:space="0" w:color="auto"/>
        <w:right w:val="none" w:sz="0" w:space="0" w:color="auto"/>
      </w:divBdr>
    </w:div>
    <w:div w:id="1141967122">
      <w:bodyDiv w:val="1"/>
      <w:marLeft w:val="0"/>
      <w:marRight w:val="0"/>
      <w:marTop w:val="0"/>
      <w:marBottom w:val="0"/>
      <w:divBdr>
        <w:top w:val="none" w:sz="0" w:space="0" w:color="auto"/>
        <w:left w:val="none" w:sz="0" w:space="0" w:color="auto"/>
        <w:bottom w:val="none" w:sz="0" w:space="0" w:color="auto"/>
        <w:right w:val="none" w:sz="0" w:space="0" w:color="auto"/>
      </w:divBdr>
    </w:div>
    <w:div w:id="1150370708">
      <w:marLeft w:val="0"/>
      <w:marRight w:val="0"/>
      <w:marTop w:val="0"/>
      <w:marBottom w:val="0"/>
      <w:divBdr>
        <w:top w:val="none" w:sz="0" w:space="0" w:color="auto"/>
        <w:left w:val="none" w:sz="0" w:space="0" w:color="auto"/>
        <w:bottom w:val="none" w:sz="0" w:space="0" w:color="auto"/>
        <w:right w:val="none" w:sz="0" w:space="0" w:color="auto"/>
      </w:divBdr>
    </w:div>
    <w:div w:id="1151023902">
      <w:bodyDiv w:val="1"/>
      <w:marLeft w:val="0"/>
      <w:marRight w:val="0"/>
      <w:marTop w:val="0"/>
      <w:marBottom w:val="0"/>
      <w:divBdr>
        <w:top w:val="none" w:sz="0" w:space="0" w:color="auto"/>
        <w:left w:val="none" w:sz="0" w:space="0" w:color="auto"/>
        <w:bottom w:val="none" w:sz="0" w:space="0" w:color="auto"/>
        <w:right w:val="none" w:sz="0" w:space="0" w:color="auto"/>
      </w:divBdr>
    </w:div>
    <w:div w:id="1155796643">
      <w:bodyDiv w:val="1"/>
      <w:marLeft w:val="0"/>
      <w:marRight w:val="0"/>
      <w:marTop w:val="0"/>
      <w:marBottom w:val="0"/>
      <w:divBdr>
        <w:top w:val="none" w:sz="0" w:space="0" w:color="auto"/>
        <w:left w:val="none" w:sz="0" w:space="0" w:color="auto"/>
        <w:bottom w:val="none" w:sz="0" w:space="0" w:color="auto"/>
        <w:right w:val="none" w:sz="0" w:space="0" w:color="auto"/>
      </w:divBdr>
    </w:div>
    <w:div w:id="1156267492">
      <w:bodyDiv w:val="1"/>
      <w:marLeft w:val="0"/>
      <w:marRight w:val="0"/>
      <w:marTop w:val="0"/>
      <w:marBottom w:val="0"/>
      <w:divBdr>
        <w:top w:val="none" w:sz="0" w:space="0" w:color="auto"/>
        <w:left w:val="none" w:sz="0" w:space="0" w:color="auto"/>
        <w:bottom w:val="none" w:sz="0" w:space="0" w:color="auto"/>
        <w:right w:val="none" w:sz="0" w:space="0" w:color="auto"/>
      </w:divBdr>
    </w:div>
    <w:div w:id="1167860463">
      <w:bodyDiv w:val="1"/>
      <w:marLeft w:val="0"/>
      <w:marRight w:val="0"/>
      <w:marTop w:val="0"/>
      <w:marBottom w:val="0"/>
      <w:divBdr>
        <w:top w:val="none" w:sz="0" w:space="0" w:color="auto"/>
        <w:left w:val="none" w:sz="0" w:space="0" w:color="auto"/>
        <w:bottom w:val="none" w:sz="0" w:space="0" w:color="auto"/>
        <w:right w:val="none" w:sz="0" w:space="0" w:color="auto"/>
      </w:divBdr>
    </w:div>
    <w:div w:id="1176968025">
      <w:marLeft w:val="0"/>
      <w:marRight w:val="0"/>
      <w:marTop w:val="0"/>
      <w:marBottom w:val="0"/>
      <w:divBdr>
        <w:top w:val="none" w:sz="0" w:space="0" w:color="auto"/>
        <w:left w:val="none" w:sz="0" w:space="0" w:color="auto"/>
        <w:bottom w:val="none" w:sz="0" w:space="0" w:color="auto"/>
        <w:right w:val="none" w:sz="0" w:space="0" w:color="auto"/>
      </w:divBdr>
    </w:div>
    <w:div w:id="1185365020">
      <w:bodyDiv w:val="1"/>
      <w:marLeft w:val="0"/>
      <w:marRight w:val="0"/>
      <w:marTop w:val="0"/>
      <w:marBottom w:val="0"/>
      <w:divBdr>
        <w:top w:val="none" w:sz="0" w:space="0" w:color="auto"/>
        <w:left w:val="none" w:sz="0" w:space="0" w:color="auto"/>
        <w:bottom w:val="none" w:sz="0" w:space="0" w:color="auto"/>
        <w:right w:val="none" w:sz="0" w:space="0" w:color="auto"/>
      </w:divBdr>
    </w:div>
    <w:div w:id="1187405153">
      <w:bodyDiv w:val="1"/>
      <w:marLeft w:val="0"/>
      <w:marRight w:val="0"/>
      <w:marTop w:val="0"/>
      <w:marBottom w:val="0"/>
      <w:divBdr>
        <w:top w:val="none" w:sz="0" w:space="0" w:color="auto"/>
        <w:left w:val="none" w:sz="0" w:space="0" w:color="auto"/>
        <w:bottom w:val="none" w:sz="0" w:space="0" w:color="auto"/>
        <w:right w:val="none" w:sz="0" w:space="0" w:color="auto"/>
      </w:divBdr>
    </w:div>
    <w:div w:id="1222209037">
      <w:marLeft w:val="0"/>
      <w:marRight w:val="0"/>
      <w:marTop w:val="0"/>
      <w:marBottom w:val="0"/>
      <w:divBdr>
        <w:top w:val="none" w:sz="0" w:space="0" w:color="auto"/>
        <w:left w:val="none" w:sz="0" w:space="0" w:color="auto"/>
        <w:bottom w:val="none" w:sz="0" w:space="0" w:color="auto"/>
        <w:right w:val="none" w:sz="0" w:space="0" w:color="auto"/>
      </w:divBdr>
    </w:div>
    <w:div w:id="1228616502">
      <w:bodyDiv w:val="1"/>
      <w:marLeft w:val="0"/>
      <w:marRight w:val="0"/>
      <w:marTop w:val="0"/>
      <w:marBottom w:val="0"/>
      <w:divBdr>
        <w:top w:val="none" w:sz="0" w:space="0" w:color="auto"/>
        <w:left w:val="none" w:sz="0" w:space="0" w:color="auto"/>
        <w:bottom w:val="none" w:sz="0" w:space="0" w:color="auto"/>
        <w:right w:val="none" w:sz="0" w:space="0" w:color="auto"/>
      </w:divBdr>
    </w:div>
    <w:div w:id="1234776415">
      <w:bodyDiv w:val="1"/>
      <w:marLeft w:val="0"/>
      <w:marRight w:val="0"/>
      <w:marTop w:val="0"/>
      <w:marBottom w:val="0"/>
      <w:divBdr>
        <w:top w:val="none" w:sz="0" w:space="0" w:color="auto"/>
        <w:left w:val="none" w:sz="0" w:space="0" w:color="auto"/>
        <w:bottom w:val="none" w:sz="0" w:space="0" w:color="auto"/>
        <w:right w:val="none" w:sz="0" w:space="0" w:color="auto"/>
      </w:divBdr>
    </w:div>
    <w:div w:id="1249969556">
      <w:bodyDiv w:val="1"/>
      <w:marLeft w:val="0"/>
      <w:marRight w:val="0"/>
      <w:marTop w:val="0"/>
      <w:marBottom w:val="0"/>
      <w:divBdr>
        <w:top w:val="none" w:sz="0" w:space="0" w:color="auto"/>
        <w:left w:val="none" w:sz="0" w:space="0" w:color="auto"/>
        <w:bottom w:val="none" w:sz="0" w:space="0" w:color="auto"/>
        <w:right w:val="none" w:sz="0" w:space="0" w:color="auto"/>
      </w:divBdr>
    </w:div>
    <w:div w:id="1259556063">
      <w:marLeft w:val="0"/>
      <w:marRight w:val="0"/>
      <w:marTop w:val="0"/>
      <w:marBottom w:val="0"/>
      <w:divBdr>
        <w:top w:val="none" w:sz="0" w:space="0" w:color="auto"/>
        <w:left w:val="none" w:sz="0" w:space="0" w:color="auto"/>
        <w:bottom w:val="none" w:sz="0" w:space="0" w:color="auto"/>
        <w:right w:val="none" w:sz="0" w:space="0" w:color="auto"/>
      </w:divBdr>
    </w:div>
    <w:div w:id="1286043293">
      <w:bodyDiv w:val="1"/>
      <w:marLeft w:val="0"/>
      <w:marRight w:val="0"/>
      <w:marTop w:val="0"/>
      <w:marBottom w:val="0"/>
      <w:divBdr>
        <w:top w:val="none" w:sz="0" w:space="0" w:color="auto"/>
        <w:left w:val="none" w:sz="0" w:space="0" w:color="auto"/>
        <w:bottom w:val="none" w:sz="0" w:space="0" w:color="auto"/>
        <w:right w:val="none" w:sz="0" w:space="0" w:color="auto"/>
      </w:divBdr>
    </w:div>
    <w:div w:id="1300845325">
      <w:bodyDiv w:val="1"/>
      <w:marLeft w:val="0"/>
      <w:marRight w:val="0"/>
      <w:marTop w:val="0"/>
      <w:marBottom w:val="0"/>
      <w:divBdr>
        <w:top w:val="none" w:sz="0" w:space="0" w:color="auto"/>
        <w:left w:val="none" w:sz="0" w:space="0" w:color="auto"/>
        <w:bottom w:val="none" w:sz="0" w:space="0" w:color="auto"/>
        <w:right w:val="none" w:sz="0" w:space="0" w:color="auto"/>
      </w:divBdr>
    </w:div>
    <w:div w:id="1302156993">
      <w:bodyDiv w:val="1"/>
      <w:marLeft w:val="0"/>
      <w:marRight w:val="0"/>
      <w:marTop w:val="0"/>
      <w:marBottom w:val="0"/>
      <w:divBdr>
        <w:top w:val="none" w:sz="0" w:space="0" w:color="auto"/>
        <w:left w:val="none" w:sz="0" w:space="0" w:color="auto"/>
        <w:bottom w:val="none" w:sz="0" w:space="0" w:color="auto"/>
        <w:right w:val="none" w:sz="0" w:space="0" w:color="auto"/>
      </w:divBdr>
    </w:div>
    <w:div w:id="1304240107">
      <w:bodyDiv w:val="1"/>
      <w:marLeft w:val="0"/>
      <w:marRight w:val="0"/>
      <w:marTop w:val="0"/>
      <w:marBottom w:val="0"/>
      <w:divBdr>
        <w:top w:val="none" w:sz="0" w:space="0" w:color="auto"/>
        <w:left w:val="none" w:sz="0" w:space="0" w:color="auto"/>
        <w:bottom w:val="none" w:sz="0" w:space="0" w:color="auto"/>
        <w:right w:val="none" w:sz="0" w:space="0" w:color="auto"/>
      </w:divBdr>
    </w:div>
    <w:div w:id="1309087946">
      <w:bodyDiv w:val="1"/>
      <w:marLeft w:val="0"/>
      <w:marRight w:val="0"/>
      <w:marTop w:val="0"/>
      <w:marBottom w:val="0"/>
      <w:divBdr>
        <w:top w:val="none" w:sz="0" w:space="0" w:color="auto"/>
        <w:left w:val="none" w:sz="0" w:space="0" w:color="auto"/>
        <w:bottom w:val="none" w:sz="0" w:space="0" w:color="auto"/>
        <w:right w:val="none" w:sz="0" w:space="0" w:color="auto"/>
      </w:divBdr>
    </w:div>
    <w:div w:id="1315329242">
      <w:marLeft w:val="0"/>
      <w:marRight w:val="0"/>
      <w:marTop w:val="0"/>
      <w:marBottom w:val="0"/>
      <w:divBdr>
        <w:top w:val="none" w:sz="0" w:space="0" w:color="auto"/>
        <w:left w:val="none" w:sz="0" w:space="0" w:color="auto"/>
        <w:bottom w:val="none" w:sz="0" w:space="0" w:color="auto"/>
        <w:right w:val="none" w:sz="0" w:space="0" w:color="auto"/>
      </w:divBdr>
    </w:div>
    <w:div w:id="1317102578">
      <w:bodyDiv w:val="1"/>
      <w:marLeft w:val="0"/>
      <w:marRight w:val="0"/>
      <w:marTop w:val="0"/>
      <w:marBottom w:val="0"/>
      <w:divBdr>
        <w:top w:val="none" w:sz="0" w:space="0" w:color="auto"/>
        <w:left w:val="none" w:sz="0" w:space="0" w:color="auto"/>
        <w:bottom w:val="none" w:sz="0" w:space="0" w:color="auto"/>
        <w:right w:val="none" w:sz="0" w:space="0" w:color="auto"/>
      </w:divBdr>
    </w:div>
    <w:div w:id="1330253900">
      <w:bodyDiv w:val="1"/>
      <w:marLeft w:val="0"/>
      <w:marRight w:val="0"/>
      <w:marTop w:val="0"/>
      <w:marBottom w:val="0"/>
      <w:divBdr>
        <w:top w:val="none" w:sz="0" w:space="0" w:color="auto"/>
        <w:left w:val="none" w:sz="0" w:space="0" w:color="auto"/>
        <w:bottom w:val="none" w:sz="0" w:space="0" w:color="auto"/>
        <w:right w:val="none" w:sz="0" w:space="0" w:color="auto"/>
      </w:divBdr>
    </w:div>
    <w:div w:id="1337228388">
      <w:bodyDiv w:val="1"/>
      <w:marLeft w:val="0"/>
      <w:marRight w:val="0"/>
      <w:marTop w:val="0"/>
      <w:marBottom w:val="0"/>
      <w:divBdr>
        <w:top w:val="none" w:sz="0" w:space="0" w:color="auto"/>
        <w:left w:val="none" w:sz="0" w:space="0" w:color="auto"/>
        <w:bottom w:val="none" w:sz="0" w:space="0" w:color="auto"/>
        <w:right w:val="none" w:sz="0" w:space="0" w:color="auto"/>
      </w:divBdr>
    </w:div>
    <w:div w:id="1360932457">
      <w:marLeft w:val="0"/>
      <w:marRight w:val="0"/>
      <w:marTop w:val="0"/>
      <w:marBottom w:val="0"/>
      <w:divBdr>
        <w:top w:val="none" w:sz="0" w:space="0" w:color="auto"/>
        <w:left w:val="none" w:sz="0" w:space="0" w:color="auto"/>
        <w:bottom w:val="none" w:sz="0" w:space="0" w:color="auto"/>
        <w:right w:val="none" w:sz="0" w:space="0" w:color="auto"/>
      </w:divBdr>
    </w:div>
    <w:div w:id="1366324183">
      <w:marLeft w:val="0"/>
      <w:marRight w:val="0"/>
      <w:marTop w:val="0"/>
      <w:marBottom w:val="0"/>
      <w:divBdr>
        <w:top w:val="none" w:sz="0" w:space="0" w:color="auto"/>
        <w:left w:val="none" w:sz="0" w:space="0" w:color="auto"/>
        <w:bottom w:val="none" w:sz="0" w:space="0" w:color="auto"/>
        <w:right w:val="none" w:sz="0" w:space="0" w:color="auto"/>
      </w:divBdr>
    </w:div>
    <w:div w:id="1382943878">
      <w:bodyDiv w:val="1"/>
      <w:marLeft w:val="0"/>
      <w:marRight w:val="0"/>
      <w:marTop w:val="0"/>
      <w:marBottom w:val="0"/>
      <w:divBdr>
        <w:top w:val="none" w:sz="0" w:space="0" w:color="auto"/>
        <w:left w:val="none" w:sz="0" w:space="0" w:color="auto"/>
        <w:bottom w:val="none" w:sz="0" w:space="0" w:color="auto"/>
        <w:right w:val="none" w:sz="0" w:space="0" w:color="auto"/>
      </w:divBdr>
    </w:div>
    <w:div w:id="1387337976">
      <w:bodyDiv w:val="1"/>
      <w:marLeft w:val="0"/>
      <w:marRight w:val="0"/>
      <w:marTop w:val="0"/>
      <w:marBottom w:val="0"/>
      <w:divBdr>
        <w:top w:val="none" w:sz="0" w:space="0" w:color="auto"/>
        <w:left w:val="none" w:sz="0" w:space="0" w:color="auto"/>
        <w:bottom w:val="none" w:sz="0" w:space="0" w:color="auto"/>
        <w:right w:val="none" w:sz="0" w:space="0" w:color="auto"/>
      </w:divBdr>
    </w:div>
    <w:div w:id="1397582841">
      <w:bodyDiv w:val="1"/>
      <w:marLeft w:val="0"/>
      <w:marRight w:val="0"/>
      <w:marTop w:val="0"/>
      <w:marBottom w:val="0"/>
      <w:divBdr>
        <w:top w:val="none" w:sz="0" w:space="0" w:color="auto"/>
        <w:left w:val="none" w:sz="0" w:space="0" w:color="auto"/>
        <w:bottom w:val="none" w:sz="0" w:space="0" w:color="auto"/>
        <w:right w:val="none" w:sz="0" w:space="0" w:color="auto"/>
      </w:divBdr>
    </w:div>
    <w:div w:id="1406413000">
      <w:bodyDiv w:val="1"/>
      <w:marLeft w:val="0"/>
      <w:marRight w:val="0"/>
      <w:marTop w:val="0"/>
      <w:marBottom w:val="0"/>
      <w:divBdr>
        <w:top w:val="none" w:sz="0" w:space="0" w:color="auto"/>
        <w:left w:val="none" w:sz="0" w:space="0" w:color="auto"/>
        <w:bottom w:val="none" w:sz="0" w:space="0" w:color="auto"/>
        <w:right w:val="none" w:sz="0" w:space="0" w:color="auto"/>
      </w:divBdr>
    </w:div>
    <w:div w:id="1412116771">
      <w:bodyDiv w:val="1"/>
      <w:marLeft w:val="0"/>
      <w:marRight w:val="0"/>
      <w:marTop w:val="0"/>
      <w:marBottom w:val="0"/>
      <w:divBdr>
        <w:top w:val="none" w:sz="0" w:space="0" w:color="auto"/>
        <w:left w:val="none" w:sz="0" w:space="0" w:color="auto"/>
        <w:bottom w:val="none" w:sz="0" w:space="0" w:color="auto"/>
        <w:right w:val="none" w:sz="0" w:space="0" w:color="auto"/>
      </w:divBdr>
    </w:div>
    <w:div w:id="1432311264">
      <w:marLeft w:val="0"/>
      <w:marRight w:val="0"/>
      <w:marTop w:val="0"/>
      <w:marBottom w:val="0"/>
      <w:divBdr>
        <w:top w:val="none" w:sz="0" w:space="0" w:color="auto"/>
        <w:left w:val="none" w:sz="0" w:space="0" w:color="auto"/>
        <w:bottom w:val="none" w:sz="0" w:space="0" w:color="auto"/>
        <w:right w:val="none" w:sz="0" w:space="0" w:color="auto"/>
      </w:divBdr>
    </w:div>
    <w:div w:id="1441489997">
      <w:bodyDiv w:val="1"/>
      <w:marLeft w:val="0"/>
      <w:marRight w:val="0"/>
      <w:marTop w:val="0"/>
      <w:marBottom w:val="0"/>
      <w:divBdr>
        <w:top w:val="none" w:sz="0" w:space="0" w:color="auto"/>
        <w:left w:val="none" w:sz="0" w:space="0" w:color="auto"/>
        <w:bottom w:val="none" w:sz="0" w:space="0" w:color="auto"/>
        <w:right w:val="none" w:sz="0" w:space="0" w:color="auto"/>
      </w:divBdr>
    </w:div>
    <w:div w:id="1453941427">
      <w:marLeft w:val="0"/>
      <w:marRight w:val="0"/>
      <w:marTop w:val="0"/>
      <w:marBottom w:val="0"/>
      <w:divBdr>
        <w:top w:val="none" w:sz="0" w:space="0" w:color="auto"/>
        <w:left w:val="none" w:sz="0" w:space="0" w:color="auto"/>
        <w:bottom w:val="none" w:sz="0" w:space="0" w:color="auto"/>
        <w:right w:val="none" w:sz="0" w:space="0" w:color="auto"/>
      </w:divBdr>
    </w:div>
    <w:div w:id="1460953025">
      <w:bodyDiv w:val="1"/>
      <w:marLeft w:val="0"/>
      <w:marRight w:val="0"/>
      <w:marTop w:val="0"/>
      <w:marBottom w:val="0"/>
      <w:divBdr>
        <w:top w:val="none" w:sz="0" w:space="0" w:color="auto"/>
        <w:left w:val="none" w:sz="0" w:space="0" w:color="auto"/>
        <w:bottom w:val="none" w:sz="0" w:space="0" w:color="auto"/>
        <w:right w:val="none" w:sz="0" w:space="0" w:color="auto"/>
      </w:divBdr>
    </w:div>
    <w:div w:id="1461723840">
      <w:bodyDiv w:val="1"/>
      <w:marLeft w:val="0"/>
      <w:marRight w:val="0"/>
      <w:marTop w:val="0"/>
      <w:marBottom w:val="0"/>
      <w:divBdr>
        <w:top w:val="none" w:sz="0" w:space="0" w:color="auto"/>
        <w:left w:val="none" w:sz="0" w:space="0" w:color="auto"/>
        <w:bottom w:val="none" w:sz="0" w:space="0" w:color="auto"/>
        <w:right w:val="none" w:sz="0" w:space="0" w:color="auto"/>
      </w:divBdr>
    </w:div>
    <w:div w:id="1473643080">
      <w:marLeft w:val="0"/>
      <w:marRight w:val="0"/>
      <w:marTop w:val="0"/>
      <w:marBottom w:val="0"/>
      <w:divBdr>
        <w:top w:val="none" w:sz="0" w:space="0" w:color="auto"/>
        <w:left w:val="none" w:sz="0" w:space="0" w:color="auto"/>
        <w:bottom w:val="none" w:sz="0" w:space="0" w:color="auto"/>
        <w:right w:val="none" w:sz="0" w:space="0" w:color="auto"/>
      </w:divBdr>
    </w:div>
    <w:div w:id="1496069499">
      <w:bodyDiv w:val="1"/>
      <w:marLeft w:val="0"/>
      <w:marRight w:val="0"/>
      <w:marTop w:val="0"/>
      <w:marBottom w:val="0"/>
      <w:divBdr>
        <w:top w:val="none" w:sz="0" w:space="0" w:color="auto"/>
        <w:left w:val="none" w:sz="0" w:space="0" w:color="auto"/>
        <w:bottom w:val="none" w:sz="0" w:space="0" w:color="auto"/>
        <w:right w:val="none" w:sz="0" w:space="0" w:color="auto"/>
      </w:divBdr>
    </w:div>
    <w:div w:id="1499691684">
      <w:bodyDiv w:val="1"/>
      <w:marLeft w:val="0"/>
      <w:marRight w:val="0"/>
      <w:marTop w:val="0"/>
      <w:marBottom w:val="0"/>
      <w:divBdr>
        <w:top w:val="none" w:sz="0" w:space="0" w:color="auto"/>
        <w:left w:val="none" w:sz="0" w:space="0" w:color="auto"/>
        <w:bottom w:val="none" w:sz="0" w:space="0" w:color="auto"/>
        <w:right w:val="none" w:sz="0" w:space="0" w:color="auto"/>
      </w:divBdr>
    </w:div>
    <w:div w:id="1501314975">
      <w:bodyDiv w:val="1"/>
      <w:marLeft w:val="0"/>
      <w:marRight w:val="0"/>
      <w:marTop w:val="0"/>
      <w:marBottom w:val="0"/>
      <w:divBdr>
        <w:top w:val="none" w:sz="0" w:space="0" w:color="auto"/>
        <w:left w:val="none" w:sz="0" w:space="0" w:color="auto"/>
        <w:bottom w:val="none" w:sz="0" w:space="0" w:color="auto"/>
        <w:right w:val="none" w:sz="0" w:space="0" w:color="auto"/>
      </w:divBdr>
    </w:div>
    <w:div w:id="1507330970">
      <w:bodyDiv w:val="1"/>
      <w:marLeft w:val="0"/>
      <w:marRight w:val="0"/>
      <w:marTop w:val="0"/>
      <w:marBottom w:val="0"/>
      <w:divBdr>
        <w:top w:val="none" w:sz="0" w:space="0" w:color="auto"/>
        <w:left w:val="none" w:sz="0" w:space="0" w:color="auto"/>
        <w:bottom w:val="none" w:sz="0" w:space="0" w:color="auto"/>
        <w:right w:val="none" w:sz="0" w:space="0" w:color="auto"/>
      </w:divBdr>
    </w:div>
    <w:div w:id="1508865714">
      <w:bodyDiv w:val="1"/>
      <w:marLeft w:val="0"/>
      <w:marRight w:val="0"/>
      <w:marTop w:val="0"/>
      <w:marBottom w:val="0"/>
      <w:divBdr>
        <w:top w:val="none" w:sz="0" w:space="0" w:color="auto"/>
        <w:left w:val="none" w:sz="0" w:space="0" w:color="auto"/>
        <w:bottom w:val="none" w:sz="0" w:space="0" w:color="auto"/>
        <w:right w:val="none" w:sz="0" w:space="0" w:color="auto"/>
      </w:divBdr>
    </w:div>
    <w:div w:id="1509445694">
      <w:bodyDiv w:val="1"/>
      <w:marLeft w:val="0"/>
      <w:marRight w:val="0"/>
      <w:marTop w:val="0"/>
      <w:marBottom w:val="0"/>
      <w:divBdr>
        <w:top w:val="none" w:sz="0" w:space="0" w:color="auto"/>
        <w:left w:val="none" w:sz="0" w:space="0" w:color="auto"/>
        <w:bottom w:val="none" w:sz="0" w:space="0" w:color="auto"/>
        <w:right w:val="none" w:sz="0" w:space="0" w:color="auto"/>
      </w:divBdr>
    </w:div>
    <w:div w:id="1523085676">
      <w:bodyDiv w:val="1"/>
      <w:marLeft w:val="0"/>
      <w:marRight w:val="0"/>
      <w:marTop w:val="0"/>
      <w:marBottom w:val="0"/>
      <w:divBdr>
        <w:top w:val="none" w:sz="0" w:space="0" w:color="auto"/>
        <w:left w:val="none" w:sz="0" w:space="0" w:color="auto"/>
        <w:bottom w:val="none" w:sz="0" w:space="0" w:color="auto"/>
        <w:right w:val="none" w:sz="0" w:space="0" w:color="auto"/>
      </w:divBdr>
    </w:div>
    <w:div w:id="1542131732">
      <w:marLeft w:val="0"/>
      <w:marRight w:val="0"/>
      <w:marTop w:val="0"/>
      <w:marBottom w:val="0"/>
      <w:divBdr>
        <w:top w:val="none" w:sz="0" w:space="0" w:color="auto"/>
        <w:left w:val="none" w:sz="0" w:space="0" w:color="auto"/>
        <w:bottom w:val="none" w:sz="0" w:space="0" w:color="auto"/>
        <w:right w:val="none" w:sz="0" w:space="0" w:color="auto"/>
      </w:divBdr>
    </w:div>
    <w:div w:id="1553806062">
      <w:bodyDiv w:val="1"/>
      <w:marLeft w:val="0"/>
      <w:marRight w:val="0"/>
      <w:marTop w:val="0"/>
      <w:marBottom w:val="0"/>
      <w:divBdr>
        <w:top w:val="none" w:sz="0" w:space="0" w:color="auto"/>
        <w:left w:val="none" w:sz="0" w:space="0" w:color="auto"/>
        <w:bottom w:val="none" w:sz="0" w:space="0" w:color="auto"/>
        <w:right w:val="none" w:sz="0" w:space="0" w:color="auto"/>
      </w:divBdr>
    </w:div>
    <w:div w:id="1583292738">
      <w:bodyDiv w:val="1"/>
      <w:marLeft w:val="0"/>
      <w:marRight w:val="0"/>
      <w:marTop w:val="0"/>
      <w:marBottom w:val="0"/>
      <w:divBdr>
        <w:top w:val="none" w:sz="0" w:space="0" w:color="auto"/>
        <w:left w:val="none" w:sz="0" w:space="0" w:color="auto"/>
        <w:bottom w:val="none" w:sz="0" w:space="0" w:color="auto"/>
        <w:right w:val="none" w:sz="0" w:space="0" w:color="auto"/>
      </w:divBdr>
    </w:div>
    <w:div w:id="1584873183">
      <w:marLeft w:val="0"/>
      <w:marRight w:val="0"/>
      <w:marTop w:val="0"/>
      <w:marBottom w:val="0"/>
      <w:divBdr>
        <w:top w:val="none" w:sz="0" w:space="0" w:color="auto"/>
        <w:left w:val="none" w:sz="0" w:space="0" w:color="auto"/>
        <w:bottom w:val="none" w:sz="0" w:space="0" w:color="auto"/>
        <w:right w:val="none" w:sz="0" w:space="0" w:color="auto"/>
      </w:divBdr>
    </w:div>
    <w:div w:id="1604604015">
      <w:bodyDiv w:val="1"/>
      <w:marLeft w:val="0"/>
      <w:marRight w:val="0"/>
      <w:marTop w:val="0"/>
      <w:marBottom w:val="0"/>
      <w:divBdr>
        <w:top w:val="none" w:sz="0" w:space="0" w:color="auto"/>
        <w:left w:val="none" w:sz="0" w:space="0" w:color="auto"/>
        <w:bottom w:val="none" w:sz="0" w:space="0" w:color="auto"/>
        <w:right w:val="none" w:sz="0" w:space="0" w:color="auto"/>
      </w:divBdr>
    </w:div>
    <w:div w:id="1607033292">
      <w:bodyDiv w:val="1"/>
      <w:marLeft w:val="0"/>
      <w:marRight w:val="0"/>
      <w:marTop w:val="0"/>
      <w:marBottom w:val="0"/>
      <w:divBdr>
        <w:top w:val="none" w:sz="0" w:space="0" w:color="auto"/>
        <w:left w:val="none" w:sz="0" w:space="0" w:color="auto"/>
        <w:bottom w:val="none" w:sz="0" w:space="0" w:color="auto"/>
        <w:right w:val="none" w:sz="0" w:space="0" w:color="auto"/>
      </w:divBdr>
    </w:div>
    <w:div w:id="1611279277">
      <w:bodyDiv w:val="1"/>
      <w:marLeft w:val="0"/>
      <w:marRight w:val="0"/>
      <w:marTop w:val="0"/>
      <w:marBottom w:val="0"/>
      <w:divBdr>
        <w:top w:val="none" w:sz="0" w:space="0" w:color="auto"/>
        <w:left w:val="none" w:sz="0" w:space="0" w:color="auto"/>
        <w:bottom w:val="none" w:sz="0" w:space="0" w:color="auto"/>
        <w:right w:val="none" w:sz="0" w:space="0" w:color="auto"/>
      </w:divBdr>
    </w:div>
    <w:div w:id="1621455128">
      <w:bodyDiv w:val="1"/>
      <w:marLeft w:val="0"/>
      <w:marRight w:val="0"/>
      <w:marTop w:val="0"/>
      <w:marBottom w:val="0"/>
      <w:divBdr>
        <w:top w:val="none" w:sz="0" w:space="0" w:color="auto"/>
        <w:left w:val="none" w:sz="0" w:space="0" w:color="auto"/>
        <w:bottom w:val="none" w:sz="0" w:space="0" w:color="auto"/>
        <w:right w:val="none" w:sz="0" w:space="0" w:color="auto"/>
      </w:divBdr>
    </w:div>
    <w:div w:id="1639912972">
      <w:bodyDiv w:val="1"/>
      <w:marLeft w:val="0"/>
      <w:marRight w:val="0"/>
      <w:marTop w:val="0"/>
      <w:marBottom w:val="0"/>
      <w:divBdr>
        <w:top w:val="none" w:sz="0" w:space="0" w:color="auto"/>
        <w:left w:val="none" w:sz="0" w:space="0" w:color="auto"/>
        <w:bottom w:val="none" w:sz="0" w:space="0" w:color="auto"/>
        <w:right w:val="none" w:sz="0" w:space="0" w:color="auto"/>
      </w:divBdr>
    </w:div>
    <w:div w:id="1649896388">
      <w:bodyDiv w:val="1"/>
      <w:marLeft w:val="0"/>
      <w:marRight w:val="0"/>
      <w:marTop w:val="0"/>
      <w:marBottom w:val="0"/>
      <w:divBdr>
        <w:top w:val="none" w:sz="0" w:space="0" w:color="auto"/>
        <w:left w:val="none" w:sz="0" w:space="0" w:color="auto"/>
        <w:bottom w:val="none" w:sz="0" w:space="0" w:color="auto"/>
        <w:right w:val="none" w:sz="0" w:space="0" w:color="auto"/>
      </w:divBdr>
    </w:div>
    <w:div w:id="1661614331">
      <w:bodyDiv w:val="1"/>
      <w:marLeft w:val="0"/>
      <w:marRight w:val="0"/>
      <w:marTop w:val="0"/>
      <w:marBottom w:val="0"/>
      <w:divBdr>
        <w:top w:val="none" w:sz="0" w:space="0" w:color="auto"/>
        <w:left w:val="none" w:sz="0" w:space="0" w:color="auto"/>
        <w:bottom w:val="none" w:sz="0" w:space="0" w:color="auto"/>
        <w:right w:val="none" w:sz="0" w:space="0" w:color="auto"/>
      </w:divBdr>
    </w:div>
    <w:div w:id="1662466198">
      <w:marLeft w:val="0"/>
      <w:marRight w:val="0"/>
      <w:marTop w:val="0"/>
      <w:marBottom w:val="0"/>
      <w:divBdr>
        <w:top w:val="none" w:sz="0" w:space="0" w:color="auto"/>
        <w:left w:val="none" w:sz="0" w:space="0" w:color="auto"/>
        <w:bottom w:val="none" w:sz="0" w:space="0" w:color="auto"/>
        <w:right w:val="none" w:sz="0" w:space="0" w:color="auto"/>
      </w:divBdr>
    </w:div>
    <w:div w:id="1672178384">
      <w:bodyDiv w:val="1"/>
      <w:marLeft w:val="0"/>
      <w:marRight w:val="0"/>
      <w:marTop w:val="0"/>
      <w:marBottom w:val="0"/>
      <w:divBdr>
        <w:top w:val="none" w:sz="0" w:space="0" w:color="auto"/>
        <w:left w:val="none" w:sz="0" w:space="0" w:color="auto"/>
        <w:bottom w:val="none" w:sz="0" w:space="0" w:color="auto"/>
        <w:right w:val="none" w:sz="0" w:space="0" w:color="auto"/>
      </w:divBdr>
    </w:div>
    <w:div w:id="1675843434">
      <w:bodyDiv w:val="1"/>
      <w:marLeft w:val="0"/>
      <w:marRight w:val="0"/>
      <w:marTop w:val="0"/>
      <w:marBottom w:val="0"/>
      <w:divBdr>
        <w:top w:val="none" w:sz="0" w:space="0" w:color="auto"/>
        <w:left w:val="none" w:sz="0" w:space="0" w:color="auto"/>
        <w:bottom w:val="none" w:sz="0" w:space="0" w:color="auto"/>
        <w:right w:val="none" w:sz="0" w:space="0" w:color="auto"/>
      </w:divBdr>
    </w:div>
    <w:div w:id="1684089453">
      <w:bodyDiv w:val="1"/>
      <w:marLeft w:val="0"/>
      <w:marRight w:val="0"/>
      <w:marTop w:val="0"/>
      <w:marBottom w:val="0"/>
      <w:divBdr>
        <w:top w:val="none" w:sz="0" w:space="0" w:color="auto"/>
        <w:left w:val="none" w:sz="0" w:space="0" w:color="auto"/>
        <w:bottom w:val="none" w:sz="0" w:space="0" w:color="auto"/>
        <w:right w:val="none" w:sz="0" w:space="0" w:color="auto"/>
      </w:divBdr>
    </w:div>
    <w:div w:id="1684897757">
      <w:bodyDiv w:val="1"/>
      <w:marLeft w:val="0"/>
      <w:marRight w:val="0"/>
      <w:marTop w:val="0"/>
      <w:marBottom w:val="0"/>
      <w:divBdr>
        <w:top w:val="none" w:sz="0" w:space="0" w:color="auto"/>
        <w:left w:val="none" w:sz="0" w:space="0" w:color="auto"/>
        <w:bottom w:val="none" w:sz="0" w:space="0" w:color="auto"/>
        <w:right w:val="none" w:sz="0" w:space="0" w:color="auto"/>
      </w:divBdr>
    </w:div>
    <w:div w:id="1688294120">
      <w:bodyDiv w:val="1"/>
      <w:marLeft w:val="0"/>
      <w:marRight w:val="0"/>
      <w:marTop w:val="0"/>
      <w:marBottom w:val="0"/>
      <w:divBdr>
        <w:top w:val="none" w:sz="0" w:space="0" w:color="auto"/>
        <w:left w:val="none" w:sz="0" w:space="0" w:color="auto"/>
        <w:bottom w:val="none" w:sz="0" w:space="0" w:color="auto"/>
        <w:right w:val="none" w:sz="0" w:space="0" w:color="auto"/>
      </w:divBdr>
    </w:div>
    <w:div w:id="1690838742">
      <w:marLeft w:val="0"/>
      <w:marRight w:val="0"/>
      <w:marTop w:val="0"/>
      <w:marBottom w:val="0"/>
      <w:divBdr>
        <w:top w:val="none" w:sz="0" w:space="0" w:color="auto"/>
        <w:left w:val="none" w:sz="0" w:space="0" w:color="auto"/>
        <w:bottom w:val="none" w:sz="0" w:space="0" w:color="auto"/>
        <w:right w:val="none" w:sz="0" w:space="0" w:color="auto"/>
      </w:divBdr>
    </w:div>
    <w:div w:id="1703245992">
      <w:bodyDiv w:val="1"/>
      <w:marLeft w:val="0"/>
      <w:marRight w:val="0"/>
      <w:marTop w:val="0"/>
      <w:marBottom w:val="0"/>
      <w:divBdr>
        <w:top w:val="none" w:sz="0" w:space="0" w:color="auto"/>
        <w:left w:val="none" w:sz="0" w:space="0" w:color="auto"/>
        <w:bottom w:val="none" w:sz="0" w:space="0" w:color="auto"/>
        <w:right w:val="none" w:sz="0" w:space="0" w:color="auto"/>
      </w:divBdr>
    </w:div>
    <w:div w:id="1715735128">
      <w:bodyDiv w:val="1"/>
      <w:marLeft w:val="0"/>
      <w:marRight w:val="0"/>
      <w:marTop w:val="0"/>
      <w:marBottom w:val="0"/>
      <w:divBdr>
        <w:top w:val="none" w:sz="0" w:space="0" w:color="auto"/>
        <w:left w:val="none" w:sz="0" w:space="0" w:color="auto"/>
        <w:bottom w:val="none" w:sz="0" w:space="0" w:color="auto"/>
        <w:right w:val="none" w:sz="0" w:space="0" w:color="auto"/>
      </w:divBdr>
    </w:div>
    <w:div w:id="1720788409">
      <w:marLeft w:val="0"/>
      <w:marRight w:val="0"/>
      <w:marTop w:val="0"/>
      <w:marBottom w:val="0"/>
      <w:divBdr>
        <w:top w:val="none" w:sz="0" w:space="0" w:color="auto"/>
        <w:left w:val="none" w:sz="0" w:space="0" w:color="auto"/>
        <w:bottom w:val="none" w:sz="0" w:space="0" w:color="auto"/>
        <w:right w:val="none" w:sz="0" w:space="0" w:color="auto"/>
      </w:divBdr>
    </w:div>
    <w:div w:id="1720977853">
      <w:marLeft w:val="0"/>
      <w:marRight w:val="0"/>
      <w:marTop w:val="0"/>
      <w:marBottom w:val="0"/>
      <w:divBdr>
        <w:top w:val="none" w:sz="0" w:space="0" w:color="auto"/>
        <w:left w:val="none" w:sz="0" w:space="0" w:color="auto"/>
        <w:bottom w:val="none" w:sz="0" w:space="0" w:color="auto"/>
        <w:right w:val="none" w:sz="0" w:space="0" w:color="auto"/>
      </w:divBdr>
    </w:div>
    <w:div w:id="1728062858">
      <w:bodyDiv w:val="1"/>
      <w:marLeft w:val="0"/>
      <w:marRight w:val="0"/>
      <w:marTop w:val="0"/>
      <w:marBottom w:val="0"/>
      <w:divBdr>
        <w:top w:val="none" w:sz="0" w:space="0" w:color="auto"/>
        <w:left w:val="none" w:sz="0" w:space="0" w:color="auto"/>
        <w:bottom w:val="none" w:sz="0" w:space="0" w:color="auto"/>
        <w:right w:val="none" w:sz="0" w:space="0" w:color="auto"/>
      </w:divBdr>
    </w:div>
    <w:div w:id="1731071858">
      <w:bodyDiv w:val="1"/>
      <w:marLeft w:val="0"/>
      <w:marRight w:val="0"/>
      <w:marTop w:val="0"/>
      <w:marBottom w:val="0"/>
      <w:divBdr>
        <w:top w:val="none" w:sz="0" w:space="0" w:color="auto"/>
        <w:left w:val="none" w:sz="0" w:space="0" w:color="auto"/>
        <w:bottom w:val="none" w:sz="0" w:space="0" w:color="auto"/>
        <w:right w:val="none" w:sz="0" w:space="0" w:color="auto"/>
      </w:divBdr>
    </w:div>
    <w:div w:id="1764254839">
      <w:bodyDiv w:val="1"/>
      <w:marLeft w:val="0"/>
      <w:marRight w:val="0"/>
      <w:marTop w:val="0"/>
      <w:marBottom w:val="0"/>
      <w:divBdr>
        <w:top w:val="none" w:sz="0" w:space="0" w:color="auto"/>
        <w:left w:val="none" w:sz="0" w:space="0" w:color="auto"/>
        <w:bottom w:val="none" w:sz="0" w:space="0" w:color="auto"/>
        <w:right w:val="none" w:sz="0" w:space="0" w:color="auto"/>
      </w:divBdr>
    </w:div>
    <w:div w:id="1767769928">
      <w:bodyDiv w:val="1"/>
      <w:marLeft w:val="0"/>
      <w:marRight w:val="0"/>
      <w:marTop w:val="0"/>
      <w:marBottom w:val="0"/>
      <w:divBdr>
        <w:top w:val="none" w:sz="0" w:space="0" w:color="auto"/>
        <w:left w:val="none" w:sz="0" w:space="0" w:color="auto"/>
        <w:bottom w:val="none" w:sz="0" w:space="0" w:color="auto"/>
        <w:right w:val="none" w:sz="0" w:space="0" w:color="auto"/>
      </w:divBdr>
    </w:div>
    <w:div w:id="1780832320">
      <w:bodyDiv w:val="1"/>
      <w:marLeft w:val="0"/>
      <w:marRight w:val="0"/>
      <w:marTop w:val="0"/>
      <w:marBottom w:val="0"/>
      <w:divBdr>
        <w:top w:val="none" w:sz="0" w:space="0" w:color="auto"/>
        <w:left w:val="none" w:sz="0" w:space="0" w:color="auto"/>
        <w:bottom w:val="none" w:sz="0" w:space="0" w:color="auto"/>
        <w:right w:val="none" w:sz="0" w:space="0" w:color="auto"/>
      </w:divBdr>
    </w:div>
    <w:div w:id="1794247946">
      <w:bodyDiv w:val="1"/>
      <w:marLeft w:val="0"/>
      <w:marRight w:val="0"/>
      <w:marTop w:val="0"/>
      <w:marBottom w:val="0"/>
      <w:divBdr>
        <w:top w:val="none" w:sz="0" w:space="0" w:color="auto"/>
        <w:left w:val="none" w:sz="0" w:space="0" w:color="auto"/>
        <w:bottom w:val="none" w:sz="0" w:space="0" w:color="auto"/>
        <w:right w:val="none" w:sz="0" w:space="0" w:color="auto"/>
      </w:divBdr>
    </w:div>
    <w:div w:id="1796437291">
      <w:marLeft w:val="0"/>
      <w:marRight w:val="0"/>
      <w:marTop w:val="0"/>
      <w:marBottom w:val="0"/>
      <w:divBdr>
        <w:top w:val="none" w:sz="0" w:space="0" w:color="auto"/>
        <w:left w:val="none" w:sz="0" w:space="0" w:color="auto"/>
        <w:bottom w:val="none" w:sz="0" w:space="0" w:color="auto"/>
        <w:right w:val="none" w:sz="0" w:space="0" w:color="auto"/>
      </w:divBdr>
    </w:div>
    <w:div w:id="1798983388">
      <w:bodyDiv w:val="1"/>
      <w:marLeft w:val="0"/>
      <w:marRight w:val="0"/>
      <w:marTop w:val="0"/>
      <w:marBottom w:val="0"/>
      <w:divBdr>
        <w:top w:val="none" w:sz="0" w:space="0" w:color="auto"/>
        <w:left w:val="none" w:sz="0" w:space="0" w:color="auto"/>
        <w:bottom w:val="none" w:sz="0" w:space="0" w:color="auto"/>
        <w:right w:val="none" w:sz="0" w:space="0" w:color="auto"/>
      </w:divBdr>
    </w:div>
    <w:div w:id="1809975726">
      <w:marLeft w:val="0"/>
      <w:marRight w:val="0"/>
      <w:marTop w:val="0"/>
      <w:marBottom w:val="0"/>
      <w:divBdr>
        <w:top w:val="none" w:sz="0" w:space="0" w:color="auto"/>
        <w:left w:val="none" w:sz="0" w:space="0" w:color="auto"/>
        <w:bottom w:val="none" w:sz="0" w:space="0" w:color="auto"/>
        <w:right w:val="none" w:sz="0" w:space="0" w:color="auto"/>
      </w:divBdr>
    </w:div>
    <w:div w:id="1815097582">
      <w:bodyDiv w:val="1"/>
      <w:marLeft w:val="0"/>
      <w:marRight w:val="0"/>
      <w:marTop w:val="0"/>
      <w:marBottom w:val="0"/>
      <w:divBdr>
        <w:top w:val="none" w:sz="0" w:space="0" w:color="auto"/>
        <w:left w:val="none" w:sz="0" w:space="0" w:color="auto"/>
        <w:bottom w:val="none" w:sz="0" w:space="0" w:color="auto"/>
        <w:right w:val="none" w:sz="0" w:space="0" w:color="auto"/>
      </w:divBdr>
    </w:div>
    <w:div w:id="1828084485">
      <w:bodyDiv w:val="1"/>
      <w:marLeft w:val="0"/>
      <w:marRight w:val="0"/>
      <w:marTop w:val="0"/>
      <w:marBottom w:val="0"/>
      <w:divBdr>
        <w:top w:val="none" w:sz="0" w:space="0" w:color="auto"/>
        <w:left w:val="none" w:sz="0" w:space="0" w:color="auto"/>
        <w:bottom w:val="none" w:sz="0" w:space="0" w:color="auto"/>
        <w:right w:val="none" w:sz="0" w:space="0" w:color="auto"/>
      </w:divBdr>
    </w:div>
    <w:div w:id="1830511423">
      <w:marLeft w:val="0"/>
      <w:marRight w:val="0"/>
      <w:marTop w:val="0"/>
      <w:marBottom w:val="0"/>
      <w:divBdr>
        <w:top w:val="none" w:sz="0" w:space="0" w:color="auto"/>
        <w:left w:val="none" w:sz="0" w:space="0" w:color="auto"/>
        <w:bottom w:val="none" w:sz="0" w:space="0" w:color="auto"/>
        <w:right w:val="none" w:sz="0" w:space="0" w:color="auto"/>
      </w:divBdr>
    </w:div>
    <w:div w:id="1842743194">
      <w:bodyDiv w:val="1"/>
      <w:marLeft w:val="0"/>
      <w:marRight w:val="0"/>
      <w:marTop w:val="0"/>
      <w:marBottom w:val="0"/>
      <w:divBdr>
        <w:top w:val="none" w:sz="0" w:space="0" w:color="auto"/>
        <w:left w:val="none" w:sz="0" w:space="0" w:color="auto"/>
        <w:bottom w:val="none" w:sz="0" w:space="0" w:color="auto"/>
        <w:right w:val="none" w:sz="0" w:space="0" w:color="auto"/>
      </w:divBdr>
    </w:div>
    <w:div w:id="1848208153">
      <w:bodyDiv w:val="1"/>
      <w:marLeft w:val="0"/>
      <w:marRight w:val="0"/>
      <w:marTop w:val="0"/>
      <w:marBottom w:val="0"/>
      <w:divBdr>
        <w:top w:val="none" w:sz="0" w:space="0" w:color="auto"/>
        <w:left w:val="none" w:sz="0" w:space="0" w:color="auto"/>
        <w:bottom w:val="none" w:sz="0" w:space="0" w:color="auto"/>
        <w:right w:val="none" w:sz="0" w:space="0" w:color="auto"/>
      </w:divBdr>
    </w:div>
    <w:div w:id="1852989658">
      <w:bodyDiv w:val="1"/>
      <w:marLeft w:val="0"/>
      <w:marRight w:val="0"/>
      <w:marTop w:val="0"/>
      <w:marBottom w:val="0"/>
      <w:divBdr>
        <w:top w:val="none" w:sz="0" w:space="0" w:color="auto"/>
        <w:left w:val="none" w:sz="0" w:space="0" w:color="auto"/>
        <w:bottom w:val="none" w:sz="0" w:space="0" w:color="auto"/>
        <w:right w:val="none" w:sz="0" w:space="0" w:color="auto"/>
      </w:divBdr>
    </w:div>
    <w:div w:id="1853109563">
      <w:bodyDiv w:val="1"/>
      <w:marLeft w:val="0"/>
      <w:marRight w:val="0"/>
      <w:marTop w:val="0"/>
      <w:marBottom w:val="0"/>
      <w:divBdr>
        <w:top w:val="none" w:sz="0" w:space="0" w:color="auto"/>
        <w:left w:val="none" w:sz="0" w:space="0" w:color="auto"/>
        <w:bottom w:val="none" w:sz="0" w:space="0" w:color="auto"/>
        <w:right w:val="none" w:sz="0" w:space="0" w:color="auto"/>
      </w:divBdr>
    </w:div>
    <w:div w:id="1858889989">
      <w:marLeft w:val="0"/>
      <w:marRight w:val="0"/>
      <w:marTop w:val="0"/>
      <w:marBottom w:val="0"/>
      <w:divBdr>
        <w:top w:val="none" w:sz="0" w:space="0" w:color="auto"/>
        <w:left w:val="none" w:sz="0" w:space="0" w:color="auto"/>
        <w:bottom w:val="none" w:sz="0" w:space="0" w:color="auto"/>
        <w:right w:val="none" w:sz="0" w:space="0" w:color="auto"/>
      </w:divBdr>
    </w:div>
    <w:div w:id="1866207946">
      <w:bodyDiv w:val="1"/>
      <w:marLeft w:val="0"/>
      <w:marRight w:val="0"/>
      <w:marTop w:val="0"/>
      <w:marBottom w:val="0"/>
      <w:divBdr>
        <w:top w:val="none" w:sz="0" w:space="0" w:color="auto"/>
        <w:left w:val="none" w:sz="0" w:space="0" w:color="auto"/>
        <w:bottom w:val="none" w:sz="0" w:space="0" w:color="auto"/>
        <w:right w:val="none" w:sz="0" w:space="0" w:color="auto"/>
      </w:divBdr>
    </w:div>
    <w:div w:id="1868639726">
      <w:bodyDiv w:val="1"/>
      <w:marLeft w:val="0"/>
      <w:marRight w:val="0"/>
      <w:marTop w:val="0"/>
      <w:marBottom w:val="0"/>
      <w:divBdr>
        <w:top w:val="none" w:sz="0" w:space="0" w:color="auto"/>
        <w:left w:val="none" w:sz="0" w:space="0" w:color="auto"/>
        <w:bottom w:val="none" w:sz="0" w:space="0" w:color="auto"/>
        <w:right w:val="none" w:sz="0" w:space="0" w:color="auto"/>
      </w:divBdr>
    </w:div>
    <w:div w:id="1899244419">
      <w:bodyDiv w:val="1"/>
      <w:marLeft w:val="0"/>
      <w:marRight w:val="0"/>
      <w:marTop w:val="0"/>
      <w:marBottom w:val="0"/>
      <w:divBdr>
        <w:top w:val="none" w:sz="0" w:space="0" w:color="auto"/>
        <w:left w:val="none" w:sz="0" w:space="0" w:color="auto"/>
        <w:bottom w:val="none" w:sz="0" w:space="0" w:color="auto"/>
        <w:right w:val="none" w:sz="0" w:space="0" w:color="auto"/>
      </w:divBdr>
    </w:div>
    <w:div w:id="1903784591">
      <w:marLeft w:val="0"/>
      <w:marRight w:val="0"/>
      <w:marTop w:val="0"/>
      <w:marBottom w:val="0"/>
      <w:divBdr>
        <w:top w:val="none" w:sz="0" w:space="0" w:color="auto"/>
        <w:left w:val="none" w:sz="0" w:space="0" w:color="auto"/>
        <w:bottom w:val="none" w:sz="0" w:space="0" w:color="auto"/>
        <w:right w:val="none" w:sz="0" w:space="0" w:color="auto"/>
      </w:divBdr>
    </w:div>
    <w:div w:id="1904174140">
      <w:bodyDiv w:val="1"/>
      <w:marLeft w:val="0"/>
      <w:marRight w:val="0"/>
      <w:marTop w:val="0"/>
      <w:marBottom w:val="0"/>
      <w:divBdr>
        <w:top w:val="none" w:sz="0" w:space="0" w:color="auto"/>
        <w:left w:val="none" w:sz="0" w:space="0" w:color="auto"/>
        <w:bottom w:val="none" w:sz="0" w:space="0" w:color="auto"/>
        <w:right w:val="none" w:sz="0" w:space="0" w:color="auto"/>
      </w:divBdr>
    </w:div>
    <w:div w:id="1913352520">
      <w:bodyDiv w:val="1"/>
      <w:marLeft w:val="0"/>
      <w:marRight w:val="0"/>
      <w:marTop w:val="0"/>
      <w:marBottom w:val="0"/>
      <w:divBdr>
        <w:top w:val="none" w:sz="0" w:space="0" w:color="auto"/>
        <w:left w:val="none" w:sz="0" w:space="0" w:color="auto"/>
        <w:bottom w:val="none" w:sz="0" w:space="0" w:color="auto"/>
        <w:right w:val="none" w:sz="0" w:space="0" w:color="auto"/>
      </w:divBdr>
    </w:div>
    <w:div w:id="1926377276">
      <w:bodyDiv w:val="1"/>
      <w:marLeft w:val="0"/>
      <w:marRight w:val="0"/>
      <w:marTop w:val="0"/>
      <w:marBottom w:val="0"/>
      <w:divBdr>
        <w:top w:val="none" w:sz="0" w:space="0" w:color="auto"/>
        <w:left w:val="none" w:sz="0" w:space="0" w:color="auto"/>
        <w:bottom w:val="none" w:sz="0" w:space="0" w:color="auto"/>
        <w:right w:val="none" w:sz="0" w:space="0" w:color="auto"/>
      </w:divBdr>
    </w:div>
    <w:div w:id="1934048262">
      <w:bodyDiv w:val="1"/>
      <w:marLeft w:val="0"/>
      <w:marRight w:val="0"/>
      <w:marTop w:val="0"/>
      <w:marBottom w:val="0"/>
      <w:divBdr>
        <w:top w:val="none" w:sz="0" w:space="0" w:color="auto"/>
        <w:left w:val="none" w:sz="0" w:space="0" w:color="auto"/>
        <w:bottom w:val="none" w:sz="0" w:space="0" w:color="auto"/>
        <w:right w:val="none" w:sz="0" w:space="0" w:color="auto"/>
      </w:divBdr>
    </w:div>
    <w:div w:id="1944263415">
      <w:bodyDiv w:val="1"/>
      <w:marLeft w:val="0"/>
      <w:marRight w:val="0"/>
      <w:marTop w:val="0"/>
      <w:marBottom w:val="0"/>
      <w:divBdr>
        <w:top w:val="none" w:sz="0" w:space="0" w:color="auto"/>
        <w:left w:val="none" w:sz="0" w:space="0" w:color="auto"/>
        <w:bottom w:val="none" w:sz="0" w:space="0" w:color="auto"/>
        <w:right w:val="none" w:sz="0" w:space="0" w:color="auto"/>
      </w:divBdr>
    </w:div>
    <w:div w:id="1953242898">
      <w:bodyDiv w:val="1"/>
      <w:marLeft w:val="0"/>
      <w:marRight w:val="0"/>
      <w:marTop w:val="0"/>
      <w:marBottom w:val="0"/>
      <w:divBdr>
        <w:top w:val="none" w:sz="0" w:space="0" w:color="auto"/>
        <w:left w:val="none" w:sz="0" w:space="0" w:color="auto"/>
        <w:bottom w:val="none" w:sz="0" w:space="0" w:color="auto"/>
        <w:right w:val="none" w:sz="0" w:space="0" w:color="auto"/>
      </w:divBdr>
    </w:div>
    <w:div w:id="1953390945">
      <w:bodyDiv w:val="1"/>
      <w:marLeft w:val="0"/>
      <w:marRight w:val="0"/>
      <w:marTop w:val="0"/>
      <w:marBottom w:val="0"/>
      <w:divBdr>
        <w:top w:val="none" w:sz="0" w:space="0" w:color="auto"/>
        <w:left w:val="none" w:sz="0" w:space="0" w:color="auto"/>
        <w:bottom w:val="none" w:sz="0" w:space="0" w:color="auto"/>
        <w:right w:val="none" w:sz="0" w:space="0" w:color="auto"/>
      </w:divBdr>
    </w:div>
    <w:div w:id="1956405399">
      <w:bodyDiv w:val="1"/>
      <w:marLeft w:val="0"/>
      <w:marRight w:val="0"/>
      <w:marTop w:val="0"/>
      <w:marBottom w:val="0"/>
      <w:divBdr>
        <w:top w:val="none" w:sz="0" w:space="0" w:color="auto"/>
        <w:left w:val="none" w:sz="0" w:space="0" w:color="auto"/>
        <w:bottom w:val="none" w:sz="0" w:space="0" w:color="auto"/>
        <w:right w:val="none" w:sz="0" w:space="0" w:color="auto"/>
      </w:divBdr>
    </w:div>
    <w:div w:id="1958678717">
      <w:marLeft w:val="0"/>
      <w:marRight w:val="0"/>
      <w:marTop w:val="0"/>
      <w:marBottom w:val="0"/>
      <w:divBdr>
        <w:top w:val="none" w:sz="0" w:space="0" w:color="auto"/>
        <w:left w:val="none" w:sz="0" w:space="0" w:color="auto"/>
        <w:bottom w:val="none" w:sz="0" w:space="0" w:color="auto"/>
        <w:right w:val="none" w:sz="0" w:space="0" w:color="auto"/>
      </w:divBdr>
    </w:div>
    <w:div w:id="1962226556">
      <w:bodyDiv w:val="1"/>
      <w:marLeft w:val="0"/>
      <w:marRight w:val="0"/>
      <w:marTop w:val="0"/>
      <w:marBottom w:val="0"/>
      <w:divBdr>
        <w:top w:val="none" w:sz="0" w:space="0" w:color="auto"/>
        <w:left w:val="none" w:sz="0" w:space="0" w:color="auto"/>
        <w:bottom w:val="none" w:sz="0" w:space="0" w:color="auto"/>
        <w:right w:val="none" w:sz="0" w:space="0" w:color="auto"/>
      </w:divBdr>
    </w:div>
    <w:div w:id="1969820198">
      <w:marLeft w:val="0"/>
      <w:marRight w:val="0"/>
      <w:marTop w:val="0"/>
      <w:marBottom w:val="0"/>
      <w:divBdr>
        <w:top w:val="none" w:sz="0" w:space="0" w:color="auto"/>
        <w:left w:val="none" w:sz="0" w:space="0" w:color="auto"/>
        <w:bottom w:val="none" w:sz="0" w:space="0" w:color="auto"/>
        <w:right w:val="none" w:sz="0" w:space="0" w:color="auto"/>
      </w:divBdr>
    </w:div>
    <w:div w:id="1974601465">
      <w:marLeft w:val="0"/>
      <w:marRight w:val="0"/>
      <w:marTop w:val="0"/>
      <w:marBottom w:val="0"/>
      <w:divBdr>
        <w:top w:val="none" w:sz="0" w:space="0" w:color="auto"/>
        <w:left w:val="none" w:sz="0" w:space="0" w:color="auto"/>
        <w:bottom w:val="none" w:sz="0" w:space="0" w:color="auto"/>
        <w:right w:val="none" w:sz="0" w:space="0" w:color="auto"/>
      </w:divBdr>
    </w:div>
    <w:div w:id="1984769968">
      <w:bodyDiv w:val="1"/>
      <w:marLeft w:val="0"/>
      <w:marRight w:val="0"/>
      <w:marTop w:val="0"/>
      <w:marBottom w:val="0"/>
      <w:divBdr>
        <w:top w:val="none" w:sz="0" w:space="0" w:color="auto"/>
        <w:left w:val="none" w:sz="0" w:space="0" w:color="auto"/>
        <w:bottom w:val="none" w:sz="0" w:space="0" w:color="auto"/>
        <w:right w:val="none" w:sz="0" w:space="0" w:color="auto"/>
      </w:divBdr>
    </w:div>
    <w:div w:id="1992249653">
      <w:marLeft w:val="0"/>
      <w:marRight w:val="0"/>
      <w:marTop w:val="0"/>
      <w:marBottom w:val="0"/>
      <w:divBdr>
        <w:top w:val="none" w:sz="0" w:space="0" w:color="auto"/>
        <w:left w:val="none" w:sz="0" w:space="0" w:color="auto"/>
        <w:bottom w:val="none" w:sz="0" w:space="0" w:color="auto"/>
        <w:right w:val="none" w:sz="0" w:space="0" w:color="auto"/>
      </w:divBdr>
    </w:div>
    <w:div w:id="1998917589">
      <w:bodyDiv w:val="1"/>
      <w:marLeft w:val="0"/>
      <w:marRight w:val="0"/>
      <w:marTop w:val="0"/>
      <w:marBottom w:val="0"/>
      <w:divBdr>
        <w:top w:val="none" w:sz="0" w:space="0" w:color="auto"/>
        <w:left w:val="none" w:sz="0" w:space="0" w:color="auto"/>
        <w:bottom w:val="none" w:sz="0" w:space="0" w:color="auto"/>
        <w:right w:val="none" w:sz="0" w:space="0" w:color="auto"/>
      </w:divBdr>
    </w:div>
    <w:div w:id="2005157166">
      <w:bodyDiv w:val="1"/>
      <w:marLeft w:val="0"/>
      <w:marRight w:val="0"/>
      <w:marTop w:val="0"/>
      <w:marBottom w:val="0"/>
      <w:divBdr>
        <w:top w:val="none" w:sz="0" w:space="0" w:color="auto"/>
        <w:left w:val="none" w:sz="0" w:space="0" w:color="auto"/>
        <w:bottom w:val="none" w:sz="0" w:space="0" w:color="auto"/>
        <w:right w:val="none" w:sz="0" w:space="0" w:color="auto"/>
      </w:divBdr>
    </w:div>
    <w:div w:id="2007052238">
      <w:bodyDiv w:val="1"/>
      <w:marLeft w:val="0"/>
      <w:marRight w:val="0"/>
      <w:marTop w:val="0"/>
      <w:marBottom w:val="0"/>
      <w:divBdr>
        <w:top w:val="none" w:sz="0" w:space="0" w:color="auto"/>
        <w:left w:val="none" w:sz="0" w:space="0" w:color="auto"/>
        <w:bottom w:val="none" w:sz="0" w:space="0" w:color="auto"/>
        <w:right w:val="none" w:sz="0" w:space="0" w:color="auto"/>
      </w:divBdr>
    </w:div>
    <w:div w:id="2026979999">
      <w:bodyDiv w:val="1"/>
      <w:marLeft w:val="0"/>
      <w:marRight w:val="0"/>
      <w:marTop w:val="0"/>
      <w:marBottom w:val="0"/>
      <w:divBdr>
        <w:top w:val="none" w:sz="0" w:space="0" w:color="auto"/>
        <w:left w:val="none" w:sz="0" w:space="0" w:color="auto"/>
        <w:bottom w:val="none" w:sz="0" w:space="0" w:color="auto"/>
        <w:right w:val="none" w:sz="0" w:space="0" w:color="auto"/>
      </w:divBdr>
    </w:div>
    <w:div w:id="2028290149">
      <w:marLeft w:val="0"/>
      <w:marRight w:val="0"/>
      <w:marTop w:val="0"/>
      <w:marBottom w:val="0"/>
      <w:divBdr>
        <w:top w:val="none" w:sz="0" w:space="0" w:color="auto"/>
        <w:left w:val="none" w:sz="0" w:space="0" w:color="auto"/>
        <w:bottom w:val="none" w:sz="0" w:space="0" w:color="auto"/>
        <w:right w:val="none" w:sz="0" w:space="0" w:color="auto"/>
      </w:divBdr>
    </w:div>
    <w:div w:id="2030717570">
      <w:bodyDiv w:val="1"/>
      <w:marLeft w:val="0"/>
      <w:marRight w:val="0"/>
      <w:marTop w:val="0"/>
      <w:marBottom w:val="0"/>
      <w:divBdr>
        <w:top w:val="none" w:sz="0" w:space="0" w:color="auto"/>
        <w:left w:val="none" w:sz="0" w:space="0" w:color="auto"/>
        <w:bottom w:val="none" w:sz="0" w:space="0" w:color="auto"/>
        <w:right w:val="none" w:sz="0" w:space="0" w:color="auto"/>
      </w:divBdr>
    </w:div>
    <w:div w:id="2038970618">
      <w:bodyDiv w:val="1"/>
      <w:marLeft w:val="0"/>
      <w:marRight w:val="0"/>
      <w:marTop w:val="0"/>
      <w:marBottom w:val="0"/>
      <w:divBdr>
        <w:top w:val="none" w:sz="0" w:space="0" w:color="auto"/>
        <w:left w:val="none" w:sz="0" w:space="0" w:color="auto"/>
        <w:bottom w:val="none" w:sz="0" w:space="0" w:color="auto"/>
        <w:right w:val="none" w:sz="0" w:space="0" w:color="auto"/>
      </w:divBdr>
    </w:div>
    <w:div w:id="2042322648">
      <w:bodyDiv w:val="1"/>
      <w:marLeft w:val="0"/>
      <w:marRight w:val="0"/>
      <w:marTop w:val="0"/>
      <w:marBottom w:val="0"/>
      <w:divBdr>
        <w:top w:val="none" w:sz="0" w:space="0" w:color="auto"/>
        <w:left w:val="none" w:sz="0" w:space="0" w:color="auto"/>
        <w:bottom w:val="none" w:sz="0" w:space="0" w:color="auto"/>
        <w:right w:val="none" w:sz="0" w:space="0" w:color="auto"/>
      </w:divBdr>
    </w:div>
    <w:div w:id="2079086187">
      <w:marLeft w:val="0"/>
      <w:marRight w:val="0"/>
      <w:marTop w:val="0"/>
      <w:marBottom w:val="0"/>
      <w:divBdr>
        <w:top w:val="none" w:sz="0" w:space="0" w:color="auto"/>
        <w:left w:val="none" w:sz="0" w:space="0" w:color="auto"/>
        <w:bottom w:val="none" w:sz="0" w:space="0" w:color="auto"/>
        <w:right w:val="none" w:sz="0" w:space="0" w:color="auto"/>
      </w:divBdr>
    </w:div>
    <w:div w:id="2085175116">
      <w:bodyDiv w:val="1"/>
      <w:marLeft w:val="0"/>
      <w:marRight w:val="0"/>
      <w:marTop w:val="0"/>
      <w:marBottom w:val="0"/>
      <w:divBdr>
        <w:top w:val="none" w:sz="0" w:space="0" w:color="auto"/>
        <w:left w:val="none" w:sz="0" w:space="0" w:color="auto"/>
        <w:bottom w:val="none" w:sz="0" w:space="0" w:color="auto"/>
        <w:right w:val="none" w:sz="0" w:space="0" w:color="auto"/>
      </w:divBdr>
    </w:div>
    <w:div w:id="2087338702">
      <w:bodyDiv w:val="1"/>
      <w:marLeft w:val="0"/>
      <w:marRight w:val="0"/>
      <w:marTop w:val="0"/>
      <w:marBottom w:val="0"/>
      <w:divBdr>
        <w:top w:val="none" w:sz="0" w:space="0" w:color="auto"/>
        <w:left w:val="none" w:sz="0" w:space="0" w:color="auto"/>
        <w:bottom w:val="none" w:sz="0" w:space="0" w:color="auto"/>
        <w:right w:val="none" w:sz="0" w:space="0" w:color="auto"/>
      </w:divBdr>
    </w:div>
    <w:div w:id="2093043937">
      <w:bodyDiv w:val="1"/>
      <w:marLeft w:val="0"/>
      <w:marRight w:val="0"/>
      <w:marTop w:val="0"/>
      <w:marBottom w:val="0"/>
      <w:divBdr>
        <w:top w:val="none" w:sz="0" w:space="0" w:color="auto"/>
        <w:left w:val="none" w:sz="0" w:space="0" w:color="auto"/>
        <w:bottom w:val="none" w:sz="0" w:space="0" w:color="auto"/>
        <w:right w:val="none" w:sz="0" w:space="0" w:color="auto"/>
      </w:divBdr>
    </w:div>
    <w:div w:id="2096632507">
      <w:bodyDiv w:val="1"/>
      <w:marLeft w:val="0"/>
      <w:marRight w:val="0"/>
      <w:marTop w:val="0"/>
      <w:marBottom w:val="0"/>
      <w:divBdr>
        <w:top w:val="none" w:sz="0" w:space="0" w:color="auto"/>
        <w:left w:val="none" w:sz="0" w:space="0" w:color="auto"/>
        <w:bottom w:val="none" w:sz="0" w:space="0" w:color="auto"/>
        <w:right w:val="none" w:sz="0" w:space="0" w:color="auto"/>
      </w:divBdr>
    </w:div>
    <w:div w:id="2097939210">
      <w:marLeft w:val="0"/>
      <w:marRight w:val="0"/>
      <w:marTop w:val="0"/>
      <w:marBottom w:val="0"/>
      <w:divBdr>
        <w:top w:val="none" w:sz="0" w:space="0" w:color="auto"/>
        <w:left w:val="none" w:sz="0" w:space="0" w:color="auto"/>
        <w:bottom w:val="none" w:sz="0" w:space="0" w:color="auto"/>
        <w:right w:val="none" w:sz="0" w:space="0" w:color="auto"/>
      </w:divBdr>
    </w:div>
    <w:div w:id="2101947982">
      <w:marLeft w:val="0"/>
      <w:marRight w:val="0"/>
      <w:marTop w:val="0"/>
      <w:marBottom w:val="0"/>
      <w:divBdr>
        <w:top w:val="none" w:sz="0" w:space="0" w:color="auto"/>
        <w:left w:val="none" w:sz="0" w:space="0" w:color="auto"/>
        <w:bottom w:val="none" w:sz="0" w:space="0" w:color="auto"/>
        <w:right w:val="none" w:sz="0" w:space="0" w:color="auto"/>
      </w:divBdr>
    </w:div>
    <w:div w:id="2103262421">
      <w:marLeft w:val="0"/>
      <w:marRight w:val="0"/>
      <w:marTop w:val="0"/>
      <w:marBottom w:val="0"/>
      <w:divBdr>
        <w:top w:val="none" w:sz="0" w:space="0" w:color="auto"/>
        <w:left w:val="none" w:sz="0" w:space="0" w:color="auto"/>
        <w:bottom w:val="none" w:sz="0" w:space="0" w:color="auto"/>
        <w:right w:val="none" w:sz="0" w:space="0" w:color="auto"/>
      </w:divBdr>
    </w:div>
    <w:div w:id="2110662209">
      <w:bodyDiv w:val="1"/>
      <w:marLeft w:val="0"/>
      <w:marRight w:val="0"/>
      <w:marTop w:val="0"/>
      <w:marBottom w:val="0"/>
      <w:divBdr>
        <w:top w:val="none" w:sz="0" w:space="0" w:color="auto"/>
        <w:left w:val="none" w:sz="0" w:space="0" w:color="auto"/>
        <w:bottom w:val="none" w:sz="0" w:space="0" w:color="auto"/>
        <w:right w:val="none" w:sz="0" w:space="0" w:color="auto"/>
      </w:divBdr>
    </w:div>
    <w:div w:id="211998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package" Target="embeddings/Microsoft_Word_Document1.docx"/><Relationship Id="rId68" Type="http://schemas.openxmlformats.org/officeDocument/2006/relationships/image" Target="media/image55.emf"/><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eader" Target="head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emf"/><Relationship Id="rId66" Type="http://schemas.openxmlformats.org/officeDocument/2006/relationships/image" Target="media/image54.emf"/><Relationship Id="rId74"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package" Target="embeddings/Microsoft_Word_Document.docx"/><Relationship Id="rId19" Type="http://schemas.openxmlformats.org/officeDocument/2006/relationships/image" Target="media/image12.png"/><Relationship Id="rId14" Type="http://schemas.openxmlformats.org/officeDocument/2006/relationships/footer" Target="footer2.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3.emf"/><Relationship Id="rId69" Type="http://schemas.openxmlformats.org/officeDocument/2006/relationships/oleObject" Target="embeddings/Microsoft_Excel_97-2003_Worksheet2.xls"/><Relationship Id="rId8" Type="http://schemas.openxmlformats.org/officeDocument/2006/relationships/webSettings" Target="webSettings.xml"/><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oleObject" Target="embeddings/Microsoft_Excel_97-2003_Worksheet.xls"/><Relationship Id="rId67" Type="http://schemas.openxmlformats.org/officeDocument/2006/relationships/oleObject" Target="embeddings/Microsoft_Excel_97-2003_Worksheet1.xls"/><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2.emf"/><Relationship Id="rId70" Type="http://schemas.openxmlformats.org/officeDocument/2006/relationships/image" Target="media/image56.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oleObject" Target="embeddings/oleObject1.bin"/><Relationship Id="rId10" Type="http://schemas.openxmlformats.org/officeDocument/2006/relationships/endnotes" Target="endnotes.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emf"/><Relationship Id="rId65" Type="http://schemas.openxmlformats.org/officeDocument/2006/relationships/oleObject" Target="embeddings/Microsoft_Word_97_-_2003_Document.doc"/><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package" Target="embeddings/Microsoft_Word_Document2.docx"/></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0E8A979D554B398C7922F06D3B8EDA"/>
        <w:category>
          <w:name w:val="Général"/>
          <w:gallery w:val="placeholder"/>
        </w:category>
        <w:types>
          <w:type w:val="bbPlcHdr"/>
        </w:types>
        <w:behaviors>
          <w:behavior w:val="content"/>
        </w:behaviors>
        <w:guid w:val="{71230A39-F233-468E-8546-43E170557D9A}"/>
      </w:docPartPr>
      <w:docPartBody>
        <w:p w:rsidR="008B4F57" w:rsidRDefault="000D6252" w:rsidP="000D6252">
          <w:pPr>
            <w:pStyle w:val="580E8A979D554B398C7922F06D3B8EDA"/>
          </w:pPr>
          <w:r w:rsidRPr="00290D7B">
            <w:rPr>
              <w:rStyle w:val="PlaceholderText"/>
            </w:rPr>
            <w:t>[Titre ]</w:t>
          </w:r>
        </w:p>
      </w:docPartBody>
    </w:docPart>
    <w:docPart>
      <w:docPartPr>
        <w:name w:val="FFBACEDCBE404F16B288BF5A1B9CAE30"/>
        <w:category>
          <w:name w:val="Général"/>
          <w:gallery w:val="placeholder"/>
        </w:category>
        <w:types>
          <w:type w:val="bbPlcHdr"/>
        </w:types>
        <w:behaviors>
          <w:behavior w:val="content"/>
        </w:behaviors>
        <w:guid w:val="{24195425-4847-40DB-A428-6B17357D3800}"/>
      </w:docPartPr>
      <w:docPartBody>
        <w:p w:rsidR="008B4F57" w:rsidRDefault="000D6252" w:rsidP="000D6252">
          <w:pPr>
            <w:pStyle w:val="FFBACEDCBE404F16B288BF5A1B9CAE30"/>
          </w:pPr>
          <w:r w:rsidRPr="00290D7B">
            <w:rPr>
              <w:rStyle w:val="PlaceholderText"/>
            </w:rPr>
            <w:t>[Objet ]</w:t>
          </w:r>
        </w:p>
      </w:docPartBody>
    </w:docPart>
    <w:docPart>
      <w:docPartPr>
        <w:name w:val="09B4F68ABB204042BD6DDA2450E1F8F3"/>
        <w:category>
          <w:name w:val="Général"/>
          <w:gallery w:val="placeholder"/>
        </w:category>
        <w:types>
          <w:type w:val="bbPlcHdr"/>
        </w:types>
        <w:behaviors>
          <w:behavior w:val="content"/>
        </w:behaviors>
        <w:guid w:val="{B20A9080-5FF8-4FD1-817A-A06DD00F1977}"/>
      </w:docPartPr>
      <w:docPartBody>
        <w:p w:rsidR="0067466B" w:rsidRDefault="008B4F57">
          <w:r w:rsidRPr="00290D7B">
            <w:rPr>
              <w:rStyle w:val="PlaceholderText"/>
            </w:rPr>
            <w:t>[Catégorie ]</w:t>
          </w:r>
        </w:p>
      </w:docPartBody>
    </w:docPart>
    <w:docPart>
      <w:docPartPr>
        <w:name w:val="2EFF4288FB7E47BE92A805D20FB931F0"/>
        <w:category>
          <w:name w:val="Général"/>
          <w:gallery w:val="placeholder"/>
        </w:category>
        <w:types>
          <w:type w:val="bbPlcHdr"/>
        </w:types>
        <w:behaviors>
          <w:behavior w:val="content"/>
        </w:behaviors>
        <w:guid w:val="{D958FC6A-11A7-42EE-B017-85038FC44BFE}"/>
      </w:docPartPr>
      <w:docPartBody>
        <w:p w:rsidR="0067466B" w:rsidRDefault="008B4F57">
          <w:r w:rsidRPr="00290D7B">
            <w:rPr>
              <w:rStyle w:val="PlaceholderText"/>
            </w:rPr>
            <w:t>[État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D6252"/>
    <w:rsid w:val="000050E4"/>
    <w:rsid w:val="00094091"/>
    <w:rsid w:val="000C61F3"/>
    <w:rsid w:val="000D6252"/>
    <w:rsid w:val="001252AA"/>
    <w:rsid w:val="00131969"/>
    <w:rsid w:val="00133167"/>
    <w:rsid w:val="001460EA"/>
    <w:rsid w:val="00185FC3"/>
    <w:rsid w:val="00192405"/>
    <w:rsid w:val="001A6DFA"/>
    <w:rsid w:val="001B64F8"/>
    <w:rsid w:val="001C7C5B"/>
    <w:rsid w:val="001D76B3"/>
    <w:rsid w:val="0020746A"/>
    <w:rsid w:val="00244FD0"/>
    <w:rsid w:val="00265548"/>
    <w:rsid w:val="002B5CEA"/>
    <w:rsid w:val="002C513B"/>
    <w:rsid w:val="002D758A"/>
    <w:rsid w:val="00310842"/>
    <w:rsid w:val="00317C80"/>
    <w:rsid w:val="00324F73"/>
    <w:rsid w:val="00326892"/>
    <w:rsid w:val="00333697"/>
    <w:rsid w:val="00342076"/>
    <w:rsid w:val="00366C3F"/>
    <w:rsid w:val="003C68C6"/>
    <w:rsid w:val="003E0C2B"/>
    <w:rsid w:val="003E5739"/>
    <w:rsid w:val="0040531C"/>
    <w:rsid w:val="004213BD"/>
    <w:rsid w:val="004464F6"/>
    <w:rsid w:val="0046278E"/>
    <w:rsid w:val="004A6DA6"/>
    <w:rsid w:val="004C4EFF"/>
    <w:rsid w:val="004D7970"/>
    <w:rsid w:val="004F4593"/>
    <w:rsid w:val="004F728D"/>
    <w:rsid w:val="0054654F"/>
    <w:rsid w:val="00562F6C"/>
    <w:rsid w:val="005701E1"/>
    <w:rsid w:val="00580996"/>
    <w:rsid w:val="00581711"/>
    <w:rsid w:val="00583E89"/>
    <w:rsid w:val="005E2088"/>
    <w:rsid w:val="006218D5"/>
    <w:rsid w:val="00626D3B"/>
    <w:rsid w:val="00666B80"/>
    <w:rsid w:val="0067466B"/>
    <w:rsid w:val="006863E2"/>
    <w:rsid w:val="006A0F89"/>
    <w:rsid w:val="006B1F49"/>
    <w:rsid w:val="006B339C"/>
    <w:rsid w:val="007117EE"/>
    <w:rsid w:val="00737E0F"/>
    <w:rsid w:val="007B3A16"/>
    <w:rsid w:val="007D49ED"/>
    <w:rsid w:val="007D7377"/>
    <w:rsid w:val="007E3917"/>
    <w:rsid w:val="008122D1"/>
    <w:rsid w:val="0081799F"/>
    <w:rsid w:val="0083195A"/>
    <w:rsid w:val="0087453E"/>
    <w:rsid w:val="008B4F57"/>
    <w:rsid w:val="00944D15"/>
    <w:rsid w:val="00950F4A"/>
    <w:rsid w:val="009513AE"/>
    <w:rsid w:val="009524B8"/>
    <w:rsid w:val="00960841"/>
    <w:rsid w:val="00974681"/>
    <w:rsid w:val="00976749"/>
    <w:rsid w:val="009829ED"/>
    <w:rsid w:val="009C3051"/>
    <w:rsid w:val="009F47D5"/>
    <w:rsid w:val="00A01258"/>
    <w:rsid w:val="00A06AFD"/>
    <w:rsid w:val="00A32879"/>
    <w:rsid w:val="00A85575"/>
    <w:rsid w:val="00AA7EFD"/>
    <w:rsid w:val="00AD1F58"/>
    <w:rsid w:val="00AE0DA7"/>
    <w:rsid w:val="00AE2113"/>
    <w:rsid w:val="00AE76BA"/>
    <w:rsid w:val="00B238FB"/>
    <w:rsid w:val="00B57704"/>
    <w:rsid w:val="00B57721"/>
    <w:rsid w:val="00B856AF"/>
    <w:rsid w:val="00BC7EC0"/>
    <w:rsid w:val="00C3361C"/>
    <w:rsid w:val="00C422D0"/>
    <w:rsid w:val="00C5184F"/>
    <w:rsid w:val="00C858D6"/>
    <w:rsid w:val="00C90A65"/>
    <w:rsid w:val="00CA56D1"/>
    <w:rsid w:val="00CB5FD2"/>
    <w:rsid w:val="00D5246F"/>
    <w:rsid w:val="00D60730"/>
    <w:rsid w:val="00D975E1"/>
    <w:rsid w:val="00DA767A"/>
    <w:rsid w:val="00DB08C4"/>
    <w:rsid w:val="00DB7666"/>
    <w:rsid w:val="00DC7BBC"/>
    <w:rsid w:val="00E33224"/>
    <w:rsid w:val="00E57919"/>
    <w:rsid w:val="00EB27B7"/>
    <w:rsid w:val="00EC1F84"/>
    <w:rsid w:val="00EC2C49"/>
    <w:rsid w:val="00F053C1"/>
    <w:rsid w:val="00F20E1F"/>
    <w:rsid w:val="00F34E64"/>
    <w:rsid w:val="00F55CAB"/>
    <w:rsid w:val="00F77BC3"/>
    <w:rsid w:val="00F951D4"/>
    <w:rsid w:val="00F95BBE"/>
    <w:rsid w:val="00FA6A65"/>
    <w:rsid w:val="00FB0467"/>
    <w:rsid w:val="00FD1582"/>
    <w:rsid w:val="00FF18D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F5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DFA"/>
    <w:rPr>
      <w:color w:val="808080"/>
    </w:rPr>
  </w:style>
  <w:style w:type="paragraph" w:customStyle="1" w:styleId="580E8A979D554B398C7922F06D3B8EDA">
    <w:name w:val="580E8A979D554B398C7922F06D3B8EDA"/>
    <w:rsid w:val="000D6252"/>
  </w:style>
  <w:style w:type="paragraph" w:customStyle="1" w:styleId="FFBACEDCBE404F16B288BF5A1B9CAE30">
    <w:name w:val="FFBACEDCBE404F16B288BF5A1B9CAE30"/>
    <w:rsid w:val="000D6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0363F6-F1E1-4278-AB3D-6A551EF9022F}">
  <ds:schemaRefs>
    <ds:schemaRef ds:uri="http://schemas.microsoft.com/sharepoint/v3/contenttype/forms"/>
  </ds:schemaRefs>
</ds:datastoreItem>
</file>

<file path=customXml/itemProps2.xml><?xml version="1.0" encoding="utf-8"?>
<ds:datastoreItem xmlns:ds="http://schemas.openxmlformats.org/officeDocument/2006/customXml" ds:itemID="{7BC4B2DC-6538-4B7D-AB47-257F21819618}">
  <ds:schemaRefs>
    <ds:schemaRef ds:uri="http://schemas.openxmlformats.org/officeDocument/2006/bibliography"/>
  </ds:schemaRefs>
</ds:datastoreItem>
</file>

<file path=customXml/itemProps3.xml><?xml version="1.0" encoding="utf-8"?>
<ds:datastoreItem xmlns:ds="http://schemas.openxmlformats.org/officeDocument/2006/customXml" ds:itemID="{16597174-DACC-4A47-BDBE-5AEC9CFA06E2}">
  <ds:schemaRefs>
    <ds:schemaRef ds:uri="http://schemas.microsoft.com/office/2006/metadata/properties"/>
    <ds:schemaRef ds:uri="http://schemas.microsoft.com/office/infopath/2007/PartnerControls"/>
    <ds:schemaRef ds:uri="dd7fd161-dd49-4069-9f4a-8422fa1e76c7"/>
    <ds:schemaRef ds:uri="ee8d298f-9f7f-41d5-854b-6eab0fb66755"/>
  </ds:schemaRefs>
</ds:datastoreItem>
</file>

<file path=customXml/itemProps4.xml><?xml version="1.0" encoding="utf-8"?>
<ds:datastoreItem xmlns:ds="http://schemas.openxmlformats.org/officeDocument/2006/customXml" ds:itemID="{4396ACC9-E951-4341-9C41-6DD19CCAA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d298f-9f7f-41d5-854b-6eab0fb66755"/>
    <ds:schemaRef ds:uri="dd7fd161-dd49-4069-9f4a-8422fa1e7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24119</Words>
  <Characters>137482</Characters>
  <Application>Microsoft Office Word</Application>
  <DocSecurity>0</DocSecurity>
  <Lines>1145</Lines>
  <Paragraphs>322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SPECIFICATIONS FONCTIONNELLES DETAILLEES (MegaCustody)</vt:lpstr>
      <vt:lpstr>SPECIFICATIONS FONCTIONNELLES DETAILLEES (MegaCustody)</vt:lpstr>
    </vt:vector>
  </TitlesOfParts>
  <Company>AttijariwafaBank</Company>
  <LinksUpToDate>false</LinksUpToDate>
  <CharactersWithSpaces>161279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(MegaCustody)</dc:title>
  <dc:subject>P14020 – REFONTE CHAINE TITRES</dc:subject>
  <dc:creator>NOM AUTEUR/MODIFICATEUR</dc:creator>
  <cp:keywords>MOD_014_V2.0</cp:keywords>
  <cp:lastModifiedBy>ahmed abdelhedi</cp:lastModifiedBy>
  <cp:revision>38</cp:revision>
  <cp:lastPrinted>2025-12-15T16:21:00Z</cp:lastPrinted>
  <dcterms:created xsi:type="dcterms:W3CDTF">2015-04-10T15:31:00Z</dcterms:created>
  <dcterms:modified xsi:type="dcterms:W3CDTF">2025-12-16T08:11:00Z</dcterms:modified>
  <cp:category>V1.7</cp:category>
  <cp:contentStatus>28/07/2015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
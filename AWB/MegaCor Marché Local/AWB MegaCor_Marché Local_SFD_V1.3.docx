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jc w:val="both"/>
      </w:pPr>
    </w:p>
    <w:p w:rsidR="00DB557E" w:rsidRPr="00544C9E" w:rsidRDefault="00DB557E" w:rsidP="00DB557E">
      <w:pPr>
        <w:ind w:left="1701" w:right="283"/>
        <w:jc w:val="center"/>
        <w:rPr>
          <w:b/>
          <w:bCs/>
          <w:sz w:val="40"/>
          <w:szCs w:val="40"/>
        </w:rPr>
      </w:pPr>
      <w:r>
        <w:rPr>
          <w:b/>
          <w:bCs/>
          <w:sz w:val="40"/>
          <w:szCs w:val="40"/>
        </w:rPr>
        <w:t>SPECIFICATIONS FONCTIONNELLES DETAILLEES                                                  OST MARCHE LOCAL  (MEGACOR)</w:t>
      </w:r>
    </w:p>
    <w:p w:rsidR="00DB557E" w:rsidRDefault="00DB557E" w:rsidP="00DB557E">
      <w:pPr>
        <w:jc w:val="both"/>
      </w:pPr>
    </w:p>
    <w:p w:rsidR="00DB557E" w:rsidRDefault="00922349" w:rsidP="00DB557E">
      <w:pPr>
        <w:ind w:left="2977"/>
        <w:jc w:val="both"/>
      </w:pPr>
      <w:r>
        <w:rPr>
          <w:noProof/>
          <w:lang w:eastAsia="fr-FR"/>
        </w:rPr>
        <mc:AlternateContent>
          <mc:Choice Requires="wps">
            <w:drawing>
              <wp:inline distT="0" distB="0" distL="0" distR="0">
                <wp:extent cx="4347845" cy="0"/>
                <wp:effectExtent l="0" t="19050" r="33655" b="19050"/>
                <wp:docPr id="39"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7845" cy="0"/>
                        </a:xfrm>
                        <a:prstGeom prst="straightConnector1">
                          <a:avLst/>
                        </a:prstGeom>
                        <a:noFill/>
                        <a:ln w="38100">
                          <a:solidFill>
                            <a:srgbClr val="FFD85D"/>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w14:anchorId="12076957" id="_x0000_t32" coordsize="21600,21600" o:spt="32" o:oned="t" path="m,l21600,21600e" filled="f">
                <v:path arrowok="t" fillok="f" o:connecttype="none"/>
                <o:lock v:ext="edit" shapetype="t"/>
              </v:shapetype>
              <v:shape id="AutoShape 34" o:spid="_x0000_s1026" type="#_x0000_t32" style="width:342.3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" strokecolor="#ffd85d" strokeweight="3pt">
                <w10:anchorlock/>
              </v:shape>
            </w:pict>
          </mc:Fallback>
        </mc:AlternateContent>
      </w:r>
    </w:p>
    <w:p w:rsidR="00DB557E" w:rsidRDefault="00DB557E" w:rsidP="00DB557E">
      <w:pPr>
        <w:jc w:val="both"/>
      </w:pPr>
    </w:p>
    <w:p w:rsidR="00DB557E" w:rsidRPr="00544C9E" w:rsidRDefault="00DB557E" w:rsidP="00DB557E">
      <w:pPr>
        <w:ind w:left="3969"/>
        <w:jc w:val="both"/>
        <w:rPr>
          <w:rStyle w:val="Style1Car"/>
          <w:rFonts w:eastAsia="Calibri" w:cs="Arial"/>
          <w:szCs w:val="32"/>
          <w:lang w:eastAsia="ar-SA"/>
        </w:rPr>
      </w:pPr>
      <w:bookmarkStart w:id="0" w:name="_Toc425152040"/>
      <w:r w:rsidRPr="00544C9E">
        <w:rPr>
          <w:rStyle w:val="Style1Car"/>
          <w:rFonts w:eastAsia="Calibri" w:cs="Arial"/>
          <w:szCs w:val="32"/>
          <w:lang w:eastAsia="ar-SA"/>
        </w:rPr>
        <w:t>P14020 – REFONTE CHAINE TITRES</w:t>
      </w:r>
      <w:bookmarkEnd w:id="0"/>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Pr="00C77F58" w:rsidRDefault="003A3505" w:rsidP="00DB557E">
      <w:pPr>
        <w:pStyle w:val="Sansinterligne"/>
        <w:rPr>
          <w:b/>
          <w:bCs/>
          <w:i/>
          <w:iCs/>
          <w:sz w:val="32"/>
          <w:szCs w:val="32"/>
        </w:rPr>
      </w:pPr>
      <w:r>
        <w:rPr>
          <w:b/>
          <w:bCs/>
          <w:i/>
          <w:iCs/>
          <w:sz w:val="32"/>
          <w:szCs w:val="32"/>
        </w:rPr>
        <w:t>V1.</w:t>
      </w:r>
      <w:ins w:id="1" w:author="Raja EL HAFI" w:date="2015-07-20T13:20:00Z">
        <w:r w:rsidR="00311C80">
          <w:rPr>
            <w:b/>
            <w:bCs/>
            <w:i/>
            <w:iCs/>
            <w:sz w:val="32"/>
            <w:szCs w:val="32"/>
          </w:rPr>
          <w:t>3</w:t>
        </w:r>
      </w:ins>
      <w:del w:id="2" w:author="Raja EL HAFI" w:date="2015-07-20T13:20:00Z">
        <w:r w:rsidDel="00311C80">
          <w:rPr>
            <w:b/>
            <w:bCs/>
            <w:i/>
            <w:iCs/>
            <w:sz w:val="32"/>
            <w:szCs w:val="32"/>
          </w:rPr>
          <w:delText>2</w:delText>
        </w:r>
      </w:del>
    </w:p>
    <w:p w:rsidR="00DB557E" w:rsidRDefault="00DB557E" w:rsidP="00DB557E">
      <w:pPr>
        <w:pStyle w:val="Sansinterligne"/>
        <w:jc w:val="right"/>
      </w:pPr>
    </w:p>
    <w:p w:rsidR="00DB557E" w:rsidRDefault="00DB557E" w:rsidP="00DB557E">
      <w:pPr>
        <w:pStyle w:val="Sansinterligne"/>
        <w:jc w:val="right"/>
        <w:sectPr w:rsidR="00DB557E" w:rsidSect="00DB557E">
          <w:headerReference w:type="default" r:id="rId8"/>
          <w:footerReference w:type="default" r:id="rId9"/>
          <w:headerReference w:type="first" r:id="rId10"/>
          <w:footerReference w:type="first" r:id="rId11"/>
          <w:pgSz w:w="11906" w:h="16838"/>
          <w:pgMar w:top="1417" w:right="1417" w:bottom="0" w:left="1417" w:header="0" w:footer="346" w:gutter="0"/>
          <w:cols w:space="708"/>
          <w:titlePg/>
          <w:docGrid w:linePitch="360"/>
        </w:sectPr>
      </w:pPr>
      <w:r>
        <w:rPr>
          <w:rFonts w:cs="Lohit Devanagari"/>
          <w:b/>
          <w:bCs/>
          <w:i/>
          <w:iCs/>
          <w:color w:val="00000A"/>
          <w:kern w:val="2"/>
          <w:sz w:val="32"/>
          <w:szCs w:val="32"/>
          <w:lang w:eastAsia="ar-SA"/>
        </w:rPr>
        <w:t>12/02/2015</w:t>
      </w:r>
    </w:p>
    <w:p w:rsidR="00DB557E" w:rsidRPr="00C53944" w:rsidRDefault="00DB557E" w:rsidP="00DB557E">
      <w:pPr>
        <w:pBdr>
          <w:bottom w:val="single" w:sz="24" w:space="1" w:color="FFC000"/>
        </w:pBdr>
        <w:jc w:val="both"/>
        <w:rPr>
          <w:b/>
          <w:bCs/>
          <w:color w:val="404040"/>
          <w:sz w:val="32"/>
          <w:szCs w:val="32"/>
        </w:rPr>
      </w:pPr>
      <w:bookmarkStart w:id="3" w:name="_Toc319481555"/>
      <w:r w:rsidRPr="00C53944">
        <w:rPr>
          <w:b/>
          <w:bCs/>
          <w:color w:val="404040"/>
          <w:sz w:val="32"/>
          <w:szCs w:val="32"/>
        </w:rPr>
        <w:lastRenderedPageBreak/>
        <w:t>SUIVI DES VERSIONS</w:t>
      </w:r>
    </w:p>
    <w:p w:rsidR="00DB557E" w:rsidRDefault="00DB557E" w:rsidP="00DB557E">
      <w:pPr>
        <w:jc w:val="both"/>
      </w:pPr>
    </w:p>
    <w:tbl>
      <w:tblPr>
        <w:tblW w:w="0" w:type="auto"/>
        <w:tblLayout w:type="fixed"/>
        <w:tblLook w:val="0000" w:firstRow="0" w:lastRow="0" w:firstColumn="0" w:lastColumn="0" w:noHBand="0" w:noVBand="0"/>
      </w:tblPr>
      <w:tblGrid>
        <w:gridCol w:w="1009"/>
        <w:gridCol w:w="1658"/>
        <w:gridCol w:w="4199"/>
        <w:gridCol w:w="2299"/>
      </w:tblGrid>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Version</w:t>
            </w:r>
          </w:p>
        </w:tc>
        <w:tc>
          <w:tcPr>
            <w:tcW w:w="1658"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Date</w:t>
            </w:r>
          </w:p>
        </w:tc>
        <w:tc>
          <w:tcPr>
            <w:tcW w:w="4199"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Objet de la version</w:t>
            </w:r>
          </w:p>
        </w:tc>
        <w:tc>
          <w:tcPr>
            <w:tcW w:w="2299"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Par</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1.0</w:t>
            </w:r>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19/06/2013</w:t>
            </w:r>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Mise en forme sous la nouvelle charte</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Sara AREZKI</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1.1</w:t>
            </w:r>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08/10/2014</w:t>
            </w:r>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Ajout de sections Vermeg</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Ramzi Abid</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1.2</w:t>
            </w:r>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t>12/02</w:t>
            </w:r>
            <w:r w:rsidRPr="00237864">
              <w:t>/2015</w:t>
            </w:r>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 xml:space="preserve">Besoins fonctionnels </w:t>
            </w:r>
            <w:r>
              <w:t>des opérations sur titres marché local</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Mohammed Bacem</w:t>
            </w:r>
            <w:r w:rsidR="00084016">
              <w:t xml:space="preserve"> </w:t>
            </w:r>
            <w:r w:rsidRPr="00237864">
              <w:t xml:space="preserve">Chelly </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F1133E" w:rsidP="00B90839">
            <w:pPr>
              <w:jc w:val="both"/>
            </w:pPr>
            <w:ins w:id="4" w:author="Raja EL HAFI" w:date="2015-06-02T17:53:00Z">
              <w:r>
                <w:t>1.3</w:t>
              </w:r>
            </w:ins>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F1133E" w:rsidP="00B90839">
            <w:pPr>
              <w:jc w:val="both"/>
            </w:pPr>
            <w:ins w:id="5" w:author="Raja EL HAFI" w:date="2015-06-02T17:54:00Z">
              <w:r>
                <w:t>02/06/2015</w:t>
              </w:r>
            </w:ins>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Default="00F1133E" w:rsidP="00B90839">
            <w:pPr>
              <w:jc w:val="both"/>
              <w:rPr>
                <w:ins w:id="6" w:author="Raja EL HAFI" w:date="2015-07-20T10:37:00Z"/>
              </w:rPr>
            </w:pPr>
            <w:ins w:id="7" w:author="Raja EL HAFI" w:date="2015-06-02T17:53:00Z">
              <w:r>
                <w:t xml:space="preserve">Mise à jour </w:t>
              </w:r>
            </w:ins>
            <w:ins w:id="8" w:author="Raja EL HAFI" w:date="2015-07-20T09:44:00Z">
              <w:r w:rsidR="00641CDF">
                <w:t xml:space="preserve">des gaps </w:t>
              </w:r>
            </w:ins>
            <w:ins w:id="9" w:author="Raja EL HAFI" w:date="2015-07-20T09:45:00Z">
              <w:r w:rsidR="00641CDF">
                <w:t>non retenus</w:t>
              </w:r>
            </w:ins>
          </w:p>
          <w:p w:rsidR="005418F7" w:rsidRPr="00237864" w:rsidRDefault="005418F7" w:rsidP="005418F7">
            <w:pPr>
              <w:jc w:val="both"/>
            </w:pPr>
            <w:ins w:id="10" w:author="Raja EL HAFI" w:date="2015-07-20T10:37:00Z">
              <w:r>
                <w:t xml:space="preserve">Mise à jour suite </w:t>
              </w:r>
            </w:ins>
            <w:ins w:id="11" w:author="Raja EL HAFI" w:date="2015-07-20T13:21:00Z">
              <w:r w:rsidR="00311C80">
                <w:t>aux échanges</w:t>
              </w:r>
            </w:ins>
            <w:ins w:id="12" w:author="Raja EL HAFI" w:date="2015-07-20T10:38:00Z">
              <w:r>
                <w:t xml:space="preserve"> avec l’équi</w:t>
              </w:r>
            </w:ins>
            <w:ins w:id="13" w:author="Raja EL HAFI" w:date="2015-07-20T10:37:00Z">
              <w:r>
                <w:t>pe AWB</w:t>
              </w:r>
            </w:ins>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F1133E" w:rsidP="00B90839">
            <w:pPr>
              <w:jc w:val="both"/>
            </w:pPr>
            <w:ins w:id="14" w:author="Raja EL HAFI" w:date="2015-06-02T17:49:00Z">
              <w:r>
                <w:t>Raja El Hafi</w:t>
              </w:r>
            </w:ins>
          </w:p>
        </w:tc>
      </w:tr>
    </w:tbl>
    <w:p w:rsidR="00DB557E" w:rsidRPr="00457D69" w:rsidRDefault="00DB557E" w:rsidP="00DB557E">
      <w:pPr>
        <w:jc w:val="both"/>
      </w:pPr>
    </w:p>
    <w:p w:rsidR="00DB557E" w:rsidRDefault="00DB557E" w:rsidP="00DB557E">
      <w:pPr>
        <w:jc w:val="both"/>
      </w:pPr>
      <w:bookmarkStart w:id="15" w:name="_Toc319481556"/>
    </w:p>
    <w:p w:rsidR="00DB557E" w:rsidRPr="00C53944" w:rsidRDefault="00DB557E" w:rsidP="00DB557E">
      <w:pPr>
        <w:pBdr>
          <w:bottom w:val="single" w:sz="24" w:space="1" w:color="FFC000"/>
        </w:pBdr>
        <w:jc w:val="both"/>
        <w:rPr>
          <w:b/>
          <w:bCs/>
          <w:color w:val="404040"/>
          <w:sz w:val="32"/>
          <w:szCs w:val="32"/>
        </w:rPr>
      </w:pPr>
      <w:bookmarkStart w:id="16" w:name="_Toc358024481"/>
      <w:r w:rsidRPr="00C53944">
        <w:rPr>
          <w:b/>
          <w:bCs/>
          <w:color w:val="404040"/>
          <w:sz w:val="32"/>
          <w:szCs w:val="32"/>
        </w:rPr>
        <w:t>LISTE DE DIFFUSION</w:t>
      </w:r>
      <w:bookmarkEnd w:id="15"/>
      <w:bookmarkEnd w:id="16"/>
    </w:p>
    <w:p w:rsidR="00DB557E" w:rsidRPr="00457D69" w:rsidRDefault="00DB557E" w:rsidP="00DB557E">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0" w:firstRow="1" w:lastRow="0" w:firstColumn="1" w:lastColumn="0" w:noHBand="0" w:noVBand="0"/>
      </w:tblPr>
      <w:tblGrid>
        <w:gridCol w:w="3544"/>
        <w:gridCol w:w="1418"/>
        <w:gridCol w:w="1417"/>
        <w:gridCol w:w="1361"/>
        <w:gridCol w:w="1332"/>
      </w:tblGrid>
      <w:tr w:rsidR="00DB557E" w:rsidRPr="00237864" w:rsidTr="00B90839">
        <w:trPr>
          <w:cantSplit/>
        </w:trPr>
        <w:tc>
          <w:tcPr>
            <w:tcW w:w="3544" w:type="dxa"/>
            <w:shd w:val="clear" w:color="auto" w:fill="D9D9D9"/>
          </w:tcPr>
          <w:p w:rsidR="00DB557E" w:rsidRPr="00237864" w:rsidRDefault="00DB557E" w:rsidP="00B90839">
            <w:pPr>
              <w:spacing w:line="240" w:lineRule="auto"/>
              <w:jc w:val="both"/>
              <w:rPr>
                <w:b/>
              </w:rPr>
            </w:pPr>
            <w:r w:rsidRPr="00237864">
              <w:rPr>
                <w:b/>
              </w:rPr>
              <w:t>Nom</w:t>
            </w:r>
          </w:p>
        </w:tc>
        <w:tc>
          <w:tcPr>
            <w:tcW w:w="1418" w:type="dxa"/>
            <w:shd w:val="clear" w:color="auto" w:fill="D9D9D9"/>
          </w:tcPr>
          <w:p w:rsidR="00DB557E" w:rsidRPr="00237864" w:rsidRDefault="00DB557E" w:rsidP="00B90839">
            <w:pPr>
              <w:spacing w:line="240" w:lineRule="auto"/>
              <w:jc w:val="both"/>
              <w:rPr>
                <w:b/>
              </w:rPr>
            </w:pPr>
            <w:r w:rsidRPr="00237864">
              <w:rPr>
                <w:b/>
              </w:rPr>
              <w:t>Information</w:t>
            </w:r>
          </w:p>
        </w:tc>
        <w:tc>
          <w:tcPr>
            <w:tcW w:w="1417" w:type="dxa"/>
            <w:shd w:val="clear" w:color="auto" w:fill="D9D9D9"/>
          </w:tcPr>
          <w:p w:rsidR="00DB557E" w:rsidRPr="00237864" w:rsidRDefault="00DB557E" w:rsidP="00B90839">
            <w:pPr>
              <w:spacing w:line="240" w:lineRule="auto"/>
              <w:jc w:val="both"/>
              <w:rPr>
                <w:b/>
              </w:rPr>
            </w:pPr>
            <w:r w:rsidRPr="00237864">
              <w:rPr>
                <w:b/>
              </w:rPr>
              <w:t>Vérification</w:t>
            </w:r>
          </w:p>
        </w:tc>
        <w:tc>
          <w:tcPr>
            <w:tcW w:w="1361" w:type="dxa"/>
            <w:shd w:val="clear" w:color="auto" w:fill="D9D9D9"/>
          </w:tcPr>
          <w:p w:rsidR="00DB557E" w:rsidRPr="00237864" w:rsidRDefault="00DB557E" w:rsidP="00B90839">
            <w:pPr>
              <w:spacing w:line="240" w:lineRule="auto"/>
              <w:jc w:val="both"/>
              <w:rPr>
                <w:b/>
              </w:rPr>
            </w:pPr>
            <w:r w:rsidRPr="00237864">
              <w:rPr>
                <w:b/>
              </w:rPr>
              <w:t>Approbation</w:t>
            </w:r>
          </w:p>
        </w:tc>
        <w:tc>
          <w:tcPr>
            <w:tcW w:w="1332" w:type="dxa"/>
            <w:shd w:val="clear" w:color="auto" w:fill="D9D9D9"/>
          </w:tcPr>
          <w:p w:rsidR="00DB557E" w:rsidRPr="00237864" w:rsidRDefault="00DB557E" w:rsidP="00B90839">
            <w:pPr>
              <w:spacing w:line="240" w:lineRule="auto"/>
              <w:jc w:val="both"/>
              <w:rPr>
                <w:b/>
              </w:rPr>
            </w:pPr>
            <w:r w:rsidRPr="00237864">
              <w:rPr>
                <w:b/>
              </w:rPr>
              <w:t>Application</w:t>
            </w:r>
          </w:p>
        </w:tc>
      </w:tr>
      <w:tr w:rsidR="00DB557E" w:rsidRPr="00237864" w:rsidTr="00B90839">
        <w:trPr>
          <w:cantSplit/>
          <w:trHeight w:val="237"/>
        </w:trPr>
        <w:tc>
          <w:tcPr>
            <w:tcW w:w="3544" w:type="dxa"/>
          </w:tcPr>
          <w:p w:rsidR="00DB557E" w:rsidRPr="00237864" w:rsidRDefault="00DB557E" w:rsidP="00B90839">
            <w:pPr>
              <w:spacing w:line="240" w:lineRule="auto"/>
              <w:jc w:val="both"/>
              <w:rPr>
                <w:b/>
              </w:rPr>
            </w:pPr>
            <w:r w:rsidRPr="00237864">
              <w:t>Habib Tanoubi</w:t>
            </w: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r w:rsidRPr="00237864">
              <w:rPr>
                <w:b/>
              </w:rPr>
              <w:t>x</w:t>
            </w:r>
          </w:p>
        </w:tc>
        <w:tc>
          <w:tcPr>
            <w:tcW w:w="1332" w:type="dxa"/>
          </w:tcPr>
          <w:p w:rsidR="00DB557E" w:rsidRPr="00237864" w:rsidRDefault="00DB557E" w:rsidP="00B90839">
            <w:pPr>
              <w:spacing w:line="240" w:lineRule="auto"/>
              <w:jc w:val="both"/>
              <w:rPr>
                <w:b/>
              </w:rPr>
            </w:pPr>
          </w:p>
        </w:tc>
      </w:tr>
      <w:tr w:rsidR="00DB557E" w:rsidRPr="00237864" w:rsidTr="00B90839">
        <w:trPr>
          <w:cantSplit/>
          <w:trHeight w:val="237"/>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r w:rsidR="00DB557E" w:rsidRPr="00237864" w:rsidTr="00B90839">
        <w:trPr>
          <w:cantSplit/>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r w:rsidR="00DB557E" w:rsidRPr="00237864" w:rsidTr="00B90839">
        <w:trPr>
          <w:cantSplit/>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r w:rsidR="00DB557E" w:rsidRPr="00237864" w:rsidTr="00B90839">
        <w:trPr>
          <w:cantSplit/>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bl>
    <w:p w:rsidR="00DB557E" w:rsidRDefault="00DB557E" w:rsidP="00DB557E">
      <w:pPr>
        <w:jc w:val="both"/>
      </w:pPr>
      <w:bookmarkStart w:id="17" w:name="_Toc319481557"/>
    </w:p>
    <w:p w:rsidR="00DB557E" w:rsidRPr="00C53944" w:rsidRDefault="00DB557E" w:rsidP="00DB557E">
      <w:pPr>
        <w:pBdr>
          <w:bottom w:val="single" w:sz="24" w:space="1" w:color="FFC000"/>
        </w:pBdr>
        <w:jc w:val="both"/>
        <w:rPr>
          <w:b/>
          <w:bCs/>
          <w:color w:val="404040"/>
          <w:sz w:val="32"/>
          <w:szCs w:val="32"/>
        </w:rPr>
      </w:pPr>
      <w:bookmarkStart w:id="18" w:name="_Toc358024482"/>
      <w:r w:rsidRPr="00C53944">
        <w:rPr>
          <w:b/>
          <w:bCs/>
          <w:color w:val="404040"/>
          <w:sz w:val="32"/>
          <w:szCs w:val="32"/>
        </w:rPr>
        <w:t xml:space="preserve">DOCUMENTS APPLICABLES </w:t>
      </w:r>
      <w:bookmarkEnd w:id="17"/>
      <w:r w:rsidRPr="00C53944">
        <w:rPr>
          <w:b/>
          <w:bCs/>
          <w:color w:val="404040"/>
          <w:sz w:val="32"/>
          <w:szCs w:val="32"/>
        </w:rPr>
        <w:t>ET DE REFERENCE</w:t>
      </w:r>
      <w:bookmarkEnd w:id="18"/>
    </w:p>
    <w:p w:rsidR="00DB557E" w:rsidRPr="00457D69" w:rsidRDefault="00DB557E" w:rsidP="00DB557E">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0" w:firstRow="1" w:lastRow="0" w:firstColumn="1" w:lastColumn="0" w:noHBand="0" w:noVBand="0"/>
      </w:tblPr>
      <w:tblGrid>
        <w:gridCol w:w="4678"/>
        <w:gridCol w:w="2977"/>
        <w:gridCol w:w="1417"/>
      </w:tblGrid>
      <w:tr w:rsidR="00DB557E" w:rsidRPr="00237864" w:rsidTr="00B90839">
        <w:trPr>
          <w:cantSplit/>
          <w:trHeight w:val="279"/>
        </w:trPr>
        <w:tc>
          <w:tcPr>
            <w:tcW w:w="4678" w:type="dxa"/>
            <w:shd w:val="clear" w:color="auto" w:fill="D9D9D9"/>
          </w:tcPr>
          <w:p w:rsidR="00DB557E" w:rsidRPr="00237864" w:rsidRDefault="00DB557E" w:rsidP="00B90839">
            <w:pPr>
              <w:spacing w:line="240" w:lineRule="auto"/>
              <w:jc w:val="both"/>
              <w:rPr>
                <w:b/>
              </w:rPr>
            </w:pPr>
            <w:r w:rsidRPr="00237864">
              <w:rPr>
                <w:b/>
              </w:rPr>
              <w:t>Titre</w:t>
            </w:r>
          </w:p>
        </w:tc>
        <w:tc>
          <w:tcPr>
            <w:tcW w:w="2977" w:type="dxa"/>
            <w:shd w:val="clear" w:color="auto" w:fill="D9D9D9"/>
          </w:tcPr>
          <w:p w:rsidR="00DB557E" w:rsidRPr="00237864" w:rsidRDefault="00DB557E" w:rsidP="00B90839">
            <w:pPr>
              <w:spacing w:line="240" w:lineRule="auto"/>
              <w:jc w:val="both"/>
              <w:rPr>
                <w:b/>
              </w:rPr>
            </w:pPr>
            <w:r w:rsidRPr="00237864">
              <w:rPr>
                <w:b/>
              </w:rPr>
              <w:t>Référence (R) / Applicable (A)</w:t>
            </w:r>
          </w:p>
        </w:tc>
        <w:tc>
          <w:tcPr>
            <w:tcW w:w="1417" w:type="dxa"/>
            <w:shd w:val="clear" w:color="auto" w:fill="D9D9D9"/>
          </w:tcPr>
          <w:p w:rsidR="00DB557E" w:rsidRPr="00237864" w:rsidRDefault="00DB557E" w:rsidP="00B90839">
            <w:pPr>
              <w:spacing w:line="240" w:lineRule="auto"/>
              <w:jc w:val="both"/>
              <w:rPr>
                <w:b/>
              </w:rPr>
            </w:pPr>
            <w:r w:rsidRPr="00237864">
              <w:rPr>
                <w:b/>
              </w:rPr>
              <w:t>Version</w:t>
            </w: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bl>
    <w:p w:rsidR="00DB557E" w:rsidRDefault="00DB557E" w:rsidP="00DB557E">
      <w:pPr>
        <w:jc w:val="both"/>
      </w:pPr>
      <w:bookmarkStart w:id="19" w:name="_Toc319481558"/>
    </w:p>
    <w:p w:rsidR="00DB557E" w:rsidRPr="00C53944" w:rsidRDefault="00DB557E" w:rsidP="00DB557E">
      <w:pPr>
        <w:pBdr>
          <w:bottom w:val="single" w:sz="24" w:space="1" w:color="FFC000"/>
        </w:pBdr>
        <w:jc w:val="both"/>
        <w:rPr>
          <w:b/>
          <w:bCs/>
          <w:color w:val="404040"/>
          <w:sz w:val="32"/>
          <w:szCs w:val="32"/>
        </w:rPr>
      </w:pPr>
      <w:bookmarkStart w:id="20" w:name="_Toc358024483"/>
      <w:r w:rsidRPr="00C53944">
        <w:rPr>
          <w:b/>
          <w:bCs/>
          <w:color w:val="404040"/>
          <w:sz w:val="32"/>
          <w:szCs w:val="32"/>
        </w:rPr>
        <w:t>TERMINOLOGIES ET ACRONYMES</w:t>
      </w:r>
      <w:bookmarkEnd w:id="19"/>
      <w:bookmarkEnd w:id="20"/>
    </w:p>
    <w:p w:rsidR="00DB557E" w:rsidRDefault="00DB557E" w:rsidP="00DB557E">
      <w:pPr>
        <w:jc w:val="both"/>
      </w:pPr>
    </w:p>
    <w:tbl>
      <w:tblPr>
        <w:tblW w:w="9140" w:type="dxa"/>
        <w:tblInd w:w="55" w:type="dxa"/>
        <w:tblLayout w:type="fixed"/>
        <w:tblCellMar>
          <w:left w:w="70" w:type="dxa"/>
          <w:right w:w="70" w:type="dxa"/>
        </w:tblCellMar>
        <w:tblLook w:val="04A0" w:firstRow="1" w:lastRow="0" w:firstColumn="1" w:lastColumn="0" w:noHBand="0" w:noVBand="1"/>
      </w:tblPr>
      <w:tblGrid>
        <w:gridCol w:w="3700"/>
        <w:gridCol w:w="5440"/>
      </w:tblGrid>
      <w:tr w:rsidR="00A17BB7" w:rsidRPr="00A17BB7" w:rsidTr="00A17BB7">
        <w:trPr>
          <w:cantSplit/>
          <w:trHeight w:val="315"/>
        </w:trPr>
        <w:tc>
          <w:tcPr>
            <w:tcW w:w="3700" w:type="dxa"/>
            <w:tcBorders>
              <w:top w:val="single" w:sz="8" w:space="0" w:color="808080"/>
              <w:left w:val="single" w:sz="8" w:space="0" w:color="808080"/>
              <w:bottom w:val="single" w:sz="8" w:space="0" w:color="808080"/>
              <w:right w:val="single" w:sz="8" w:space="0" w:color="808080"/>
            </w:tcBorders>
            <w:shd w:val="clear" w:color="000000" w:fill="D9D9D9"/>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Terminologie / Acronyme</w:t>
            </w:r>
          </w:p>
        </w:tc>
        <w:tc>
          <w:tcPr>
            <w:tcW w:w="5440" w:type="dxa"/>
            <w:tcBorders>
              <w:top w:val="single" w:sz="8" w:space="0" w:color="808080"/>
              <w:left w:val="nil"/>
              <w:bottom w:val="single" w:sz="8" w:space="0" w:color="808080"/>
              <w:right w:val="single" w:sz="8" w:space="0" w:color="808080"/>
            </w:tcBorders>
            <w:shd w:val="clear" w:color="000000" w:fill="D9D9D9"/>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Définition</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AGO</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Assemblée générale ordinaire.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Bulk Instruction</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Saisie massive des instructions clients.</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Centralisateur</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Teneur de compte mandaté par l’émetteur en vue de la réalisation d’une OST</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Claim</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Réclamation à recevoir ou a générer à la contrepartie pour l’acquisition des droits transférée suite à une OST sur flux.</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Compte Nostro</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Les comptes d’AWB chez le dépositaire centrale Maroclear.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Compte PEA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Compte du plan d’épargne en action.</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Compte Pivot </w:t>
            </w:r>
          </w:p>
        </w:tc>
        <w:tc>
          <w:tcPr>
            <w:tcW w:w="5440" w:type="dxa"/>
            <w:tcBorders>
              <w:top w:val="nil"/>
              <w:left w:val="nil"/>
              <w:bottom w:val="single" w:sz="8" w:space="0" w:color="808080"/>
              <w:right w:val="single" w:sz="8" w:space="0" w:color="808080"/>
            </w:tcBorders>
            <w:shd w:val="clear" w:color="000000" w:fill="FFFFFF"/>
            <w:hideMark/>
          </w:tcPr>
          <w:p w:rsidR="00704348" w:rsidRPr="00704348" w:rsidRDefault="00A17BB7" w:rsidP="00704348">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Compte </w:t>
            </w:r>
            <w:r w:rsidRPr="00704348">
              <w:rPr>
                <w:rFonts w:ascii="Calibri" w:eastAsia="Times New Roman" w:hAnsi="Calibri" w:cs="Times New Roman"/>
                <w:b/>
                <w:bCs/>
                <w:lang w:eastAsia="fr-FR"/>
              </w:rPr>
              <w:t>espèce</w:t>
            </w:r>
            <w:r w:rsidR="00DE11D7">
              <w:rPr>
                <w:rFonts w:ascii="Calibri" w:eastAsia="Times New Roman" w:hAnsi="Calibri" w:cs="Times New Roman"/>
                <w:b/>
                <w:bCs/>
                <w:lang w:eastAsia="fr-FR"/>
              </w:rPr>
              <w:t xml:space="preserve"> </w:t>
            </w:r>
            <w:r w:rsidRPr="00A17BB7">
              <w:rPr>
                <w:rFonts w:ascii="Calibri" w:eastAsia="Times New Roman" w:hAnsi="Calibri" w:cs="Times New Roman"/>
                <w:b/>
                <w:bCs/>
                <w:color w:val="000000"/>
                <w:lang w:eastAsia="fr-FR"/>
              </w:rPr>
              <w:t>à débiter au profit des ayants droits dans le cadre des OST génératrices de flux espèce.</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lastRenderedPageBreak/>
              <w:t>Cours à l’opération d’une action</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Le prix de l’action qui sera considéré dans le calcul des commissions dans le cadre des OST d’échange.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Détachement</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i/>
                <w:iCs/>
                <w:color w:val="000000"/>
                <w:lang w:eastAsia="fr-FR"/>
              </w:rPr>
            </w:pPr>
            <w:r w:rsidRPr="00A17BB7">
              <w:rPr>
                <w:rFonts w:ascii="Calibri" w:eastAsia="Times New Roman" w:hAnsi="Calibri" w:cs="Times New Roman"/>
                <w:b/>
                <w:bCs/>
                <w:i/>
                <w:iCs/>
                <w:color w:val="000000"/>
                <w:lang w:eastAsia="fr-FR"/>
              </w:rPr>
              <w:t>Action par laquelle un coupon ou un droit est séparé d’un titre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Ex Date </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Date de détachement bourse, Ex date pour dire Détachement EX coupon.</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Exécution ou « Entitlement »</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Calcul prévisionnel du paiement à recevoir ou a payer.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Jour </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Jour ouvrable</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Late Trade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Transaction tardive sur une valeur détachante initiée par l’ayants droits, cette opération doit être prise en considération dans le calcul des exécutions tardive.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OCA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Obligation convertibles en actions.</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OPA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Offre publique d’achat</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OPR</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Offre publique de retrait</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ORA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Obligations remboursables en actions</w:t>
            </w:r>
          </w:p>
        </w:tc>
      </w:tr>
      <w:tr w:rsidR="00A17BB7" w:rsidRPr="00A17BB7" w:rsidTr="00A17BB7">
        <w:trPr>
          <w:cantSplit/>
          <w:trHeight w:val="9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OST sur Flux</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Mouvement de régularisation de droits attachés à des titres en faveur de leurs ayants droit qui ne les ont pas reçus du fait que le détachement a eu lieu entre la date de négociation et la date de détachement Maroclear.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Paiement marché</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Opération de débit ou de crédit réelles, en titres, droits ou espèce.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Payment date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Date à laquelle les dividendes sont crédités sur les comptes des ayants droits.</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Position éligible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Tout titulaire inscrit dans les livres d’un teneur de comptes et ayant un solde créditeur en une valeur mobilière à la date d’enregistrement définie dans le document.</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Prix de réinvestissement</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Prix des titres à recevoir dans le cadre d’un dividende optionnel.</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Ratio de prix</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Ration résultant de la division du prix de coupon par le prix de réinvestissement dans le cadre d’un dividende optionnel pour définir la quantité des titres à recevoir.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Record date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Date d’enregistrement ou date d’arrêté de position.</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a titre irréductible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donnant droit à un nombre d’actions nouvelles selon la parité fixée par l’émetteur et ce à hauteur du nombre des droits préférentiels de souscription exercés.</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a titre réductible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effectuée dans le cadre d’une augmentation de capital en numéraire en sus de la souscription à titre irréductible sans présentation de droits préférentiels de souscription.</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Titres ou droits formant rompus</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Titres ou droits résiduels suite à l’application de la parité exigée par l’émetteur.</w:t>
            </w:r>
          </w:p>
        </w:tc>
      </w:tr>
    </w:tbl>
    <w:p w:rsidR="00A17BB7" w:rsidRDefault="00A17BB7" w:rsidP="00DB557E">
      <w:pPr>
        <w:jc w:val="both"/>
      </w:pPr>
    </w:p>
    <w:p w:rsidR="00A17BB7" w:rsidRDefault="00A17BB7" w:rsidP="00DB557E">
      <w:pPr>
        <w:jc w:val="both"/>
      </w:pPr>
    </w:p>
    <w:p w:rsidR="00DB557E" w:rsidRDefault="00DB557E" w:rsidP="00DB557E">
      <w:pPr>
        <w:pStyle w:val="En-ttedetabledesmatires"/>
        <w:numPr>
          <w:ilvl w:val="0"/>
          <w:numId w:val="0"/>
        </w:numPr>
      </w:pPr>
      <w:r>
        <w:t>Sommaire</w:t>
      </w:r>
    </w:p>
    <w:p w:rsidR="005418F7" w:rsidRDefault="00500056">
      <w:pPr>
        <w:pStyle w:val="TM1"/>
        <w:rPr>
          <w:ins w:id="21" w:author="Raja EL HAFI" w:date="2015-07-20T10:38:00Z"/>
          <w:rFonts w:eastAsiaTheme="minorEastAsia"/>
          <w:noProof/>
          <w:lang w:eastAsia="fr-FR"/>
        </w:rPr>
      </w:pPr>
      <w:r>
        <w:fldChar w:fldCharType="begin"/>
      </w:r>
      <w:r w:rsidR="00DB557E">
        <w:instrText xml:space="preserve"> TOC \o "1-3" \h \z \u </w:instrText>
      </w:r>
      <w:r>
        <w:fldChar w:fldCharType="separate"/>
      </w:r>
      <w:ins w:id="22" w:author="Raja EL HAFI" w:date="2015-07-20T10:38:00Z">
        <w:r w:rsidR="005418F7" w:rsidRPr="00A53711">
          <w:rPr>
            <w:rStyle w:val="Lienhypertexte"/>
            <w:noProof/>
          </w:rPr>
          <w:fldChar w:fldCharType="begin"/>
        </w:r>
        <w:r w:rsidR="005418F7" w:rsidRPr="00A53711">
          <w:rPr>
            <w:rStyle w:val="Lienhypertexte"/>
            <w:noProof/>
          </w:rPr>
          <w:instrText xml:space="preserve"> </w:instrText>
        </w:r>
        <w:r w:rsidR="005418F7">
          <w:rPr>
            <w:noProof/>
          </w:rPr>
          <w:instrText>HYPERLINK \l "_Toc425152040"</w:instrText>
        </w:r>
        <w:r w:rsidR="005418F7" w:rsidRPr="00A53711">
          <w:rPr>
            <w:rStyle w:val="Lienhypertexte"/>
            <w:noProof/>
          </w:rPr>
          <w:instrText xml:space="preserve"> </w:instrText>
        </w:r>
        <w:r w:rsidR="005418F7" w:rsidRPr="00A53711">
          <w:rPr>
            <w:rStyle w:val="Lienhypertexte"/>
            <w:noProof/>
          </w:rPr>
          <w:fldChar w:fldCharType="separate"/>
        </w:r>
        <w:r w:rsidR="005418F7" w:rsidRPr="00A53711">
          <w:rPr>
            <w:rStyle w:val="Lienhypertexte"/>
            <w:rFonts w:eastAsia="Calibri" w:cs="Arial"/>
            <w:noProof/>
            <w:lang w:eastAsia="ar-SA"/>
          </w:rPr>
          <w:t>P14020 – REFONTE CHAINE TITRES</w:t>
        </w:r>
        <w:r w:rsidR="005418F7">
          <w:rPr>
            <w:noProof/>
            <w:webHidden/>
          </w:rPr>
          <w:tab/>
        </w:r>
        <w:r w:rsidR="005418F7">
          <w:rPr>
            <w:noProof/>
            <w:webHidden/>
          </w:rPr>
          <w:fldChar w:fldCharType="begin"/>
        </w:r>
        <w:r w:rsidR="005418F7">
          <w:rPr>
            <w:noProof/>
            <w:webHidden/>
          </w:rPr>
          <w:instrText xml:space="preserve"> PAGEREF _Toc425152040 \h </w:instrText>
        </w:r>
      </w:ins>
      <w:r w:rsidR="005418F7">
        <w:rPr>
          <w:noProof/>
          <w:webHidden/>
        </w:rPr>
      </w:r>
      <w:r w:rsidR="005418F7">
        <w:rPr>
          <w:noProof/>
          <w:webHidden/>
        </w:rPr>
        <w:fldChar w:fldCharType="separate"/>
      </w:r>
      <w:ins w:id="23" w:author="Raja EL HAFI" w:date="2015-07-20T10:38:00Z">
        <w:r w:rsidR="005418F7">
          <w:rPr>
            <w:noProof/>
            <w:webHidden/>
          </w:rPr>
          <w:t>1</w:t>
        </w:r>
        <w:r w:rsidR="005418F7">
          <w:rPr>
            <w:noProof/>
            <w:webHidden/>
          </w:rPr>
          <w:fldChar w:fldCharType="end"/>
        </w:r>
        <w:r w:rsidR="005418F7" w:rsidRPr="00A53711">
          <w:rPr>
            <w:rStyle w:val="Lienhypertexte"/>
            <w:noProof/>
          </w:rPr>
          <w:fldChar w:fldCharType="end"/>
        </w:r>
      </w:ins>
    </w:p>
    <w:p w:rsidR="005418F7" w:rsidRDefault="005418F7">
      <w:pPr>
        <w:pStyle w:val="TM1"/>
        <w:rPr>
          <w:ins w:id="24" w:author="Raja EL HAFI" w:date="2015-07-20T10:38:00Z"/>
          <w:rFonts w:eastAsiaTheme="minorEastAsia"/>
          <w:noProof/>
          <w:lang w:eastAsia="fr-FR"/>
        </w:rPr>
      </w:pPr>
      <w:ins w:id="25" w:author="Raja EL HAFI" w:date="2015-07-20T10:38:00Z">
        <w:r w:rsidRPr="00A53711">
          <w:rPr>
            <w:rStyle w:val="Lienhypertexte"/>
            <w:noProof/>
          </w:rPr>
          <w:lastRenderedPageBreak/>
          <w:fldChar w:fldCharType="begin"/>
        </w:r>
        <w:r w:rsidRPr="00A53711">
          <w:rPr>
            <w:rStyle w:val="Lienhypertexte"/>
            <w:noProof/>
          </w:rPr>
          <w:instrText xml:space="preserve"> </w:instrText>
        </w:r>
        <w:r>
          <w:rPr>
            <w:noProof/>
          </w:rPr>
          <w:instrText>HYPERLINK \l "_Toc425152041"</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1.</w:t>
        </w:r>
        <w:r>
          <w:rPr>
            <w:rFonts w:eastAsiaTheme="minorEastAsia"/>
            <w:noProof/>
            <w:lang w:eastAsia="fr-FR"/>
          </w:rPr>
          <w:tab/>
        </w:r>
        <w:r w:rsidRPr="00A53711">
          <w:rPr>
            <w:rStyle w:val="Lienhypertexte"/>
            <w:noProof/>
          </w:rPr>
          <w:t>Introduction</w:t>
        </w:r>
        <w:r>
          <w:rPr>
            <w:noProof/>
            <w:webHidden/>
          </w:rPr>
          <w:tab/>
        </w:r>
        <w:r>
          <w:rPr>
            <w:noProof/>
            <w:webHidden/>
          </w:rPr>
          <w:fldChar w:fldCharType="begin"/>
        </w:r>
        <w:r>
          <w:rPr>
            <w:noProof/>
            <w:webHidden/>
          </w:rPr>
          <w:instrText xml:space="preserve"> PAGEREF _Toc425152041 \h </w:instrText>
        </w:r>
      </w:ins>
      <w:r>
        <w:rPr>
          <w:noProof/>
          <w:webHidden/>
        </w:rPr>
      </w:r>
      <w:r>
        <w:rPr>
          <w:noProof/>
          <w:webHidden/>
        </w:rPr>
        <w:fldChar w:fldCharType="separate"/>
      </w:r>
      <w:ins w:id="26" w:author="Raja EL HAFI" w:date="2015-07-20T10:38:00Z">
        <w:r>
          <w:rPr>
            <w:noProof/>
            <w:webHidden/>
          </w:rPr>
          <w:t>15</w:t>
        </w:r>
        <w:r>
          <w:rPr>
            <w:noProof/>
            <w:webHidden/>
          </w:rPr>
          <w:fldChar w:fldCharType="end"/>
        </w:r>
        <w:r w:rsidRPr="00A53711">
          <w:rPr>
            <w:rStyle w:val="Lienhypertexte"/>
            <w:noProof/>
          </w:rPr>
          <w:fldChar w:fldCharType="end"/>
        </w:r>
      </w:ins>
    </w:p>
    <w:p w:rsidR="005418F7" w:rsidRDefault="005418F7">
      <w:pPr>
        <w:pStyle w:val="TM2"/>
        <w:tabs>
          <w:tab w:val="left" w:pos="660"/>
        </w:tabs>
        <w:rPr>
          <w:ins w:id="27" w:author="Raja EL HAFI" w:date="2015-07-20T10:38:00Z"/>
          <w:rFonts w:eastAsiaTheme="minorEastAsia"/>
          <w:noProof/>
          <w:lang w:eastAsia="fr-FR"/>
        </w:rPr>
      </w:pPr>
      <w:ins w:id="2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1.1</w:t>
        </w:r>
        <w:r>
          <w:rPr>
            <w:rFonts w:eastAsiaTheme="minorEastAsia"/>
            <w:noProof/>
            <w:lang w:eastAsia="fr-FR"/>
          </w:rPr>
          <w:tab/>
        </w:r>
        <w:r w:rsidRPr="00A53711">
          <w:rPr>
            <w:rStyle w:val="Lienhypertexte"/>
            <w:noProof/>
          </w:rPr>
          <w:t>Objectifs du document</w:t>
        </w:r>
        <w:r>
          <w:rPr>
            <w:noProof/>
            <w:webHidden/>
          </w:rPr>
          <w:tab/>
        </w:r>
        <w:r>
          <w:rPr>
            <w:noProof/>
            <w:webHidden/>
          </w:rPr>
          <w:fldChar w:fldCharType="begin"/>
        </w:r>
        <w:r>
          <w:rPr>
            <w:noProof/>
            <w:webHidden/>
          </w:rPr>
          <w:instrText xml:space="preserve"> PAGEREF _Toc425152042 \h </w:instrText>
        </w:r>
      </w:ins>
      <w:r>
        <w:rPr>
          <w:noProof/>
          <w:webHidden/>
        </w:rPr>
      </w:r>
      <w:r>
        <w:rPr>
          <w:noProof/>
          <w:webHidden/>
        </w:rPr>
        <w:fldChar w:fldCharType="separate"/>
      </w:r>
      <w:ins w:id="29" w:author="Raja EL HAFI" w:date="2015-07-20T10:38:00Z">
        <w:r>
          <w:rPr>
            <w:noProof/>
            <w:webHidden/>
          </w:rPr>
          <w:t>15</w:t>
        </w:r>
        <w:r>
          <w:rPr>
            <w:noProof/>
            <w:webHidden/>
          </w:rPr>
          <w:fldChar w:fldCharType="end"/>
        </w:r>
        <w:r w:rsidRPr="00A53711">
          <w:rPr>
            <w:rStyle w:val="Lienhypertexte"/>
            <w:noProof/>
          </w:rPr>
          <w:fldChar w:fldCharType="end"/>
        </w:r>
      </w:ins>
    </w:p>
    <w:p w:rsidR="005418F7" w:rsidRDefault="005418F7">
      <w:pPr>
        <w:pStyle w:val="TM2"/>
        <w:tabs>
          <w:tab w:val="left" w:pos="660"/>
        </w:tabs>
        <w:rPr>
          <w:ins w:id="30" w:author="Raja EL HAFI" w:date="2015-07-20T10:38:00Z"/>
          <w:rFonts w:eastAsiaTheme="minorEastAsia"/>
          <w:noProof/>
          <w:lang w:eastAsia="fr-FR"/>
        </w:rPr>
      </w:pPr>
      <w:ins w:id="3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1.2</w:t>
        </w:r>
        <w:r>
          <w:rPr>
            <w:rFonts w:eastAsiaTheme="minorEastAsia"/>
            <w:noProof/>
            <w:lang w:eastAsia="fr-FR"/>
          </w:rPr>
          <w:tab/>
        </w:r>
        <w:r w:rsidRPr="00A53711">
          <w:rPr>
            <w:rStyle w:val="Lienhypertexte"/>
            <w:noProof/>
          </w:rPr>
          <w:t>Objectifs et périmètre du projet</w:t>
        </w:r>
        <w:r>
          <w:rPr>
            <w:noProof/>
            <w:webHidden/>
          </w:rPr>
          <w:tab/>
        </w:r>
        <w:r>
          <w:rPr>
            <w:noProof/>
            <w:webHidden/>
          </w:rPr>
          <w:fldChar w:fldCharType="begin"/>
        </w:r>
        <w:r>
          <w:rPr>
            <w:noProof/>
            <w:webHidden/>
          </w:rPr>
          <w:instrText xml:space="preserve"> PAGEREF _Toc425152043 \h </w:instrText>
        </w:r>
      </w:ins>
      <w:r>
        <w:rPr>
          <w:noProof/>
          <w:webHidden/>
        </w:rPr>
      </w:r>
      <w:r>
        <w:rPr>
          <w:noProof/>
          <w:webHidden/>
        </w:rPr>
        <w:fldChar w:fldCharType="separate"/>
      </w:r>
      <w:ins w:id="32" w:author="Raja EL HAFI" w:date="2015-07-20T10:38:00Z">
        <w:r>
          <w:rPr>
            <w:noProof/>
            <w:webHidden/>
          </w:rPr>
          <w:t>15</w:t>
        </w:r>
        <w:r>
          <w:rPr>
            <w:noProof/>
            <w:webHidden/>
          </w:rPr>
          <w:fldChar w:fldCharType="end"/>
        </w:r>
        <w:r w:rsidRPr="00A53711">
          <w:rPr>
            <w:rStyle w:val="Lienhypertexte"/>
            <w:noProof/>
          </w:rPr>
          <w:fldChar w:fldCharType="end"/>
        </w:r>
      </w:ins>
    </w:p>
    <w:p w:rsidR="005418F7" w:rsidRDefault="005418F7">
      <w:pPr>
        <w:pStyle w:val="TM2"/>
        <w:tabs>
          <w:tab w:val="left" w:pos="660"/>
        </w:tabs>
        <w:rPr>
          <w:ins w:id="33" w:author="Raja EL HAFI" w:date="2015-07-20T10:38:00Z"/>
          <w:rFonts w:eastAsiaTheme="minorEastAsia"/>
          <w:noProof/>
          <w:lang w:eastAsia="fr-FR"/>
        </w:rPr>
      </w:pPr>
      <w:ins w:id="3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1.3</w:t>
        </w:r>
        <w:r>
          <w:rPr>
            <w:rFonts w:eastAsiaTheme="minorEastAsia"/>
            <w:noProof/>
            <w:lang w:eastAsia="fr-FR"/>
          </w:rPr>
          <w:tab/>
        </w:r>
        <w:r w:rsidRPr="00A53711">
          <w:rPr>
            <w:rStyle w:val="Lienhypertexte"/>
            <w:noProof/>
          </w:rPr>
          <w:t>Limites du document</w:t>
        </w:r>
        <w:r>
          <w:rPr>
            <w:noProof/>
            <w:webHidden/>
          </w:rPr>
          <w:tab/>
        </w:r>
        <w:r>
          <w:rPr>
            <w:noProof/>
            <w:webHidden/>
          </w:rPr>
          <w:fldChar w:fldCharType="begin"/>
        </w:r>
        <w:r>
          <w:rPr>
            <w:noProof/>
            <w:webHidden/>
          </w:rPr>
          <w:instrText xml:space="preserve"> PAGEREF _Toc425152044 \h </w:instrText>
        </w:r>
      </w:ins>
      <w:r>
        <w:rPr>
          <w:noProof/>
          <w:webHidden/>
        </w:rPr>
      </w:r>
      <w:r>
        <w:rPr>
          <w:noProof/>
          <w:webHidden/>
        </w:rPr>
        <w:fldChar w:fldCharType="separate"/>
      </w:r>
      <w:ins w:id="35" w:author="Raja EL HAFI" w:date="2015-07-20T10:38:00Z">
        <w:r>
          <w:rPr>
            <w:noProof/>
            <w:webHidden/>
          </w:rPr>
          <w:t>15</w:t>
        </w:r>
        <w:r>
          <w:rPr>
            <w:noProof/>
            <w:webHidden/>
          </w:rPr>
          <w:fldChar w:fldCharType="end"/>
        </w:r>
        <w:r w:rsidRPr="00A53711">
          <w:rPr>
            <w:rStyle w:val="Lienhypertexte"/>
            <w:noProof/>
          </w:rPr>
          <w:fldChar w:fldCharType="end"/>
        </w:r>
      </w:ins>
    </w:p>
    <w:p w:rsidR="005418F7" w:rsidRDefault="005418F7">
      <w:pPr>
        <w:pStyle w:val="TM2"/>
        <w:tabs>
          <w:tab w:val="left" w:pos="660"/>
        </w:tabs>
        <w:rPr>
          <w:ins w:id="36" w:author="Raja EL HAFI" w:date="2015-07-20T10:38:00Z"/>
          <w:rFonts w:eastAsiaTheme="minorEastAsia"/>
          <w:noProof/>
          <w:lang w:eastAsia="fr-FR"/>
        </w:rPr>
      </w:pPr>
      <w:ins w:id="3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"_Toc425152045"</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1.4</w:t>
        </w:r>
        <w:r>
          <w:rPr>
            <w:rFonts w:eastAsiaTheme="minorEastAsia"/>
            <w:noProof/>
            <w:lang w:eastAsia="fr-FR"/>
          </w:rPr>
          <w:tab/>
        </w:r>
        <w:r w:rsidRPr="00A53711">
          <w:rPr>
            <w:rStyle w:val="Lienhypertexte"/>
            <w:noProof/>
          </w:rPr>
          <w:t>Points en suspens</w:t>
        </w:r>
        <w:r>
          <w:rPr>
            <w:noProof/>
            <w:webHidden/>
          </w:rPr>
          <w:tab/>
        </w:r>
        <w:r>
          <w:rPr>
            <w:noProof/>
            <w:webHidden/>
          </w:rPr>
          <w:fldChar w:fldCharType="begin"/>
        </w:r>
        <w:r>
          <w:rPr>
            <w:noProof/>
            <w:webHidden/>
          </w:rPr>
          <w:instrText xml:space="preserve"> PAGEREF _Toc425152045 \h </w:instrText>
        </w:r>
      </w:ins>
      <w:r>
        <w:rPr>
          <w:noProof/>
          <w:webHidden/>
        </w:rPr>
      </w:r>
      <w:r>
        <w:rPr>
          <w:noProof/>
          <w:webHidden/>
        </w:rPr>
        <w:fldChar w:fldCharType="separate"/>
      </w:r>
      <w:ins w:id="38" w:author="Raja EL HAFI" w:date="2015-07-20T10:38:00Z">
        <w:r>
          <w:rPr>
            <w:noProof/>
            <w:webHidden/>
          </w:rPr>
          <w:t>15</w:t>
        </w:r>
        <w:r>
          <w:rPr>
            <w:noProof/>
            <w:webHidden/>
          </w:rPr>
          <w:fldChar w:fldCharType="end"/>
        </w:r>
        <w:r w:rsidRPr="00A53711">
          <w:rPr>
            <w:rStyle w:val="Lienhypertexte"/>
            <w:noProof/>
          </w:rPr>
          <w:fldChar w:fldCharType="end"/>
        </w:r>
      </w:ins>
    </w:p>
    <w:p w:rsidR="005418F7" w:rsidRDefault="005418F7">
      <w:pPr>
        <w:pStyle w:val="TM2"/>
        <w:tabs>
          <w:tab w:val="left" w:pos="660"/>
        </w:tabs>
        <w:rPr>
          <w:ins w:id="39" w:author="Raja EL HAFI" w:date="2015-07-20T10:38:00Z"/>
          <w:rFonts w:eastAsiaTheme="minorEastAsia"/>
          <w:noProof/>
          <w:lang w:eastAsia="fr-FR"/>
        </w:rPr>
      </w:pPr>
      <w:ins w:id="4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1.5</w:t>
        </w:r>
        <w:r>
          <w:rPr>
            <w:rFonts w:eastAsiaTheme="minorEastAsia"/>
            <w:noProof/>
            <w:lang w:eastAsia="fr-FR"/>
          </w:rPr>
          <w:tab/>
        </w:r>
        <w:r w:rsidRPr="00A53711">
          <w:rPr>
            <w:rStyle w:val="Lienhypertexte"/>
            <w:noProof/>
          </w:rPr>
          <w:t>Références</w:t>
        </w:r>
        <w:r>
          <w:rPr>
            <w:noProof/>
            <w:webHidden/>
          </w:rPr>
          <w:tab/>
        </w:r>
        <w:r>
          <w:rPr>
            <w:noProof/>
            <w:webHidden/>
          </w:rPr>
          <w:fldChar w:fldCharType="begin"/>
        </w:r>
        <w:r>
          <w:rPr>
            <w:noProof/>
            <w:webHidden/>
          </w:rPr>
          <w:instrText xml:space="preserve"> PAGEREF _Toc425152046 \h </w:instrText>
        </w:r>
      </w:ins>
      <w:r>
        <w:rPr>
          <w:noProof/>
          <w:webHidden/>
        </w:rPr>
      </w:r>
      <w:r>
        <w:rPr>
          <w:noProof/>
          <w:webHidden/>
        </w:rPr>
        <w:fldChar w:fldCharType="separate"/>
      </w:r>
      <w:ins w:id="41" w:author="Raja EL HAFI" w:date="2015-07-20T10:38:00Z">
        <w:r>
          <w:rPr>
            <w:noProof/>
            <w:webHidden/>
          </w:rPr>
          <w:t>16</w:t>
        </w:r>
        <w:r>
          <w:rPr>
            <w:noProof/>
            <w:webHidden/>
          </w:rPr>
          <w:fldChar w:fldCharType="end"/>
        </w:r>
        <w:r w:rsidRPr="00A53711">
          <w:rPr>
            <w:rStyle w:val="Lienhypertexte"/>
            <w:noProof/>
          </w:rPr>
          <w:fldChar w:fldCharType="end"/>
        </w:r>
      </w:ins>
    </w:p>
    <w:p w:rsidR="005418F7" w:rsidRDefault="005418F7">
      <w:pPr>
        <w:pStyle w:val="TM1"/>
        <w:rPr>
          <w:ins w:id="42" w:author="Raja EL HAFI" w:date="2015-07-20T10:38:00Z"/>
          <w:rFonts w:eastAsiaTheme="minorEastAsia"/>
          <w:noProof/>
          <w:lang w:eastAsia="fr-FR"/>
        </w:rPr>
      </w:pPr>
      <w:ins w:id="4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2</w:t>
        </w:r>
        <w:r>
          <w:rPr>
            <w:rFonts w:eastAsiaTheme="minorEastAsia"/>
            <w:noProof/>
            <w:lang w:eastAsia="fr-FR"/>
          </w:rPr>
          <w:tab/>
        </w:r>
        <w:r w:rsidRPr="00A53711">
          <w:rPr>
            <w:rStyle w:val="Lienhypertexte"/>
            <w:noProof/>
          </w:rPr>
          <w:t>Diagramme de Flux</w:t>
        </w:r>
        <w:r>
          <w:rPr>
            <w:noProof/>
            <w:webHidden/>
          </w:rPr>
          <w:tab/>
        </w:r>
        <w:r>
          <w:rPr>
            <w:noProof/>
            <w:webHidden/>
          </w:rPr>
          <w:fldChar w:fldCharType="begin"/>
        </w:r>
        <w:r>
          <w:rPr>
            <w:noProof/>
            <w:webHidden/>
          </w:rPr>
          <w:instrText xml:space="preserve"> PAGEREF _Toc425152047 \h </w:instrText>
        </w:r>
      </w:ins>
      <w:r>
        <w:rPr>
          <w:noProof/>
          <w:webHidden/>
        </w:rPr>
      </w:r>
      <w:r>
        <w:rPr>
          <w:noProof/>
          <w:webHidden/>
        </w:rPr>
        <w:fldChar w:fldCharType="separate"/>
      </w:r>
      <w:ins w:id="44" w:author="Raja EL HAFI" w:date="2015-07-20T10:38:00Z">
        <w:r>
          <w:rPr>
            <w:noProof/>
            <w:webHidden/>
          </w:rPr>
          <w:t>16</w:t>
        </w:r>
        <w:r>
          <w:rPr>
            <w:noProof/>
            <w:webHidden/>
          </w:rPr>
          <w:fldChar w:fldCharType="end"/>
        </w:r>
        <w:r w:rsidRPr="00A53711">
          <w:rPr>
            <w:rStyle w:val="Lienhypertexte"/>
            <w:noProof/>
          </w:rPr>
          <w:fldChar w:fldCharType="end"/>
        </w:r>
      </w:ins>
    </w:p>
    <w:p w:rsidR="005418F7" w:rsidRDefault="005418F7">
      <w:pPr>
        <w:pStyle w:val="TM2"/>
        <w:tabs>
          <w:tab w:val="left" w:pos="660"/>
        </w:tabs>
        <w:rPr>
          <w:ins w:id="45" w:author="Raja EL HAFI" w:date="2015-07-20T10:38:00Z"/>
          <w:rFonts w:eastAsiaTheme="minorEastAsia"/>
          <w:noProof/>
          <w:lang w:eastAsia="fr-FR"/>
        </w:rPr>
      </w:pPr>
      <w:ins w:id="4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2.1</w:t>
        </w:r>
        <w:r>
          <w:rPr>
            <w:rFonts w:eastAsiaTheme="minorEastAsia"/>
            <w:noProof/>
            <w:lang w:eastAsia="fr-FR"/>
          </w:rPr>
          <w:tab/>
        </w:r>
        <w:r w:rsidRPr="00A53711">
          <w:rPr>
            <w:rStyle w:val="Lienhypertexte"/>
            <w:noProof/>
          </w:rPr>
          <w:t>Description du diagramme des flux :</w:t>
        </w:r>
        <w:r>
          <w:rPr>
            <w:noProof/>
            <w:webHidden/>
          </w:rPr>
          <w:tab/>
        </w:r>
        <w:r>
          <w:rPr>
            <w:noProof/>
            <w:webHidden/>
          </w:rPr>
          <w:fldChar w:fldCharType="begin"/>
        </w:r>
        <w:r>
          <w:rPr>
            <w:noProof/>
            <w:webHidden/>
          </w:rPr>
          <w:instrText xml:space="preserve"> PAGEREF _Toc425152048 \h </w:instrText>
        </w:r>
      </w:ins>
      <w:r>
        <w:rPr>
          <w:noProof/>
          <w:webHidden/>
        </w:rPr>
      </w:r>
      <w:r>
        <w:rPr>
          <w:noProof/>
          <w:webHidden/>
        </w:rPr>
        <w:fldChar w:fldCharType="separate"/>
      </w:r>
      <w:ins w:id="47" w:author="Raja EL HAFI" w:date="2015-07-20T10:38:00Z">
        <w:r>
          <w:rPr>
            <w:noProof/>
            <w:webHidden/>
          </w:rPr>
          <w:t>16</w:t>
        </w:r>
        <w:r>
          <w:rPr>
            <w:noProof/>
            <w:webHidden/>
          </w:rPr>
          <w:fldChar w:fldCharType="end"/>
        </w:r>
        <w:r w:rsidRPr="00A53711">
          <w:rPr>
            <w:rStyle w:val="Lienhypertexte"/>
            <w:noProof/>
          </w:rPr>
          <w:fldChar w:fldCharType="end"/>
        </w:r>
      </w:ins>
    </w:p>
    <w:p w:rsidR="005418F7" w:rsidRDefault="005418F7">
      <w:pPr>
        <w:pStyle w:val="TM2"/>
        <w:tabs>
          <w:tab w:val="left" w:pos="660"/>
        </w:tabs>
        <w:rPr>
          <w:ins w:id="48" w:author="Raja EL HAFI" w:date="2015-07-20T10:38:00Z"/>
          <w:rFonts w:eastAsiaTheme="minorEastAsia"/>
          <w:noProof/>
          <w:lang w:eastAsia="fr-FR"/>
        </w:rPr>
      </w:pPr>
      <w:ins w:id="4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"_Toc425152049"</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2.2</w:t>
        </w:r>
        <w:r>
          <w:rPr>
            <w:rFonts w:eastAsiaTheme="minorEastAsia"/>
            <w:noProof/>
            <w:lang w:eastAsia="fr-FR"/>
          </w:rPr>
          <w:tab/>
        </w:r>
        <w:r w:rsidRPr="00A53711">
          <w:rPr>
            <w:rStyle w:val="Lienhypertexte"/>
            <w:noProof/>
          </w:rPr>
          <w:t>Liste des acteurs :</w:t>
        </w:r>
        <w:r>
          <w:rPr>
            <w:noProof/>
            <w:webHidden/>
          </w:rPr>
          <w:tab/>
        </w:r>
        <w:r>
          <w:rPr>
            <w:noProof/>
            <w:webHidden/>
          </w:rPr>
          <w:fldChar w:fldCharType="begin"/>
        </w:r>
        <w:r>
          <w:rPr>
            <w:noProof/>
            <w:webHidden/>
          </w:rPr>
          <w:instrText xml:space="preserve"> PAGEREF _Toc425152049 \h </w:instrText>
        </w:r>
      </w:ins>
      <w:r>
        <w:rPr>
          <w:noProof/>
          <w:webHidden/>
        </w:rPr>
      </w:r>
      <w:r>
        <w:rPr>
          <w:noProof/>
          <w:webHidden/>
        </w:rPr>
        <w:fldChar w:fldCharType="separate"/>
      </w:r>
      <w:ins w:id="50" w:author="Raja EL HAFI" w:date="2015-07-20T10:38:00Z">
        <w:r>
          <w:rPr>
            <w:noProof/>
            <w:webHidden/>
          </w:rPr>
          <w:t>17</w:t>
        </w:r>
        <w:r>
          <w:rPr>
            <w:noProof/>
            <w:webHidden/>
          </w:rPr>
          <w:fldChar w:fldCharType="end"/>
        </w:r>
        <w:r w:rsidRPr="00A53711">
          <w:rPr>
            <w:rStyle w:val="Lienhypertexte"/>
            <w:noProof/>
          </w:rPr>
          <w:fldChar w:fldCharType="end"/>
        </w:r>
      </w:ins>
    </w:p>
    <w:p w:rsidR="005418F7" w:rsidRDefault="005418F7">
      <w:pPr>
        <w:pStyle w:val="TM2"/>
        <w:tabs>
          <w:tab w:val="left" w:pos="660"/>
        </w:tabs>
        <w:rPr>
          <w:ins w:id="51" w:author="Raja EL HAFI" w:date="2015-07-20T10:38:00Z"/>
          <w:rFonts w:eastAsiaTheme="minorEastAsia"/>
          <w:noProof/>
          <w:lang w:eastAsia="fr-FR"/>
        </w:rPr>
      </w:pPr>
      <w:ins w:id="5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2.3</w:t>
        </w:r>
        <w:r>
          <w:rPr>
            <w:rFonts w:eastAsiaTheme="minorEastAsia"/>
            <w:noProof/>
            <w:lang w:eastAsia="fr-FR"/>
          </w:rPr>
          <w:tab/>
        </w:r>
        <w:r w:rsidRPr="00A53711">
          <w:rPr>
            <w:rStyle w:val="Lienhypertexte"/>
            <w:noProof/>
          </w:rPr>
          <w:t>Liste des flux :</w:t>
        </w:r>
        <w:r>
          <w:rPr>
            <w:noProof/>
            <w:webHidden/>
          </w:rPr>
          <w:tab/>
        </w:r>
        <w:r>
          <w:rPr>
            <w:noProof/>
            <w:webHidden/>
          </w:rPr>
          <w:fldChar w:fldCharType="begin"/>
        </w:r>
        <w:r>
          <w:rPr>
            <w:noProof/>
            <w:webHidden/>
          </w:rPr>
          <w:instrText xml:space="preserve"> PAGEREF _Toc425152050 \h </w:instrText>
        </w:r>
      </w:ins>
      <w:r>
        <w:rPr>
          <w:noProof/>
          <w:webHidden/>
        </w:rPr>
      </w:r>
      <w:r>
        <w:rPr>
          <w:noProof/>
          <w:webHidden/>
        </w:rPr>
        <w:fldChar w:fldCharType="separate"/>
      </w:r>
      <w:ins w:id="53" w:author="Raja EL HAFI" w:date="2015-07-20T10:38:00Z">
        <w:r>
          <w:rPr>
            <w:noProof/>
            <w:webHidden/>
          </w:rPr>
          <w:t>18</w:t>
        </w:r>
        <w:r>
          <w:rPr>
            <w:noProof/>
            <w:webHidden/>
          </w:rPr>
          <w:fldChar w:fldCharType="end"/>
        </w:r>
        <w:r w:rsidRPr="00A53711">
          <w:rPr>
            <w:rStyle w:val="Lienhypertexte"/>
            <w:noProof/>
          </w:rPr>
          <w:fldChar w:fldCharType="end"/>
        </w:r>
      </w:ins>
    </w:p>
    <w:p w:rsidR="005418F7" w:rsidRDefault="005418F7">
      <w:pPr>
        <w:pStyle w:val="TM1"/>
        <w:rPr>
          <w:ins w:id="54" w:author="Raja EL HAFI" w:date="2015-07-20T10:38:00Z"/>
          <w:rFonts w:eastAsiaTheme="minorEastAsia"/>
          <w:noProof/>
          <w:lang w:eastAsia="fr-FR"/>
        </w:rPr>
      </w:pPr>
      <w:ins w:id="5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"_Toc425152051"</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w:t>
        </w:r>
        <w:r>
          <w:rPr>
            <w:rFonts w:eastAsiaTheme="minorEastAsia"/>
            <w:noProof/>
            <w:lang w:eastAsia="fr-FR"/>
          </w:rPr>
          <w:tab/>
        </w:r>
        <w:r w:rsidRPr="00A53711">
          <w:rPr>
            <w:rStyle w:val="Lienhypertexte"/>
            <w:noProof/>
          </w:rPr>
          <w:t>Processus Metier</w:t>
        </w:r>
        <w:r>
          <w:rPr>
            <w:noProof/>
            <w:webHidden/>
          </w:rPr>
          <w:tab/>
        </w:r>
        <w:r>
          <w:rPr>
            <w:noProof/>
            <w:webHidden/>
          </w:rPr>
          <w:fldChar w:fldCharType="begin"/>
        </w:r>
        <w:r>
          <w:rPr>
            <w:noProof/>
            <w:webHidden/>
          </w:rPr>
          <w:instrText xml:space="preserve"> PAGEREF _Toc425152051 \h </w:instrText>
        </w:r>
      </w:ins>
      <w:r>
        <w:rPr>
          <w:noProof/>
          <w:webHidden/>
        </w:rPr>
      </w:r>
      <w:r>
        <w:rPr>
          <w:noProof/>
          <w:webHidden/>
        </w:rPr>
        <w:fldChar w:fldCharType="separate"/>
      </w:r>
      <w:ins w:id="56" w:author="Raja EL HAFI" w:date="2015-07-20T10:38:00Z">
        <w:r>
          <w:rPr>
            <w:noProof/>
            <w:webHidden/>
          </w:rPr>
          <w:t>19</w:t>
        </w:r>
        <w:r>
          <w:rPr>
            <w:noProof/>
            <w:webHidden/>
          </w:rPr>
          <w:fldChar w:fldCharType="end"/>
        </w:r>
        <w:r w:rsidRPr="00A53711">
          <w:rPr>
            <w:rStyle w:val="Lienhypertexte"/>
            <w:noProof/>
          </w:rPr>
          <w:fldChar w:fldCharType="end"/>
        </w:r>
      </w:ins>
    </w:p>
    <w:p w:rsidR="005418F7" w:rsidRDefault="005418F7">
      <w:pPr>
        <w:pStyle w:val="TM2"/>
        <w:tabs>
          <w:tab w:val="left" w:pos="660"/>
        </w:tabs>
        <w:rPr>
          <w:ins w:id="57" w:author="Raja EL HAFI" w:date="2015-07-20T10:38:00Z"/>
          <w:rFonts w:eastAsiaTheme="minorEastAsia"/>
          <w:noProof/>
          <w:lang w:eastAsia="fr-FR"/>
        </w:rPr>
      </w:pPr>
      <w:ins w:id="5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w:t>
        </w:r>
        <w:r>
          <w:rPr>
            <w:rFonts w:eastAsiaTheme="minorEastAsia"/>
            <w:noProof/>
            <w:lang w:eastAsia="fr-FR"/>
          </w:rPr>
          <w:tab/>
        </w:r>
        <w:r w:rsidRPr="00A53711">
          <w:rPr>
            <w:rStyle w:val="Lienhypertexte"/>
            <w:noProof/>
          </w:rPr>
          <w:t>Gestion des annonces</w:t>
        </w:r>
        <w:r>
          <w:rPr>
            <w:noProof/>
            <w:webHidden/>
          </w:rPr>
          <w:tab/>
        </w:r>
        <w:r>
          <w:rPr>
            <w:noProof/>
            <w:webHidden/>
          </w:rPr>
          <w:fldChar w:fldCharType="begin"/>
        </w:r>
        <w:r>
          <w:rPr>
            <w:noProof/>
            <w:webHidden/>
          </w:rPr>
          <w:instrText xml:space="preserve"> PAGEREF _Toc425152052 \h </w:instrText>
        </w:r>
      </w:ins>
      <w:r>
        <w:rPr>
          <w:noProof/>
          <w:webHidden/>
        </w:rPr>
      </w:r>
      <w:r>
        <w:rPr>
          <w:noProof/>
          <w:webHidden/>
        </w:rPr>
        <w:fldChar w:fldCharType="separate"/>
      </w:r>
      <w:ins w:id="59" w:author="Raja EL HAFI" w:date="2015-07-20T10:38:00Z">
        <w:r>
          <w:rPr>
            <w:noProof/>
            <w:webHidden/>
          </w:rPr>
          <w:t>20</w:t>
        </w:r>
        <w:r>
          <w:rPr>
            <w:noProof/>
            <w:webHidden/>
          </w:rPr>
          <w:fldChar w:fldCharType="end"/>
        </w:r>
        <w:r w:rsidRPr="00A53711">
          <w:rPr>
            <w:rStyle w:val="Lienhypertexte"/>
            <w:noProof/>
          </w:rPr>
          <w:fldChar w:fldCharType="end"/>
        </w:r>
      </w:ins>
    </w:p>
    <w:p w:rsidR="005418F7" w:rsidRDefault="005418F7">
      <w:pPr>
        <w:pStyle w:val="TM3"/>
        <w:tabs>
          <w:tab w:val="left" w:pos="880"/>
        </w:tabs>
        <w:rPr>
          <w:ins w:id="60" w:author="Raja EL HAFI" w:date="2015-07-20T10:38:00Z"/>
          <w:rFonts w:eastAsiaTheme="minorEastAsia"/>
          <w:noProof/>
          <w:lang w:eastAsia="fr-FR"/>
        </w:rPr>
      </w:pPr>
      <w:ins w:id="6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w:t>
        </w:r>
        <w:r>
          <w:rPr>
            <w:rFonts w:eastAsiaTheme="minorEastAsia"/>
            <w:noProof/>
            <w:lang w:eastAsia="fr-FR"/>
          </w:rPr>
          <w:tab/>
        </w:r>
        <w:r w:rsidRPr="00A53711">
          <w:rPr>
            <w:rStyle w:val="Lienhypertexte"/>
            <w:noProof/>
          </w:rPr>
          <w:t>Description générale</w:t>
        </w:r>
        <w:r>
          <w:rPr>
            <w:noProof/>
            <w:webHidden/>
          </w:rPr>
          <w:tab/>
        </w:r>
        <w:r>
          <w:rPr>
            <w:noProof/>
            <w:webHidden/>
          </w:rPr>
          <w:fldChar w:fldCharType="begin"/>
        </w:r>
        <w:r>
          <w:rPr>
            <w:noProof/>
            <w:webHidden/>
          </w:rPr>
          <w:instrText xml:space="preserve"> PAGEREF _Toc425152053 \h </w:instrText>
        </w:r>
      </w:ins>
      <w:r>
        <w:rPr>
          <w:noProof/>
          <w:webHidden/>
        </w:rPr>
      </w:r>
      <w:r>
        <w:rPr>
          <w:noProof/>
          <w:webHidden/>
        </w:rPr>
        <w:fldChar w:fldCharType="separate"/>
      </w:r>
      <w:ins w:id="62" w:author="Raja EL HAFI" w:date="2015-07-20T10:38:00Z">
        <w:r>
          <w:rPr>
            <w:noProof/>
            <w:webHidden/>
          </w:rPr>
          <w:t>20</w:t>
        </w:r>
        <w:r>
          <w:rPr>
            <w:noProof/>
            <w:webHidden/>
          </w:rPr>
          <w:fldChar w:fldCharType="end"/>
        </w:r>
        <w:r w:rsidRPr="00A53711">
          <w:rPr>
            <w:rStyle w:val="Lienhypertexte"/>
            <w:noProof/>
          </w:rPr>
          <w:fldChar w:fldCharType="end"/>
        </w:r>
      </w:ins>
    </w:p>
    <w:p w:rsidR="005418F7" w:rsidRDefault="005418F7">
      <w:pPr>
        <w:pStyle w:val="TM3"/>
        <w:tabs>
          <w:tab w:val="left" w:pos="880"/>
        </w:tabs>
        <w:rPr>
          <w:ins w:id="63" w:author="Raja EL HAFI" w:date="2015-07-20T10:38:00Z"/>
          <w:rFonts w:eastAsiaTheme="minorEastAsia"/>
          <w:noProof/>
          <w:lang w:eastAsia="fr-FR"/>
        </w:rPr>
      </w:pPr>
      <w:ins w:id="6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3.1.2</w:t>
        </w:r>
        <w:r>
          <w:rPr>
            <w:rFonts w:eastAsiaTheme="minorEastAsia"/>
            <w:noProof/>
            <w:lang w:eastAsia="fr-FR"/>
          </w:rPr>
          <w:tab/>
        </w:r>
        <w:r w:rsidRPr="00A53711">
          <w:rPr>
            <w:rStyle w:val="Lienhypertexte"/>
            <w:noProof/>
          </w:rPr>
          <w:t>Type d’annonces</w:t>
        </w:r>
        <w:r>
          <w:rPr>
            <w:noProof/>
            <w:webHidden/>
          </w:rPr>
          <w:tab/>
        </w:r>
        <w:r>
          <w:rPr>
            <w:noProof/>
            <w:webHidden/>
          </w:rPr>
          <w:fldChar w:fldCharType="begin"/>
        </w:r>
        <w:r>
          <w:rPr>
            <w:noProof/>
            <w:webHidden/>
          </w:rPr>
          <w:instrText xml:space="preserve"> PAGEREF _Toc425152054 \h </w:instrText>
        </w:r>
      </w:ins>
      <w:r>
        <w:rPr>
          <w:noProof/>
          <w:webHidden/>
        </w:rPr>
      </w:r>
      <w:r>
        <w:rPr>
          <w:noProof/>
          <w:webHidden/>
        </w:rPr>
        <w:fldChar w:fldCharType="separate"/>
      </w:r>
      <w:ins w:id="65" w:author="Raja EL HAFI" w:date="2015-07-20T10:38:00Z">
        <w:r>
          <w:rPr>
            <w:noProof/>
            <w:webHidden/>
          </w:rPr>
          <w:t>20</w:t>
        </w:r>
        <w:r>
          <w:rPr>
            <w:noProof/>
            <w:webHidden/>
          </w:rPr>
          <w:fldChar w:fldCharType="end"/>
        </w:r>
        <w:r w:rsidRPr="00A53711">
          <w:rPr>
            <w:rStyle w:val="Lienhypertexte"/>
            <w:noProof/>
          </w:rPr>
          <w:fldChar w:fldCharType="end"/>
        </w:r>
      </w:ins>
    </w:p>
    <w:p w:rsidR="005418F7" w:rsidRDefault="005418F7">
      <w:pPr>
        <w:pStyle w:val="TM3"/>
        <w:tabs>
          <w:tab w:val="left" w:pos="880"/>
        </w:tabs>
        <w:rPr>
          <w:ins w:id="66" w:author="Raja EL HAFI" w:date="2015-07-20T10:38:00Z"/>
          <w:rFonts w:eastAsiaTheme="minorEastAsia"/>
          <w:noProof/>
          <w:lang w:eastAsia="fr-FR"/>
        </w:rPr>
      </w:pPr>
      <w:ins w:id="6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3.1.2.1</w:t>
        </w:r>
        <w:r>
          <w:rPr>
            <w:rFonts w:eastAsiaTheme="minorEastAsia"/>
            <w:noProof/>
            <w:lang w:eastAsia="fr-FR"/>
          </w:rPr>
          <w:tab/>
        </w:r>
        <w:r w:rsidRPr="00A53711">
          <w:rPr>
            <w:rStyle w:val="Lienhypertexte"/>
            <w:i/>
            <w:noProof/>
          </w:rPr>
          <w:t>OST obligatoires sans choix</w:t>
        </w:r>
        <w:r>
          <w:rPr>
            <w:noProof/>
            <w:webHidden/>
          </w:rPr>
          <w:tab/>
        </w:r>
        <w:r>
          <w:rPr>
            <w:noProof/>
            <w:webHidden/>
          </w:rPr>
          <w:fldChar w:fldCharType="begin"/>
        </w:r>
        <w:r>
          <w:rPr>
            <w:noProof/>
            <w:webHidden/>
          </w:rPr>
          <w:instrText xml:space="preserve"> PAGEREF _Toc425152055 \h </w:instrText>
        </w:r>
      </w:ins>
      <w:r>
        <w:rPr>
          <w:noProof/>
          <w:webHidden/>
        </w:rPr>
      </w:r>
      <w:r>
        <w:rPr>
          <w:noProof/>
          <w:webHidden/>
        </w:rPr>
        <w:fldChar w:fldCharType="separate"/>
      </w:r>
      <w:ins w:id="68" w:author="Raja EL HAFI" w:date="2015-07-20T10:38:00Z">
        <w:r>
          <w:rPr>
            <w:noProof/>
            <w:webHidden/>
          </w:rPr>
          <w:t>20</w:t>
        </w:r>
        <w:r>
          <w:rPr>
            <w:noProof/>
            <w:webHidden/>
          </w:rPr>
          <w:fldChar w:fldCharType="end"/>
        </w:r>
        <w:r w:rsidRPr="00A53711">
          <w:rPr>
            <w:rStyle w:val="Lienhypertexte"/>
            <w:noProof/>
          </w:rPr>
          <w:fldChar w:fldCharType="end"/>
        </w:r>
      </w:ins>
    </w:p>
    <w:p w:rsidR="005418F7" w:rsidRDefault="005418F7">
      <w:pPr>
        <w:pStyle w:val="TM3"/>
        <w:tabs>
          <w:tab w:val="left" w:pos="880"/>
        </w:tabs>
        <w:rPr>
          <w:ins w:id="69" w:author="Raja EL HAFI" w:date="2015-07-20T10:38:00Z"/>
          <w:rFonts w:eastAsiaTheme="minorEastAsia"/>
          <w:noProof/>
          <w:lang w:eastAsia="fr-FR"/>
        </w:rPr>
      </w:pPr>
      <w:ins w:id="7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3.1.2.2</w:t>
        </w:r>
        <w:r>
          <w:rPr>
            <w:rFonts w:eastAsiaTheme="minorEastAsia"/>
            <w:noProof/>
            <w:lang w:eastAsia="fr-FR"/>
          </w:rPr>
          <w:tab/>
        </w:r>
        <w:r w:rsidRPr="00A53711">
          <w:rPr>
            <w:rStyle w:val="Lienhypertexte"/>
            <w:i/>
            <w:noProof/>
          </w:rPr>
          <w:t>OST optionnels ou avec choix</w:t>
        </w:r>
        <w:r>
          <w:rPr>
            <w:noProof/>
            <w:webHidden/>
          </w:rPr>
          <w:tab/>
        </w:r>
        <w:r>
          <w:rPr>
            <w:noProof/>
            <w:webHidden/>
          </w:rPr>
          <w:fldChar w:fldCharType="begin"/>
        </w:r>
        <w:r>
          <w:rPr>
            <w:noProof/>
            <w:webHidden/>
          </w:rPr>
          <w:instrText xml:space="preserve"> PAGEREF _Toc425152056 \h </w:instrText>
        </w:r>
      </w:ins>
      <w:r>
        <w:rPr>
          <w:noProof/>
          <w:webHidden/>
        </w:rPr>
      </w:r>
      <w:r>
        <w:rPr>
          <w:noProof/>
          <w:webHidden/>
        </w:rPr>
        <w:fldChar w:fldCharType="separate"/>
      </w:r>
      <w:ins w:id="71" w:author="Raja EL HAFI" w:date="2015-07-20T10:38:00Z">
        <w:r>
          <w:rPr>
            <w:noProof/>
            <w:webHidden/>
          </w:rPr>
          <w:t>21</w:t>
        </w:r>
        <w:r>
          <w:rPr>
            <w:noProof/>
            <w:webHidden/>
          </w:rPr>
          <w:fldChar w:fldCharType="end"/>
        </w:r>
        <w:r w:rsidRPr="00A53711">
          <w:rPr>
            <w:rStyle w:val="Lienhypertexte"/>
            <w:noProof/>
          </w:rPr>
          <w:fldChar w:fldCharType="end"/>
        </w:r>
      </w:ins>
    </w:p>
    <w:p w:rsidR="005418F7" w:rsidRDefault="005418F7">
      <w:pPr>
        <w:pStyle w:val="TM3"/>
        <w:tabs>
          <w:tab w:val="left" w:pos="880"/>
        </w:tabs>
        <w:rPr>
          <w:ins w:id="72" w:author="Raja EL HAFI" w:date="2015-07-20T10:38:00Z"/>
          <w:rFonts w:eastAsiaTheme="minorEastAsia"/>
          <w:noProof/>
          <w:lang w:eastAsia="fr-FR"/>
        </w:rPr>
      </w:pPr>
      <w:ins w:id="7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3.1.2.3</w:t>
        </w:r>
        <w:r>
          <w:rPr>
            <w:rFonts w:eastAsiaTheme="minorEastAsia"/>
            <w:noProof/>
            <w:lang w:eastAsia="fr-FR"/>
          </w:rPr>
          <w:tab/>
        </w:r>
        <w:r w:rsidRPr="00A53711">
          <w:rPr>
            <w:rStyle w:val="Lienhypertexte"/>
            <w:i/>
            <w:noProof/>
          </w:rPr>
          <w:t>OST volontaires</w:t>
        </w:r>
        <w:r>
          <w:rPr>
            <w:noProof/>
            <w:webHidden/>
          </w:rPr>
          <w:tab/>
        </w:r>
        <w:r>
          <w:rPr>
            <w:noProof/>
            <w:webHidden/>
          </w:rPr>
          <w:fldChar w:fldCharType="begin"/>
        </w:r>
        <w:r>
          <w:rPr>
            <w:noProof/>
            <w:webHidden/>
          </w:rPr>
          <w:instrText xml:space="preserve"> PAGEREF _Toc425152057 \h </w:instrText>
        </w:r>
      </w:ins>
      <w:r>
        <w:rPr>
          <w:noProof/>
          <w:webHidden/>
        </w:rPr>
      </w:r>
      <w:r>
        <w:rPr>
          <w:noProof/>
          <w:webHidden/>
        </w:rPr>
        <w:fldChar w:fldCharType="separate"/>
      </w:r>
      <w:ins w:id="74" w:author="Raja EL HAFI" w:date="2015-07-20T10:38:00Z">
        <w:r>
          <w:rPr>
            <w:noProof/>
            <w:webHidden/>
          </w:rPr>
          <w:t>21</w:t>
        </w:r>
        <w:r>
          <w:rPr>
            <w:noProof/>
            <w:webHidden/>
          </w:rPr>
          <w:fldChar w:fldCharType="end"/>
        </w:r>
        <w:r w:rsidRPr="00A53711">
          <w:rPr>
            <w:rStyle w:val="Lienhypertexte"/>
            <w:noProof/>
          </w:rPr>
          <w:fldChar w:fldCharType="end"/>
        </w:r>
      </w:ins>
    </w:p>
    <w:p w:rsidR="005418F7" w:rsidRDefault="005418F7">
      <w:pPr>
        <w:pStyle w:val="TM3"/>
        <w:tabs>
          <w:tab w:val="left" w:pos="880"/>
        </w:tabs>
        <w:rPr>
          <w:ins w:id="75" w:author="Raja EL HAFI" w:date="2015-07-20T10:38:00Z"/>
          <w:rFonts w:eastAsiaTheme="minorEastAsia"/>
          <w:noProof/>
          <w:lang w:eastAsia="fr-FR"/>
        </w:rPr>
      </w:pPr>
      <w:ins w:id="7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3.1.3</w:t>
        </w:r>
        <w:r>
          <w:rPr>
            <w:rFonts w:eastAsiaTheme="minorEastAsia"/>
            <w:noProof/>
            <w:lang w:eastAsia="fr-FR"/>
          </w:rPr>
          <w:tab/>
        </w:r>
        <w:r w:rsidRPr="00A53711">
          <w:rPr>
            <w:rStyle w:val="Lienhypertexte"/>
            <w:noProof/>
          </w:rPr>
          <w:t>Création et mise à jour de l’annonce :</w:t>
        </w:r>
        <w:r>
          <w:rPr>
            <w:noProof/>
            <w:webHidden/>
          </w:rPr>
          <w:tab/>
        </w:r>
        <w:r>
          <w:rPr>
            <w:noProof/>
            <w:webHidden/>
          </w:rPr>
          <w:fldChar w:fldCharType="begin"/>
        </w:r>
        <w:r>
          <w:rPr>
            <w:noProof/>
            <w:webHidden/>
          </w:rPr>
          <w:instrText xml:space="preserve"> PAGEREF _Toc425152058 \h </w:instrText>
        </w:r>
      </w:ins>
      <w:r>
        <w:rPr>
          <w:noProof/>
          <w:webHidden/>
        </w:rPr>
      </w:r>
      <w:r>
        <w:rPr>
          <w:noProof/>
          <w:webHidden/>
        </w:rPr>
        <w:fldChar w:fldCharType="separate"/>
      </w:r>
      <w:ins w:id="77" w:author="Raja EL HAFI" w:date="2015-07-20T10:38:00Z">
        <w:r>
          <w:rPr>
            <w:noProof/>
            <w:webHidden/>
          </w:rPr>
          <w:t>21</w:t>
        </w:r>
        <w:r>
          <w:rPr>
            <w:noProof/>
            <w:webHidden/>
          </w:rPr>
          <w:fldChar w:fldCharType="end"/>
        </w:r>
        <w:r w:rsidRPr="00A53711">
          <w:rPr>
            <w:rStyle w:val="Lienhypertexte"/>
            <w:noProof/>
          </w:rPr>
          <w:fldChar w:fldCharType="end"/>
        </w:r>
      </w:ins>
    </w:p>
    <w:p w:rsidR="005418F7" w:rsidRDefault="005418F7">
      <w:pPr>
        <w:pStyle w:val="TM3"/>
        <w:tabs>
          <w:tab w:val="left" w:pos="880"/>
        </w:tabs>
        <w:rPr>
          <w:ins w:id="78" w:author="Raja EL HAFI" w:date="2015-07-20T10:38:00Z"/>
          <w:rFonts w:eastAsiaTheme="minorEastAsia"/>
          <w:noProof/>
          <w:lang w:eastAsia="fr-FR"/>
        </w:rPr>
      </w:pPr>
      <w:ins w:id="7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"_Toc425152059"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3.1.3.1</w:t>
        </w:r>
        <w:r>
          <w:rPr>
            <w:rFonts w:eastAsiaTheme="minorEastAsia"/>
            <w:noProof/>
            <w:lang w:eastAsia="fr-FR"/>
          </w:rPr>
          <w:tab/>
        </w:r>
        <w:r w:rsidRPr="00A53711">
          <w:rPr>
            <w:rStyle w:val="Lienhypertexte"/>
            <w:i/>
            <w:noProof/>
          </w:rPr>
          <w:t>Les sources d’information</w:t>
        </w:r>
        <w:r>
          <w:rPr>
            <w:noProof/>
            <w:webHidden/>
          </w:rPr>
          <w:tab/>
        </w:r>
        <w:r>
          <w:rPr>
            <w:noProof/>
            <w:webHidden/>
          </w:rPr>
          <w:fldChar w:fldCharType="begin"/>
        </w:r>
        <w:r>
          <w:rPr>
            <w:noProof/>
            <w:webHidden/>
          </w:rPr>
          <w:instrText xml:space="preserve"> PAGEREF _Toc425152059 \h </w:instrText>
        </w:r>
      </w:ins>
      <w:r>
        <w:rPr>
          <w:noProof/>
          <w:webHidden/>
        </w:rPr>
      </w:r>
      <w:r>
        <w:rPr>
          <w:noProof/>
          <w:webHidden/>
        </w:rPr>
        <w:fldChar w:fldCharType="separate"/>
      </w:r>
      <w:ins w:id="80" w:author="Raja EL HAFI" w:date="2015-07-20T10:38:00Z">
        <w:r>
          <w:rPr>
            <w:noProof/>
            <w:webHidden/>
          </w:rPr>
          <w:t>21</w:t>
        </w:r>
        <w:r>
          <w:rPr>
            <w:noProof/>
            <w:webHidden/>
          </w:rPr>
          <w:fldChar w:fldCharType="end"/>
        </w:r>
        <w:r w:rsidRPr="00A53711">
          <w:rPr>
            <w:rStyle w:val="Lienhypertexte"/>
            <w:noProof/>
          </w:rPr>
          <w:fldChar w:fldCharType="end"/>
        </w:r>
      </w:ins>
    </w:p>
    <w:p w:rsidR="005418F7" w:rsidRDefault="005418F7">
      <w:pPr>
        <w:pStyle w:val="TM3"/>
        <w:tabs>
          <w:tab w:val="left" w:pos="880"/>
        </w:tabs>
        <w:rPr>
          <w:ins w:id="81" w:author="Raja EL HAFI" w:date="2015-07-20T10:38:00Z"/>
          <w:rFonts w:eastAsiaTheme="minorEastAsia"/>
          <w:noProof/>
          <w:lang w:eastAsia="fr-FR"/>
        </w:rPr>
      </w:pPr>
      <w:ins w:id="8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"_Toc425152060"</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3.1.3.2</w:t>
        </w:r>
        <w:r>
          <w:rPr>
            <w:rFonts w:eastAsiaTheme="minorEastAsia"/>
            <w:noProof/>
            <w:lang w:eastAsia="fr-FR"/>
          </w:rPr>
          <w:tab/>
        </w:r>
        <w:r w:rsidRPr="00A53711">
          <w:rPr>
            <w:rStyle w:val="Lienhypertexte"/>
            <w:i/>
            <w:noProof/>
          </w:rPr>
          <w:t>Data Cleansing</w:t>
        </w:r>
        <w:r>
          <w:rPr>
            <w:noProof/>
            <w:webHidden/>
          </w:rPr>
          <w:tab/>
        </w:r>
        <w:r>
          <w:rPr>
            <w:noProof/>
            <w:webHidden/>
          </w:rPr>
          <w:fldChar w:fldCharType="begin"/>
        </w:r>
        <w:r>
          <w:rPr>
            <w:noProof/>
            <w:webHidden/>
          </w:rPr>
          <w:instrText xml:space="preserve"> PAGEREF _Toc425152060 \h </w:instrText>
        </w:r>
      </w:ins>
      <w:r>
        <w:rPr>
          <w:noProof/>
          <w:webHidden/>
        </w:rPr>
      </w:r>
      <w:r>
        <w:rPr>
          <w:noProof/>
          <w:webHidden/>
        </w:rPr>
        <w:fldChar w:fldCharType="separate"/>
      </w:r>
      <w:ins w:id="83" w:author="Raja EL HAFI" w:date="2015-07-20T10:38:00Z">
        <w:r>
          <w:rPr>
            <w:noProof/>
            <w:webHidden/>
          </w:rPr>
          <w:t>22</w:t>
        </w:r>
        <w:r>
          <w:rPr>
            <w:noProof/>
            <w:webHidden/>
          </w:rPr>
          <w:fldChar w:fldCharType="end"/>
        </w:r>
        <w:r w:rsidRPr="00A53711">
          <w:rPr>
            <w:rStyle w:val="Lienhypertexte"/>
            <w:noProof/>
          </w:rPr>
          <w:fldChar w:fldCharType="end"/>
        </w:r>
      </w:ins>
    </w:p>
    <w:p w:rsidR="005418F7" w:rsidRDefault="005418F7">
      <w:pPr>
        <w:pStyle w:val="TM3"/>
        <w:tabs>
          <w:tab w:val="left" w:pos="880"/>
        </w:tabs>
        <w:rPr>
          <w:ins w:id="84" w:author="Raja EL HAFI" w:date="2015-07-20T10:38:00Z"/>
          <w:rFonts w:eastAsiaTheme="minorEastAsia"/>
          <w:noProof/>
          <w:lang w:eastAsia="fr-FR"/>
        </w:rPr>
      </w:pPr>
      <w:ins w:id="8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3.1.3.3</w:t>
        </w:r>
        <w:r>
          <w:rPr>
            <w:rFonts w:eastAsiaTheme="minorEastAsia"/>
            <w:noProof/>
            <w:lang w:eastAsia="fr-FR"/>
          </w:rPr>
          <w:tab/>
        </w:r>
        <w:r w:rsidRPr="00A53711">
          <w:rPr>
            <w:rStyle w:val="Lienhypertexte"/>
            <w:i/>
            <w:noProof/>
          </w:rPr>
          <w:t>Création de l’annonce</w:t>
        </w:r>
        <w:r>
          <w:rPr>
            <w:noProof/>
            <w:webHidden/>
          </w:rPr>
          <w:tab/>
        </w:r>
        <w:r>
          <w:rPr>
            <w:noProof/>
            <w:webHidden/>
          </w:rPr>
          <w:fldChar w:fldCharType="begin"/>
        </w:r>
        <w:r>
          <w:rPr>
            <w:noProof/>
            <w:webHidden/>
          </w:rPr>
          <w:instrText xml:space="preserve"> PAGEREF _Toc425152061 \h </w:instrText>
        </w:r>
      </w:ins>
      <w:r>
        <w:rPr>
          <w:noProof/>
          <w:webHidden/>
        </w:rPr>
      </w:r>
      <w:r>
        <w:rPr>
          <w:noProof/>
          <w:webHidden/>
        </w:rPr>
        <w:fldChar w:fldCharType="separate"/>
      </w:r>
      <w:ins w:id="86" w:author="Raja EL HAFI" w:date="2015-07-20T10:38:00Z">
        <w:r>
          <w:rPr>
            <w:noProof/>
            <w:webHidden/>
          </w:rPr>
          <w:t>22</w:t>
        </w:r>
        <w:r>
          <w:rPr>
            <w:noProof/>
            <w:webHidden/>
          </w:rPr>
          <w:fldChar w:fldCharType="end"/>
        </w:r>
        <w:r w:rsidRPr="00A53711">
          <w:rPr>
            <w:rStyle w:val="Lienhypertexte"/>
            <w:noProof/>
          </w:rPr>
          <w:fldChar w:fldCharType="end"/>
        </w:r>
      </w:ins>
    </w:p>
    <w:p w:rsidR="005418F7" w:rsidRDefault="005418F7">
      <w:pPr>
        <w:pStyle w:val="TM3"/>
        <w:tabs>
          <w:tab w:val="left" w:pos="880"/>
        </w:tabs>
        <w:rPr>
          <w:ins w:id="87" w:author="Raja EL HAFI" w:date="2015-07-20T10:38:00Z"/>
          <w:rFonts w:eastAsiaTheme="minorEastAsia"/>
          <w:noProof/>
          <w:lang w:eastAsia="fr-FR"/>
        </w:rPr>
      </w:pPr>
      <w:ins w:id="8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3.1.3.4</w:t>
        </w:r>
        <w:r>
          <w:rPr>
            <w:rFonts w:eastAsiaTheme="minorEastAsia"/>
            <w:noProof/>
            <w:lang w:eastAsia="fr-FR"/>
          </w:rPr>
          <w:tab/>
        </w:r>
        <w:r w:rsidRPr="00A53711">
          <w:rPr>
            <w:rStyle w:val="Lienhypertexte"/>
            <w:i/>
            <w:noProof/>
          </w:rPr>
          <w:t>Validation des annonces</w:t>
        </w:r>
        <w:r>
          <w:rPr>
            <w:noProof/>
            <w:webHidden/>
          </w:rPr>
          <w:tab/>
        </w:r>
        <w:r>
          <w:rPr>
            <w:noProof/>
            <w:webHidden/>
          </w:rPr>
          <w:fldChar w:fldCharType="begin"/>
        </w:r>
        <w:r>
          <w:rPr>
            <w:noProof/>
            <w:webHidden/>
          </w:rPr>
          <w:instrText xml:space="preserve"> PAGEREF _Toc425152062 \h </w:instrText>
        </w:r>
      </w:ins>
      <w:r>
        <w:rPr>
          <w:noProof/>
          <w:webHidden/>
        </w:rPr>
      </w:r>
      <w:r>
        <w:rPr>
          <w:noProof/>
          <w:webHidden/>
        </w:rPr>
        <w:fldChar w:fldCharType="separate"/>
      </w:r>
      <w:ins w:id="89" w:author="Raja EL HAFI" w:date="2015-07-20T10:38:00Z">
        <w:r>
          <w:rPr>
            <w:noProof/>
            <w:webHidden/>
          </w:rPr>
          <w:t>23</w:t>
        </w:r>
        <w:r>
          <w:rPr>
            <w:noProof/>
            <w:webHidden/>
          </w:rPr>
          <w:fldChar w:fldCharType="end"/>
        </w:r>
        <w:r w:rsidRPr="00A53711">
          <w:rPr>
            <w:rStyle w:val="Lienhypertexte"/>
            <w:noProof/>
          </w:rPr>
          <w:fldChar w:fldCharType="end"/>
        </w:r>
      </w:ins>
    </w:p>
    <w:p w:rsidR="005418F7" w:rsidRDefault="005418F7">
      <w:pPr>
        <w:pStyle w:val="TM3"/>
        <w:tabs>
          <w:tab w:val="left" w:pos="880"/>
        </w:tabs>
        <w:rPr>
          <w:ins w:id="90" w:author="Raja EL HAFI" w:date="2015-07-20T10:38:00Z"/>
          <w:rFonts w:eastAsiaTheme="minorEastAsia"/>
          <w:noProof/>
          <w:lang w:eastAsia="fr-FR"/>
        </w:rPr>
      </w:pPr>
      <w:ins w:id="9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3.1.3.5</w:t>
        </w:r>
        <w:r>
          <w:rPr>
            <w:rFonts w:eastAsiaTheme="minorEastAsia"/>
            <w:noProof/>
            <w:lang w:eastAsia="fr-FR"/>
          </w:rPr>
          <w:tab/>
        </w:r>
        <w:r w:rsidRPr="00A53711">
          <w:rPr>
            <w:rStyle w:val="Lienhypertexte"/>
            <w:i/>
            <w:noProof/>
          </w:rPr>
          <w:t>Historisation des annonces et de la documentation</w:t>
        </w:r>
        <w:r>
          <w:rPr>
            <w:noProof/>
            <w:webHidden/>
          </w:rPr>
          <w:tab/>
        </w:r>
        <w:r>
          <w:rPr>
            <w:noProof/>
            <w:webHidden/>
          </w:rPr>
          <w:fldChar w:fldCharType="begin"/>
        </w:r>
        <w:r>
          <w:rPr>
            <w:noProof/>
            <w:webHidden/>
          </w:rPr>
          <w:instrText xml:space="preserve"> PAGEREF _Toc425152063 \h </w:instrText>
        </w:r>
      </w:ins>
      <w:r>
        <w:rPr>
          <w:noProof/>
          <w:webHidden/>
        </w:rPr>
      </w:r>
      <w:r>
        <w:rPr>
          <w:noProof/>
          <w:webHidden/>
        </w:rPr>
        <w:fldChar w:fldCharType="separate"/>
      </w:r>
      <w:ins w:id="92" w:author="Raja EL HAFI" w:date="2015-07-20T10:38:00Z">
        <w:r>
          <w:rPr>
            <w:noProof/>
            <w:webHidden/>
          </w:rPr>
          <w:t>23</w:t>
        </w:r>
        <w:r>
          <w:rPr>
            <w:noProof/>
            <w:webHidden/>
          </w:rPr>
          <w:fldChar w:fldCharType="end"/>
        </w:r>
        <w:r w:rsidRPr="00A53711">
          <w:rPr>
            <w:rStyle w:val="Lienhypertexte"/>
            <w:noProof/>
          </w:rPr>
          <w:fldChar w:fldCharType="end"/>
        </w:r>
      </w:ins>
    </w:p>
    <w:p w:rsidR="005418F7" w:rsidRDefault="005418F7">
      <w:pPr>
        <w:pStyle w:val="TM3"/>
        <w:tabs>
          <w:tab w:val="left" w:pos="880"/>
        </w:tabs>
        <w:rPr>
          <w:ins w:id="93" w:author="Raja EL HAFI" w:date="2015-07-20T10:38:00Z"/>
          <w:rFonts w:eastAsiaTheme="minorEastAsia"/>
          <w:noProof/>
          <w:lang w:eastAsia="fr-FR"/>
        </w:rPr>
      </w:pPr>
      <w:ins w:id="9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3.1.3.6</w:t>
        </w:r>
        <w:r>
          <w:rPr>
            <w:rFonts w:eastAsiaTheme="minorEastAsia"/>
            <w:noProof/>
            <w:lang w:eastAsia="fr-FR"/>
          </w:rPr>
          <w:tab/>
        </w:r>
        <w:r w:rsidRPr="00A53711">
          <w:rPr>
            <w:rStyle w:val="Lienhypertexte"/>
            <w:i/>
            <w:noProof/>
          </w:rPr>
          <w:t>Règles de gestion et de contrôle</w:t>
        </w:r>
        <w:r>
          <w:rPr>
            <w:noProof/>
            <w:webHidden/>
          </w:rPr>
          <w:tab/>
        </w:r>
        <w:r>
          <w:rPr>
            <w:noProof/>
            <w:webHidden/>
          </w:rPr>
          <w:fldChar w:fldCharType="begin"/>
        </w:r>
        <w:r>
          <w:rPr>
            <w:noProof/>
            <w:webHidden/>
          </w:rPr>
          <w:instrText xml:space="preserve"> PAGEREF _Toc425152064 \h </w:instrText>
        </w:r>
      </w:ins>
      <w:r>
        <w:rPr>
          <w:noProof/>
          <w:webHidden/>
        </w:rPr>
      </w:r>
      <w:r>
        <w:rPr>
          <w:noProof/>
          <w:webHidden/>
        </w:rPr>
        <w:fldChar w:fldCharType="separate"/>
      </w:r>
      <w:ins w:id="95" w:author="Raja EL HAFI" w:date="2015-07-20T10:38:00Z">
        <w:r>
          <w:rPr>
            <w:noProof/>
            <w:webHidden/>
          </w:rPr>
          <w:t>23</w:t>
        </w:r>
        <w:r>
          <w:rPr>
            <w:noProof/>
            <w:webHidden/>
          </w:rPr>
          <w:fldChar w:fldCharType="end"/>
        </w:r>
        <w:r w:rsidRPr="00A53711">
          <w:rPr>
            <w:rStyle w:val="Lienhypertexte"/>
            <w:noProof/>
          </w:rPr>
          <w:fldChar w:fldCharType="end"/>
        </w:r>
      </w:ins>
    </w:p>
    <w:p w:rsidR="005418F7" w:rsidRDefault="005418F7">
      <w:pPr>
        <w:pStyle w:val="TM3"/>
        <w:tabs>
          <w:tab w:val="left" w:pos="880"/>
        </w:tabs>
        <w:rPr>
          <w:ins w:id="96" w:author="Raja EL HAFI" w:date="2015-07-20T10:38:00Z"/>
          <w:rFonts w:eastAsiaTheme="minorEastAsia"/>
          <w:noProof/>
          <w:lang w:eastAsia="fr-FR"/>
        </w:rPr>
      </w:pPr>
      <w:ins w:id="9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"_Toc425152065"</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3.1.4</w:t>
        </w:r>
        <w:r>
          <w:rPr>
            <w:rFonts w:eastAsiaTheme="minorEastAsia"/>
            <w:noProof/>
            <w:lang w:eastAsia="fr-FR"/>
          </w:rPr>
          <w:tab/>
        </w:r>
        <w:r w:rsidRPr="00A53711">
          <w:rPr>
            <w:rStyle w:val="Lienhypertexte"/>
            <w:noProof/>
          </w:rPr>
          <w:t>Champ nécessaires par type d’annonce</w:t>
        </w:r>
        <w:r>
          <w:rPr>
            <w:noProof/>
            <w:webHidden/>
          </w:rPr>
          <w:tab/>
        </w:r>
        <w:r>
          <w:rPr>
            <w:noProof/>
            <w:webHidden/>
          </w:rPr>
          <w:fldChar w:fldCharType="begin"/>
        </w:r>
        <w:r>
          <w:rPr>
            <w:noProof/>
            <w:webHidden/>
          </w:rPr>
          <w:instrText xml:space="preserve"> PAGEREF _Toc425152065 \h </w:instrText>
        </w:r>
      </w:ins>
      <w:r>
        <w:rPr>
          <w:noProof/>
          <w:webHidden/>
        </w:rPr>
      </w:r>
      <w:r>
        <w:rPr>
          <w:noProof/>
          <w:webHidden/>
        </w:rPr>
        <w:fldChar w:fldCharType="separate"/>
      </w:r>
      <w:ins w:id="98" w:author="Raja EL HAFI" w:date="2015-07-20T10:38:00Z">
        <w:r>
          <w:rPr>
            <w:noProof/>
            <w:webHidden/>
          </w:rPr>
          <w:t>23</w:t>
        </w:r>
        <w:r>
          <w:rPr>
            <w:noProof/>
            <w:webHidden/>
          </w:rPr>
          <w:fldChar w:fldCharType="end"/>
        </w:r>
        <w:r w:rsidRPr="00A53711">
          <w:rPr>
            <w:rStyle w:val="Lienhypertexte"/>
            <w:noProof/>
          </w:rPr>
          <w:fldChar w:fldCharType="end"/>
        </w:r>
      </w:ins>
    </w:p>
    <w:p w:rsidR="005418F7" w:rsidRDefault="005418F7">
      <w:pPr>
        <w:pStyle w:val="TM3"/>
        <w:tabs>
          <w:tab w:val="left" w:pos="880"/>
        </w:tabs>
        <w:rPr>
          <w:ins w:id="99" w:author="Raja EL HAFI" w:date="2015-07-20T10:38:00Z"/>
          <w:rFonts w:eastAsiaTheme="minorEastAsia"/>
          <w:noProof/>
          <w:lang w:eastAsia="fr-FR"/>
        </w:rPr>
      </w:pPr>
      <w:ins w:id="10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3.1.5</w:t>
        </w:r>
        <w:r>
          <w:rPr>
            <w:rFonts w:eastAsiaTheme="minorEastAsia"/>
            <w:noProof/>
            <w:lang w:eastAsia="fr-FR"/>
          </w:rPr>
          <w:tab/>
        </w:r>
        <w:r w:rsidRPr="00A53711">
          <w:rPr>
            <w:rStyle w:val="Lienhypertexte"/>
            <w:noProof/>
          </w:rPr>
          <w:t>Date de références</w:t>
        </w:r>
        <w:r>
          <w:rPr>
            <w:noProof/>
            <w:webHidden/>
          </w:rPr>
          <w:tab/>
        </w:r>
        <w:r>
          <w:rPr>
            <w:noProof/>
            <w:webHidden/>
          </w:rPr>
          <w:fldChar w:fldCharType="begin"/>
        </w:r>
        <w:r>
          <w:rPr>
            <w:noProof/>
            <w:webHidden/>
          </w:rPr>
          <w:instrText xml:space="preserve"> PAGEREF _Toc425152066 \h </w:instrText>
        </w:r>
      </w:ins>
      <w:r>
        <w:rPr>
          <w:noProof/>
          <w:webHidden/>
        </w:rPr>
      </w:r>
      <w:r>
        <w:rPr>
          <w:noProof/>
          <w:webHidden/>
        </w:rPr>
        <w:fldChar w:fldCharType="separate"/>
      </w:r>
      <w:ins w:id="101" w:author="Raja EL HAFI" w:date="2015-07-20T10:38:00Z">
        <w:r>
          <w:rPr>
            <w:noProof/>
            <w:webHidden/>
          </w:rPr>
          <w:t>26</w:t>
        </w:r>
        <w:r>
          <w:rPr>
            <w:noProof/>
            <w:webHidden/>
          </w:rPr>
          <w:fldChar w:fldCharType="end"/>
        </w:r>
        <w:r w:rsidRPr="00A53711">
          <w:rPr>
            <w:rStyle w:val="Lienhypertexte"/>
            <w:noProof/>
          </w:rPr>
          <w:fldChar w:fldCharType="end"/>
        </w:r>
      </w:ins>
    </w:p>
    <w:p w:rsidR="005418F7" w:rsidRDefault="005418F7">
      <w:pPr>
        <w:pStyle w:val="TM3"/>
        <w:tabs>
          <w:tab w:val="left" w:pos="880"/>
        </w:tabs>
        <w:rPr>
          <w:ins w:id="102" w:author="Raja EL HAFI" w:date="2015-07-20T10:38:00Z"/>
          <w:rFonts w:eastAsiaTheme="minorEastAsia"/>
          <w:noProof/>
          <w:lang w:eastAsia="fr-FR"/>
        </w:rPr>
      </w:pPr>
      <w:ins w:id="10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3.1.6</w:t>
        </w:r>
        <w:r>
          <w:rPr>
            <w:rFonts w:eastAsiaTheme="minorEastAsia"/>
            <w:noProof/>
            <w:lang w:eastAsia="fr-FR"/>
          </w:rPr>
          <w:tab/>
        </w:r>
        <w:r w:rsidRPr="00A53711">
          <w:rPr>
            <w:rStyle w:val="Lienhypertexte"/>
            <w:noProof/>
          </w:rPr>
          <w:t>Alerte et notifications</w:t>
        </w:r>
        <w:r>
          <w:rPr>
            <w:noProof/>
            <w:webHidden/>
          </w:rPr>
          <w:tab/>
        </w:r>
        <w:r>
          <w:rPr>
            <w:noProof/>
            <w:webHidden/>
          </w:rPr>
          <w:fldChar w:fldCharType="begin"/>
        </w:r>
        <w:r>
          <w:rPr>
            <w:noProof/>
            <w:webHidden/>
          </w:rPr>
          <w:instrText xml:space="preserve"> PAGEREF _Toc425152067 \h </w:instrText>
        </w:r>
      </w:ins>
      <w:r>
        <w:rPr>
          <w:noProof/>
          <w:webHidden/>
        </w:rPr>
      </w:r>
      <w:r>
        <w:rPr>
          <w:noProof/>
          <w:webHidden/>
        </w:rPr>
        <w:fldChar w:fldCharType="separate"/>
      </w:r>
      <w:ins w:id="104" w:author="Raja EL HAFI" w:date="2015-07-20T10:38:00Z">
        <w:r>
          <w:rPr>
            <w:noProof/>
            <w:webHidden/>
          </w:rPr>
          <w:t>30</w:t>
        </w:r>
        <w:r>
          <w:rPr>
            <w:noProof/>
            <w:webHidden/>
          </w:rPr>
          <w:fldChar w:fldCharType="end"/>
        </w:r>
        <w:r w:rsidRPr="00A53711">
          <w:rPr>
            <w:rStyle w:val="Lienhypertexte"/>
            <w:noProof/>
          </w:rPr>
          <w:fldChar w:fldCharType="end"/>
        </w:r>
      </w:ins>
    </w:p>
    <w:p w:rsidR="005418F7" w:rsidRDefault="005418F7">
      <w:pPr>
        <w:pStyle w:val="TM3"/>
        <w:tabs>
          <w:tab w:val="left" w:pos="880"/>
        </w:tabs>
        <w:rPr>
          <w:ins w:id="105" w:author="Raja EL HAFI" w:date="2015-07-20T10:38:00Z"/>
          <w:rFonts w:eastAsiaTheme="minorEastAsia"/>
          <w:noProof/>
          <w:lang w:eastAsia="fr-FR"/>
        </w:rPr>
      </w:pPr>
      <w:ins w:id="10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3.1.7</w:t>
        </w:r>
        <w:r>
          <w:rPr>
            <w:rFonts w:eastAsiaTheme="minorEastAsia"/>
            <w:noProof/>
            <w:lang w:eastAsia="fr-FR"/>
          </w:rPr>
          <w:tab/>
        </w:r>
        <w:r w:rsidRPr="00A53711">
          <w:rPr>
            <w:rStyle w:val="Lienhypertexte"/>
            <w:noProof/>
          </w:rPr>
          <w:t>Eligibilité des ayants droits</w:t>
        </w:r>
        <w:r>
          <w:rPr>
            <w:noProof/>
            <w:webHidden/>
          </w:rPr>
          <w:tab/>
        </w:r>
        <w:r>
          <w:rPr>
            <w:noProof/>
            <w:webHidden/>
          </w:rPr>
          <w:fldChar w:fldCharType="begin"/>
        </w:r>
        <w:r>
          <w:rPr>
            <w:noProof/>
            <w:webHidden/>
          </w:rPr>
          <w:instrText xml:space="preserve"> PAGEREF _Toc425152068 \h </w:instrText>
        </w:r>
      </w:ins>
      <w:r>
        <w:rPr>
          <w:noProof/>
          <w:webHidden/>
        </w:rPr>
      </w:r>
      <w:r>
        <w:rPr>
          <w:noProof/>
          <w:webHidden/>
        </w:rPr>
        <w:fldChar w:fldCharType="separate"/>
      </w:r>
      <w:ins w:id="107" w:author="Raja EL HAFI" w:date="2015-07-20T10:38:00Z">
        <w:r>
          <w:rPr>
            <w:noProof/>
            <w:webHidden/>
          </w:rPr>
          <w:t>31</w:t>
        </w:r>
        <w:r>
          <w:rPr>
            <w:noProof/>
            <w:webHidden/>
          </w:rPr>
          <w:fldChar w:fldCharType="end"/>
        </w:r>
        <w:r w:rsidRPr="00A53711">
          <w:rPr>
            <w:rStyle w:val="Lienhypertexte"/>
            <w:noProof/>
          </w:rPr>
          <w:fldChar w:fldCharType="end"/>
        </w:r>
      </w:ins>
    </w:p>
    <w:p w:rsidR="005418F7" w:rsidRDefault="005418F7">
      <w:pPr>
        <w:pStyle w:val="TM3"/>
        <w:tabs>
          <w:tab w:val="left" w:pos="880"/>
        </w:tabs>
        <w:rPr>
          <w:ins w:id="108" w:author="Raja EL HAFI" w:date="2015-07-20T10:38:00Z"/>
          <w:rFonts w:eastAsiaTheme="minorEastAsia"/>
          <w:noProof/>
          <w:lang w:eastAsia="fr-FR"/>
        </w:rPr>
      </w:pPr>
      <w:ins w:id="10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"_Toc425152069"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3.1.7.1</w:t>
        </w:r>
        <w:r>
          <w:rPr>
            <w:rFonts w:eastAsiaTheme="minorEastAsia"/>
            <w:noProof/>
            <w:lang w:eastAsia="fr-FR"/>
          </w:rPr>
          <w:tab/>
        </w:r>
        <w:r w:rsidRPr="00A53711">
          <w:rPr>
            <w:rStyle w:val="Lienhypertexte"/>
            <w:i/>
            <w:noProof/>
          </w:rPr>
          <w:t>Recensement de la position éligible :</w:t>
        </w:r>
        <w:r>
          <w:rPr>
            <w:noProof/>
            <w:webHidden/>
          </w:rPr>
          <w:tab/>
        </w:r>
        <w:r>
          <w:rPr>
            <w:noProof/>
            <w:webHidden/>
          </w:rPr>
          <w:fldChar w:fldCharType="begin"/>
        </w:r>
        <w:r>
          <w:rPr>
            <w:noProof/>
            <w:webHidden/>
          </w:rPr>
          <w:instrText xml:space="preserve"> PAGEREF _Toc425152069 \h </w:instrText>
        </w:r>
      </w:ins>
      <w:r>
        <w:rPr>
          <w:noProof/>
          <w:webHidden/>
        </w:rPr>
      </w:r>
      <w:r>
        <w:rPr>
          <w:noProof/>
          <w:webHidden/>
        </w:rPr>
        <w:fldChar w:fldCharType="separate"/>
      </w:r>
      <w:ins w:id="110" w:author="Raja EL HAFI" w:date="2015-07-20T10:38:00Z">
        <w:r>
          <w:rPr>
            <w:noProof/>
            <w:webHidden/>
          </w:rPr>
          <w:t>31</w:t>
        </w:r>
        <w:r>
          <w:rPr>
            <w:noProof/>
            <w:webHidden/>
          </w:rPr>
          <w:fldChar w:fldCharType="end"/>
        </w:r>
        <w:r w:rsidRPr="00A53711">
          <w:rPr>
            <w:rStyle w:val="Lienhypertexte"/>
            <w:noProof/>
          </w:rPr>
          <w:fldChar w:fldCharType="end"/>
        </w:r>
      </w:ins>
    </w:p>
    <w:p w:rsidR="005418F7" w:rsidRDefault="005418F7">
      <w:pPr>
        <w:pStyle w:val="TM3"/>
        <w:tabs>
          <w:tab w:val="left" w:pos="880"/>
        </w:tabs>
        <w:rPr>
          <w:ins w:id="111" w:author="Raja EL HAFI" w:date="2015-07-20T10:38:00Z"/>
          <w:rFonts w:eastAsiaTheme="minorEastAsia"/>
          <w:noProof/>
          <w:lang w:eastAsia="fr-FR"/>
        </w:rPr>
      </w:pPr>
      <w:ins w:id="11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3.1.7.2</w:t>
        </w:r>
        <w:r>
          <w:rPr>
            <w:rFonts w:eastAsiaTheme="minorEastAsia"/>
            <w:noProof/>
            <w:lang w:eastAsia="fr-FR"/>
          </w:rPr>
          <w:tab/>
        </w:r>
        <w:r w:rsidRPr="00A53711">
          <w:rPr>
            <w:rStyle w:val="Lienhypertexte"/>
            <w:i/>
            <w:noProof/>
          </w:rPr>
          <w:t>Eligibilité selon la nature de position</w:t>
        </w:r>
        <w:r>
          <w:rPr>
            <w:noProof/>
            <w:webHidden/>
          </w:rPr>
          <w:tab/>
        </w:r>
        <w:r>
          <w:rPr>
            <w:noProof/>
            <w:webHidden/>
          </w:rPr>
          <w:fldChar w:fldCharType="begin"/>
        </w:r>
        <w:r>
          <w:rPr>
            <w:noProof/>
            <w:webHidden/>
          </w:rPr>
          <w:instrText xml:space="preserve"> PAGEREF _Toc425152070 \h </w:instrText>
        </w:r>
      </w:ins>
      <w:r>
        <w:rPr>
          <w:noProof/>
          <w:webHidden/>
        </w:rPr>
      </w:r>
      <w:r>
        <w:rPr>
          <w:noProof/>
          <w:webHidden/>
        </w:rPr>
        <w:fldChar w:fldCharType="separate"/>
      </w:r>
      <w:ins w:id="113" w:author="Raja EL HAFI" w:date="2015-07-20T10:38:00Z">
        <w:r>
          <w:rPr>
            <w:noProof/>
            <w:webHidden/>
          </w:rPr>
          <w:t>33</w:t>
        </w:r>
        <w:r>
          <w:rPr>
            <w:noProof/>
            <w:webHidden/>
          </w:rPr>
          <w:fldChar w:fldCharType="end"/>
        </w:r>
        <w:r w:rsidRPr="00A53711">
          <w:rPr>
            <w:rStyle w:val="Lienhypertexte"/>
            <w:noProof/>
          </w:rPr>
          <w:fldChar w:fldCharType="end"/>
        </w:r>
      </w:ins>
    </w:p>
    <w:p w:rsidR="005418F7" w:rsidRDefault="005418F7">
      <w:pPr>
        <w:pStyle w:val="TM3"/>
        <w:tabs>
          <w:tab w:val="left" w:pos="880"/>
        </w:tabs>
        <w:rPr>
          <w:ins w:id="114" w:author="Raja EL HAFI" w:date="2015-07-20T10:38:00Z"/>
          <w:rFonts w:eastAsiaTheme="minorEastAsia"/>
          <w:noProof/>
          <w:lang w:eastAsia="fr-FR"/>
        </w:rPr>
      </w:pPr>
      <w:ins w:id="11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"_Toc425152071"</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3.1.7.3</w:t>
        </w:r>
        <w:r>
          <w:rPr>
            <w:rFonts w:eastAsiaTheme="minorEastAsia"/>
            <w:noProof/>
            <w:lang w:eastAsia="fr-FR"/>
          </w:rPr>
          <w:tab/>
        </w:r>
        <w:r w:rsidRPr="00A53711">
          <w:rPr>
            <w:rStyle w:val="Lienhypertexte"/>
            <w:i/>
            <w:noProof/>
          </w:rPr>
          <w:t>Eligibilité selon le type d’OST</w:t>
        </w:r>
        <w:r>
          <w:rPr>
            <w:noProof/>
            <w:webHidden/>
          </w:rPr>
          <w:tab/>
        </w:r>
        <w:r>
          <w:rPr>
            <w:noProof/>
            <w:webHidden/>
          </w:rPr>
          <w:fldChar w:fldCharType="begin"/>
        </w:r>
        <w:r>
          <w:rPr>
            <w:noProof/>
            <w:webHidden/>
          </w:rPr>
          <w:instrText xml:space="preserve"> PAGEREF _Toc425152071 \h </w:instrText>
        </w:r>
      </w:ins>
      <w:r>
        <w:rPr>
          <w:noProof/>
          <w:webHidden/>
        </w:rPr>
      </w:r>
      <w:r>
        <w:rPr>
          <w:noProof/>
          <w:webHidden/>
        </w:rPr>
        <w:fldChar w:fldCharType="separate"/>
      </w:r>
      <w:ins w:id="116" w:author="Raja EL HAFI" w:date="2015-07-20T10:38:00Z">
        <w:r>
          <w:rPr>
            <w:noProof/>
            <w:webHidden/>
          </w:rPr>
          <w:t>33</w:t>
        </w:r>
        <w:r>
          <w:rPr>
            <w:noProof/>
            <w:webHidden/>
          </w:rPr>
          <w:fldChar w:fldCharType="end"/>
        </w:r>
        <w:r w:rsidRPr="00A53711">
          <w:rPr>
            <w:rStyle w:val="Lienhypertexte"/>
            <w:noProof/>
          </w:rPr>
          <w:fldChar w:fldCharType="end"/>
        </w:r>
      </w:ins>
    </w:p>
    <w:p w:rsidR="005418F7" w:rsidRDefault="005418F7">
      <w:pPr>
        <w:pStyle w:val="TM3"/>
        <w:tabs>
          <w:tab w:val="left" w:pos="880"/>
        </w:tabs>
        <w:rPr>
          <w:ins w:id="117" w:author="Raja EL HAFI" w:date="2015-07-20T10:38:00Z"/>
          <w:rFonts w:eastAsiaTheme="minorEastAsia"/>
          <w:noProof/>
          <w:lang w:eastAsia="fr-FR"/>
        </w:rPr>
      </w:pPr>
      <w:ins w:id="11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3.1.8</w:t>
        </w:r>
        <w:r>
          <w:rPr>
            <w:rFonts w:eastAsiaTheme="minorEastAsia"/>
            <w:noProof/>
            <w:lang w:eastAsia="fr-FR"/>
          </w:rPr>
          <w:tab/>
        </w:r>
        <w:r w:rsidRPr="00A53711">
          <w:rPr>
            <w:rStyle w:val="Lienhypertexte"/>
            <w:noProof/>
          </w:rPr>
          <w:t>Notification des clients :</w:t>
        </w:r>
        <w:r>
          <w:rPr>
            <w:noProof/>
            <w:webHidden/>
          </w:rPr>
          <w:tab/>
        </w:r>
        <w:r>
          <w:rPr>
            <w:noProof/>
            <w:webHidden/>
          </w:rPr>
          <w:fldChar w:fldCharType="begin"/>
        </w:r>
        <w:r>
          <w:rPr>
            <w:noProof/>
            <w:webHidden/>
          </w:rPr>
          <w:instrText xml:space="preserve"> PAGEREF _Toc425152072 \h </w:instrText>
        </w:r>
      </w:ins>
      <w:r>
        <w:rPr>
          <w:noProof/>
          <w:webHidden/>
        </w:rPr>
      </w:r>
      <w:r>
        <w:rPr>
          <w:noProof/>
          <w:webHidden/>
        </w:rPr>
        <w:fldChar w:fldCharType="separate"/>
      </w:r>
      <w:ins w:id="119" w:author="Raja EL HAFI" w:date="2015-07-20T10:38:00Z">
        <w:r>
          <w:rPr>
            <w:noProof/>
            <w:webHidden/>
          </w:rPr>
          <w:t>35</w:t>
        </w:r>
        <w:r>
          <w:rPr>
            <w:noProof/>
            <w:webHidden/>
          </w:rPr>
          <w:fldChar w:fldCharType="end"/>
        </w:r>
        <w:r w:rsidRPr="00A53711">
          <w:rPr>
            <w:rStyle w:val="Lienhypertexte"/>
            <w:noProof/>
          </w:rPr>
          <w:fldChar w:fldCharType="end"/>
        </w:r>
      </w:ins>
    </w:p>
    <w:p w:rsidR="005418F7" w:rsidRDefault="005418F7">
      <w:pPr>
        <w:pStyle w:val="TM3"/>
        <w:tabs>
          <w:tab w:val="left" w:pos="880"/>
        </w:tabs>
        <w:rPr>
          <w:ins w:id="120" w:author="Raja EL HAFI" w:date="2015-07-20T10:38:00Z"/>
          <w:rFonts w:eastAsiaTheme="minorEastAsia"/>
          <w:noProof/>
          <w:lang w:eastAsia="fr-FR"/>
        </w:rPr>
      </w:pPr>
      <w:ins w:id="12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3.1.8.1</w:t>
        </w:r>
        <w:r>
          <w:rPr>
            <w:rFonts w:eastAsiaTheme="minorEastAsia"/>
            <w:noProof/>
            <w:lang w:eastAsia="fr-FR"/>
          </w:rPr>
          <w:tab/>
        </w:r>
        <w:r w:rsidRPr="00A53711">
          <w:rPr>
            <w:rStyle w:val="Lienhypertexte"/>
            <w:i/>
            <w:noProof/>
          </w:rPr>
          <w:t>Description générale</w:t>
        </w:r>
        <w:r>
          <w:rPr>
            <w:noProof/>
            <w:webHidden/>
          </w:rPr>
          <w:tab/>
        </w:r>
        <w:r>
          <w:rPr>
            <w:noProof/>
            <w:webHidden/>
          </w:rPr>
          <w:fldChar w:fldCharType="begin"/>
        </w:r>
        <w:r>
          <w:rPr>
            <w:noProof/>
            <w:webHidden/>
          </w:rPr>
          <w:instrText xml:space="preserve"> PAGEREF _Toc425152073 \h </w:instrText>
        </w:r>
      </w:ins>
      <w:r>
        <w:rPr>
          <w:noProof/>
          <w:webHidden/>
        </w:rPr>
      </w:r>
      <w:r>
        <w:rPr>
          <w:noProof/>
          <w:webHidden/>
        </w:rPr>
        <w:fldChar w:fldCharType="separate"/>
      </w:r>
      <w:ins w:id="122" w:author="Raja EL HAFI" w:date="2015-07-20T10:38:00Z">
        <w:r>
          <w:rPr>
            <w:noProof/>
            <w:webHidden/>
          </w:rPr>
          <w:t>35</w:t>
        </w:r>
        <w:r>
          <w:rPr>
            <w:noProof/>
            <w:webHidden/>
          </w:rPr>
          <w:fldChar w:fldCharType="end"/>
        </w:r>
        <w:r w:rsidRPr="00A53711">
          <w:rPr>
            <w:rStyle w:val="Lienhypertexte"/>
            <w:noProof/>
          </w:rPr>
          <w:fldChar w:fldCharType="end"/>
        </w:r>
      </w:ins>
    </w:p>
    <w:p w:rsidR="005418F7" w:rsidRDefault="005418F7">
      <w:pPr>
        <w:pStyle w:val="TM3"/>
        <w:tabs>
          <w:tab w:val="left" w:pos="880"/>
        </w:tabs>
        <w:rPr>
          <w:ins w:id="123" w:author="Raja EL HAFI" w:date="2015-07-20T10:38:00Z"/>
          <w:rFonts w:eastAsiaTheme="minorEastAsia"/>
          <w:noProof/>
          <w:lang w:eastAsia="fr-FR"/>
        </w:rPr>
      </w:pPr>
      <w:ins w:id="12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3.1.8.2</w:t>
        </w:r>
        <w:r>
          <w:rPr>
            <w:rFonts w:eastAsiaTheme="minorEastAsia"/>
            <w:noProof/>
            <w:lang w:eastAsia="fr-FR"/>
          </w:rPr>
          <w:tab/>
        </w:r>
        <w:r w:rsidRPr="00A53711">
          <w:rPr>
            <w:rStyle w:val="Lienhypertexte"/>
            <w:i/>
            <w:noProof/>
          </w:rPr>
          <w:t>Les raisons de notifications</w:t>
        </w:r>
        <w:r>
          <w:rPr>
            <w:noProof/>
            <w:webHidden/>
          </w:rPr>
          <w:tab/>
        </w:r>
        <w:r>
          <w:rPr>
            <w:noProof/>
            <w:webHidden/>
          </w:rPr>
          <w:fldChar w:fldCharType="begin"/>
        </w:r>
        <w:r>
          <w:rPr>
            <w:noProof/>
            <w:webHidden/>
          </w:rPr>
          <w:instrText xml:space="preserve"> PAGEREF _Toc425152074 \h </w:instrText>
        </w:r>
      </w:ins>
      <w:r>
        <w:rPr>
          <w:noProof/>
          <w:webHidden/>
        </w:rPr>
      </w:r>
      <w:r>
        <w:rPr>
          <w:noProof/>
          <w:webHidden/>
        </w:rPr>
        <w:fldChar w:fldCharType="separate"/>
      </w:r>
      <w:ins w:id="125" w:author="Raja EL HAFI" w:date="2015-07-20T10:38:00Z">
        <w:r>
          <w:rPr>
            <w:noProof/>
            <w:webHidden/>
          </w:rPr>
          <w:t>35</w:t>
        </w:r>
        <w:r>
          <w:rPr>
            <w:noProof/>
            <w:webHidden/>
          </w:rPr>
          <w:fldChar w:fldCharType="end"/>
        </w:r>
        <w:r w:rsidRPr="00A53711">
          <w:rPr>
            <w:rStyle w:val="Lienhypertexte"/>
            <w:noProof/>
          </w:rPr>
          <w:fldChar w:fldCharType="end"/>
        </w:r>
      </w:ins>
    </w:p>
    <w:p w:rsidR="005418F7" w:rsidRDefault="005418F7">
      <w:pPr>
        <w:pStyle w:val="TM3"/>
        <w:tabs>
          <w:tab w:val="left" w:pos="880"/>
        </w:tabs>
        <w:rPr>
          <w:ins w:id="126" w:author="Raja EL HAFI" w:date="2015-07-20T10:38:00Z"/>
          <w:rFonts w:eastAsiaTheme="minorEastAsia"/>
          <w:noProof/>
          <w:lang w:eastAsia="fr-FR"/>
        </w:rPr>
      </w:pPr>
      <w:ins w:id="127" w:author="Raja EL HAFI" w:date="2015-07-20T10:38:00Z">
        <w:r w:rsidRPr="00A53711">
          <w:rPr>
            <w:rStyle w:val="Lienhypertexte"/>
            <w:noProof/>
          </w:rPr>
          <w:lastRenderedPageBreak/>
          <w:fldChar w:fldCharType="begin"/>
        </w:r>
        <w:r w:rsidRPr="00A53711">
          <w:rPr>
            <w:rStyle w:val="Lienhypertexte"/>
            <w:noProof/>
          </w:rPr>
          <w:instrText xml:space="preserve"> </w:instrText>
        </w:r>
        <w:r>
          <w:rPr>
            <w:noProof/>
          </w:rPr>
          <w:instrText>HYPERLINK \l "_Toc425152075"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3.1.8.3</w:t>
        </w:r>
        <w:r>
          <w:rPr>
            <w:rFonts w:eastAsiaTheme="minorEastAsia"/>
            <w:noProof/>
            <w:lang w:eastAsia="fr-FR"/>
          </w:rPr>
          <w:tab/>
        </w:r>
        <w:r w:rsidRPr="00A53711">
          <w:rPr>
            <w:rStyle w:val="Lienhypertexte"/>
            <w:i/>
            <w:noProof/>
          </w:rPr>
          <w:t>Règles générales de la notification</w:t>
        </w:r>
        <w:r>
          <w:rPr>
            <w:noProof/>
            <w:webHidden/>
          </w:rPr>
          <w:tab/>
        </w:r>
        <w:r>
          <w:rPr>
            <w:noProof/>
            <w:webHidden/>
          </w:rPr>
          <w:fldChar w:fldCharType="begin"/>
        </w:r>
        <w:r>
          <w:rPr>
            <w:noProof/>
            <w:webHidden/>
          </w:rPr>
          <w:instrText xml:space="preserve"> PAGEREF _Toc425152075 \h </w:instrText>
        </w:r>
      </w:ins>
      <w:r>
        <w:rPr>
          <w:noProof/>
          <w:webHidden/>
        </w:rPr>
      </w:r>
      <w:r>
        <w:rPr>
          <w:noProof/>
          <w:webHidden/>
        </w:rPr>
        <w:fldChar w:fldCharType="separate"/>
      </w:r>
      <w:ins w:id="128" w:author="Raja EL HAFI" w:date="2015-07-20T10:38:00Z">
        <w:r>
          <w:rPr>
            <w:noProof/>
            <w:webHidden/>
          </w:rPr>
          <w:t>36</w:t>
        </w:r>
        <w:r>
          <w:rPr>
            <w:noProof/>
            <w:webHidden/>
          </w:rPr>
          <w:fldChar w:fldCharType="end"/>
        </w:r>
        <w:r w:rsidRPr="00A53711">
          <w:rPr>
            <w:rStyle w:val="Lienhypertexte"/>
            <w:noProof/>
          </w:rPr>
          <w:fldChar w:fldCharType="end"/>
        </w:r>
      </w:ins>
    </w:p>
    <w:p w:rsidR="005418F7" w:rsidRDefault="005418F7">
      <w:pPr>
        <w:pStyle w:val="TM3"/>
        <w:tabs>
          <w:tab w:val="left" w:pos="880"/>
        </w:tabs>
        <w:rPr>
          <w:ins w:id="129" w:author="Raja EL HAFI" w:date="2015-07-20T10:38:00Z"/>
          <w:rFonts w:eastAsiaTheme="minorEastAsia"/>
          <w:noProof/>
          <w:lang w:eastAsia="fr-FR"/>
        </w:rPr>
      </w:pPr>
      <w:ins w:id="13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3.1.8.4</w:t>
        </w:r>
        <w:r>
          <w:rPr>
            <w:rFonts w:eastAsiaTheme="minorEastAsia"/>
            <w:noProof/>
            <w:lang w:eastAsia="fr-FR"/>
          </w:rPr>
          <w:tab/>
        </w:r>
        <w:r w:rsidRPr="00A53711">
          <w:rPr>
            <w:rStyle w:val="Lienhypertexte"/>
            <w:i/>
            <w:noProof/>
          </w:rPr>
          <w:t>Configuration de la notification</w:t>
        </w:r>
        <w:r>
          <w:rPr>
            <w:noProof/>
            <w:webHidden/>
          </w:rPr>
          <w:tab/>
        </w:r>
        <w:r>
          <w:rPr>
            <w:noProof/>
            <w:webHidden/>
          </w:rPr>
          <w:fldChar w:fldCharType="begin"/>
        </w:r>
        <w:r>
          <w:rPr>
            <w:noProof/>
            <w:webHidden/>
          </w:rPr>
          <w:instrText xml:space="preserve"> PAGEREF _Toc425152076 \h </w:instrText>
        </w:r>
      </w:ins>
      <w:r>
        <w:rPr>
          <w:noProof/>
          <w:webHidden/>
        </w:rPr>
      </w:r>
      <w:r>
        <w:rPr>
          <w:noProof/>
          <w:webHidden/>
        </w:rPr>
        <w:fldChar w:fldCharType="separate"/>
      </w:r>
      <w:ins w:id="131" w:author="Raja EL HAFI" w:date="2015-07-20T10:38:00Z">
        <w:r>
          <w:rPr>
            <w:noProof/>
            <w:webHidden/>
          </w:rPr>
          <w:t>36</w:t>
        </w:r>
        <w:r>
          <w:rPr>
            <w:noProof/>
            <w:webHidden/>
          </w:rPr>
          <w:fldChar w:fldCharType="end"/>
        </w:r>
        <w:r w:rsidRPr="00A53711">
          <w:rPr>
            <w:rStyle w:val="Lienhypertexte"/>
            <w:noProof/>
          </w:rPr>
          <w:fldChar w:fldCharType="end"/>
        </w:r>
      </w:ins>
    </w:p>
    <w:p w:rsidR="005418F7" w:rsidRDefault="005418F7">
      <w:pPr>
        <w:pStyle w:val="TM3"/>
        <w:tabs>
          <w:tab w:val="left" w:pos="880"/>
        </w:tabs>
        <w:rPr>
          <w:ins w:id="132" w:author="Raja EL HAFI" w:date="2015-07-20T10:38:00Z"/>
          <w:rFonts w:eastAsiaTheme="minorEastAsia"/>
          <w:noProof/>
          <w:lang w:eastAsia="fr-FR"/>
        </w:rPr>
      </w:pPr>
      <w:ins w:id="13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3.1.8.5</w:t>
        </w:r>
        <w:r>
          <w:rPr>
            <w:rFonts w:eastAsiaTheme="minorEastAsia"/>
            <w:noProof/>
            <w:lang w:eastAsia="fr-FR"/>
          </w:rPr>
          <w:tab/>
        </w:r>
        <w:r w:rsidRPr="00A53711">
          <w:rPr>
            <w:rStyle w:val="Lienhypertexte"/>
            <w:i/>
            <w:noProof/>
          </w:rPr>
          <w:t>Moyen de notification</w:t>
        </w:r>
        <w:r>
          <w:rPr>
            <w:noProof/>
            <w:webHidden/>
          </w:rPr>
          <w:tab/>
        </w:r>
        <w:r>
          <w:rPr>
            <w:noProof/>
            <w:webHidden/>
          </w:rPr>
          <w:fldChar w:fldCharType="begin"/>
        </w:r>
        <w:r>
          <w:rPr>
            <w:noProof/>
            <w:webHidden/>
          </w:rPr>
          <w:instrText xml:space="preserve"> PAGEREF _Toc425152077 \h </w:instrText>
        </w:r>
      </w:ins>
      <w:r>
        <w:rPr>
          <w:noProof/>
          <w:webHidden/>
        </w:rPr>
      </w:r>
      <w:r>
        <w:rPr>
          <w:noProof/>
          <w:webHidden/>
        </w:rPr>
        <w:fldChar w:fldCharType="separate"/>
      </w:r>
      <w:ins w:id="134" w:author="Raja EL HAFI" w:date="2015-07-20T10:38:00Z">
        <w:r>
          <w:rPr>
            <w:noProof/>
            <w:webHidden/>
          </w:rPr>
          <w:t>36</w:t>
        </w:r>
        <w:r>
          <w:rPr>
            <w:noProof/>
            <w:webHidden/>
          </w:rPr>
          <w:fldChar w:fldCharType="end"/>
        </w:r>
        <w:r w:rsidRPr="00A53711">
          <w:rPr>
            <w:rStyle w:val="Lienhypertexte"/>
            <w:noProof/>
          </w:rPr>
          <w:fldChar w:fldCharType="end"/>
        </w:r>
      </w:ins>
    </w:p>
    <w:p w:rsidR="005418F7" w:rsidRDefault="005418F7">
      <w:pPr>
        <w:pStyle w:val="TM3"/>
        <w:tabs>
          <w:tab w:val="left" w:pos="880"/>
        </w:tabs>
        <w:rPr>
          <w:ins w:id="135" w:author="Raja EL HAFI" w:date="2015-07-20T10:38:00Z"/>
          <w:rFonts w:eastAsiaTheme="minorEastAsia"/>
          <w:noProof/>
          <w:lang w:eastAsia="fr-FR"/>
        </w:rPr>
      </w:pPr>
      <w:ins w:id="13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"_Toc425152078"</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3.1.8.6</w:t>
        </w:r>
        <w:r>
          <w:rPr>
            <w:rFonts w:eastAsiaTheme="minorEastAsia"/>
            <w:noProof/>
            <w:lang w:eastAsia="fr-FR"/>
          </w:rPr>
          <w:tab/>
        </w:r>
        <w:r w:rsidRPr="00A53711">
          <w:rPr>
            <w:rStyle w:val="Lienhypertexte"/>
            <w:i/>
            <w:noProof/>
          </w:rPr>
          <w:t>Notification générale</w:t>
        </w:r>
        <w:r>
          <w:rPr>
            <w:noProof/>
            <w:webHidden/>
          </w:rPr>
          <w:tab/>
        </w:r>
        <w:r>
          <w:rPr>
            <w:noProof/>
            <w:webHidden/>
          </w:rPr>
          <w:fldChar w:fldCharType="begin"/>
        </w:r>
        <w:r>
          <w:rPr>
            <w:noProof/>
            <w:webHidden/>
          </w:rPr>
          <w:instrText xml:space="preserve"> PAGEREF _Toc425152078 \h </w:instrText>
        </w:r>
      </w:ins>
      <w:r>
        <w:rPr>
          <w:noProof/>
          <w:webHidden/>
        </w:rPr>
      </w:r>
      <w:r>
        <w:rPr>
          <w:noProof/>
          <w:webHidden/>
        </w:rPr>
        <w:fldChar w:fldCharType="separate"/>
      </w:r>
      <w:ins w:id="137" w:author="Raja EL HAFI" w:date="2015-07-20T10:38:00Z">
        <w:r>
          <w:rPr>
            <w:noProof/>
            <w:webHidden/>
          </w:rPr>
          <w:t>37</w:t>
        </w:r>
        <w:r>
          <w:rPr>
            <w:noProof/>
            <w:webHidden/>
          </w:rPr>
          <w:fldChar w:fldCharType="end"/>
        </w:r>
        <w:r w:rsidRPr="00A53711">
          <w:rPr>
            <w:rStyle w:val="Lienhypertexte"/>
            <w:noProof/>
          </w:rPr>
          <w:fldChar w:fldCharType="end"/>
        </w:r>
      </w:ins>
    </w:p>
    <w:p w:rsidR="005418F7" w:rsidRDefault="005418F7">
      <w:pPr>
        <w:pStyle w:val="TM3"/>
        <w:tabs>
          <w:tab w:val="left" w:pos="880"/>
        </w:tabs>
        <w:rPr>
          <w:ins w:id="138" w:author="Raja EL HAFI" w:date="2015-07-20T10:38:00Z"/>
          <w:rFonts w:eastAsiaTheme="minorEastAsia"/>
          <w:noProof/>
          <w:lang w:eastAsia="fr-FR"/>
        </w:rPr>
      </w:pPr>
      <w:ins w:id="13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"_Toc425152079"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3.1.8.7</w:t>
        </w:r>
        <w:r>
          <w:rPr>
            <w:rFonts w:eastAsiaTheme="minorEastAsia"/>
            <w:noProof/>
            <w:lang w:eastAsia="fr-FR"/>
          </w:rPr>
          <w:tab/>
        </w:r>
        <w:r w:rsidRPr="00A53711">
          <w:rPr>
            <w:rStyle w:val="Lienhypertexte"/>
            <w:i/>
            <w:noProof/>
          </w:rPr>
          <w:t>Envoi des rappels pour les OST optionnelles</w:t>
        </w:r>
        <w:r>
          <w:rPr>
            <w:noProof/>
            <w:webHidden/>
          </w:rPr>
          <w:tab/>
        </w:r>
        <w:r>
          <w:rPr>
            <w:noProof/>
            <w:webHidden/>
          </w:rPr>
          <w:fldChar w:fldCharType="begin"/>
        </w:r>
        <w:r>
          <w:rPr>
            <w:noProof/>
            <w:webHidden/>
          </w:rPr>
          <w:instrText xml:space="preserve"> PAGEREF _Toc425152079 \h </w:instrText>
        </w:r>
      </w:ins>
      <w:r>
        <w:rPr>
          <w:noProof/>
          <w:webHidden/>
        </w:rPr>
      </w:r>
      <w:r>
        <w:rPr>
          <w:noProof/>
          <w:webHidden/>
        </w:rPr>
        <w:fldChar w:fldCharType="separate"/>
      </w:r>
      <w:ins w:id="140" w:author="Raja EL HAFI" w:date="2015-07-20T10:38:00Z">
        <w:r>
          <w:rPr>
            <w:noProof/>
            <w:webHidden/>
          </w:rPr>
          <w:t>37</w:t>
        </w:r>
        <w:r>
          <w:rPr>
            <w:noProof/>
            <w:webHidden/>
          </w:rPr>
          <w:fldChar w:fldCharType="end"/>
        </w:r>
        <w:r w:rsidRPr="00A53711">
          <w:rPr>
            <w:rStyle w:val="Lienhypertexte"/>
            <w:noProof/>
          </w:rPr>
          <w:fldChar w:fldCharType="end"/>
        </w:r>
      </w:ins>
    </w:p>
    <w:p w:rsidR="005418F7" w:rsidRDefault="005418F7">
      <w:pPr>
        <w:pStyle w:val="TM3"/>
        <w:tabs>
          <w:tab w:val="left" w:pos="880"/>
        </w:tabs>
        <w:rPr>
          <w:ins w:id="141" w:author="Raja EL HAFI" w:date="2015-07-20T10:38:00Z"/>
          <w:rFonts w:eastAsiaTheme="minorEastAsia"/>
          <w:noProof/>
          <w:lang w:eastAsia="fr-FR"/>
        </w:rPr>
      </w:pPr>
      <w:ins w:id="14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3.1.9</w:t>
        </w:r>
        <w:r>
          <w:rPr>
            <w:rFonts w:eastAsiaTheme="minorEastAsia"/>
            <w:noProof/>
            <w:lang w:eastAsia="fr-FR"/>
          </w:rPr>
          <w:tab/>
        </w:r>
        <w:r w:rsidRPr="00A53711">
          <w:rPr>
            <w:rStyle w:val="Lienhypertexte"/>
            <w:noProof/>
          </w:rPr>
          <w:t>Détachement des droits et exercice</w:t>
        </w:r>
        <w:r>
          <w:rPr>
            <w:noProof/>
            <w:webHidden/>
          </w:rPr>
          <w:tab/>
        </w:r>
        <w:r>
          <w:rPr>
            <w:noProof/>
            <w:webHidden/>
          </w:rPr>
          <w:fldChar w:fldCharType="begin"/>
        </w:r>
        <w:r>
          <w:rPr>
            <w:noProof/>
            <w:webHidden/>
          </w:rPr>
          <w:instrText xml:space="preserve"> PAGEREF _Toc425152080 \h </w:instrText>
        </w:r>
      </w:ins>
      <w:r>
        <w:rPr>
          <w:noProof/>
          <w:webHidden/>
        </w:rPr>
      </w:r>
      <w:r>
        <w:rPr>
          <w:noProof/>
          <w:webHidden/>
        </w:rPr>
        <w:fldChar w:fldCharType="separate"/>
      </w:r>
      <w:ins w:id="143" w:author="Raja EL HAFI" w:date="2015-07-20T10:38:00Z">
        <w:r>
          <w:rPr>
            <w:noProof/>
            <w:webHidden/>
          </w:rPr>
          <w:t>37</w:t>
        </w:r>
        <w:r>
          <w:rPr>
            <w:noProof/>
            <w:webHidden/>
          </w:rPr>
          <w:fldChar w:fldCharType="end"/>
        </w:r>
        <w:r w:rsidRPr="00A53711">
          <w:rPr>
            <w:rStyle w:val="Lienhypertexte"/>
            <w:noProof/>
          </w:rPr>
          <w:fldChar w:fldCharType="end"/>
        </w:r>
      </w:ins>
    </w:p>
    <w:p w:rsidR="005418F7" w:rsidRDefault="005418F7">
      <w:pPr>
        <w:pStyle w:val="TM3"/>
        <w:tabs>
          <w:tab w:val="left" w:pos="880"/>
        </w:tabs>
        <w:rPr>
          <w:ins w:id="144" w:author="Raja EL HAFI" w:date="2015-07-20T10:38:00Z"/>
          <w:rFonts w:eastAsiaTheme="minorEastAsia"/>
          <w:noProof/>
          <w:lang w:eastAsia="fr-FR"/>
        </w:rPr>
      </w:pPr>
      <w:ins w:id="14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3.1.9.1</w:t>
        </w:r>
        <w:r>
          <w:rPr>
            <w:rFonts w:eastAsiaTheme="minorEastAsia"/>
            <w:noProof/>
            <w:lang w:eastAsia="fr-FR"/>
          </w:rPr>
          <w:tab/>
        </w:r>
        <w:r w:rsidRPr="00A53711">
          <w:rPr>
            <w:rStyle w:val="Lienhypertexte"/>
            <w:i/>
            <w:noProof/>
          </w:rPr>
          <w:t>Détachement des droits</w:t>
        </w:r>
        <w:r>
          <w:rPr>
            <w:noProof/>
            <w:webHidden/>
          </w:rPr>
          <w:tab/>
        </w:r>
        <w:r>
          <w:rPr>
            <w:noProof/>
            <w:webHidden/>
          </w:rPr>
          <w:fldChar w:fldCharType="begin"/>
        </w:r>
        <w:r>
          <w:rPr>
            <w:noProof/>
            <w:webHidden/>
          </w:rPr>
          <w:instrText xml:space="preserve"> PAGEREF _Toc425152081 \h </w:instrText>
        </w:r>
      </w:ins>
      <w:r>
        <w:rPr>
          <w:noProof/>
          <w:webHidden/>
        </w:rPr>
      </w:r>
      <w:r>
        <w:rPr>
          <w:noProof/>
          <w:webHidden/>
        </w:rPr>
        <w:fldChar w:fldCharType="separate"/>
      </w:r>
      <w:ins w:id="146" w:author="Raja EL HAFI" w:date="2015-07-20T10:38:00Z">
        <w:r>
          <w:rPr>
            <w:noProof/>
            <w:webHidden/>
          </w:rPr>
          <w:t>37</w:t>
        </w:r>
        <w:r>
          <w:rPr>
            <w:noProof/>
            <w:webHidden/>
          </w:rPr>
          <w:fldChar w:fldCharType="end"/>
        </w:r>
        <w:r w:rsidRPr="00A53711">
          <w:rPr>
            <w:rStyle w:val="Lienhypertexte"/>
            <w:noProof/>
          </w:rPr>
          <w:fldChar w:fldCharType="end"/>
        </w:r>
      </w:ins>
    </w:p>
    <w:p w:rsidR="005418F7" w:rsidRDefault="005418F7">
      <w:pPr>
        <w:pStyle w:val="TM3"/>
        <w:tabs>
          <w:tab w:val="left" w:pos="880"/>
        </w:tabs>
        <w:rPr>
          <w:ins w:id="147" w:author="Raja EL HAFI" w:date="2015-07-20T10:38:00Z"/>
          <w:rFonts w:eastAsiaTheme="minorEastAsia"/>
          <w:noProof/>
          <w:lang w:eastAsia="fr-FR"/>
        </w:rPr>
      </w:pPr>
      <w:ins w:id="14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3.1.9.2</w:t>
        </w:r>
        <w:r>
          <w:rPr>
            <w:rFonts w:eastAsiaTheme="minorEastAsia"/>
            <w:noProof/>
            <w:lang w:eastAsia="fr-FR"/>
          </w:rPr>
          <w:tab/>
        </w:r>
        <w:r w:rsidRPr="00A53711">
          <w:rPr>
            <w:rStyle w:val="Lienhypertexte"/>
            <w:i/>
            <w:noProof/>
          </w:rPr>
          <w:t>Exercice des droits</w:t>
        </w:r>
        <w:r>
          <w:rPr>
            <w:noProof/>
            <w:webHidden/>
          </w:rPr>
          <w:tab/>
        </w:r>
        <w:r>
          <w:rPr>
            <w:noProof/>
            <w:webHidden/>
          </w:rPr>
          <w:fldChar w:fldCharType="begin"/>
        </w:r>
        <w:r>
          <w:rPr>
            <w:noProof/>
            <w:webHidden/>
          </w:rPr>
          <w:instrText xml:space="preserve"> PAGEREF _Toc425152082 \h </w:instrText>
        </w:r>
      </w:ins>
      <w:r>
        <w:rPr>
          <w:noProof/>
          <w:webHidden/>
        </w:rPr>
      </w:r>
      <w:r>
        <w:rPr>
          <w:noProof/>
          <w:webHidden/>
        </w:rPr>
        <w:fldChar w:fldCharType="separate"/>
      </w:r>
      <w:ins w:id="149" w:author="Raja EL HAFI" w:date="2015-07-20T10:38:00Z">
        <w:r>
          <w:rPr>
            <w:noProof/>
            <w:webHidden/>
          </w:rPr>
          <w:t>38</w:t>
        </w:r>
        <w:r>
          <w:rPr>
            <w:noProof/>
            <w:webHidden/>
          </w:rPr>
          <w:fldChar w:fldCharType="end"/>
        </w:r>
        <w:r w:rsidRPr="00A53711">
          <w:rPr>
            <w:rStyle w:val="Lienhypertexte"/>
            <w:noProof/>
          </w:rPr>
          <w:fldChar w:fldCharType="end"/>
        </w:r>
      </w:ins>
    </w:p>
    <w:p w:rsidR="005418F7" w:rsidRDefault="005418F7">
      <w:pPr>
        <w:pStyle w:val="TM3"/>
        <w:tabs>
          <w:tab w:val="left" w:pos="880"/>
        </w:tabs>
        <w:rPr>
          <w:ins w:id="150" w:author="Raja EL HAFI" w:date="2015-07-20T10:38:00Z"/>
          <w:rFonts w:eastAsiaTheme="minorEastAsia"/>
          <w:noProof/>
          <w:lang w:eastAsia="fr-FR"/>
        </w:rPr>
      </w:pPr>
      <w:ins w:id="15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3.1.10</w:t>
        </w:r>
        <w:r>
          <w:rPr>
            <w:rFonts w:eastAsiaTheme="minorEastAsia"/>
            <w:noProof/>
            <w:lang w:eastAsia="fr-FR"/>
          </w:rPr>
          <w:tab/>
        </w:r>
        <w:r w:rsidRPr="00A53711">
          <w:rPr>
            <w:rStyle w:val="Lienhypertexte"/>
            <w:noProof/>
          </w:rPr>
          <w:t>Calcul des exécutions</w:t>
        </w:r>
        <w:r>
          <w:rPr>
            <w:noProof/>
            <w:webHidden/>
          </w:rPr>
          <w:tab/>
        </w:r>
        <w:r>
          <w:rPr>
            <w:noProof/>
            <w:webHidden/>
          </w:rPr>
          <w:fldChar w:fldCharType="begin"/>
        </w:r>
        <w:r>
          <w:rPr>
            <w:noProof/>
            <w:webHidden/>
          </w:rPr>
          <w:instrText xml:space="preserve"> PAGEREF _Toc425152083 \h </w:instrText>
        </w:r>
      </w:ins>
      <w:r>
        <w:rPr>
          <w:noProof/>
          <w:webHidden/>
        </w:rPr>
      </w:r>
      <w:r>
        <w:rPr>
          <w:noProof/>
          <w:webHidden/>
        </w:rPr>
        <w:fldChar w:fldCharType="separate"/>
      </w:r>
      <w:ins w:id="152" w:author="Raja EL HAFI" w:date="2015-07-20T10:38:00Z">
        <w:r>
          <w:rPr>
            <w:noProof/>
            <w:webHidden/>
          </w:rPr>
          <w:t>38</w:t>
        </w:r>
        <w:r>
          <w:rPr>
            <w:noProof/>
            <w:webHidden/>
          </w:rPr>
          <w:fldChar w:fldCharType="end"/>
        </w:r>
        <w:r w:rsidRPr="00A53711">
          <w:rPr>
            <w:rStyle w:val="Lienhypertexte"/>
            <w:noProof/>
          </w:rPr>
          <w:fldChar w:fldCharType="end"/>
        </w:r>
      </w:ins>
    </w:p>
    <w:p w:rsidR="005418F7" w:rsidRDefault="005418F7">
      <w:pPr>
        <w:pStyle w:val="TM3"/>
        <w:tabs>
          <w:tab w:val="left" w:pos="1100"/>
        </w:tabs>
        <w:rPr>
          <w:ins w:id="153" w:author="Raja EL HAFI" w:date="2015-07-20T10:38:00Z"/>
          <w:rFonts w:eastAsiaTheme="minorEastAsia"/>
          <w:noProof/>
          <w:lang w:eastAsia="fr-FR"/>
        </w:rPr>
      </w:pPr>
      <w:ins w:id="15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3.1.10.1</w:t>
        </w:r>
        <w:r>
          <w:rPr>
            <w:rFonts w:eastAsiaTheme="minorEastAsia"/>
            <w:noProof/>
            <w:lang w:eastAsia="fr-FR"/>
          </w:rPr>
          <w:tab/>
        </w:r>
        <w:r w:rsidRPr="00A53711">
          <w:rPr>
            <w:rStyle w:val="Lienhypertexte"/>
            <w:i/>
            <w:noProof/>
          </w:rPr>
          <w:t>Description générale</w:t>
        </w:r>
        <w:r>
          <w:rPr>
            <w:noProof/>
            <w:webHidden/>
          </w:rPr>
          <w:tab/>
        </w:r>
        <w:r>
          <w:rPr>
            <w:noProof/>
            <w:webHidden/>
          </w:rPr>
          <w:fldChar w:fldCharType="begin"/>
        </w:r>
        <w:r>
          <w:rPr>
            <w:noProof/>
            <w:webHidden/>
          </w:rPr>
          <w:instrText xml:space="preserve"> PAGEREF _Toc425152084 \h </w:instrText>
        </w:r>
      </w:ins>
      <w:r>
        <w:rPr>
          <w:noProof/>
          <w:webHidden/>
        </w:rPr>
      </w:r>
      <w:r>
        <w:rPr>
          <w:noProof/>
          <w:webHidden/>
        </w:rPr>
        <w:fldChar w:fldCharType="separate"/>
      </w:r>
      <w:ins w:id="155" w:author="Raja EL HAFI" w:date="2015-07-20T10:38:00Z">
        <w:r>
          <w:rPr>
            <w:noProof/>
            <w:webHidden/>
          </w:rPr>
          <w:t>38</w:t>
        </w:r>
        <w:r>
          <w:rPr>
            <w:noProof/>
            <w:webHidden/>
          </w:rPr>
          <w:fldChar w:fldCharType="end"/>
        </w:r>
        <w:r w:rsidRPr="00A53711">
          <w:rPr>
            <w:rStyle w:val="Lienhypertexte"/>
            <w:noProof/>
          </w:rPr>
          <w:fldChar w:fldCharType="end"/>
        </w:r>
      </w:ins>
    </w:p>
    <w:p w:rsidR="005418F7" w:rsidRDefault="005418F7">
      <w:pPr>
        <w:pStyle w:val="TM3"/>
        <w:tabs>
          <w:tab w:val="left" w:pos="1100"/>
        </w:tabs>
        <w:rPr>
          <w:ins w:id="156" w:author="Raja EL HAFI" w:date="2015-07-20T10:38:00Z"/>
          <w:rFonts w:eastAsiaTheme="minorEastAsia"/>
          <w:noProof/>
          <w:lang w:eastAsia="fr-FR"/>
        </w:rPr>
      </w:pPr>
      <w:ins w:id="15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3.1.10.2</w:t>
        </w:r>
        <w:r>
          <w:rPr>
            <w:rFonts w:eastAsiaTheme="minorEastAsia"/>
            <w:noProof/>
            <w:lang w:eastAsia="fr-FR"/>
          </w:rPr>
          <w:tab/>
        </w:r>
        <w:r w:rsidRPr="00A53711">
          <w:rPr>
            <w:rStyle w:val="Lienhypertexte"/>
            <w:i/>
            <w:noProof/>
          </w:rPr>
          <w:t>Exécutions clients</w:t>
        </w:r>
        <w:r>
          <w:rPr>
            <w:noProof/>
            <w:webHidden/>
          </w:rPr>
          <w:tab/>
        </w:r>
        <w:r>
          <w:rPr>
            <w:noProof/>
            <w:webHidden/>
          </w:rPr>
          <w:fldChar w:fldCharType="begin"/>
        </w:r>
        <w:r>
          <w:rPr>
            <w:noProof/>
            <w:webHidden/>
          </w:rPr>
          <w:instrText xml:space="preserve"> PAGEREF _Toc425152085 \h </w:instrText>
        </w:r>
      </w:ins>
      <w:r>
        <w:rPr>
          <w:noProof/>
          <w:webHidden/>
        </w:rPr>
      </w:r>
      <w:r>
        <w:rPr>
          <w:noProof/>
          <w:webHidden/>
        </w:rPr>
        <w:fldChar w:fldCharType="separate"/>
      </w:r>
      <w:ins w:id="158" w:author="Raja EL HAFI" w:date="2015-07-20T10:38:00Z">
        <w:r>
          <w:rPr>
            <w:noProof/>
            <w:webHidden/>
          </w:rPr>
          <w:t>39</w:t>
        </w:r>
        <w:r>
          <w:rPr>
            <w:noProof/>
            <w:webHidden/>
          </w:rPr>
          <w:fldChar w:fldCharType="end"/>
        </w:r>
        <w:r w:rsidRPr="00A53711">
          <w:rPr>
            <w:rStyle w:val="Lienhypertexte"/>
            <w:noProof/>
          </w:rPr>
          <w:fldChar w:fldCharType="end"/>
        </w:r>
      </w:ins>
    </w:p>
    <w:p w:rsidR="005418F7" w:rsidRDefault="005418F7">
      <w:pPr>
        <w:pStyle w:val="TM3"/>
        <w:tabs>
          <w:tab w:val="left" w:pos="880"/>
        </w:tabs>
        <w:rPr>
          <w:ins w:id="159" w:author="Raja EL HAFI" w:date="2015-07-20T10:38:00Z"/>
          <w:rFonts w:eastAsiaTheme="minorEastAsia"/>
          <w:noProof/>
          <w:lang w:eastAsia="fr-FR"/>
        </w:rPr>
      </w:pPr>
      <w:ins w:id="16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3.1.11</w:t>
        </w:r>
        <w:r>
          <w:rPr>
            <w:rFonts w:eastAsiaTheme="minorEastAsia"/>
            <w:noProof/>
            <w:lang w:eastAsia="fr-FR"/>
          </w:rPr>
          <w:tab/>
        </w:r>
        <w:r w:rsidRPr="00A53711">
          <w:rPr>
            <w:rStyle w:val="Lienhypertexte"/>
            <w:noProof/>
          </w:rPr>
          <w:t>Exécution marché</w:t>
        </w:r>
        <w:r>
          <w:rPr>
            <w:noProof/>
            <w:webHidden/>
          </w:rPr>
          <w:tab/>
        </w:r>
        <w:r>
          <w:rPr>
            <w:noProof/>
            <w:webHidden/>
          </w:rPr>
          <w:fldChar w:fldCharType="begin"/>
        </w:r>
        <w:r>
          <w:rPr>
            <w:noProof/>
            <w:webHidden/>
          </w:rPr>
          <w:instrText xml:space="preserve"> PAGEREF _Toc425152086 \h </w:instrText>
        </w:r>
      </w:ins>
      <w:r>
        <w:rPr>
          <w:noProof/>
          <w:webHidden/>
        </w:rPr>
      </w:r>
      <w:r>
        <w:rPr>
          <w:noProof/>
          <w:webHidden/>
        </w:rPr>
        <w:fldChar w:fldCharType="separate"/>
      </w:r>
      <w:ins w:id="161" w:author="Raja EL HAFI" w:date="2015-07-20T10:38:00Z">
        <w:r>
          <w:rPr>
            <w:noProof/>
            <w:webHidden/>
          </w:rPr>
          <w:t>39</w:t>
        </w:r>
        <w:r>
          <w:rPr>
            <w:noProof/>
            <w:webHidden/>
          </w:rPr>
          <w:fldChar w:fldCharType="end"/>
        </w:r>
        <w:r w:rsidRPr="00A53711">
          <w:rPr>
            <w:rStyle w:val="Lienhypertexte"/>
            <w:noProof/>
          </w:rPr>
          <w:fldChar w:fldCharType="end"/>
        </w:r>
      </w:ins>
    </w:p>
    <w:p w:rsidR="005418F7" w:rsidRDefault="005418F7">
      <w:pPr>
        <w:pStyle w:val="TM3"/>
        <w:tabs>
          <w:tab w:val="left" w:pos="1100"/>
        </w:tabs>
        <w:rPr>
          <w:ins w:id="162" w:author="Raja EL HAFI" w:date="2015-07-20T10:38:00Z"/>
          <w:rFonts w:eastAsiaTheme="minorEastAsia"/>
          <w:noProof/>
          <w:lang w:eastAsia="fr-FR"/>
        </w:rPr>
      </w:pPr>
      <w:ins w:id="16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3.1.11.1</w:t>
        </w:r>
        <w:r>
          <w:rPr>
            <w:rFonts w:eastAsiaTheme="minorEastAsia"/>
            <w:noProof/>
            <w:lang w:eastAsia="fr-FR"/>
          </w:rPr>
          <w:tab/>
        </w:r>
        <w:r w:rsidRPr="00A53711">
          <w:rPr>
            <w:rStyle w:val="Lienhypertexte"/>
            <w:i/>
            <w:noProof/>
          </w:rPr>
          <w:t>Description générale</w:t>
        </w:r>
        <w:r>
          <w:rPr>
            <w:noProof/>
            <w:webHidden/>
          </w:rPr>
          <w:tab/>
        </w:r>
        <w:r>
          <w:rPr>
            <w:noProof/>
            <w:webHidden/>
          </w:rPr>
          <w:fldChar w:fldCharType="begin"/>
        </w:r>
        <w:r>
          <w:rPr>
            <w:noProof/>
            <w:webHidden/>
          </w:rPr>
          <w:instrText xml:space="preserve"> PAGEREF _Toc425152087 \h </w:instrText>
        </w:r>
      </w:ins>
      <w:r>
        <w:rPr>
          <w:noProof/>
          <w:webHidden/>
        </w:rPr>
      </w:r>
      <w:r>
        <w:rPr>
          <w:noProof/>
          <w:webHidden/>
        </w:rPr>
        <w:fldChar w:fldCharType="separate"/>
      </w:r>
      <w:ins w:id="164" w:author="Raja EL HAFI" w:date="2015-07-20T10:38:00Z">
        <w:r>
          <w:rPr>
            <w:noProof/>
            <w:webHidden/>
          </w:rPr>
          <w:t>39</w:t>
        </w:r>
        <w:r>
          <w:rPr>
            <w:noProof/>
            <w:webHidden/>
          </w:rPr>
          <w:fldChar w:fldCharType="end"/>
        </w:r>
        <w:r w:rsidRPr="00A53711">
          <w:rPr>
            <w:rStyle w:val="Lienhypertexte"/>
            <w:noProof/>
          </w:rPr>
          <w:fldChar w:fldCharType="end"/>
        </w:r>
      </w:ins>
    </w:p>
    <w:p w:rsidR="005418F7" w:rsidRDefault="005418F7">
      <w:pPr>
        <w:pStyle w:val="TM3"/>
        <w:tabs>
          <w:tab w:val="left" w:pos="880"/>
        </w:tabs>
        <w:rPr>
          <w:ins w:id="165" w:author="Raja EL HAFI" w:date="2015-07-20T10:38:00Z"/>
          <w:rFonts w:eastAsiaTheme="minorEastAsia"/>
          <w:noProof/>
          <w:lang w:eastAsia="fr-FR"/>
        </w:rPr>
      </w:pPr>
      <w:ins w:id="16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3.1.12</w:t>
        </w:r>
        <w:r>
          <w:rPr>
            <w:rFonts w:eastAsiaTheme="minorEastAsia"/>
            <w:noProof/>
            <w:lang w:eastAsia="fr-FR"/>
          </w:rPr>
          <w:tab/>
        </w:r>
        <w:r w:rsidRPr="00A53711">
          <w:rPr>
            <w:rStyle w:val="Lienhypertexte"/>
            <w:noProof/>
          </w:rPr>
          <w:t>Gestion des rompus</w:t>
        </w:r>
        <w:r>
          <w:rPr>
            <w:noProof/>
            <w:webHidden/>
          </w:rPr>
          <w:tab/>
        </w:r>
        <w:r>
          <w:rPr>
            <w:noProof/>
            <w:webHidden/>
          </w:rPr>
          <w:fldChar w:fldCharType="begin"/>
        </w:r>
        <w:r>
          <w:rPr>
            <w:noProof/>
            <w:webHidden/>
          </w:rPr>
          <w:instrText xml:space="preserve"> PAGEREF _Toc425152088 \h </w:instrText>
        </w:r>
      </w:ins>
      <w:r>
        <w:rPr>
          <w:noProof/>
          <w:webHidden/>
        </w:rPr>
      </w:r>
      <w:r>
        <w:rPr>
          <w:noProof/>
          <w:webHidden/>
        </w:rPr>
        <w:fldChar w:fldCharType="separate"/>
      </w:r>
      <w:ins w:id="167" w:author="Raja EL HAFI" w:date="2015-07-20T10:38:00Z">
        <w:r>
          <w:rPr>
            <w:noProof/>
            <w:webHidden/>
          </w:rPr>
          <w:t>40</w:t>
        </w:r>
        <w:r>
          <w:rPr>
            <w:noProof/>
            <w:webHidden/>
          </w:rPr>
          <w:fldChar w:fldCharType="end"/>
        </w:r>
        <w:r w:rsidRPr="00A53711">
          <w:rPr>
            <w:rStyle w:val="Lienhypertexte"/>
            <w:noProof/>
          </w:rPr>
          <w:fldChar w:fldCharType="end"/>
        </w:r>
      </w:ins>
    </w:p>
    <w:p w:rsidR="005418F7" w:rsidRDefault="005418F7">
      <w:pPr>
        <w:pStyle w:val="TM3"/>
        <w:tabs>
          <w:tab w:val="left" w:pos="880"/>
        </w:tabs>
        <w:rPr>
          <w:ins w:id="168" w:author="Raja EL HAFI" w:date="2015-07-20T10:38:00Z"/>
          <w:rFonts w:eastAsiaTheme="minorEastAsia"/>
          <w:noProof/>
          <w:lang w:eastAsia="fr-FR"/>
        </w:rPr>
      </w:pPr>
      <w:ins w:id="16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"_Toc425152089"</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3.1.13</w:t>
        </w:r>
        <w:r>
          <w:rPr>
            <w:rFonts w:eastAsiaTheme="minorEastAsia"/>
            <w:noProof/>
            <w:lang w:eastAsia="fr-FR"/>
          </w:rPr>
          <w:tab/>
        </w:r>
        <w:r w:rsidRPr="00A53711">
          <w:rPr>
            <w:rStyle w:val="Lienhypertexte"/>
            <w:noProof/>
          </w:rPr>
          <w:t>Communication des ordres vers le carnet</w:t>
        </w:r>
        <w:r>
          <w:rPr>
            <w:noProof/>
            <w:webHidden/>
          </w:rPr>
          <w:tab/>
        </w:r>
        <w:r>
          <w:rPr>
            <w:noProof/>
            <w:webHidden/>
          </w:rPr>
          <w:fldChar w:fldCharType="begin"/>
        </w:r>
        <w:r>
          <w:rPr>
            <w:noProof/>
            <w:webHidden/>
          </w:rPr>
          <w:instrText xml:space="preserve"> PAGEREF _Toc425152089 \h </w:instrText>
        </w:r>
      </w:ins>
      <w:r>
        <w:rPr>
          <w:noProof/>
          <w:webHidden/>
        </w:rPr>
      </w:r>
      <w:r>
        <w:rPr>
          <w:noProof/>
          <w:webHidden/>
        </w:rPr>
        <w:fldChar w:fldCharType="separate"/>
      </w:r>
      <w:ins w:id="170" w:author="Raja EL HAFI" w:date="2015-07-20T10:38:00Z">
        <w:r>
          <w:rPr>
            <w:noProof/>
            <w:webHidden/>
          </w:rPr>
          <w:t>40</w:t>
        </w:r>
        <w:r>
          <w:rPr>
            <w:noProof/>
            <w:webHidden/>
          </w:rPr>
          <w:fldChar w:fldCharType="end"/>
        </w:r>
        <w:r w:rsidRPr="00A53711">
          <w:rPr>
            <w:rStyle w:val="Lienhypertexte"/>
            <w:noProof/>
          </w:rPr>
          <w:fldChar w:fldCharType="end"/>
        </w:r>
      </w:ins>
    </w:p>
    <w:p w:rsidR="005418F7" w:rsidRDefault="005418F7">
      <w:pPr>
        <w:pStyle w:val="TM3"/>
        <w:tabs>
          <w:tab w:val="left" w:pos="880"/>
        </w:tabs>
        <w:rPr>
          <w:ins w:id="171" w:author="Raja EL HAFI" w:date="2015-07-20T10:38:00Z"/>
          <w:rFonts w:eastAsiaTheme="minorEastAsia"/>
          <w:noProof/>
          <w:lang w:eastAsia="fr-FR"/>
        </w:rPr>
      </w:pPr>
      <w:ins w:id="17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3.1.14</w:t>
        </w:r>
        <w:r>
          <w:rPr>
            <w:rFonts w:eastAsiaTheme="minorEastAsia"/>
            <w:noProof/>
            <w:lang w:eastAsia="fr-FR"/>
          </w:rPr>
          <w:tab/>
        </w:r>
        <w:r w:rsidRPr="00A53711">
          <w:rPr>
            <w:rStyle w:val="Lienhypertexte"/>
            <w:noProof/>
          </w:rPr>
          <w:t>Gestion des instructions clients</w:t>
        </w:r>
        <w:r>
          <w:rPr>
            <w:noProof/>
            <w:webHidden/>
          </w:rPr>
          <w:tab/>
        </w:r>
        <w:r>
          <w:rPr>
            <w:noProof/>
            <w:webHidden/>
          </w:rPr>
          <w:fldChar w:fldCharType="begin"/>
        </w:r>
        <w:r>
          <w:rPr>
            <w:noProof/>
            <w:webHidden/>
          </w:rPr>
          <w:instrText xml:space="preserve"> PAGEREF _Toc425152090 \h </w:instrText>
        </w:r>
      </w:ins>
      <w:r>
        <w:rPr>
          <w:noProof/>
          <w:webHidden/>
        </w:rPr>
      </w:r>
      <w:r>
        <w:rPr>
          <w:noProof/>
          <w:webHidden/>
        </w:rPr>
        <w:fldChar w:fldCharType="separate"/>
      </w:r>
      <w:ins w:id="173" w:author="Raja EL HAFI" w:date="2015-07-20T10:38:00Z">
        <w:r>
          <w:rPr>
            <w:noProof/>
            <w:webHidden/>
          </w:rPr>
          <w:t>40</w:t>
        </w:r>
        <w:r>
          <w:rPr>
            <w:noProof/>
            <w:webHidden/>
          </w:rPr>
          <w:fldChar w:fldCharType="end"/>
        </w:r>
        <w:r w:rsidRPr="00A53711">
          <w:rPr>
            <w:rStyle w:val="Lienhypertexte"/>
            <w:noProof/>
          </w:rPr>
          <w:fldChar w:fldCharType="end"/>
        </w:r>
      </w:ins>
    </w:p>
    <w:p w:rsidR="005418F7" w:rsidRDefault="005418F7">
      <w:pPr>
        <w:pStyle w:val="TM3"/>
        <w:tabs>
          <w:tab w:val="left" w:pos="1100"/>
        </w:tabs>
        <w:rPr>
          <w:ins w:id="174" w:author="Raja EL HAFI" w:date="2015-07-20T10:38:00Z"/>
          <w:rFonts w:eastAsiaTheme="minorEastAsia"/>
          <w:noProof/>
          <w:lang w:eastAsia="fr-FR"/>
        </w:rPr>
      </w:pPr>
      <w:ins w:id="17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3.1.14.1</w:t>
        </w:r>
        <w:r>
          <w:rPr>
            <w:rFonts w:eastAsiaTheme="minorEastAsia"/>
            <w:noProof/>
            <w:lang w:eastAsia="fr-FR"/>
          </w:rPr>
          <w:tab/>
        </w:r>
        <w:r w:rsidRPr="00A53711">
          <w:rPr>
            <w:rStyle w:val="Lienhypertexte"/>
            <w:i/>
            <w:noProof/>
          </w:rPr>
          <w:t>Description générale</w:t>
        </w:r>
        <w:r>
          <w:rPr>
            <w:noProof/>
            <w:webHidden/>
          </w:rPr>
          <w:tab/>
        </w:r>
        <w:r>
          <w:rPr>
            <w:noProof/>
            <w:webHidden/>
          </w:rPr>
          <w:fldChar w:fldCharType="begin"/>
        </w:r>
        <w:r>
          <w:rPr>
            <w:noProof/>
            <w:webHidden/>
          </w:rPr>
          <w:instrText xml:space="preserve"> PAGEREF _Toc425152091 \h </w:instrText>
        </w:r>
      </w:ins>
      <w:r>
        <w:rPr>
          <w:noProof/>
          <w:webHidden/>
        </w:rPr>
      </w:r>
      <w:r>
        <w:rPr>
          <w:noProof/>
          <w:webHidden/>
        </w:rPr>
        <w:fldChar w:fldCharType="separate"/>
      </w:r>
      <w:ins w:id="176" w:author="Raja EL HAFI" w:date="2015-07-20T10:38:00Z">
        <w:r>
          <w:rPr>
            <w:noProof/>
            <w:webHidden/>
          </w:rPr>
          <w:t>41</w:t>
        </w:r>
        <w:r>
          <w:rPr>
            <w:noProof/>
            <w:webHidden/>
          </w:rPr>
          <w:fldChar w:fldCharType="end"/>
        </w:r>
        <w:r w:rsidRPr="00A53711">
          <w:rPr>
            <w:rStyle w:val="Lienhypertexte"/>
            <w:noProof/>
          </w:rPr>
          <w:fldChar w:fldCharType="end"/>
        </w:r>
      </w:ins>
    </w:p>
    <w:p w:rsidR="005418F7" w:rsidRDefault="005418F7">
      <w:pPr>
        <w:pStyle w:val="TM3"/>
        <w:tabs>
          <w:tab w:val="left" w:pos="1100"/>
        </w:tabs>
        <w:rPr>
          <w:ins w:id="177" w:author="Raja EL HAFI" w:date="2015-07-20T10:38:00Z"/>
          <w:rFonts w:eastAsiaTheme="minorEastAsia"/>
          <w:noProof/>
          <w:lang w:eastAsia="fr-FR"/>
        </w:rPr>
      </w:pPr>
      <w:ins w:id="17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3.1.14.2</w:t>
        </w:r>
        <w:r>
          <w:rPr>
            <w:rFonts w:eastAsiaTheme="minorEastAsia"/>
            <w:noProof/>
            <w:lang w:eastAsia="fr-FR"/>
          </w:rPr>
          <w:tab/>
        </w:r>
        <w:r w:rsidRPr="00A53711">
          <w:rPr>
            <w:rStyle w:val="Lienhypertexte"/>
            <w:i/>
            <w:noProof/>
          </w:rPr>
          <w:t>Saisie manuelle des instructions</w:t>
        </w:r>
        <w:r>
          <w:rPr>
            <w:noProof/>
            <w:webHidden/>
          </w:rPr>
          <w:tab/>
        </w:r>
        <w:r>
          <w:rPr>
            <w:noProof/>
            <w:webHidden/>
          </w:rPr>
          <w:fldChar w:fldCharType="begin"/>
        </w:r>
        <w:r>
          <w:rPr>
            <w:noProof/>
            <w:webHidden/>
          </w:rPr>
          <w:instrText xml:space="preserve"> PAGEREF _Toc425152092 \h </w:instrText>
        </w:r>
      </w:ins>
      <w:r>
        <w:rPr>
          <w:noProof/>
          <w:webHidden/>
        </w:rPr>
      </w:r>
      <w:r>
        <w:rPr>
          <w:noProof/>
          <w:webHidden/>
        </w:rPr>
        <w:fldChar w:fldCharType="separate"/>
      </w:r>
      <w:ins w:id="179" w:author="Raja EL HAFI" w:date="2015-07-20T10:38:00Z">
        <w:r>
          <w:rPr>
            <w:noProof/>
            <w:webHidden/>
          </w:rPr>
          <w:t>41</w:t>
        </w:r>
        <w:r>
          <w:rPr>
            <w:noProof/>
            <w:webHidden/>
          </w:rPr>
          <w:fldChar w:fldCharType="end"/>
        </w:r>
        <w:r w:rsidRPr="00A53711">
          <w:rPr>
            <w:rStyle w:val="Lienhypertexte"/>
            <w:noProof/>
          </w:rPr>
          <w:fldChar w:fldCharType="end"/>
        </w:r>
      </w:ins>
    </w:p>
    <w:p w:rsidR="005418F7" w:rsidRDefault="005418F7">
      <w:pPr>
        <w:pStyle w:val="TM3"/>
        <w:tabs>
          <w:tab w:val="left" w:pos="1100"/>
        </w:tabs>
        <w:rPr>
          <w:ins w:id="180" w:author="Raja EL HAFI" w:date="2015-07-20T10:38:00Z"/>
          <w:rFonts w:eastAsiaTheme="minorEastAsia"/>
          <w:noProof/>
          <w:lang w:eastAsia="fr-FR"/>
        </w:rPr>
      </w:pPr>
      <w:ins w:id="18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3.1.14.3</w:t>
        </w:r>
        <w:r>
          <w:rPr>
            <w:rFonts w:eastAsiaTheme="minorEastAsia"/>
            <w:noProof/>
            <w:lang w:eastAsia="fr-FR"/>
          </w:rPr>
          <w:tab/>
        </w:r>
        <w:r w:rsidRPr="00A53711">
          <w:rPr>
            <w:rStyle w:val="Lienhypertexte"/>
            <w:i/>
            <w:noProof/>
          </w:rPr>
          <w:t>Saisie en masse</w:t>
        </w:r>
        <w:r>
          <w:rPr>
            <w:noProof/>
            <w:webHidden/>
          </w:rPr>
          <w:tab/>
        </w:r>
        <w:r>
          <w:rPr>
            <w:noProof/>
            <w:webHidden/>
          </w:rPr>
          <w:fldChar w:fldCharType="begin"/>
        </w:r>
        <w:r>
          <w:rPr>
            <w:noProof/>
            <w:webHidden/>
          </w:rPr>
          <w:instrText xml:space="preserve"> PAGEREF _Toc425152093 \h </w:instrText>
        </w:r>
      </w:ins>
      <w:r>
        <w:rPr>
          <w:noProof/>
          <w:webHidden/>
        </w:rPr>
      </w:r>
      <w:r>
        <w:rPr>
          <w:noProof/>
          <w:webHidden/>
        </w:rPr>
        <w:fldChar w:fldCharType="separate"/>
      </w:r>
      <w:ins w:id="182" w:author="Raja EL HAFI" w:date="2015-07-20T10:38:00Z">
        <w:r>
          <w:rPr>
            <w:noProof/>
            <w:webHidden/>
          </w:rPr>
          <w:t>41</w:t>
        </w:r>
        <w:r>
          <w:rPr>
            <w:noProof/>
            <w:webHidden/>
          </w:rPr>
          <w:fldChar w:fldCharType="end"/>
        </w:r>
        <w:r w:rsidRPr="00A53711">
          <w:rPr>
            <w:rStyle w:val="Lienhypertexte"/>
            <w:noProof/>
          </w:rPr>
          <w:fldChar w:fldCharType="end"/>
        </w:r>
      </w:ins>
    </w:p>
    <w:p w:rsidR="005418F7" w:rsidRDefault="005418F7">
      <w:pPr>
        <w:pStyle w:val="TM3"/>
        <w:tabs>
          <w:tab w:val="left" w:pos="1100"/>
        </w:tabs>
        <w:rPr>
          <w:ins w:id="183" w:author="Raja EL HAFI" w:date="2015-07-20T10:38:00Z"/>
          <w:rFonts w:eastAsiaTheme="minorEastAsia"/>
          <w:noProof/>
          <w:lang w:eastAsia="fr-FR"/>
        </w:rPr>
      </w:pPr>
      <w:ins w:id="18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3.1.14.4</w:t>
        </w:r>
        <w:r>
          <w:rPr>
            <w:rFonts w:eastAsiaTheme="minorEastAsia"/>
            <w:noProof/>
            <w:lang w:eastAsia="fr-FR"/>
          </w:rPr>
          <w:tab/>
        </w:r>
        <w:r w:rsidRPr="00A53711">
          <w:rPr>
            <w:rStyle w:val="Lienhypertexte"/>
            <w:i/>
            <w:noProof/>
          </w:rPr>
          <w:t>Génération des instructions pour l’option par défaut</w:t>
        </w:r>
        <w:r>
          <w:rPr>
            <w:noProof/>
            <w:webHidden/>
          </w:rPr>
          <w:tab/>
        </w:r>
        <w:r>
          <w:rPr>
            <w:noProof/>
            <w:webHidden/>
          </w:rPr>
          <w:fldChar w:fldCharType="begin"/>
        </w:r>
        <w:r>
          <w:rPr>
            <w:noProof/>
            <w:webHidden/>
          </w:rPr>
          <w:instrText xml:space="preserve"> PAGEREF _Toc425152094 \h </w:instrText>
        </w:r>
      </w:ins>
      <w:r>
        <w:rPr>
          <w:noProof/>
          <w:webHidden/>
        </w:rPr>
      </w:r>
      <w:r>
        <w:rPr>
          <w:noProof/>
          <w:webHidden/>
        </w:rPr>
        <w:fldChar w:fldCharType="separate"/>
      </w:r>
      <w:ins w:id="185" w:author="Raja EL HAFI" w:date="2015-07-20T10:38:00Z">
        <w:r>
          <w:rPr>
            <w:noProof/>
            <w:webHidden/>
          </w:rPr>
          <w:t>41</w:t>
        </w:r>
        <w:r>
          <w:rPr>
            <w:noProof/>
            <w:webHidden/>
          </w:rPr>
          <w:fldChar w:fldCharType="end"/>
        </w:r>
        <w:r w:rsidRPr="00A53711">
          <w:rPr>
            <w:rStyle w:val="Lienhypertexte"/>
            <w:noProof/>
          </w:rPr>
          <w:fldChar w:fldCharType="end"/>
        </w:r>
      </w:ins>
    </w:p>
    <w:p w:rsidR="005418F7" w:rsidRDefault="005418F7">
      <w:pPr>
        <w:pStyle w:val="TM3"/>
        <w:tabs>
          <w:tab w:val="left" w:pos="1100"/>
        </w:tabs>
        <w:rPr>
          <w:ins w:id="186" w:author="Raja EL HAFI" w:date="2015-07-20T10:38:00Z"/>
          <w:rFonts w:eastAsiaTheme="minorEastAsia"/>
          <w:noProof/>
          <w:lang w:eastAsia="fr-FR"/>
        </w:rPr>
      </w:pPr>
      <w:ins w:id="18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3.1.14.5</w:t>
        </w:r>
        <w:r>
          <w:rPr>
            <w:rFonts w:eastAsiaTheme="minorEastAsia"/>
            <w:noProof/>
            <w:lang w:eastAsia="fr-FR"/>
          </w:rPr>
          <w:tab/>
        </w:r>
        <w:r w:rsidRPr="00A53711">
          <w:rPr>
            <w:rStyle w:val="Lienhypertexte"/>
            <w:i/>
            <w:noProof/>
          </w:rPr>
          <w:t>Définir une instruction par défaut « Standing » par client</w:t>
        </w:r>
        <w:r>
          <w:rPr>
            <w:noProof/>
            <w:webHidden/>
          </w:rPr>
          <w:tab/>
        </w:r>
        <w:r>
          <w:rPr>
            <w:noProof/>
            <w:webHidden/>
          </w:rPr>
          <w:fldChar w:fldCharType="begin"/>
        </w:r>
        <w:r>
          <w:rPr>
            <w:noProof/>
            <w:webHidden/>
          </w:rPr>
          <w:instrText xml:space="preserve"> PAGEREF _Toc425152095 \h </w:instrText>
        </w:r>
      </w:ins>
      <w:r>
        <w:rPr>
          <w:noProof/>
          <w:webHidden/>
        </w:rPr>
      </w:r>
      <w:r>
        <w:rPr>
          <w:noProof/>
          <w:webHidden/>
        </w:rPr>
        <w:fldChar w:fldCharType="separate"/>
      </w:r>
      <w:ins w:id="188" w:author="Raja EL HAFI" w:date="2015-07-20T10:38:00Z">
        <w:r>
          <w:rPr>
            <w:noProof/>
            <w:webHidden/>
          </w:rPr>
          <w:t>42</w:t>
        </w:r>
        <w:r>
          <w:rPr>
            <w:noProof/>
            <w:webHidden/>
          </w:rPr>
          <w:fldChar w:fldCharType="end"/>
        </w:r>
        <w:r w:rsidRPr="00A53711">
          <w:rPr>
            <w:rStyle w:val="Lienhypertexte"/>
            <w:noProof/>
          </w:rPr>
          <w:fldChar w:fldCharType="end"/>
        </w:r>
      </w:ins>
    </w:p>
    <w:p w:rsidR="005418F7" w:rsidRDefault="005418F7">
      <w:pPr>
        <w:pStyle w:val="TM3"/>
        <w:tabs>
          <w:tab w:val="left" w:pos="1100"/>
        </w:tabs>
        <w:rPr>
          <w:ins w:id="189" w:author="Raja EL HAFI" w:date="2015-07-20T10:38:00Z"/>
          <w:rFonts w:eastAsiaTheme="minorEastAsia"/>
          <w:noProof/>
          <w:lang w:eastAsia="fr-FR"/>
        </w:rPr>
      </w:pPr>
      <w:ins w:id="19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3.1.14.6</w:t>
        </w:r>
        <w:r>
          <w:rPr>
            <w:rFonts w:eastAsiaTheme="minorEastAsia"/>
            <w:noProof/>
            <w:lang w:eastAsia="fr-FR"/>
          </w:rPr>
          <w:tab/>
        </w:r>
        <w:r w:rsidRPr="00A53711">
          <w:rPr>
            <w:rStyle w:val="Lienhypertexte"/>
            <w:i/>
            <w:noProof/>
          </w:rPr>
          <w:t>Annulation des instructions clients</w:t>
        </w:r>
        <w:r>
          <w:rPr>
            <w:noProof/>
            <w:webHidden/>
          </w:rPr>
          <w:tab/>
        </w:r>
        <w:r>
          <w:rPr>
            <w:noProof/>
            <w:webHidden/>
          </w:rPr>
          <w:fldChar w:fldCharType="begin"/>
        </w:r>
        <w:r>
          <w:rPr>
            <w:noProof/>
            <w:webHidden/>
          </w:rPr>
          <w:instrText xml:space="preserve"> PAGEREF _Toc425152096 \h </w:instrText>
        </w:r>
      </w:ins>
      <w:r>
        <w:rPr>
          <w:noProof/>
          <w:webHidden/>
        </w:rPr>
      </w:r>
      <w:r>
        <w:rPr>
          <w:noProof/>
          <w:webHidden/>
        </w:rPr>
        <w:fldChar w:fldCharType="separate"/>
      </w:r>
      <w:ins w:id="191" w:author="Raja EL HAFI" w:date="2015-07-20T10:38:00Z">
        <w:r>
          <w:rPr>
            <w:noProof/>
            <w:webHidden/>
          </w:rPr>
          <w:t>42</w:t>
        </w:r>
        <w:r>
          <w:rPr>
            <w:noProof/>
            <w:webHidden/>
          </w:rPr>
          <w:fldChar w:fldCharType="end"/>
        </w:r>
        <w:r w:rsidRPr="00A53711">
          <w:rPr>
            <w:rStyle w:val="Lienhypertexte"/>
            <w:noProof/>
          </w:rPr>
          <w:fldChar w:fldCharType="end"/>
        </w:r>
      </w:ins>
    </w:p>
    <w:p w:rsidR="005418F7" w:rsidRDefault="005418F7">
      <w:pPr>
        <w:pStyle w:val="TM3"/>
        <w:tabs>
          <w:tab w:val="left" w:pos="1100"/>
        </w:tabs>
        <w:rPr>
          <w:ins w:id="192" w:author="Raja EL HAFI" w:date="2015-07-20T10:38:00Z"/>
          <w:rFonts w:eastAsiaTheme="minorEastAsia"/>
          <w:noProof/>
          <w:lang w:eastAsia="fr-FR"/>
        </w:rPr>
      </w:pPr>
      <w:ins w:id="19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3.1.14.7</w:t>
        </w:r>
        <w:r>
          <w:rPr>
            <w:rFonts w:eastAsiaTheme="minorEastAsia"/>
            <w:noProof/>
            <w:lang w:eastAsia="fr-FR"/>
          </w:rPr>
          <w:tab/>
        </w:r>
        <w:r w:rsidRPr="00A53711">
          <w:rPr>
            <w:rStyle w:val="Lienhypertexte"/>
            <w:i/>
            <w:noProof/>
          </w:rPr>
          <w:t>Instruction des clients lors d’une assemblée générale et blocage des positions</w:t>
        </w:r>
        <w:r>
          <w:rPr>
            <w:noProof/>
            <w:webHidden/>
          </w:rPr>
          <w:tab/>
        </w:r>
        <w:r>
          <w:rPr>
            <w:noProof/>
            <w:webHidden/>
          </w:rPr>
          <w:fldChar w:fldCharType="begin"/>
        </w:r>
        <w:r>
          <w:rPr>
            <w:noProof/>
            <w:webHidden/>
          </w:rPr>
          <w:instrText xml:space="preserve"> PAGEREF _Toc425152097 \h </w:instrText>
        </w:r>
      </w:ins>
      <w:r>
        <w:rPr>
          <w:noProof/>
          <w:webHidden/>
        </w:rPr>
      </w:r>
      <w:r>
        <w:rPr>
          <w:noProof/>
          <w:webHidden/>
        </w:rPr>
        <w:fldChar w:fldCharType="separate"/>
      </w:r>
      <w:ins w:id="194" w:author="Raja EL HAFI" w:date="2015-07-20T10:38:00Z">
        <w:r>
          <w:rPr>
            <w:noProof/>
            <w:webHidden/>
          </w:rPr>
          <w:t>42</w:t>
        </w:r>
        <w:r>
          <w:rPr>
            <w:noProof/>
            <w:webHidden/>
          </w:rPr>
          <w:fldChar w:fldCharType="end"/>
        </w:r>
        <w:r w:rsidRPr="00A53711">
          <w:rPr>
            <w:rStyle w:val="Lienhypertexte"/>
            <w:noProof/>
          </w:rPr>
          <w:fldChar w:fldCharType="end"/>
        </w:r>
      </w:ins>
    </w:p>
    <w:p w:rsidR="005418F7" w:rsidRDefault="005418F7">
      <w:pPr>
        <w:pStyle w:val="TM3"/>
        <w:tabs>
          <w:tab w:val="left" w:pos="1100"/>
        </w:tabs>
        <w:rPr>
          <w:ins w:id="195" w:author="Raja EL HAFI" w:date="2015-07-20T10:38:00Z"/>
          <w:rFonts w:eastAsiaTheme="minorEastAsia"/>
          <w:noProof/>
          <w:lang w:eastAsia="fr-FR"/>
        </w:rPr>
      </w:pPr>
      <w:ins w:id="19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"_Toc425152098"</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3.1.14.8</w:t>
        </w:r>
        <w:r>
          <w:rPr>
            <w:rFonts w:eastAsiaTheme="minorEastAsia"/>
            <w:noProof/>
            <w:lang w:eastAsia="fr-FR"/>
          </w:rPr>
          <w:tab/>
        </w:r>
        <w:r w:rsidRPr="00A53711">
          <w:rPr>
            <w:rStyle w:val="Lienhypertexte"/>
            <w:i/>
            <w:noProof/>
          </w:rPr>
          <w:t>Alertes et notifications</w:t>
        </w:r>
        <w:r>
          <w:rPr>
            <w:noProof/>
            <w:webHidden/>
          </w:rPr>
          <w:tab/>
        </w:r>
        <w:r>
          <w:rPr>
            <w:noProof/>
            <w:webHidden/>
          </w:rPr>
          <w:fldChar w:fldCharType="begin"/>
        </w:r>
        <w:r>
          <w:rPr>
            <w:noProof/>
            <w:webHidden/>
          </w:rPr>
          <w:instrText xml:space="preserve"> PAGEREF _Toc425152098 \h </w:instrText>
        </w:r>
      </w:ins>
      <w:r>
        <w:rPr>
          <w:noProof/>
          <w:webHidden/>
        </w:rPr>
      </w:r>
      <w:r>
        <w:rPr>
          <w:noProof/>
          <w:webHidden/>
        </w:rPr>
        <w:fldChar w:fldCharType="separate"/>
      </w:r>
      <w:ins w:id="197" w:author="Raja EL HAFI" w:date="2015-07-20T10:38:00Z">
        <w:r>
          <w:rPr>
            <w:noProof/>
            <w:webHidden/>
          </w:rPr>
          <w:t>43</w:t>
        </w:r>
        <w:r>
          <w:rPr>
            <w:noProof/>
            <w:webHidden/>
          </w:rPr>
          <w:fldChar w:fldCharType="end"/>
        </w:r>
        <w:r w:rsidRPr="00A53711">
          <w:rPr>
            <w:rStyle w:val="Lienhypertexte"/>
            <w:noProof/>
          </w:rPr>
          <w:fldChar w:fldCharType="end"/>
        </w:r>
      </w:ins>
    </w:p>
    <w:p w:rsidR="005418F7" w:rsidRDefault="005418F7">
      <w:pPr>
        <w:pStyle w:val="TM3"/>
        <w:tabs>
          <w:tab w:val="left" w:pos="880"/>
        </w:tabs>
        <w:rPr>
          <w:ins w:id="198" w:author="Raja EL HAFI" w:date="2015-07-20T10:38:00Z"/>
          <w:rFonts w:eastAsiaTheme="minorEastAsia"/>
          <w:noProof/>
          <w:lang w:eastAsia="fr-FR"/>
        </w:rPr>
      </w:pPr>
      <w:ins w:id="19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"_Toc425152099"</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3.1.15</w:t>
        </w:r>
        <w:r>
          <w:rPr>
            <w:rFonts w:eastAsiaTheme="minorEastAsia"/>
            <w:noProof/>
            <w:lang w:eastAsia="fr-FR"/>
          </w:rPr>
          <w:tab/>
        </w:r>
        <w:r w:rsidRPr="00A53711">
          <w:rPr>
            <w:rStyle w:val="Lienhypertexte"/>
            <w:noProof/>
          </w:rPr>
          <w:t>Gestion du paiement</w:t>
        </w:r>
        <w:r>
          <w:rPr>
            <w:noProof/>
            <w:webHidden/>
          </w:rPr>
          <w:tab/>
        </w:r>
        <w:r>
          <w:rPr>
            <w:noProof/>
            <w:webHidden/>
          </w:rPr>
          <w:fldChar w:fldCharType="begin"/>
        </w:r>
        <w:r>
          <w:rPr>
            <w:noProof/>
            <w:webHidden/>
          </w:rPr>
          <w:instrText xml:space="preserve"> PAGEREF _Toc425152099 \h </w:instrText>
        </w:r>
      </w:ins>
      <w:r>
        <w:rPr>
          <w:noProof/>
          <w:webHidden/>
        </w:rPr>
      </w:r>
      <w:r>
        <w:rPr>
          <w:noProof/>
          <w:webHidden/>
        </w:rPr>
        <w:fldChar w:fldCharType="separate"/>
      </w:r>
      <w:ins w:id="200" w:author="Raja EL HAFI" w:date="2015-07-20T10:38:00Z">
        <w:r>
          <w:rPr>
            <w:noProof/>
            <w:webHidden/>
          </w:rPr>
          <w:t>43</w:t>
        </w:r>
        <w:r>
          <w:rPr>
            <w:noProof/>
            <w:webHidden/>
          </w:rPr>
          <w:fldChar w:fldCharType="end"/>
        </w:r>
        <w:r w:rsidRPr="00A53711">
          <w:rPr>
            <w:rStyle w:val="Lienhypertexte"/>
            <w:noProof/>
          </w:rPr>
          <w:fldChar w:fldCharType="end"/>
        </w:r>
      </w:ins>
    </w:p>
    <w:p w:rsidR="005418F7" w:rsidRDefault="005418F7">
      <w:pPr>
        <w:pStyle w:val="TM3"/>
        <w:tabs>
          <w:tab w:val="left" w:pos="1100"/>
        </w:tabs>
        <w:rPr>
          <w:ins w:id="201" w:author="Raja EL HAFI" w:date="2015-07-20T10:38:00Z"/>
          <w:rFonts w:eastAsiaTheme="minorEastAsia"/>
          <w:noProof/>
          <w:lang w:eastAsia="fr-FR"/>
        </w:rPr>
      </w:pPr>
      <w:ins w:id="20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"_Toc425152100"</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3.1.15.1</w:t>
        </w:r>
        <w:r>
          <w:rPr>
            <w:rFonts w:eastAsiaTheme="minorEastAsia"/>
            <w:noProof/>
            <w:lang w:eastAsia="fr-FR"/>
          </w:rPr>
          <w:tab/>
        </w:r>
        <w:r w:rsidRPr="00A53711">
          <w:rPr>
            <w:rStyle w:val="Lienhypertexte"/>
            <w:i/>
            <w:noProof/>
          </w:rPr>
          <w:t>Description générale</w:t>
        </w:r>
        <w:r>
          <w:rPr>
            <w:noProof/>
            <w:webHidden/>
          </w:rPr>
          <w:tab/>
        </w:r>
        <w:r>
          <w:rPr>
            <w:noProof/>
            <w:webHidden/>
          </w:rPr>
          <w:fldChar w:fldCharType="begin"/>
        </w:r>
        <w:r>
          <w:rPr>
            <w:noProof/>
            <w:webHidden/>
          </w:rPr>
          <w:instrText xml:space="preserve"> PAGEREF _Toc425152100 \h </w:instrText>
        </w:r>
      </w:ins>
      <w:r>
        <w:rPr>
          <w:noProof/>
          <w:webHidden/>
        </w:rPr>
      </w:r>
      <w:r>
        <w:rPr>
          <w:noProof/>
          <w:webHidden/>
        </w:rPr>
        <w:fldChar w:fldCharType="separate"/>
      </w:r>
      <w:ins w:id="203" w:author="Raja EL HAFI" w:date="2015-07-20T10:38:00Z">
        <w:r>
          <w:rPr>
            <w:noProof/>
            <w:webHidden/>
          </w:rPr>
          <w:t>43</w:t>
        </w:r>
        <w:r>
          <w:rPr>
            <w:noProof/>
            <w:webHidden/>
          </w:rPr>
          <w:fldChar w:fldCharType="end"/>
        </w:r>
        <w:r w:rsidRPr="00A53711">
          <w:rPr>
            <w:rStyle w:val="Lienhypertexte"/>
            <w:noProof/>
          </w:rPr>
          <w:fldChar w:fldCharType="end"/>
        </w:r>
      </w:ins>
    </w:p>
    <w:p w:rsidR="005418F7" w:rsidRDefault="005418F7">
      <w:pPr>
        <w:pStyle w:val="TM3"/>
        <w:tabs>
          <w:tab w:val="left" w:pos="1100"/>
        </w:tabs>
        <w:rPr>
          <w:ins w:id="204" w:author="Raja EL HAFI" w:date="2015-07-20T10:38:00Z"/>
          <w:rFonts w:eastAsiaTheme="minorEastAsia"/>
          <w:noProof/>
          <w:lang w:eastAsia="fr-FR"/>
        </w:rPr>
      </w:pPr>
      <w:ins w:id="20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3.1.15.2</w:t>
        </w:r>
        <w:r>
          <w:rPr>
            <w:rFonts w:eastAsiaTheme="minorEastAsia"/>
            <w:noProof/>
            <w:lang w:eastAsia="fr-FR"/>
          </w:rPr>
          <w:tab/>
        </w:r>
        <w:r w:rsidRPr="00A53711">
          <w:rPr>
            <w:rStyle w:val="Lienhypertexte"/>
            <w:i/>
            <w:noProof/>
          </w:rPr>
          <w:t>Paiement Marché</w:t>
        </w:r>
        <w:r>
          <w:rPr>
            <w:noProof/>
            <w:webHidden/>
          </w:rPr>
          <w:tab/>
        </w:r>
        <w:r>
          <w:rPr>
            <w:noProof/>
            <w:webHidden/>
          </w:rPr>
          <w:fldChar w:fldCharType="begin"/>
        </w:r>
        <w:r>
          <w:rPr>
            <w:noProof/>
            <w:webHidden/>
          </w:rPr>
          <w:instrText xml:space="preserve"> PAGEREF _Toc425152101 \h </w:instrText>
        </w:r>
      </w:ins>
      <w:r>
        <w:rPr>
          <w:noProof/>
          <w:webHidden/>
        </w:rPr>
      </w:r>
      <w:r>
        <w:rPr>
          <w:noProof/>
          <w:webHidden/>
        </w:rPr>
        <w:fldChar w:fldCharType="separate"/>
      </w:r>
      <w:ins w:id="206" w:author="Raja EL HAFI" w:date="2015-07-20T10:38:00Z">
        <w:r>
          <w:rPr>
            <w:noProof/>
            <w:webHidden/>
          </w:rPr>
          <w:t>43</w:t>
        </w:r>
        <w:r>
          <w:rPr>
            <w:noProof/>
            <w:webHidden/>
          </w:rPr>
          <w:fldChar w:fldCharType="end"/>
        </w:r>
        <w:r w:rsidRPr="00A53711">
          <w:rPr>
            <w:rStyle w:val="Lienhypertexte"/>
            <w:noProof/>
          </w:rPr>
          <w:fldChar w:fldCharType="end"/>
        </w:r>
      </w:ins>
    </w:p>
    <w:p w:rsidR="005418F7" w:rsidRDefault="005418F7">
      <w:pPr>
        <w:pStyle w:val="TM3"/>
        <w:tabs>
          <w:tab w:val="left" w:pos="880"/>
        </w:tabs>
        <w:rPr>
          <w:ins w:id="207" w:author="Raja EL HAFI" w:date="2015-07-20T10:38:00Z"/>
          <w:rFonts w:eastAsiaTheme="minorEastAsia"/>
          <w:noProof/>
          <w:lang w:eastAsia="fr-FR"/>
        </w:rPr>
      </w:pPr>
      <w:ins w:id="20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3.1.16</w:t>
        </w:r>
        <w:r>
          <w:rPr>
            <w:rFonts w:eastAsiaTheme="minorEastAsia"/>
            <w:noProof/>
            <w:lang w:eastAsia="fr-FR"/>
          </w:rPr>
          <w:tab/>
        </w:r>
        <w:r w:rsidRPr="00A53711">
          <w:rPr>
            <w:rStyle w:val="Lienhypertexte"/>
            <w:noProof/>
          </w:rPr>
          <w:t>Allocation</w:t>
        </w:r>
        <w:r>
          <w:rPr>
            <w:noProof/>
            <w:webHidden/>
          </w:rPr>
          <w:tab/>
        </w:r>
        <w:r>
          <w:rPr>
            <w:noProof/>
            <w:webHidden/>
          </w:rPr>
          <w:fldChar w:fldCharType="begin"/>
        </w:r>
        <w:r>
          <w:rPr>
            <w:noProof/>
            <w:webHidden/>
          </w:rPr>
          <w:instrText xml:space="preserve"> PAGEREF _Toc425152102 \h </w:instrText>
        </w:r>
      </w:ins>
      <w:r>
        <w:rPr>
          <w:noProof/>
          <w:webHidden/>
        </w:rPr>
      </w:r>
      <w:r>
        <w:rPr>
          <w:noProof/>
          <w:webHidden/>
        </w:rPr>
        <w:fldChar w:fldCharType="separate"/>
      </w:r>
      <w:ins w:id="209" w:author="Raja EL HAFI" w:date="2015-07-20T10:38:00Z">
        <w:r>
          <w:rPr>
            <w:noProof/>
            <w:webHidden/>
          </w:rPr>
          <w:t>45</w:t>
        </w:r>
        <w:r>
          <w:rPr>
            <w:noProof/>
            <w:webHidden/>
          </w:rPr>
          <w:fldChar w:fldCharType="end"/>
        </w:r>
        <w:r w:rsidRPr="00A53711">
          <w:rPr>
            <w:rStyle w:val="Lienhypertexte"/>
            <w:noProof/>
          </w:rPr>
          <w:fldChar w:fldCharType="end"/>
        </w:r>
      </w:ins>
    </w:p>
    <w:p w:rsidR="005418F7" w:rsidRDefault="005418F7">
      <w:pPr>
        <w:pStyle w:val="TM3"/>
        <w:tabs>
          <w:tab w:val="left" w:pos="1100"/>
        </w:tabs>
        <w:rPr>
          <w:ins w:id="210" w:author="Raja EL HAFI" w:date="2015-07-20T10:38:00Z"/>
          <w:rFonts w:eastAsiaTheme="minorEastAsia"/>
          <w:noProof/>
          <w:lang w:eastAsia="fr-FR"/>
        </w:rPr>
      </w:pPr>
      <w:ins w:id="21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3.1.16.1</w:t>
        </w:r>
        <w:r>
          <w:rPr>
            <w:rFonts w:eastAsiaTheme="minorEastAsia"/>
            <w:noProof/>
            <w:lang w:eastAsia="fr-FR"/>
          </w:rPr>
          <w:tab/>
        </w:r>
        <w:r w:rsidRPr="00A53711">
          <w:rPr>
            <w:rStyle w:val="Lienhypertexte"/>
            <w:i/>
            <w:noProof/>
          </w:rPr>
          <w:t>Description générale</w:t>
        </w:r>
        <w:r>
          <w:rPr>
            <w:noProof/>
            <w:webHidden/>
          </w:rPr>
          <w:tab/>
        </w:r>
        <w:r>
          <w:rPr>
            <w:noProof/>
            <w:webHidden/>
          </w:rPr>
          <w:fldChar w:fldCharType="begin"/>
        </w:r>
        <w:r>
          <w:rPr>
            <w:noProof/>
            <w:webHidden/>
          </w:rPr>
          <w:instrText xml:space="preserve"> PAGEREF _Toc425152103 \h </w:instrText>
        </w:r>
      </w:ins>
      <w:r>
        <w:rPr>
          <w:noProof/>
          <w:webHidden/>
        </w:rPr>
      </w:r>
      <w:r>
        <w:rPr>
          <w:noProof/>
          <w:webHidden/>
        </w:rPr>
        <w:fldChar w:fldCharType="separate"/>
      </w:r>
      <w:ins w:id="212" w:author="Raja EL HAFI" w:date="2015-07-20T10:38:00Z">
        <w:r>
          <w:rPr>
            <w:noProof/>
            <w:webHidden/>
          </w:rPr>
          <w:t>45</w:t>
        </w:r>
        <w:r>
          <w:rPr>
            <w:noProof/>
            <w:webHidden/>
          </w:rPr>
          <w:fldChar w:fldCharType="end"/>
        </w:r>
        <w:r w:rsidRPr="00A53711">
          <w:rPr>
            <w:rStyle w:val="Lienhypertexte"/>
            <w:noProof/>
          </w:rPr>
          <w:fldChar w:fldCharType="end"/>
        </w:r>
      </w:ins>
    </w:p>
    <w:p w:rsidR="005418F7" w:rsidRDefault="005418F7">
      <w:pPr>
        <w:pStyle w:val="TM3"/>
        <w:tabs>
          <w:tab w:val="left" w:pos="880"/>
        </w:tabs>
        <w:rPr>
          <w:ins w:id="213" w:author="Raja EL HAFI" w:date="2015-07-20T10:38:00Z"/>
          <w:rFonts w:eastAsiaTheme="minorEastAsia"/>
          <w:noProof/>
          <w:lang w:eastAsia="fr-FR"/>
        </w:rPr>
      </w:pPr>
      <w:ins w:id="21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3.1.17</w:t>
        </w:r>
        <w:r>
          <w:rPr>
            <w:rFonts w:eastAsiaTheme="minorEastAsia"/>
            <w:noProof/>
            <w:lang w:eastAsia="fr-FR"/>
          </w:rPr>
          <w:tab/>
        </w:r>
        <w:r w:rsidRPr="00A53711">
          <w:rPr>
            <w:rStyle w:val="Lienhypertexte"/>
            <w:noProof/>
          </w:rPr>
          <w:t>Paiement client</w:t>
        </w:r>
        <w:r>
          <w:rPr>
            <w:noProof/>
            <w:webHidden/>
          </w:rPr>
          <w:tab/>
        </w:r>
        <w:r>
          <w:rPr>
            <w:noProof/>
            <w:webHidden/>
          </w:rPr>
          <w:fldChar w:fldCharType="begin"/>
        </w:r>
        <w:r>
          <w:rPr>
            <w:noProof/>
            <w:webHidden/>
          </w:rPr>
          <w:instrText xml:space="preserve"> PAGEREF _Toc425152104 \h </w:instrText>
        </w:r>
      </w:ins>
      <w:r>
        <w:rPr>
          <w:noProof/>
          <w:webHidden/>
        </w:rPr>
      </w:r>
      <w:r>
        <w:rPr>
          <w:noProof/>
          <w:webHidden/>
        </w:rPr>
        <w:fldChar w:fldCharType="separate"/>
      </w:r>
      <w:ins w:id="215" w:author="Raja EL HAFI" w:date="2015-07-20T10:38:00Z">
        <w:r>
          <w:rPr>
            <w:noProof/>
            <w:webHidden/>
          </w:rPr>
          <w:t>45</w:t>
        </w:r>
        <w:r>
          <w:rPr>
            <w:noProof/>
            <w:webHidden/>
          </w:rPr>
          <w:fldChar w:fldCharType="end"/>
        </w:r>
        <w:r w:rsidRPr="00A53711">
          <w:rPr>
            <w:rStyle w:val="Lienhypertexte"/>
            <w:noProof/>
          </w:rPr>
          <w:fldChar w:fldCharType="end"/>
        </w:r>
      </w:ins>
    </w:p>
    <w:p w:rsidR="005418F7" w:rsidRDefault="005418F7">
      <w:pPr>
        <w:pStyle w:val="TM3"/>
        <w:tabs>
          <w:tab w:val="left" w:pos="1100"/>
        </w:tabs>
        <w:rPr>
          <w:ins w:id="216" w:author="Raja EL HAFI" w:date="2015-07-20T10:38:00Z"/>
          <w:rFonts w:eastAsiaTheme="minorEastAsia"/>
          <w:noProof/>
          <w:lang w:eastAsia="fr-FR"/>
        </w:rPr>
      </w:pPr>
      <w:ins w:id="21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3.1.17.1</w:t>
        </w:r>
        <w:r>
          <w:rPr>
            <w:rFonts w:eastAsiaTheme="minorEastAsia"/>
            <w:noProof/>
            <w:lang w:eastAsia="fr-FR"/>
          </w:rPr>
          <w:tab/>
        </w:r>
        <w:r w:rsidRPr="00A53711">
          <w:rPr>
            <w:rStyle w:val="Lienhypertexte"/>
            <w:i/>
            <w:noProof/>
          </w:rPr>
          <w:t>Description générale</w:t>
        </w:r>
        <w:r>
          <w:rPr>
            <w:noProof/>
            <w:webHidden/>
          </w:rPr>
          <w:tab/>
        </w:r>
        <w:r>
          <w:rPr>
            <w:noProof/>
            <w:webHidden/>
          </w:rPr>
          <w:fldChar w:fldCharType="begin"/>
        </w:r>
        <w:r>
          <w:rPr>
            <w:noProof/>
            <w:webHidden/>
          </w:rPr>
          <w:instrText xml:space="preserve"> PAGEREF _Toc425152105 \h </w:instrText>
        </w:r>
      </w:ins>
      <w:r>
        <w:rPr>
          <w:noProof/>
          <w:webHidden/>
        </w:rPr>
      </w:r>
      <w:r>
        <w:rPr>
          <w:noProof/>
          <w:webHidden/>
        </w:rPr>
        <w:fldChar w:fldCharType="separate"/>
      </w:r>
      <w:ins w:id="218" w:author="Raja EL HAFI" w:date="2015-07-20T10:38:00Z">
        <w:r>
          <w:rPr>
            <w:noProof/>
            <w:webHidden/>
          </w:rPr>
          <w:t>45</w:t>
        </w:r>
        <w:r>
          <w:rPr>
            <w:noProof/>
            <w:webHidden/>
          </w:rPr>
          <w:fldChar w:fldCharType="end"/>
        </w:r>
        <w:r w:rsidRPr="00A53711">
          <w:rPr>
            <w:rStyle w:val="Lienhypertexte"/>
            <w:noProof/>
          </w:rPr>
          <w:fldChar w:fldCharType="end"/>
        </w:r>
      </w:ins>
    </w:p>
    <w:p w:rsidR="005418F7" w:rsidRDefault="005418F7">
      <w:pPr>
        <w:pStyle w:val="TM2"/>
        <w:tabs>
          <w:tab w:val="left" w:pos="660"/>
        </w:tabs>
        <w:rPr>
          <w:ins w:id="219" w:author="Raja EL HAFI" w:date="2015-07-20T10:38:00Z"/>
          <w:rFonts w:eastAsiaTheme="minorEastAsia"/>
          <w:noProof/>
          <w:lang w:eastAsia="fr-FR"/>
        </w:rPr>
      </w:pPr>
      <w:ins w:id="22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3.2</w:t>
        </w:r>
        <w:r>
          <w:rPr>
            <w:rFonts w:eastAsiaTheme="minorEastAsia"/>
            <w:noProof/>
            <w:lang w:eastAsia="fr-FR"/>
          </w:rPr>
          <w:tab/>
        </w:r>
        <w:r w:rsidRPr="00A53711">
          <w:rPr>
            <w:rStyle w:val="Lienhypertexte"/>
            <w:noProof/>
          </w:rPr>
          <w:t>Impact du coût moyen pondéré</w:t>
        </w:r>
        <w:r>
          <w:rPr>
            <w:noProof/>
            <w:webHidden/>
          </w:rPr>
          <w:tab/>
        </w:r>
        <w:r>
          <w:rPr>
            <w:noProof/>
            <w:webHidden/>
          </w:rPr>
          <w:fldChar w:fldCharType="begin"/>
        </w:r>
        <w:r>
          <w:rPr>
            <w:noProof/>
            <w:webHidden/>
          </w:rPr>
          <w:instrText xml:space="preserve"> PAGEREF _Toc425152106 \h </w:instrText>
        </w:r>
      </w:ins>
      <w:r>
        <w:rPr>
          <w:noProof/>
          <w:webHidden/>
        </w:rPr>
      </w:r>
      <w:r>
        <w:rPr>
          <w:noProof/>
          <w:webHidden/>
        </w:rPr>
        <w:fldChar w:fldCharType="separate"/>
      </w:r>
      <w:ins w:id="221" w:author="Raja EL HAFI" w:date="2015-07-20T10:38:00Z">
        <w:r>
          <w:rPr>
            <w:noProof/>
            <w:webHidden/>
          </w:rPr>
          <w:t>48</w:t>
        </w:r>
        <w:r>
          <w:rPr>
            <w:noProof/>
            <w:webHidden/>
          </w:rPr>
          <w:fldChar w:fldCharType="end"/>
        </w:r>
        <w:r w:rsidRPr="00A53711">
          <w:rPr>
            <w:rStyle w:val="Lienhypertexte"/>
            <w:noProof/>
          </w:rPr>
          <w:fldChar w:fldCharType="end"/>
        </w:r>
      </w:ins>
    </w:p>
    <w:p w:rsidR="005418F7" w:rsidRDefault="005418F7">
      <w:pPr>
        <w:pStyle w:val="TM2"/>
        <w:tabs>
          <w:tab w:val="left" w:pos="660"/>
        </w:tabs>
        <w:rPr>
          <w:ins w:id="222" w:author="Raja EL HAFI" w:date="2015-07-20T10:38:00Z"/>
          <w:rFonts w:eastAsiaTheme="minorEastAsia"/>
          <w:noProof/>
          <w:lang w:eastAsia="fr-FR"/>
        </w:rPr>
      </w:pPr>
      <w:ins w:id="22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3.3</w:t>
        </w:r>
        <w:r>
          <w:rPr>
            <w:rFonts w:eastAsiaTheme="minorEastAsia"/>
            <w:noProof/>
            <w:lang w:eastAsia="fr-FR"/>
          </w:rPr>
          <w:tab/>
        </w:r>
        <w:r w:rsidRPr="00A53711">
          <w:rPr>
            <w:rStyle w:val="Lienhypertexte"/>
            <w:noProof/>
          </w:rPr>
          <w:t>Gestion des réclamations</w:t>
        </w:r>
        <w:r>
          <w:rPr>
            <w:noProof/>
            <w:webHidden/>
          </w:rPr>
          <w:tab/>
        </w:r>
        <w:r>
          <w:rPr>
            <w:noProof/>
            <w:webHidden/>
          </w:rPr>
          <w:fldChar w:fldCharType="begin"/>
        </w:r>
        <w:r>
          <w:rPr>
            <w:noProof/>
            <w:webHidden/>
          </w:rPr>
          <w:instrText xml:space="preserve"> PAGEREF _Toc425152107 \h </w:instrText>
        </w:r>
      </w:ins>
      <w:r>
        <w:rPr>
          <w:noProof/>
          <w:webHidden/>
        </w:rPr>
      </w:r>
      <w:r>
        <w:rPr>
          <w:noProof/>
          <w:webHidden/>
        </w:rPr>
        <w:fldChar w:fldCharType="separate"/>
      </w:r>
      <w:ins w:id="224" w:author="Raja EL HAFI" w:date="2015-07-20T10:38:00Z">
        <w:r>
          <w:rPr>
            <w:noProof/>
            <w:webHidden/>
          </w:rPr>
          <w:t>52</w:t>
        </w:r>
        <w:r>
          <w:rPr>
            <w:noProof/>
            <w:webHidden/>
          </w:rPr>
          <w:fldChar w:fldCharType="end"/>
        </w:r>
        <w:r w:rsidRPr="00A53711">
          <w:rPr>
            <w:rStyle w:val="Lienhypertexte"/>
            <w:noProof/>
          </w:rPr>
          <w:fldChar w:fldCharType="end"/>
        </w:r>
      </w:ins>
    </w:p>
    <w:p w:rsidR="005418F7" w:rsidRDefault="005418F7">
      <w:pPr>
        <w:pStyle w:val="TM3"/>
        <w:tabs>
          <w:tab w:val="left" w:pos="880"/>
        </w:tabs>
        <w:rPr>
          <w:ins w:id="225" w:author="Raja EL HAFI" w:date="2015-07-20T10:38:00Z"/>
          <w:rFonts w:eastAsiaTheme="minorEastAsia"/>
          <w:noProof/>
          <w:lang w:eastAsia="fr-FR"/>
        </w:rPr>
      </w:pPr>
      <w:ins w:id="22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"_Toc425152108"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3.3.1</w:t>
        </w:r>
        <w:r>
          <w:rPr>
            <w:rFonts w:eastAsiaTheme="minorEastAsia"/>
            <w:noProof/>
            <w:lang w:eastAsia="fr-FR"/>
          </w:rPr>
          <w:tab/>
        </w:r>
        <w:r w:rsidRPr="00A53711">
          <w:rPr>
            <w:rStyle w:val="Lienhypertexte"/>
            <w:noProof/>
          </w:rPr>
          <w:t>Gestion des réclamations sur les actions</w:t>
        </w:r>
        <w:r>
          <w:rPr>
            <w:noProof/>
            <w:webHidden/>
          </w:rPr>
          <w:tab/>
        </w:r>
        <w:r>
          <w:rPr>
            <w:noProof/>
            <w:webHidden/>
          </w:rPr>
          <w:fldChar w:fldCharType="begin"/>
        </w:r>
        <w:r>
          <w:rPr>
            <w:noProof/>
            <w:webHidden/>
          </w:rPr>
          <w:instrText xml:space="preserve"> PAGEREF _Toc425152108 \h </w:instrText>
        </w:r>
      </w:ins>
      <w:r>
        <w:rPr>
          <w:noProof/>
          <w:webHidden/>
        </w:rPr>
      </w:r>
      <w:r>
        <w:rPr>
          <w:noProof/>
          <w:webHidden/>
        </w:rPr>
        <w:fldChar w:fldCharType="separate"/>
      </w:r>
      <w:ins w:id="227" w:author="Raja EL HAFI" w:date="2015-07-20T10:38:00Z">
        <w:r>
          <w:rPr>
            <w:noProof/>
            <w:webHidden/>
          </w:rPr>
          <w:t>52</w:t>
        </w:r>
        <w:r>
          <w:rPr>
            <w:noProof/>
            <w:webHidden/>
          </w:rPr>
          <w:fldChar w:fldCharType="end"/>
        </w:r>
        <w:r w:rsidRPr="00A53711">
          <w:rPr>
            <w:rStyle w:val="Lienhypertexte"/>
            <w:noProof/>
          </w:rPr>
          <w:fldChar w:fldCharType="end"/>
        </w:r>
      </w:ins>
    </w:p>
    <w:p w:rsidR="005418F7" w:rsidRDefault="005418F7">
      <w:pPr>
        <w:pStyle w:val="TM3"/>
        <w:tabs>
          <w:tab w:val="left" w:pos="880"/>
        </w:tabs>
        <w:rPr>
          <w:ins w:id="228" w:author="Raja EL HAFI" w:date="2015-07-20T10:38:00Z"/>
          <w:rFonts w:eastAsiaTheme="minorEastAsia"/>
          <w:noProof/>
          <w:lang w:eastAsia="fr-FR"/>
        </w:rPr>
      </w:pPr>
      <w:ins w:id="229" w:author="Raja EL HAFI" w:date="2015-07-20T10:38:00Z">
        <w:r w:rsidRPr="00A53711">
          <w:rPr>
            <w:rStyle w:val="Lienhypertexte"/>
            <w:noProof/>
          </w:rPr>
          <w:lastRenderedPageBreak/>
          <w:fldChar w:fldCharType="begin"/>
        </w:r>
        <w:r w:rsidRPr="00A53711">
          <w:rPr>
            <w:rStyle w:val="Lienhypertexte"/>
            <w:noProof/>
          </w:rPr>
          <w:instrText xml:space="preserve"> </w:instrText>
        </w:r>
        <w:r>
          <w:rPr>
            <w:noProof/>
          </w:rPr>
          <w:instrText>HYPERLINK \l "_Toc425152109"</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3.3.2</w:t>
        </w:r>
        <w:r>
          <w:rPr>
            <w:rFonts w:eastAsiaTheme="minorEastAsia"/>
            <w:noProof/>
            <w:lang w:eastAsia="fr-FR"/>
          </w:rPr>
          <w:tab/>
        </w:r>
        <w:r w:rsidRPr="00A53711">
          <w:rPr>
            <w:rStyle w:val="Lienhypertexte"/>
            <w:noProof/>
          </w:rPr>
          <w:t>Gestion des réclamations sur les obligations</w:t>
        </w:r>
        <w:r>
          <w:rPr>
            <w:noProof/>
            <w:webHidden/>
          </w:rPr>
          <w:tab/>
        </w:r>
        <w:r>
          <w:rPr>
            <w:noProof/>
            <w:webHidden/>
          </w:rPr>
          <w:fldChar w:fldCharType="begin"/>
        </w:r>
        <w:r>
          <w:rPr>
            <w:noProof/>
            <w:webHidden/>
          </w:rPr>
          <w:instrText xml:space="preserve"> PAGEREF _Toc425152109 \h </w:instrText>
        </w:r>
      </w:ins>
      <w:r>
        <w:rPr>
          <w:noProof/>
          <w:webHidden/>
        </w:rPr>
      </w:r>
      <w:r>
        <w:rPr>
          <w:noProof/>
          <w:webHidden/>
        </w:rPr>
        <w:fldChar w:fldCharType="separate"/>
      </w:r>
      <w:ins w:id="230" w:author="Raja EL HAFI" w:date="2015-07-20T10:38:00Z">
        <w:r>
          <w:rPr>
            <w:noProof/>
            <w:webHidden/>
          </w:rPr>
          <w:t>52</w:t>
        </w:r>
        <w:r>
          <w:rPr>
            <w:noProof/>
            <w:webHidden/>
          </w:rPr>
          <w:fldChar w:fldCharType="end"/>
        </w:r>
        <w:r w:rsidRPr="00A53711">
          <w:rPr>
            <w:rStyle w:val="Lienhypertexte"/>
            <w:noProof/>
          </w:rPr>
          <w:fldChar w:fldCharType="end"/>
        </w:r>
      </w:ins>
    </w:p>
    <w:p w:rsidR="005418F7" w:rsidRDefault="005418F7">
      <w:pPr>
        <w:pStyle w:val="TM3"/>
        <w:tabs>
          <w:tab w:val="left" w:pos="880"/>
        </w:tabs>
        <w:rPr>
          <w:ins w:id="231" w:author="Raja EL HAFI" w:date="2015-07-20T10:38:00Z"/>
          <w:rFonts w:eastAsiaTheme="minorEastAsia"/>
          <w:noProof/>
          <w:lang w:eastAsia="fr-FR"/>
        </w:rPr>
      </w:pPr>
      <w:ins w:id="23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3.3.2.1</w:t>
        </w:r>
        <w:r>
          <w:rPr>
            <w:rFonts w:eastAsiaTheme="minorEastAsia"/>
            <w:noProof/>
            <w:lang w:eastAsia="fr-FR"/>
          </w:rPr>
          <w:tab/>
        </w:r>
        <w:r w:rsidRPr="00A53711">
          <w:rPr>
            <w:rStyle w:val="Lienhypertexte"/>
            <w:noProof/>
          </w:rPr>
          <w:t>Gestion des suspens :</w:t>
        </w:r>
        <w:r>
          <w:rPr>
            <w:noProof/>
            <w:webHidden/>
          </w:rPr>
          <w:tab/>
        </w:r>
        <w:r>
          <w:rPr>
            <w:noProof/>
            <w:webHidden/>
          </w:rPr>
          <w:fldChar w:fldCharType="begin"/>
        </w:r>
        <w:r>
          <w:rPr>
            <w:noProof/>
            <w:webHidden/>
          </w:rPr>
          <w:instrText xml:space="preserve"> PAGEREF _Toc425152110 \h </w:instrText>
        </w:r>
      </w:ins>
      <w:r>
        <w:rPr>
          <w:noProof/>
          <w:webHidden/>
        </w:rPr>
      </w:r>
      <w:r>
        <w:rPr>
          <w:noProof/>
          <w:webHidden/>
        </w:rPr>
        <w:fldChar w:fldCharType="separate"/>
      </w:r>
      <w:ins w:id="233" w:author="Raja EL HAFI" w:date="2015-07-20T10:38:00Z">
        <w:r>
          <w:rPr>
            <w:noProof/>
            <w:webHidden/>
          </w:rPr>
          <w:t>52</w:t>
        </w:r>
        <w:r>
          <w:rPr>
            <w:noProof/>
            <w:webHidden/>
          </w:rPr>
          <w:fldChar w:fldCharType="end"/>
        </w:r>
        <w:r w:rsidRPr="00A53711">
          <w:rPr>
            <w:rStyle w:val="Lienhypertexte"/>
            <w:noProof/>
          </w:rPr>
          <w:fldChar w:fldCharType="end"/>
        </w:r>
      </w:ins>
    </w:p>
    <w:p w:rsidR="005418F7" w:rsidRDefault="005418F7">
      <w:pPr>
        <w:pStyle w:val="TM3"/>
        <w:tabs>
          <w:tab w:val="left" w:pos="880"/>
        </w:tabs>
        <w:rPr>
          <w:ins w:id="234" w:author="Raja EL HAFI" w:date="2015-07-20T10:38:00Z"/>
          <w:rFonts w:eastAsiaTheme="minorEastAsia"/>
          <w:noProof/>
          <w:lang w:eastAsia="fr-FR"/>
        </w:rPr>
      </w:pPr>
      <w:ins w:id="23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3.3.2.2</w:t>
        </w:r>
        <w:r>
          <w:rPr>
            <w:rFonts w:eastAsiaTheme="minorEastAsia"/>
            <w:noProof/>
            <w:lang w:eastAsia="fr-FR"/>
          </w:rPr>
          <w:tab/>
        </w:r>
        <w:r w:rsidRPr="00A53711">
          <w:rPr>
            <w:rStyle w:val="Lienhypertexte"/>
            <w:noProof/>
          </w:rPr>
          <w:t>Gestion des OST sur flux poste détachement :</w:t>
        </w:r>
        <w:r>
          <w:rPr>
            <w:noProof/>
            <w:webHidden/>
          </w:rPr>
          <w:tab/>
        </w:r>
        <w:r>
          <w:rPr>
            <w:noProof/>
            <w:webHidden/>
          </w:rPr>
          <w:fldChar w:fldCharType="begin"/>
        </w:r>
        <w:r>
          <w:rPr>
            <w:noProof/>
            <w:webHidden/>
          </w:rPr>
          <w:instrText xml:space="preserve"> PAGEREF _Toc425152111 \h </w:instrText>
        </w:r>
      </w:ins>
      <w:r>
        <w:rPr>
          <w:noProof/>
          <w:webHidden/>
        </w:rPr>
      </w:r>
      <w:r>
        <w:rPr>
          <w:noProof/>
          <w:webHidden/>
        </w:rPr>
        <w:fldChar w:fldCharType="separate"/>
      </w:r>
      <w:ins w:id="236" w:author="Raja EL HAFI" w:date="2015-07-20T10:38:00Z">
        <w:r>
          <w:rPr>
            <w:noProof/>
            <w:webHidden/>
          </w:rPr>
          <w:t>52</w:t>
        </w:r>
        <w:r>
          <w:rPr>
            <w:noProof/>
            <w:webHidden/>
          </w:rPr>
          <w:fldChar w:fldCharType="end"/>
        </w:r>
        <w:r w:rsidRPr="00A53711">
          <w:rPr>
            <w:rStyle w:val="Lienhypertexte"/>
            <w:noProof/>
          </w:rPr>
          <w:fldChar w:fldCharType="end"/>
        </w:r>
      </w:ins>
    </w:p>
    <w:p w:rsidR="005418F7" w:rsidRDefault="005418F7">
      <w:pPr>
        <w:pStyle w:val="TM3"/>
        <w:tabs>
          <w:tab w:val="left" w:pos="880"/>
        </w:tabs>
        <w:rPr>
          <w:ins w:id="237" w:author="Raja EL HAFI" w:date="2015-07-20T10:38:00Z"/>
          <w:rFonts w:eastAsiaTheme="minorEastAsia"/>
          <w:noProof/>
          <w:lang w:eastAsia="fr-FR"/>
        </w:rPr>
      </w:pPr>
      <w:ins w:id="23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3.3.1</w:t>
        </w:r>
        <w:r>
          <w:rPr>
            <w:rFonts w:eastAsiaTheme="minorEastAsia"/>
            <w:noProof/>
            <w:lang w:eastAsia="fr-FR"/>
          </w:rPr>
          <w:tab/>
        </w:r>
        <w:r w:rsidRPr="00A53711">
          <w:rPr>
            <w:rStyle w:val="Lienhypertexte"/>
            <w:noProof/>
          </w:rPr>
          <w:t>Formules</w:t>
        </w:r>
        <w:r>
          <w:rPr>
            <w:noProof/>
            <w:webHidden/>
          </w:rPr>
          <w:tab/>
        </w:r>
        <w:r>
          <w:rPr>
            <w:noProof/>
            <w:webHidden/>
          </w:rPr>
          <w:fldChar w:fldCharType="begin"/>
        </w:r>
        <w:r>
          <w:rPr>
            <w:noProof/>
            <w:webHidden/>
          </w:rPr>
          <w:instrText xml:space="preserve"> PAGEREF _Toc425152112 \h </w:instrText>
        </w:r>
      </w:ins>
      <w:r>
        <w:rPr>
          <w:noProof/>
          <w:webHidden/>
        </w:rPr>
      </w:r>
      <w:r>
        <w:rPr>
          <w:noProof/>
          <w:webHidden/>
        </w:rPr>
        <w:fldChar w:fldCharType="separate"/>
      </w:r>
      <w:ins w:id="239" w:author="Raja EL HAFI" w:date="2015-07-20T10:38:00Z">
        <w:r>
          <w:rPr>
            <w:noProof/>
            <w:webHidden/>
          </w:rPr>
          <w:t>53</w:t>
        </w:r>
        <w:r>
          <w:rPr>
            <w:noProof/>
            <w:webHidden/>
          </w:rPr>
          <w:fldChar w:fldCharType="end"/>
        </w:r>
        <w:r w:rsidRPr="00A53711">
          <w:rPr>
            <w:rStyle w:val="Lienhypertexte"/>
            <w:noProof/>
          </w:rPr>
          <w:fldChar w:fldCharType="end"/>
        </w:r>
      </w:ins>
    </w:p>
    <w:p w:rsidR="005418F7" w:rsidRDefault="005418F7">
      <w:pPr>
        <w:pStyle w:val="TM2"/>
        <w:tabs>
          <w:tab w:val="left" w:pos="660"/>
        </w:tabs>
        <w:rPr>
          <w:ins w:id="240" w:author="Raja EL HAFI" w:date="2015-07-20T10:38:00Z"/>
          <w:rFonts w:eastAsiaTheme="minorEastAsia"/>
          <w:noProof/>
          <w:lang w:eastAsia="fr-FR"/>
        </w:rPr>
      </w:pPr>
      <w:ins w:id="24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w:t>
        </w:r>
        <w:r>
          <w:rPr>
            <w:rFonts w:eastAsiaTheme="minorEastAsia"/>
            <w:noProof/>
            <w:lang w:eastAsia="fr-FR"/>
          </w:rPr>
          <w:tab/>
        </w:r>
        <w:r w:rsidRPr="00A53711">
          <w:rPr>
            <w:rStyle w:val="Lienhypertexte"/>
            <w:noProof/>
          </w:rPr>
          <w:t>Description des opérations sur titres</w:t>
        </w:r>
        <w:r>
          <w:rPr>
            <w:noProof/>
            <w:webHidden/>
          </w:rPr>
          <w:tab/>
        </w:r>
        <w:r>
          <w:rPr>
            <w:noProof/>
            <w:webHidden/>
          </w:rPr>
          <w:fldChar w:fldCharType="begin"/>
        </w:r>
        <w:r>
          <w:rPr>
            <w:noProof/>
            <w:webHidden/>
          </w:rPr>
          <w:instrText xml:space="preserve"> PAGEREF _Toc425152113 \h </w:instrText>
        </w:r>
      </w:ins>
      <w:r>
        <w:rPr>
          <w:noProof/>
          <w:webHidden/>
        </w:rPr>
      </w:r>
      <w:r>
        <w:rPr>
          <w:noProof/>
          <w:webHidden/>
        </w:rPr>
        <w:fldChar w:fldCharType="separate"/>
      </w:r>
      <w:ins w:id="242" w:author="Raja EL HAFI" w:date="2015-07-20T10:38:00Z">
        <w:r>
          <w:rPr>
            <w:noProof/>
            <w:webHidden/>
          </w:rPr>
          <w:t>53</w:t>
        </w:r>
        <w:r>
          <w:rPr>
            <w:noProof/>
            <w:webHidden/>
          </w:rPr>
          <w:fldChar w:fldCharType="end"/>
        </w:r>
        <w:r w:rsidRPr="00A53711">
          <w:rPr>
            <w:rStyle w:val="Lienhypertexte"/>
            <w:noProof/>
          </w:rPr>
          <w:fldChar w:fldCharType="end"/>
        </w:r>
      </w:ins>
    </w:p>
    <w:p w:rsidR="005418F7" w:rsidRDefault="005418F7">
      <w:pPr>
        <w:pStyle w:val="TM3"/>
        <w:tabs>
          <w:tab w:val="left" w:pos="880"/>
        </w:tabs>
        <w:rPr>
          <w:ins w:id="243" w:author="Raja EL HAFI" w:date="2015-07-20T10:38:00Z"/>
          <w:rFonts w:eastAsiaTheme="minorEastAsia"/>
          <w:noProof/>
          <w:lang w:eastAsia="fr-FR"/>
        </w:rPr>
      </w:pPr>
      <w:ins w:id="24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3.4.1</w:t>
        </w:r>
        <w:r>
          <w:rPr>
            <w:rFonts w:eastAsiaTheme="minorEastAsia"/>
            <w:noProof/>
            <w:lang w:eastAsia="fr-FR"/>
          </w:rPr>
          <w:tab/>
        </w:r>
        <w:r w:rsidRPr="00A53711">
          <w:rPr>
            <w:rStyle w:val="Lienhypertexte"/>
            <w:noProof/>
          </w:rPr>
          <w:t>Description générale</w:t>
        </w:r>
        <w:r>
          <w:rPr>
            <w:noProof/>
            <w:webHidden/>
          </w:rPr>
          <w:tab/>
        </w:r>
        <w:r>
          <w:rPr>
            <w:noProof/>
            <w:webHidden/>
          </w:rPr>
          <w:fldChar w:fldCharType="begin"/>
        </w:r>
        <w:r>
          <w:rPr>
            <w:noProof/>
            <w:webHidden/>
          </w:rPr>
          <w:instrText xml:space="preserve"> PAGEREF _Toc425152114 \h </w:instrText>
        </w:r>
      </w:ins>
      <w:r>
        <w:rPr>
          <w:noProof/>
          <w:webHidden/>
        </w:rPr>
      </w:r>
      <w:r>
        <w:rPr>
          <w:noProof/>
          <w:webHidden/>
        </w:rPr>
        <w:fldChar w:fldCharType="separate"/>
      </w:r>
      <w:ins w:id="245" w:author="Raja EL HAFI" w:date="2015-07-20T10:38:00Z">
        <w:r>
          <w:rPr>
            <w:noProof/>
            <w:webHidden/>
          </w:rPr>
          <w:t>53</w:t>
        </w:r>
        <w:r>
          <w:rPr>
            <w:noProof/>
            <w:webHidden/>
          </w:rPr>
          <w:fldChar w:fldCharType="end"/>
        </w:r>
        <w:r w:rsidRPr="00A53711">
          <w:rPr>
            <w:rStyle w:val="Lienhypertexte"/>
            <w:noProof/>
          </w:rPr>
          <w:fldChar w:fldCharType="end"/>
        </w:r>
      </w:ins>
    </w:p>
    <w:p w:rsidR="005418F7" w:rsidRDefault="005418F7">
      <w:pPr>
        <w:pStyle w:val="TM3"/>
        <w:tabs>
          <w:tab w:val="left" w:pos="880"/>
        </w:tabs>
        <w:rPr>
          <w:ins w:id="246" w:author="Raja EL HAFI" w:date="2015-07-20T10:38:00Z"/>
          <w:rFonts w:eastAsiaTheme="minorEastAsia"/>
          <w:noProof/>
          <w:lang w:eastAsia="fr-FR"/>
        </w:rPr>
      </w:pPr>
      <w:ins w:id="24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"_Toc425152115"</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3.4.2</w:t>
        </w:r>
        <w:r>
          <w:rPr>
            <w:rFonts w:eastAsiaTheme="minorEastAsia"/>
            <w:noProof/>
            <w:lang w:eastAsia="fr-FR"/>
          </w:rPr>
          <w:tab/>
        </w:r>
        <w:r w:rsidRPr="00A53711">
          <w:rPr>
            <w:rStyle w:val="Lienhypertexte"/>
            <w:noProof/>
          </w:rPr>
          <w:t>OST obligatoires avec distributions espèce</w:t>
        </w:r>
        <w:r>
          <w:rPr>
            <w:noProof/>
            <w:webHidden/>
          </w:rPr>
          <w:tab/>
        </w:r>
        <w:r>
          <w:rPr>
            <w:noProof/>
            <w:webHidden/>
          </w:rPr>
          <w:fldChar w:fldCharType="begin"/>
        </w:r>
        <w:r>
          <w:rPr>
            <w:noProof/>
            <w:webHidden/>
          </w:rPr>
          <w:instrText xml:space="preserve"> PAGEREF _Toc425152115 \h </w:instrText>
        </w:r>
      </w:ins>
      <w:r>
        <w:rPr>
          <w:noProof/>
          <w:webHidden/>
        </w:rPr>
      </w:r>
      <w:r>
        <w:rPr>
          <w:noProof/>
          <w:webHidden/>
        </w:rPr>
        <w:fldChar w:fldCharType="separate"/>
      </w:r>
      <w:ins w:id="248" w:author="Raja EL HAFI" w:date="2015-07-20T10:38:00Z">
        <w:r>
          <w:rPr>
            <w:noProof/>
            <w:webHidden/>
          </w:rPr>
          <w:t>54</w:t>
        </w:r>
        <w:r>
          <w:rPr>
            <w:noProof/>
            <w:webHidden/>
          </w:rPr>
          <w:fldChar w:fldCharType="end"/>
        </w:r>
        <w:r w:rsidRPr="00A53711">
          <w:rPr>
            <w:rStyle w:val="Lienhypertexte"/>
            <w:noProof/>
          </w:rPr>
          <w:fldChar w:fldCharType="end"/>
        </w:r>
      </w:ins>
    </w:p>
    <w:p w:rsidR="005418F7" w:rsidRDefault="005418F7">
      <w:pPr>
        <w:pStyle w:val="TM3"/>
        <w:tabs>
          <w:tab w:val="left" w:pos="880"/>
        </w:tabs>
        <w:rPr>
          <w:ins w:id="249" w:author="Raja EL HAFI" w:date="2015-07-20T10:38:00Z"/>
          <w:rFonts w:eastAsiaTheme="minorEastAsia"/>
          <w:noProof/>
          <w:lang w:eastAsia="fr-FR"/>
        </w:rPr>
      </w:pPr>
      <w:ins w:id="25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3.4.2.1</w:t>
        </w:r>
        <w:r>
          <w:rPr>
            <w:rFonts w:eastAsiaTheme="minorEastAsia"/>
            <w:noProof/>
            <w:lang w:eastAsia="fr-FR"/>
          </w:rPr>
          <w:tab/>
        </w:r>
        <w:r w:rsidRPr="00A53711">
          <w:rPr>
            <w:rStyle w:val="Lienhypertexte"/>
            <w:noProof/>
          </w:rPr>
          <w:t>Paiement des dividendes en espèce</w:t>
        </w:r>
        <w:r>
          <w:rPr>
            <w:noProof/>
            <w:webHidden/>
          </w:rPr>
          <w:tab/>
        </w:r>
        <w:r>
          <w:rPr>
            <w:noProof/>
            <w:webHidden/>
          </w:rPr>
          <w:fldChar w:fldCharType="begin"/>
        </w:r>
        <w:r>
          <w:rPr>
            <w:noProof/>
            <w:webHidden/>
          </w:rPr>
          <w:instrText xml:space="preserve"> PAGEREF _Toc425152116 \h </w:instrText>
        </w:r>
      </w:ins>
      <w:r>
        <w:rPr>
          <w:noProof/>
          <w:webHidden/>
        </w:rPr>
      </w:r>
      <w:r>
        <w:rPr>
          <w:noProof/>
          <w:webHidden/>
        </w:rPr>
        <w:fldChar w:fldCharType="separate"/>
      </w:r>
      <w:ins w:id="251" w:author="Raja EL HAFI" w:date="2015-07-20T10:38:00Z">
        <w:r>
          <w:rPr>
            <w:noProof/>
            <w:webHidden/>
          </w:rPr>
          <w:t>54</w:t>
        </w:r>
        <w:r>
          <w:rPr>
            <w:noProof/>
            <w:webHidden/>
          </w:rPr>
          <w:fldChar w:fldCharType="end"/>
        </w:r>
        <w:r w:rsidRPr="00A53711">
          <w:rPr>
            <w:rStyle w:val="Lienhypertexte"/>
            <w:noProof/>
          </w:rPr>
          <w:fldChar w:fldCharType="end"/>
        </w:r>
      </w:ins>
    </w:p>
    <w:p w:rsidR="005418F7" w:rsidRDefault="005418F7">
      <w:pPr>
        <w:pStyle w:val="TM3"/>
        <w:tabs>
          <w:tab w:val="left" w:pos="880"/>
        </w:tabs>
        <w:rPr>
          <w:ins w:id="252" w:author="Raja EL HAFI" w:date="2015-07-20T10:38:00Z"/>
          <w:rFonts w:eastAsiaTheme="minorEastAsia"/>
          <w:noProof/>
          <w:lang w:eastAsia="fr-FR"/>
        </w:rPr>
      </w:pPr>
      <w:ins w:id="25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3.4.3</w:t>
        </w:r>
        <w:r>
          <w:rPr>
            <w:rFonts w:eastAsiaTheme="minorEastAsia"/>
            <w:noProof/>
            <w:lang w:eastAsia="fr-FR"/>
          </w:rPr>
          <w:tab/>
        </w:r>
        <w:r w:rsidRPr="00A53711">
          <w:rPr>
            <w:rStyle w:val="Lienhypertexte"/>
            <w:noProof/>
          </w:rPr>
          <w:t>Création de l’annonce définissant les données clé :</w:t>
        </w:r>
        <w:r>
          <w:rPr>
            <w:noProof/>
            <w:webHidden/>
          </w:rPr>
          <w:tab/>
        </w:r>
        <w:r>
          <w:rPr>
            <w:noProof/>
            <w:webHidden/>
          </w:rPr>
          <w:fldChar w:fldCharType="begin"/>
        </w:r>
        <w:r>
          <w:rPr>
            <w:noProof/>
            <w:webHidden/>
          </w:rPr>
          <w:instrText xml:space="preserve"> PAGEREF _Toc425152117 \h </w:instrText>
        </w:r>
      </w:ins>
      <w:r>
        <w:rPr>
          <w:noProof/>
          <w:webHidden/>
        </w:rPr>
      </w:r>
      <w:r>
        <w:rPr>
          <w:noProof/>
          <w:webHidden/>
        </w:rPr>
        <w:fldChar w:fldCharType="separate"/>
      </w:r>
      <w:ins w:id="254" w:author="Raja EL HAFI" w:date="2015-07-20T10:38:00Z">
        <w:r>
          <w:rPr>
            <w:noProof/>
            <w:webHidden/>
          </w:rPr>
          <w:t>54</w:t>
        </w:r>
        <w:r>
          <w:rPr>
            <w:noProof/>
            <w:webHidden/>
          </w:rPr>
          <w:fldChar w:fldCharType="end"/>
        </w:r>
        <w:r w:rsidRPr="00A53711">
          <w:rPr>
            <w:rStyle w:val="Lienhypertexte"/>
            <w:noProof/>
          </w:rPr>
          <w:fldChar w:fldCharType="end"/>
        </w:r>
      </w:ins>
    </w:p>
    <w:p w:rsidR="005418F7" w:rsidRDefault="005418F7">
      <w:pPr>
        <w:pStyle w:val="TM3"/>
        <w:tabs>
          <w:tab w:val="left" w:pos="880"/>
        </w:tabs>
        <w:rPr>
          <w:ins w:id="255" w:author="Raja EL HAFI" w:date="2015-07-20T10:38:00Z"/>
          <w:rFonts w:eastAsiaTheme="minorEastAsia"/>
          <w:noProof/>
          <w:lang w:eastAsia="fr-FR"/>
        </w:rPr>
      </w:pPr>
      <w:ins w:id="25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3.4.3.1</w:t>
        </w:r>
        <w:r>
          <w:rPr>
            <w:rFonts w:eastAsiaTheme="minorEastAsia"/>
            <w:noProof/>
            <w:lang w:eastAsia="fr-FR"/>
          </w:rPr>
          <w:tab/>
        </w:r>
        <w:r w:rsidRPr="00A53711">
          <w:rPr>
            <w:rStyle w:val="Lienhypertexte"/>
            <w:noProof/>
          </w:rPr>
          <w:t>Paiement des intérêts</w:t>
        </w:r>
        <w:r>
          <w:rPr>
            <w:noProof/>
            <w:webHidden/>
          </w:rPr>
          <w:tab/>
        </w:r>
        <w:r>
          <w:rPr>
            <w:noProof/>
            <w:webHidden/>
          </w:rPr>
          <w:fldChar w:fldCharType="begin"/>
        </w:r>
        <w:r>
          <w:rPr>
            <w:noProof/>
            <w:webHidden/>
          </w:rPr>
          <w:instrText xml:space="preserve"> PAGEREF _Toc425152118 \h </w:instrText>
        </w:r>
      </w:ins>
      <w:r>
        <w:rPr>
          <w:noProof/>
          <w:webHidden/>
        </w:rPr>
      </w:r>
      <w:r>
        <w:rPr>
          <w:noProof/>
          <w:webHidden/>
        </w:rPr>
        <w:fldChar w:fldCharType="separate"/>
      </w:r>
      <w:ins w:id="257" w:author="Raja EL HAFI" w:date="2015-07-20T10:38:00Z">
        <w:r>
          <w:rPr>
            <w:noProof/>
            <w:webHidden/>
          </w:rPr>
          <w:t>59</w:t>
        </w:r>
        <w:r>
          <w:rPr>
            <w:noProof/>
            <w:webHidden/>
          </w:rPr>
          <w:fldChar w:fldCharType="end"/>
        </w:r>
        <w:r w:rsidRPr="00A53711">
          <w:rPr>
            <w:rStyle w:val="Lienhypertexte"/>
            <w:noProof/>
          </w:rPr>
          <w:fldChar w:fldCharType="end"/>
        </w:r>
      </w:ins>
    </w:p>
    <w:p w:rsidR="005418F7" w:rsidRDefault="005418F7">
      <w:pPr>
        <w:pStyle w:val="TM3"/>
        <w:tabs>
          <w:tab w:val="left" w:pos="880"/>
        </w:tabs>
        <w:rPr>
          <w:ins w:id="258" w:author="Raja EL HAFI" w:date="2015-07-20T10:38:00Z"/>
          <w:rFonts w:eastAsiaTheme="minorEastAsia"/>
          <w:noProof/>
          <w:lang w:eastAsia="fr-FR"/>
        </w:rPr>
      </w:pPr>
      <w:ins w:id="25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"_Toc425152119"</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3.4.3.2</w:t>
        </w:r>
        <w:r>
          <w:rPr>
            <w:rFonts w:eastAsiaTheme="minorEastAsia"/>
            <w:noProof/>
            <w:lang w:eastAsia="fr-FR"/>
          </w:rPr>
          <w:tab/>
        </w:r>
        <w:r w:rsidRPr="00A53711">
          <w:rPr>
            <w:rStyle w:val="Lienhypertexte"/>
            <w:noProof/>
            <w:lang w:eastAsia="fr-FR"/>
          </w:rPr>
          <w:t>Remboursement partiel du principal</w:t>
        </w:r>
        <w:r>
          <w:rPr>
            <w:noProof/>
            <w:webHidden/>
          </w:rPr>
          <w:tab/>
        </w:r>
        <w:r>
          <w:rPr>
            <w:noProof/>
            <w:webHidden/>
          </w:rPr>
          <w:fldChar w:fldCharType="begin"/>
        </w:r>
        <w:r>
          <w:rPr>
            <w:noProof/>
            <w:webHidden/>
          </w:rPr>
          <w:instrText xml:space="preserve"> PAGEREF _Toc425152119 \h </w:instrText>
        </w:r>
      </w:ins>
      <w:r>
        <w:rPr>
          <w:noProof/>
          <w:webHidden/>
        </w:rPr>
      </w:r>
      <w:r>
        <w:rPr>
          <w:noProof/>
          <w:webHidden/>
        </w:rPr>
        <w:fldChar w:fldCharType="separate"/>
      </w:r>
      <w:ins w:id="260" w:author="Raja EL HAFI" w:date="2015-07-20T10:38:00Z">
        <w:r>
          <w:rPr>
            <w:noProof/>
            <w:webHidden/>
          </w:rPr>
          <w:t>62</w:t>
        </w:r>
        <w:r>
          <w:rPr>
            <w:noProof/>
            <w:webHidden/>
          </w:rPr>
          <w:fldChar w:fldCharType="end"/>
        </w:r>
        <w:r w:rsidRPr="00A53711">
          <w:rPr>
            <w:rStyle w:val="Lienhypertexte"/>
            <w:noProof/>
          </w:rPr>
          <w:fldChar w:fldCharType="end"/>
        </w:r>
      </w:ins>
    </w:p>
    <w:p w:rsidR="005418F7" w:rsidRDefault="005418F7">
      <w:pPr>
        <w:pStyle w:val="TM3"/>
        <w:tabs>
          <w:tab w:val="left" w:pos="880"/>
        </w:tabs>
        <w:rPr>
          <w:ins w:id="261" w:author="Raja EL HAFI" w:date="2015-07-20T10:38:00Z"/>
          <w:rFonts w:eastAsiaTheme="minorEastAsia"/>
          <w:noProof/>
          <w:lang w:eastAsia="fr-FR"/>
        </w:rPr>
      </w:pPr>
      <w:ins w:id="26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3.4.4</w:t>
        </w:r>
        <w:r>
          <w:rPr>
            <w:rFonts w:eastAsiaTheme="minorEastAsia"/>
            <w:noProof/>
            <w:lang w:eastAsia="fr-FR"/>
          </w:rPr>
          <w:tab/>
        </w:r>
        <w:r w:rsidRPr="00A53711">
          <w:rPr>
            <w:rStyle w:val="Lienhypertexte"/>
            <w:noProof/>
            <w:lang w:eastAsia="fr-FR"/>
          </w:rPr>
          <w:t>OST obligatoire avec rédemption</w:t>
        </w:r>
        <w:r>
          <w:rPr>
            <w:noProof/>
            <w:webHidden/>
          </w:rPr>
          <w:tab/>
        </w:r>
        <w:r>
          <w:rPr>
            <w:noProof/>
            <w:webHidden/>
          </w:rPr>
          <w:fldChar w:fldCharType="begin"/>
        </w:r>
        <w:r>
          <w:rPr>
            <w:noProof/>
            <w:webHidden/>
          </w:rPr>
          <w:instrText xml:space="preserve"> PAGEREF _Toc425152120 \h </w:instrText>
        </w:r>
      </w:ins>
      <w:r>
        <w:rPr>
          <w:noProof/>
          <w:webHidden/>
        </w:rPr>
      </w:r>
      <w:r>
        <w:rPr>
          <w:noProof/>
          <w:webHidden/>
        </w:rPr>
        <w:fldChar w:fldCharType="separate"/>
      </w:r>
      <w:ins w:id="263" w:author="Raja EL HAFI" w:date="2015-07-20T10:38:00Z">
        <w:r>
          <w:rPr>
            <w:noProof/>
            <w:webHidden/>
          </w:rPr>
          <w:t>65</w:t>
        </w:r>
        <w:r>
          <w:rPr>
            <w:noProof/>
            <w:webHidden/>
          </w:rPr>
          <w:fldChar w:fldCharType="end"/>
        </w:r>
        <w:r w:rsidRPr="00A53711">
          <w:rPr>
            <w:rStyle w:val="Lienhypertexte"/>
            <w:noProof/>
          </w:rPr>
          <w:fldChar w:fldCharType="end"/>
        </w:r>
      </w:ins>
    </w:p>
    <w:p w:rsidR="005418F7" w:rsidRDefault="005418F7">
      <w:pPr>
        <w:pStyle w:val="TM3"/>
        <w:tabs>
          <w:tab w:val="left" w:pos="880"/>
        </w:tabs>
        <w:rPr>
          <w:ins w:id="264" w:author="Raja EL HAFI" w:date="2015-07-20T10:38:00Z"/>
          <w:rFonts w:eastAsiaTheme="minorEastAsia"/>
          <w:noProof/>
          <w:lang w:eastAsia="fr-FR"/>
        </w:rPr>
      </w:pPr>
      <w:ins w:id="26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"_Toc425152121"</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3.4.5</w:t>
        </w:r>
        <w:r>
          <w:rPr>
            <w:rFonts w:eastAsiaTheme="minorEastAsia"/>
            <w:noProof/>
            <w:lang w:eastAsia="fr-FR"/>
          </w:rPr>
          <w:tab/>
        </w:r>
        <w:r w:rsidRPr="00A53711">
          <w:rPr>
            <w:rStyle w:val="Lienhypertexte"/>
            <w:noProof/>
          </w:rPr>
          <w:t>OST obligatoires avec attribution de titre sans rompus</w:t>
        </w:r>
        <w:r>
          <w:rPr>
            <w:noProof/>
            <w:webHidden/>
          </w:rPr>
          <w:tab/>
        </w:r>
        <w:r>
          <w:rPr>
            <w:noProof/>
            <w:webHidden/>
          </w:rPr>
          <w:fldChar w:fldCharType="begin"/>
        </w:r>
        <w:r>
          <w:rPr>
            <w:noProof/>
            <w:webHidden/>
          </w:rPr>
          <w:instrText xml:space="preserve"> PAGEREF _Toc425152121 \h </w:instrText>
        </w:r>
      </w:ins>
      <w:r>
        <w:rPr>
          <w:noProof/>
          <w:webHidden/>
        </w:rPr>
      </w:r>
      <w:r>
        <w:rPr>
          <w:noProof/>
          <w:webHidden/>
        </w:rPr>
        <w:fldChar w:fldCharType="separate"/>
      </w:r>
      <w:ins w:id="266" w:author="Raja EL HAFI" w:date="2015-07-20T10:38:00Z">
        <w:r>
          <w:rPr>
            <w:noProof/>
            <w:webHidden/>
          </w:rPr>
          <w:t>68</w:t>
        </w:r>
        <w:r>
          <w:rPr>
            <w:noProof/>
            <w:webHidden/>
          </w:rPr>
          <w:fldChar w:fldCharType="end"/>
        </w:r>
        <w:r w:rsidRPr="00A53711">
          <w:rPr>
            <w:rStyle w:val="Lienhypertexte"/>
            <w:noProof/>
          </w:rPr>
          <w:fldChar w:fldCharType="end"/>
        </w:r>
      </w:ins>
    </w:p>
    <w:p w:rsidR="005418F7" w:rsidRDefault="005418F7">
      <w:pPr>
        <w:pStyle w:val="TM3"/>
        <w:tabs>
          <w:tab w:val="left" w:pos="880"/>
        </w:tabs>
        <w:rPr>
          <w:ins w:id="267" w:author="Raja EL HAFI" w:date="2015-07-20T10:38:00Z"/>
          <w:rFonts w:eastAsiaTheme="minorEastAsia"/>
          <w:noProof/>
          <w:lang w:eastAsia="fr-FR"/>
        </w:rPr>
      </w:pPr>
      <w:ins w:id="26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3.4.6</w:t>
        </w:r>
        <w:r>
          <w:rPr>
            <w:rFonts w:eastAsiaTheme="minorEastAsia"/>
            <w:noProof/>
            <w:lang w:eastAsia="fr-FR"/>
          </w:rPr>
          <w:tab/>
        </w:r>
        <w:r w:rsidRPr="00A53711">
          <w:rPr>
            <w:rStyle w:val="Lienhypertexte"/>
            <w:noProof/>
          </w:rPr>
          <w:t>OST obligatoires avec attribution de titre avec rompus</w:t>
        </w:r>
        <w:r>
          <w:rPr>
            <w:noProof/>
            <w:webHidden/>
          </w:rPr>
          <w:tab/>
        </w:r>
        <w:r>
          <w:rPr>
            <w:noProof/>
            <w:webHidden/>
          </w:rPr>
          <w:fldChar w:fldCharType="begin"/>
        </w:r>
        <w:r>
          <w:rPr>
            <w:noProof/>
            <w:webHidden/>
          </w:rPr>
          <w:instrText xml:space="preserve"> PAGEREF _Toc425152122 \h </w:instrText>
        </w:r>
      </w:ins>
      <w:r>
        <w:rPr>
          <w:noProof/>
          <w:webHidden/>
        </w:rPr>
      </w:r>
      <w:r>
        <w:rPr>
          <w:noProof/>
          <w:webHidden/>
        </w:rPr>
        <w:fldChar w:fldCharType="separate"/>
      </w:r>
      <w:ins w:id="269" w:author="Raja EL HAFI" w:date="2015-07-20T10:38:00Z">
        <w:r>
          <w:rPr>
            <w:noProof/>
            <w:webHidden/>
          </w:rPr>
          <w:t>71</w:t>
        </w:r>
        <w:r>
          <w:rPr>
            <w:noProof/>
            <w:webHidden/>
          </w:rPr>
          <w:fldChar w:fldCharType="end"/>
        </w:r>
        <w:r w:rsidRPr="00A53711">
          <w:rPr>
            <w:rStyle w:val="Lienhypertexte"/>
            <w:noProof/>
          </w:rPr>
          <w:fldChar w:fldCharType="end"/>
        </w:r>
      </w:ins>
    </w:p>
    <w:p w:rsidR="005418F7" w:rsidRDefault="005418F7">
      <w:pPr>
        <w:pStyle w:val="TM3"/>
        <w:tabs>
          <w:tab w:val="left" w:pos="880"/>
        </w:tabs>
        <w:rPr>
          <w:ins w:id="270" w:author="Raja EL HAFI" w:date="2015-07-20T10:38:00Z"/>
          <w:rFonts w:eastAsiaTheme="minorEastAsia"/>
          <w:noProof/>
          <w:lang w:eastAsia="fr-FR"/>
        </w:rPr>
      </w:pPr>
      <w:ins w:id="27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3.4.7</w:t>
        </w:r>
        <w:r>
          <w:rPr>
            <w:rFonts w:eastAsiaTheme="minorEastAsia"/>
            <w:noProof/>
            <w:lang w:eastAsia="fr-FR"/>
          </w:rPr>
          <w:tab/>
        </w:r>
        <w:r w:rsidRPr="00A53711">
          <w:rPr>
            <w:rStyle w:val="Lienhypertexte"/>
            <w:noProof/>
          </w:rPr>
          <w:t>OST optionnels</w:t>
        </w:r>
        <w:r>
          <w:rPr>
            <w:noProof/>
            <w:webHidden/>
          </w:rPr>
          <w:tab/>
        </w:r>
        <w:r>
          <w:rPr>
            <w:noProof/>
            <w:webHidden/>
          </w:rPr>
          <w:fldChar w:fldCharType="begin"/>
        </w:r>
        <w:r>
          <w:rPr>
            <w:noProof/>
            <w:webHidden/>
          </w:rPr>
          <w:instrText xml:space="preserve"> PAGEREF _Toc425152123 \h </w:instrText>
        </w:r>
      </w:ins>
      <w:r>
        <w:rPr>
          <w:noProof/>
          <w:webHidden/>
        </w:rPr>
      </w:r>
      <w:r>
        <w:rPr>
          <w:noProof/>
          <w:webHidden/>
        </w:rPr>
        <w:fldChar w:fldCharType="separate"/>
      </w:r>
      <w:ins w:id="272" w:author="Raja EL HAFI" w:date="2015-07-20T10:38:00Z">
        <w:r>
          <w:rPr>
            <w:noProof/>
            <w:webHidden/>
          </w:rPr>
          <w:t>72</w:t>
        </w:r>
        <w:r>
          <w:rPr>
            <w:noProof/>
            <w:webHidden/>
          </w:rPr>
          <w:fldChar w:fldCharType="end"/>
        </w:r>
        <w:r w:rsidRPr="00A53711">
          <w:rPr>
            <w:rStyle w:val="Lienhypertexte"/>
            <w:noProof/>
          </w:rPr>
          <w:fldChar w:fldCharType="end"/>
        </w:r>
      </w:ins>
    </w:p>
    <w:p w:rsidR="005418F7" w:rsidRDefault="005418F7">
      <w:pPr>
        <w:pStyle w:val="TM3"/>
        <w:tabs>
          <w:tab w:val="left" w:pos="880"/>
        </w:tabs>
        <w:rPr>
          <w:ins w:id="273" w:author="Raja EL HAFI" w:date="2015-07-20T10:38:00Z"/>
          <w:rFonts w:eastAsiaTheme="minorEastAsia"/>
          <w:noProof/>
          <w:lang w:eastAsia="fr-FR"/>
        </w:rPr>
      </w:pPr>
      <w:ins w:id="27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3.4.7.1</w:t>
        </w:r>
        <w:r>
          <w:rPr>
            <w:rFonts w:eastAsiaTheme="minorEastAsia"/>
            <w:noProof/>
            <w:lang w:eastAsia="fr-FR"/>
          </w:rPr>
          <w:tab/>
        </w:r>
        <w:r w:rsidRPr="00A53711">
          <w:rPr>
            <w:rStyle w:val="Lienhypertexte"/>
            <w:i/>
            <w:noProof/>
          </w:rPr>
          <w:t>Paiement de dividendes optionnels</w:t>
        </w:r>
        <w:r>
          <w:rPr>
            <w:noProof/>
            <w:webHidden/>
          </w:rPr>
          <w:tab/>
        </w:r>
        <w:r>
          <w:rPr>
            <w:noProof/>
            <w:webHidden/>
          </w:rPr>
          <w:fldChar w:fldCharType="begin"/>
        </w:r>
        <w:r>
          <w:rPr>
            <w:noProof/>
            <w:webHidden/>
          </w:rPr>
          <w:instrText xml:space="preserve"> PAGEREF _Toc425152124 \h </w:instrText>
        </w:r>
      </w:ins>
      <w:r>
        <w:rPr>
          <w:noProof/>
          <w:webHidden/>
        </w:rPr>
      </w:r>
      <w:r>
        <w:rPr>
          <w:noProof/>
          <w:webHidden/>
        </w:rPr>
        <w:fldChar w:fldCharType="separate"/>
      </w:r>
      <w:ins w:id="275" w:author="Raja EL HAFI" w:date="2015-07-20T10:38:00Z">
        <w:r>
          <w:rPr>
            <w:noProof/>
            <w:webHidden/>
          </w:rPr>
          <w:t>72</w:t>
        </w:r>
        <w:r>
          <w:rPr>
            <w:noProof/>
            <w:webHidden/>
          </w:rPr>
          <w:fldChar w:fldCharType="end"/>
        </w:r>
        <w:r w:rsidRPr="00A53711">
          <w:rPr>
            <w:rStyle w:val="Lienhypertexte"/>
            <w:noProof/>
          </w:rPr>
          <w:fldChar w:fldCharType="end"/>
        </w:r>
      </w:ins>
    </w:p>
    <w:p w:rsidR="005418F7" w:rsidRDefault="005418F7">
      <w:pPr>
        <w:pStyle w:val="TM3"/>
        <w:tabs>
          <w:tab w:val="left" w:pos="880"/>
        </w:tabs>
        <w:rPr>
          <w:ins w:id="276" w:author="Raja EL HAFI" w:date="2015-07-20T10:38:00Z"/>
          <w:rFonts w:eastAsiaTheme="minorEastAsia"/>
          <w:noProof/>
          <w:lang w:eastAsia="fr-FR"/>
        </w:rPr>
      </w:pPr>
      <w:ins w:id="27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3.4.7.2</w:t>
        </w:r>
        <w:r>
          <w:rPr>
            <w:rFonts w:eastAsiaTheme="minorEastAsia"/>
            <w:noProof/>
            <w:lang w:eastAsia="fr-FR"/>
          </w:rPr>
          <w:tab/>
        </w:r>
        <w:r w:rsidRPr="00A53711">
          <w:rPr>
            <w:rStyle w:val="Lienhypertexte"/>
            <w:i/>
            <w:noProof/>
          </w:rPr>
          <w:t>Augmentation de capital en numéraire</w:t>
        </w:r>
        <w:r>
          <w:rPr>
            <w:noProof/>
            <w:webHidden/>
          </w:rPr>
          <w:tab/>
        </w:r>
        <w:r>
          <w:rPr>
            <w:noProof/>
            <w:webHidden/>
          </w:rPr>
          <w:fldChar w:fldCharType="begin"/>
        </w:r>
        <w:r>
          <w:rPr>
            <w:noProof/>
            <w:webHidden/>
          </w:rPr>
          <w:instrText xml:space="preserve"> PAGEREF _Toc425152125 \h </w:instrText>
        </w:r>
      </w:ins>
      <w:r>
        <w:rPr>
          <w:noProof/>
          <w:webHidden/>
        </w:rPr>
      </w:r>
      <w:r>
        <w:rPr>
          <w:noProof/>
          <w:webHidden/>
        </w:rPr>
        <w:fldChar w:fldCharType="separate"/>
      </w:r>
      <w:ins w:id="278" w:author="Raja EL HAFI" w:date="2015-07-20T10:38:00Z">
        <w:r>
          <w:rPr>
            <w:noProof/>
            <w:webHidden/>
          </w:rPr>
          <w:t>77</w:t>
        </w:r>
        <w:r>
          <w:rPr>
            <w:noProof/>
            <w:webHidden/>
          </w:rPr>
          <w:fldChar w:fldCharType="end"/>
        </w:r>
        <w:r w:rsidRPr="00A53711">
          <w:rPr>
            <w:rStyle w:val="Lienhypertexte"/>
            <w:noProof/>
          </w:rPr>
          <w:fldChar w:fldCharType="end"/>
        </w:r>
      </w:ins>
    </w:p>
    <w:p w:rsidR="005418F7" w:rsidRDefault="005418F7">
      <w:pPr>
        <w:pStyle w:val="TM3"/>
        <w:tabs>
          <w:tab w:val="left" w:pos="880"/>
        </w:tabs>
        <w:rPr>
          <w:ins w:id="279" w:author="Raja EL HAFI" w:date="2015-07-20T10:38:00Z"/>
          <w:rFonts w:eastAsiaTheme="minorEastAsia"/>
          <w:noProof/>
          <w:lang w:eastAsia="fr-FR"/>
        </w:rPr>
      </w:pPr>
      <w:ins w:id="28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3.4.8</w:t>
        </w:r>
        <w:r>
          <w:rPr>
            <w:rFonts w:eastAsiaTheme="minorEastAsia"/>
            <w:noProof/>
            <w:lang w:eastAsia="fr-FR"/>
          </w:rPr>
          <w:tab/>
        </w:r>
        <w:r w:rsidRPr="00A53711">
          <w:rPr>
            <w:rStyle w:val="Lienhypertexte"/>
            <w:noProof/>
          </w:rPr>
          <w:t>OST d'échange sans rompus</w:t>
        </w:r>
        <w:r>
          <w:rPr>
            <w:noProof/>
            <w:webHidden/>
          </w:rPr>
          <w:tab/>
        </w:r>
        <w:r>
          <w:rPr>
            <w:noProof/>
            <w:webHidden/>
          </w:rPr>
          <w:fldChar w:fldCharType="begin"/>
        </w:r>
        <w:r>
          <w:rPr>
            <w:noProof/>
            <w:webHidden/>
          </w:rPr>
          <w:instrText xml:space="preserve"> PAGEREF _Toc425152126 \h </w:instrText>
        </w:r>
      </w:ins>
      <w:r>
        <w:rPr>
          <w:noProof/>
          <w:webHidden/>
        </w:rPr>
      </w:r>
      <w:r>
        <w:rPr>
          <w:noProof/>
          <w:webHidden/>
        </w:rPr>
        <w:fldChar w:fldCharType="separate"/>
      </w:r>
      <w:ins w:id="281" w:author="Raja EL HAFI" w:date="2015-07-20T10:38:00Z">
        <w:r>
          <w:rPr>
            <w:noProof/>
            <w:webHidden/>
          </w:rPr>
          <w:t>84</w:t>
        </w:r>
        <w:r>
          <w:rPr>
            <w:noProof/>
            <w:webHidden/>
          </w:rPr>
          <w:fldChar w:fldCharType="end"/>
        </w:r>
        <w:r w:rsidRPr="00A53711">
          <w:rPr>
            <w:rStyle w:val="Lienhypertexte"/>
            <w:noProof/>
          </w:rPr>
          <w:fldChar w:fldCharType="end"/>
        </w:r>
      </w:ins>
    </w:p>
    <w:p w:rsidR="005418F7" w:rsidRDefault="005418F7">
      <w:pPr>
        <w:pStyle w:val="TM3"/>
        <w:tabs>
          <w:tab w:val="left" w:pos="880"/>
        </w:tabs>
        <w:rPr>
          <w:ins w:id="282" w:author="Raja EL HAFI" w:date="2015-07-20T10:38:00Z"/>
          <w:rFonts w:eastAsiaTheme="minorEastAsia"/>
          <w:noProof/>
          <w:lang w:eastAsia="fr-FR"/>
        </w:rPr>
      </w:pPr>
      <w:ins w:id="28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3.4.9</w:t>
        </w:r>
        <w:r>
          <w:rPr>
            <w:rFonts w:eastAsiaTheme="minorEastAsia"/>
            <w:noProof/>
            <w:lang w:eastAsia="fr-FR"/>
          </w:rPr>
          <w:tab/>
        </w:r>
        <w:r w:rsidRPr="00A53711">
          <w:rPr>
            <w:rStyle w:val="Lienhypertexte"/>
            <w:noProof/>
          </w:rPr>
          <w:t>OST d'échange avec rompus</w:t>
        </w:r>
        <w:r>
          <w:rPr>
            <w:noProof/>
            <w:webHidden/>
          </w:rPr>
          <w:tab/>
        </w:r>
        <w:r>
          <w:rPr>
            <w:noProof/>
            <w:webHidden/>
          </w:rPr>
          <w:fldChar w:fldCharType="begin"/>
        </w:r>
        <w:r>
          <w:rPr>
            <w:noProof/>
            <w:webHidden/>
          </w:rPr>
          <w:instrText xml:space="preserve"> PAGEREF _Toc425152127 \h </w:instrText>
        </w:r>
      </w:ins>
      <w:r>
        <w:rPr>
          <w:noProof/>
          <w:webHidden/>
        </w:rPr>
      </w:r>
      <w:r>
        <w:rPr>
          <w:noProof/>
          <w:webHidden/>
        </w:rPr>
        <w:fldChar w:fldCharType="separate"/>
      </w:r>
      <w:ins w:id="284" w:author="Raja EL HAFI" w:date="2015-07-20T10:38:00Z">
        <w:r>
          <w:rPr>
            <w:noProof/>
            <w:webHidden/>
          </w:rPr>
          <w:t>87</w:t>
        </w:r>
        <w:r>
          <w:rPr>
            <w:noProof/>
            <w:webHidden/>
          </w:rPr>
          <w:fldChar w:fldCharType="end"/>
        </w:r>
        <w:r w:rsidRPr="00A53711">
          <w:rPr>
            <w:rStyle w:val="Lienhypertexte"/>
            <w:noProof/>
          </w:rPr>
          <w:fldChar w:fldCharType="end"/>
        </w:r>
      </w:ins>
    </w:p>
    <w:p w:rsidR="005418F7" w:rsidRDefault="005418F7">
      <w:pPr>
        <w:pStyle w:val="TM3"/>
        <w:tabs>
          <w:tab w:val="left" w:pos="880"/>
        </w:tabs>
        <w:rPr>
          <w:ins w:id="285" w:author="Raja EL HAFI" w:date="2015-07-20T10:38:00Z"/>
          <w:rFonts w:eastAsiaTheme="minorEastAsia"/>
          <w:noProof/>
          <w:lang w:eastAsia="fr-FR"/>
        </w:rPr>
      </w:pPr>
      <w:ins w:id="28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3.4.10</w:t>
        </w:r>
        <w:r>
          <w:rPr>
            <w:rFonts w:eastAsiaTheme="minorEastAsia"/>
            <w:noProof/>
            <w:lang w:eastAsia="fr-FR"/>
          </w:rPr>
          <w:tab/>
        </w:r>
        <w:r w:rsidRPr="00A53711">
          <w:rPr>
            <w:rStyle w:val="Lienhypertexte"/>
            <w:noProof/>
          </w:rPr>
          <w:t>OST avec remboursement titre et espèce</w:t>
        </w:r>
        <w:r>
          <w:rPr>
            <w:noProof/>
            <w:webHidden/>
          </w:rPr>
          <w:tab/>
        </w:r>
        <w:r>
          <w:rPr>
            <w:noProof/>
            <w:webHidden/>
          </w:rPr>
          <w:fldChar w:fldCharType="begin"/>
        </w:r>
        <w:r>
          <w:rPr>
            <w:noProof/>
            <w:webHidden/>
          </w:rPr>
          <w:instrText xml:space="preserve"> PAGEREF _Toc425152128 \h </w:instrText>
        </w:r>
      </w:ins>
      <w:r>
        <w:rPr>
          <w:noProof/>
          <w:webHidden/>
        </w:rPr>
      </w:r>
      <w:r>
        <w:rPr>
          <w:noProof/>
          <w:webHidden/>
        </w:rPr>
        <w:fldChar w:fldCharType="separate"/>
      </w:r>
      <w:ins w:id="287" w:author="Raja EL HAFI" w:date="2015-07-20T10:38:00Z">
        <w:r>
          <w:rPr>
            <w:noProof/>
            <w:webHidden/>
          </w:rPr>
          <w:t>87</w:t>
        </w:r>
        <w:r>
          <w:rPr>
            <w:noProof/>
            <w:webHidden/>
          </w:rPr>
          <w:fldChar w:fldCharType="end"/>
        </w:r>
        <w:r w:rsidRPr="00A53711">
          <w:rPr>
            <w:rStyle w:val="Lienhypertexte"/>
            <w:noProof/>
          </w:rPr>
          <w:fldChar w:fldCharType="end"/>
        </w:r>
      </w:ins>
    </w:p>
    <w:p w:rsidR="005418F7" w:rsidRDefault="005418F7">
      <w:pPr>
        <w:pStyle w:val="TM3"/>
        <w:tabs>
          <w:tab w:val="left" w:pos="880"/>
        </w:tabs>
        <w:rPr>
          <w:ins w:id="288" w:author="Raja EL HAFI" w:date="2015-07-20T10:38:00Z"/>
          <w:rFonts w:eastAsiaTheme="minorEastAsia"/>
          <w:noProof/>
          <w:lang w:eastAsia="fr-FR"/>
        </w:rPr>
      </w:pPr>
      <w:ins w:id="28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"_Toc425152129"</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3.4.11</w:t>
        </w:r>
        <w:r>
          <w:rPr>
            <w:rFonts w:eastAsiaTheme="minorEastAsia"/>
            <w:noProof/>
            <w:lang w:eastAsia="fr-FR"/>
          </w:rPr>
          <w:tab/>
        </w:r>
        <w:r w:rsidRPr="00A53711">
          <w:rPr>
            <w:rStyle w:val="Lienhypertexte"/>
            <w:noProof/>
          </w:rPr>
          <w:t>Offres publiques</w:t>
        </w:r>
        <w:r>
          <w:rPr>
            <w:noProof/>
            <w:webHidden/>
          </w:rPr>
          <w:tab/>
        </w:r>
        <w:r>
          <w:rPr>
            <w:noProof/>
            <w:webHidden/>
          </w:rPr>
          <w:fldChar w:fldCharType="begin"/>
        </w:r>
        <w:r>
          <w:rPr>
            <w:noProof/>
            <w:webHidden/>
          </w:rPr>
          <w:instrText xml:space="preserve"> PAGEREF _Toc425152129 \h </w:instrText>
        </w:r>
      </w:ins>
      <w:r>
        <w:rPr>
          <w:noProof/>
          <w:webHidden/>
        </w:rPr>
      </w:r>
      <w:r>
        <w:rPr>
          <w:noProof/>
          <w:webHidden/>
        </w:rPr>
        <w:fldChar w:fldCharType="separate"/>
      </w:r>
      <w:ins w:id="290" w:author="Raja EL HAFI" w:date="2015-07-20T10:38:00Z">
        <w:r>
          <w:rPr>
            <w:noProof/>
            <w:webHidden/>
          </w:rPr>
          <w:t>90</w:t>
        </w:r>
        <w:r>
          <w:rPr>
            <w:noProof/>
            <w:webHidden/>
          </w:rPr>
          <w:fldChar w:fldCharType="end"/>
        </w:r>
        <w:r w:rsidRPr="00A53711">
          <w:rPr>
            <w:rStyle w:val="Lienhypertexte"/>
            <w:noProof/>
          </w:rPr>
          <w:fldChar w:fldCharType="end"/>
        </w:r>
      </w:ins>
    </w:p>
    <w:p w:rsidR="005418F7" w:rsidRDefault="005418F7">
      <w:pPr>
        <w:pStyle w:val="TM3"/>
        <w:tabs>
          <w:tab w:val="left" w:pos="880"/>
        </w:tabs>
        <w:rPr>
          <w:ins w:id="291" w:author="Raja EL HAFI" w:date="2015-07-20T10:38:00Z"/>
          <w:rFonts w:eastAsiaTheme="minorEastAsia"/>
          <w:noProof/>
          <w:lang w:eastAsia="fr-FR"/>
        </w:rPr>
      </w:pPr>
      <w:ins w:id="29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3.4.12</w:t>
        </w:r>
        <w:r>
          <w:rPr>
            <w:rFonts w:eastAsiaTheme="minorEastAsia"/>
            <w:noProof/>
            <w:lang w:eastAsia="fr-FR"/>
          </w:rPr>
          <w:tab/>
        </w:r>
        <w:r w:rsidRPr="00A53711">
          <w:rPr>
            <w:rStyle w:val="Lienhypertexte"/>
            <w:noProof/>
          </w:rPr>
          <w:t>OST Assemblée générale</w:t>
        </w:r>
        <w:r>
          <w:rPr>
            <w:noProof/>
            <w:webHidden/>
          </w:rPr>
          <w:tab/>
        </w:r>
        <w:r>
          <w:rPr>
            <w:noProof/>
            <w:webHidden/>
          </w:rPr>
          <w:fldChar w:fldCharType="begin"/>
        </w:r>
        <w:r>
          <w:rPr>
            <w:noProof/>
            <w:webHidden/>
          </w:rPr>
          <w:instrText xml:space="preserve"> PAGEREF _Toc425152130 \h </w:instrText>
        </w:r>
      </w:ins>
      <w:r>
        <w:rPr>
          <w:noProof/>
          <w:webHidden/>
        </w:rPr>
      </w:r>
      <w:r>
        <w:rPr>
          <w:noProof/>
          <w:webHidden/>
        </w:rPr>
        <w:fldChar w:fldCharType="separate"/>
      </w:r>
      <w:ins w:id="293" w:author="Raja EL HAFI" w:date="2015-07-20T10:38:00Z">
        <w:r>
          <w:rPr>
            <w:noProof/>
            <w:webHidden/>
          </w:rPr>
          <w:t>92</w:t>
        </w:r>
        <w:r>
          <w:rPr>
            <w:noProof/>
            <w:webHidden/>
          </w:rPr>
          <w:fldChar w:fldCharType="end"/>
        </w:r>
        <w:r w:rsidRPr="00A53711">
          <w:rPr>
            <w:rStyle w:val="Lienhypertexte"/>
            <w:noProof/>
          </w:rPr>
          <w:fldChar w:fldCharType="end"/>
        </w:r>
      </w:ins>
    </w:p>
    <w:p w:rsidR="005418F7" w:rsidRDefault="005418F7">
      <w:pPr>
        <w:pStyle w:val="TM3"/>
        <w:tabs>
          <w:tab w:val="left" w:pos="880"/>
        </w:tabs>
        <w:rPr>
          <w:ins w:id="294" w:author="Raja EL HAFI" w:date="2015-07-20T10:38:00Z"/>
          <w:rFonts w:eastAsiaTheme="minorEastAsia"/>
          <w:noProof/>
          <w:lang w:eastAsia="fr-FR"/>
        </w:rPr>
      </w:pPr>
      <w:ins w:id="29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"_Toc425152131"</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3.4.13</w:t>
        </w:r>
        <w:r>
          <w:rPr>
            <w:rFonts w:eastAsiaTheme="minorEastAsia"/>
            <w:noProof/>
            <w:lang w:eastAsia="fr-FR"/>
          </w:rPr>
          <w:tab/>
        </w:r>
        <w:r w:rsidRPr="00A53711">
          <w:rPr>
            <w:rStyle w:val="Lienhypertexte"/>
            <w:noProof/>
          </w:rPr>
          <w:t>Nouvelle OST non gérées par MegaCor</w:t>
        </w:r>
        <w:r>
          <w:rPr>
            <w:noProof/>
            <w:webHidden/>
          </w:rPr>
          <w:tab/>
        </w:r>
        <w:r>
          <w:rPr>
            <w:noProof/>
            <w:webHidden/>
          </w:rPr>
          <w:fldChar w:fldCharType="begin"/>
        </w:r>
        <w:r>
          <w:rPr>
            <w:noProof/>
            <w:webHidden/>
          </w:rPr>
          <w:instrText xml:space="preserve"> PAGEREF _Toc425152131 \h </w:instrText>
        </w:r>
      </w:ins>
      <w:r>
        <w:rPr>
          <w:noProof/>
          <w:webHidden/>
        </w:rPr>
      </w:r>
      <w:r>
        <w:rPr>
          <w:noProof/>
          <w:webHidden/>
        </w:rPr>
        <w:fldChar w:fldCharType="separate"/>
      </w:r>
      <w:ins w:id="296" w:author="Raja EL HAFI" w:date="2015-07-20T10:38:00Z">
        <w:r>
          <w:rPr>
            <w:noProof/>
            <w:webHidden/>
          </w:rPr>
          <w:t>94</w:t>
        </w:r>
        <w:r>
          <w:rPr>
            <w:noProof/>
            <w:webHidden/>
          </w:rPr>
          <w:fldChar w:fldCharType="end"/>
        </w:r>
        <w:r w:rsidRPr="00A53711">
          <w:rPr>
            <w:rStyle w:val="Lienhypertexte"/>
            <w:noProof/>
          </w:rPr>
          <w:fldChar w:fldCharType="end"/>
        </w:r>
      </w:ins>
    </w:p>
    <w:p w:rsidR="005418F7" w:rsidRDefault="005418F7">
      <w:pPr>
        <w:pStyle w:val="TM3"/>
        <w:tabs>
          <w:tab w:val="left" w:pos="1100"/>
        </w:tabs>
        <w:rPr>
          <w:ins w:id="297" w:author="Raja EL HAFI" w:date="2015-07-20T10:38:00Z"/>
          <w:rFonts w:eastAsiaTheme="minorEastAsia"/>
          <w:noProof/>
          <w:lang w:eastAsia="fr-FR"/>
        </w:rPr>
      </w:pPr>
      <w:ins w:id="29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3.4.13.1</w:t>
        </w:r>
        <w:r>
          <w:rPr>
            <w:rFonts w:eastAsiaTheme="minorEastAsia"/>
            <w:noProof/>
            <w:lang w:eastAsia="fr-FR"/>
          </w:rPr>
          <w:tab/>
        </w:r>
        <w:r w:rsidRPr="00A53711">
          <w:rPr>
            <w:rStyle w:val="Lienhypertexte"/>
            <w:i/>
            <w:noProof/>
          </w:rPr>
          <w:t>Regroupement des actions (SPLR)</w:t>
        </w:r>
        <w:r>
          <w:rPr>
            <w:noProof/>
            <w:webHidden/>
          </w:rPr>
          <w:tab/>
        </w:r>
        <w:r>
          <w:rPr>
            <w:noProof/>
            <w:webHidden/>
          </w:rPr>
          <w:fldChar w:fldCharType="begin"/>
        </w:r>
        <w:r>
          <w:rPr>
            <w:noProof/>
            <w:webHidden/>
          </w:rPr>
          <w:instrText xml:space="preserve"> PAGEREF _Toc425152132 \h </w:instrText>
        </w:r>
      </w:ins>
      <w:r>
        <w:rPr>
          <w:noProof/>
          <w:webHidden/>
        </w:rPr>
      </w:r>
      <w:r>
        <w:rPr>
          <w:noProof/>
          <w:webHidden/>
        </w:rPr>
        <w:fldChar w:fldCharType="separate"/>
      </w:r>
      <w:ins w:id="299" w:author="Raja EL HAFI" w:date="2015-07-20T10:38:00Z">
        <w:r>
          <w:rPr>
            <w:noProof/>
            <w:webHidden/>
          </w:rPr>
          <w:t>94</w:t>
        </w:r>
        <w:r>
          <w:rPr>
            <w:noProof/>
            <w:webHidden/>
          </w:rPr>
          <w:fldChar w:fldCharType="end"/>
        </w:r>
        <w:r w:rsidRPr="00A53711">
          <w:rPr>
            <w:rStyle w:val="Lienhypertexte"/>
            <w:noProof/>
          </w:rPr>
          <w:fldChar w:fldCharType="end"/>
        </w:r>
      </w:ins>
    </w:p>
    <w:p w:rsidR="005418F7" w:rsidRDefault="005418F7">
      <w:pPr>
        <w:pStyle w:val="TM3"/>
        <w:tabs>
          <w:tab w:val="left" w:pos="1100"/>
        </w:tabs>
        <w:rPr>
          <w:ins w:id="300" w:author="Raja EL HAFI" w:date="2015-07-20T10:38:00Z"/>
          <w:rFonts w:eastAsiaTheme="minorEastAsia"/>
          <w:noProof/>
          <w:lang w:eastAsia="fr-FR"/>
        </w:rPr>
      </w:pPr>
      <w:ins w:id="30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3.4.13.2</w:t>
        </w:r>
        <w:r>
          <w:rPr>
            <w:rFonts w:eastAsiaTheme="minorEastAsia"/>
            <w:noProof/>
            <w:lang w:eastAsia="fr-FR"/>
          </w:rPr>
          <w:tab/>
        </w:r>
        <w:r w:rsidRPr="00A53711">
          <w:rPr>
            <w:rStyle w:val="Lienhypertexte"/>
            <w:noProof/>
          </w:rPr>
          <w:t>OST Conversion</w:t>
        </w:r>
        <w:r>
          <w:rPr>
            <w:noProof/>
            <w:webHidden/>
          </w:rPr>
          <w:tab/>
        </w:r>
        <w:r>
          <w:rPr>
            <w:noProof/>
            <w:webHidden/>
          </w:rPr>
          <w:fldChar w:fldCharType="begin"/>
        </w:r>
        <w:r>
          <w:rPr>
            <w:noProof/>
            <w:webHidden/>
          </w:rPr>
          <w:instrText xml:space="preserve"> PAGEREF _Toc425152133 \h </w:instrText>
        </w:r>
      </w:ins>
      <w:r>
        <w:rPr>
          <w:noProof/>
          <w:webHidden/>
        </w:rPr>
      </w:r>
      <w:r>
        <w:rPr>
          <w:noProof/>
          <w:webHidden/>
        </w:rPr>
        <w:fldChar w:fldCharType="separate"/>
      </w:r>
      <w:ins w:id="302" w:author="Raja EL HAFI" w:date="2015-07-20T10:38:00Z">
        <w:r>
          <w:rPr>
            <w:noProof/>
            <w:webHidden/>
          </w:rPr>
          <w:t>95</w:t>
        </w:r>
        <w:r>
          <w:rPr>
            <w:noProof/>
            <w:webHidden/>
          </w:rPr>
          <w:fldChar w:fldCharType="end"/>
        </w:r>
        <w:r w:rsidRPr="00A53711">
          <w:rPr>
            <w:rStyle w:val="Lienhypertexte"/>
            <w:noProof/>
          </w:rPr>
          <w:fldChar w:fldCharType="end"/>
        </w:r>
      </w:ins>
    </w:p>
    <w:p w:rsidR="005418F7" w:rsidRDefault="005418F7">
      <w:pPr>
        <w:pStyle w:val="TM2"/>
        <w:tabs>
          <w:tab w:val="left" w:pos="660"/>
        </w:tabs>
        <w:rPr>
          <w:ins w:id="303" w:author="Raja EL HAFI" w:date="2015-07-20T10:38:00Z"/>
          <w:rFonts w:eastAsiaTheme="minorEastAsia"/>
          <w:noProof/>
          <w:lang w:eastAsia="fr-FR"/>
        </w:rPr>
      </w:pPr>
      <w:ins w:id="30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3.5</w:t>
        </w:r>
        <w:r>
          <w:rPr>
            <w:rFonts w:eastAsiaTheme="minorEastAsia"/>
            <w:noProof/>
            <w:lang w:eastAsia="fr-FR"/>
          </w:rPr>
          <w:tab/>
        </w:r>
        <w:r w:rsidRPr="00A53711">
          <w:rPr>
            <w:rStyle w:val="Lienhypertexte"/>
            <w:noProof/>
          </w:rPr>
          <w:t>Menu</w:t>
        </w:r>
        <w:r>
          <w:rPr>
            <w:noProof/>
            <w:webHidden/>
          </w:rPr>
          <w:tab/>
        </w:r>
        <w:r>
          <w:rPr>
            <w:noProof/>
            <w:webHidden/>
          </w:rPr>
          <w:fldChar w:fldCharType="begin"/>
        </w:r>
        <w:r>
          <w:rPr>
            <w:noProof/>
            <w:webHidden/>
          </w:rPr>
          <w:instrText xml:space="preserve"> PAGEREF _Toc425152134 \h </w:instrText>
        </w:r>
      </w:ins>
      <w:r>
        <w:rPr>
          <w:noProof/>
          <w:webHidden/>
        </w:rPr>
      </w:r>
      <w:r>
        <w:rPr>
          <w:noProof/>
          <w:webHidden/>
        </w:rPr>
        <w:fldChar w:fldCharType="separate"/>
      </w:r>
      <w:ins w:id="305" w:author="Raja EL HAFI" w:date="2015-07-20T10:38:00Z">
        <w:r>
          <w:rPr>
            <w:noProof/>
            <w:webHidden/>
          </w:rPr>
          <w:t>99</w:t>
        </w:r>
        <w:r>
          <w:rPr>
            <w:noProof/>
            <w:webHidden/>
          </w:rPr>
          <w:fldChar w:fldCharType="end"/>
        </w:r>
        <w:r w:rsidRPr="00A53711">
          <w:rPr>
            <w:rStyle w:val="Lienhypertexte"/>
            <w:noProof/>
          </w:rPr>
          <w:fldChar w:fldCharType="end"/>
        </w:r>
      </w:ins>
    </w:p>
    <w:p w:rsidR="005418F7" w:rsidRDefault="005418F7">
      <w:pPr>
        <w:pStyle w:val="TM2"/>
        <w:tabs>
          <w:tab w:val="left" w:pos="660"/>
        </w:tabs>
        <w:rPr>
          <w:ins w:id="306" w:author="Raja EL HAFI" w:date="2015-07-20T10:38:00Z"/>
          <w:rFonts w:eastAsiaTheme="minorEastAsia"/>
          <w:noProof/>
          <w:lang w:eastAsia="fr-FR"/>
        </w:rPr>
      </w:pPr>
      <w:ins w:id="30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"_Toc425152135"</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w:t>
        </w:r>
        <w:r>
          <w:rPr>
            <w:rFonts w:eastAsiaTheme="minorEastAsia"/>
            <w:noProof/>
            <w:lang w:eastAsia="fr-FR"/>
          </w:rPr>
          <w:tab/>
        </w:r>
        <w:r w:rsidRPr="00A53711">
          <w:rPr>
            <w:rStyle w:val="Lienhypertexte"/>
            <w:noProof/>
          </w:rPr>
          <w:t>Description des cas d’utilisation</w:t>
        </w:r>
        <w:r>
          <w:rPr>
            <w:noProof/>
            <w:webHidden/>
          </w:rPr>
          <w:tab/>
        </w:r>
        <w:r>
          <w:rPr>
            <w:noProof/>
            <w:webHidden/>
          </w:rPr>
          <w:fldChar w:fldCharType="begin"/>
        </w:r>
        <w:r>
          <w:rPr>
            <w:noProof/>
            <w:webHidden/>
          </w:rPr>
          <w:instrText xml:space="preserve"> PAGEREF _Toc425152135 \h </w:instrText>
        </w:r>
      </w:ins>
      <w:r>
        <w:rPr>
          <w:noProof/>
          <w:webHidden/>
        </w:rPr>
      </w:r>
      <w:r>
        <w:rPr>
          <w:noProof/>
          <w:webHidden/>
        </w:rPr>
        <w:fldChar w:fldCharType="separate"/>
      </w:r>
      <w:ins w:id="308" w:author="Raja EL HAFI" w:date="2015-07-20T10:38:00Z">
        <w:r>
          <w:rPr>
            <w:noProof/>
            <w:webHidden/>
          </w:rPr>
          <w:t>99</w:t>
        </w:r>
        <w:r>
          <w:rPr>
            <w:noProof/>
            <w:webHidden/>
          </w:rPr>
          <w:fldChar w:fldCharType="end"/>
        </w:r>
        <w:r w:rsidRPr="00A53711">
          <w:rPr>
            <w:rStyle w:val="Lienhypertexte"/>
            <w:noProof/>
          </w:rPr>
          <w:fldChar w:fldCharType="end"/>
        </w:r>
      </w:ins>
    </w:p>
    <w:p w:rsidR="005418F7" w:rsidRDefault="005418F7">
      <w:pPr>
        <w:pStyle w:val="TM3"/>
        <w:tabs>
          <w:tab w:val="left" w:pos="880"/>
        </w:tabs>
        <w:rPr>
          <w:ins w:id="309" w:author="Raja EL HAFI" w:date="2015-07-20T10:38:00Z"/>
          <w:rFonts w:eastAsiaTheme="minorEastAsia"/>
          <w:noProof/>
          <w:lang w:eastAsia="fr-FR"/>
        </w:rPr>
      </w:pPr>
      <w:ins w:id="31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3.6.1</w:t>
        </w:r>
        <w:r>
          <w:rPr>
            <w:rFonts w:eastAsiaTheme="minorEastAsia"/>
            <w:noProof/>
            <w:lang w:eastAsia="fr-FR"/>
          </w:rPr>
          <w:tab/>
        </w:r>
        <w:r w:rsidRPr="00A53711">
          <w:rPr>
            <w:rStyle w:val="Lienhypertexte"/>
            <w:noProof/>
          </w:rPr>
          <w:t>Cas d’utilisation &lt;Saisie manuelle d’une OST&gt;</w:t>
        </w:r>
        <w:r>
          <w:rPr>
            <w:noProof/>
            <w:webHidden/>
          </w:rPr>
          <w:tab/>
        </w:r>
        <w:r>
          <w:rPr>
            <w:noProof/>
            <w:webHidden/>
          </w:rPr>
          <w:fldChar w:fldCharType="begin"/>
        </w:r>
        <w:r>
          <w:rPr>
            <w:noProof/>
            <w:webHidden/>
          </w:rPr>
          <w:instrText xml:space="preserve"> PAGEREF _Toc425152136 \h </w:instrText>
        </w:r>
      </w:ins>
      <w:r>
        <w:rPr>
          <w:noProof/>
          <w:webHidden/>
        </w:rPr>
      </w:r>
      <w:r>
        <w:rPr>
          <w:noProof/>
          <w:webHidden/>
        </w:rPr>
        <w:fldChar w:fldCharType="separate"/>
      </w:r>
      <w:ins w:id="311" w:author="Raja EL HAFI" w:date="2015-07-20T10:38:00Z">
        <w:r>
          <w:rPr>
            <w:noProof/>
            <w:webHidden/>
          </w:rPr>
          <w:t>99</w:t>
        </w:r>
        <w:r>
          <w:rPr>
            <w:noProof/>
            <w:webHidden/>
          </w:rPr>
          <w:fldChar w:fldCharType="end"/>
        </w:r>
        <w:r w:rsidRPr="00A53711">
          <w:rPr>
            <w:rStyle w:val="Lienhypertexte"/>
            <w:noProof/>
          </w:rPr>
          <w:fldChar w:fldCharType="end"/>
        </w:r>
      </w:ins>
    </w:p>
    <w:p w:rsidR="005418F7" w:rsidRDefault="005418F7">
      <w:pPr>
        <w:pStyle w:val="TM3"/>
        <w:tabs>
          <w:tab w:val="left" w:pos="880"/>
        </w:tabs>
        <w:rPr>
          <w:ins w:id="312" w:author="Raja EL HAFI" w:date="2015-07-20T10:38:00Z"/>
          <w:rFonts w:eastAsiaTheme="minorEastAsia"/>
          <w:noProof/>
          <w:lang w:eastAsia="fr-FR"/>
        </w:rPr>
      </w:pPr>
      <w:ins w:id="31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3.6.1.1</w:t>
        </w:r>
        <w:r>
          <w:rPr>
            <w:rFonts w:eastAsiaTheme="minorEastAsia"/>
            <w:noProof/>
            <w:lang w:eastAsia="fr-FR"/>
          </w:rPr>
          <w:tab/>
        </w:r>
        <w:r w:rsidRPr="00A53711">
          <w:rPr>
            <w:rStyle w:val="Lienhypertexte"/>
            <w:i/>
            <w:noProof/>
          </w:rPr>
          <w:t>Définition et objectif</w:t>
        </w:r>
        <w:r>
          <w:rPr>
            <w:noProof/>
            <w:webHidden/>
          </w:rPr>
          <w:tab/>
        </w:r>
        <w:r>
          <w:rPr>
            <w:noProof/>
            <w:webHidden/>
          </w:rPr>
          <w:fldChar w:fldCharType="begin"/>
        </w:r>
        <w:r>
          <w:rPr>
            <w:noProof/>
            <w:webHidden/>
          </w:rPr>
          <w:instrText xml:space="preserve"> PAGEREF _Toc425152137 \h </w:instrText>
        </w:r>
      </w:ins>
      <w:r>
        <w:rPr>
          <w:noProof/>
          <w:webHidden/>
        </w:rPr>
      </w:r>
      <w:r>
        <w:rPr>
          <w:noProof/>
          <w:webHidden/>
        </w:rPr>
        <w:fldChar w:fldCharType="separate"/>
      </w:r>
      <w:ins w:id="314" w:author="Raja EL HAFI" w:date="2015-07-20T10:38:00Z">
        <w:r>
          <w:rPr>
            <w:noProof/>
            <w:webHidden/>
          </w:rPr>
          <w:t>99</w:t>
        </w:r>
        <w:r>
          <w:rPr>
            <w:noProof/>
            <w:webHidden/>
          </w:rPr>
          <w:fldChar w:fldCharType="end"/>
        </w:r>
        <w:r w:rsidRPr="00A53711">
          <w:rPr>
            <w:rStyle w:val="Lienhypertexte"/>
            <w:noProof/>
          </w:rPr>
          <w:fldChar w:fldCharType="end"/>
        </w:r>
      </w:ins>
    </w:p>
    <w:p w:rsidR="005418F7" w:rsidRDefault="005418F7">
      <w:pPr>
        <w:pStyle w:val="TM3"/>
        <w:tabs>
          <w:tab w:val="left" w:pos="880"/>
        </w:tabs>
        <w:rPr>
          <w:ins w:id="315" w:author="Raja EL HAFI" w:date="2015-07-20T10:38:00Z"/>
          <w:rFonts w:eastAsiaTheme="minorEastAsia"/>
          <w:noProof/>
          <w:lang w:eastAsia="fr-FR"/>
        </w:rPr>
      </w:pPr>
      <w:ins w:id="31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"_Toc425152138"</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3.6.1.2</w:t>
        </w:r>
        <w:r>
          <w:rPr>
            <w:rFonts w:eastAsiaTheme="minorEastAsia"/>
            <w:noProof/>
            <w:lang w:eastAsia="fr-FR"/>
          </w:rPr>
          <w:tab/>
        </w:r>
        <w:r w:rsidRPr="00A53711">
          <w:rPr>
            <w:rStyle w:val="Lienhypertexte"/>
            <w:i/>
            <w:noProof/>
          </w:rPr>
          <w:t>Pré-conditions</w:t>
        </w:r>
        <w:r>
          <w:rPr>
            <w:noProof/>
            <w:webHidden/>
          </w:rPr>
          <w:tab/>
        </w:r>
        <w:r>
          <w:rPr>
            <w:noProof/>
            <w:webHidden/>
          </w:rPr>
          <w:fldChar w:fldCharType="begin"/>
        </w:r>
        <w:r>
          <w:rPr>
            <w:noProof/>
            <w:webHidden/>
          </w:rPr>
          <w:instrText xml:space="preserve"> PAGEREF _Toc425152138 \h </w:instrText>
        </w:r>
      </w:ins>
      <w:r>
        <w:rPr>
          <w:noProof/>
          <w:webHidden/>
        </w:rPr>
      </w:r>
      <w:r>
        <w:rPr>
          <w:noProof/>
          <w:webHidden/>
        </w:rPr>
        <w:fldChar w:fldCharType="separate"/>
      </w:r>
      <w:ins w:id="317" w:author="Raja EL HAFI" w:date="2015-07-20T10:38:00Z">
        <w:r>
          <w:rPr>
            <w:noProof/>
            <w:webHidden/>
          </w:rPr>
          <w:t>99</w:t>
        </w:r>
        <w:r>
          <w:rPr>
            <w:noProof/>
            <w:webHidden/>
          </w:rPr>
          <w:fldChar w:fldCharType="end"/>
        </w:r>
        <w:r w:rsidRPr="00A53711">
          <w:rPr>
            <w:rStyle w:val="Lienhypertexte"/>
            <w:noProof/>
          </w:rPr>
          <w:fldChar w:fldCharType="end"/>
        </w:r>
      </w:ins>
    </w:p>
    <w:p w:rsidR="005418F7" w:rsidRDefault="005418F7">
      <w:pPr>
        <w:pStyle w:val="TM3"/>
        <w:tabs>
          <w:tab w:val="left" w:pos="880"/>
        </w:tabs>
        <w:rPr>
          <w:ins w:id="318" w:author="Raja EL HAFI" w:date="2015-07-20T10:38:00Z"/>
          <w:rFonts w:eastAsiaTheme="minorEastAsia"/>
          <w:noProof/>
          <w:lang w:eastAsia="fr-FR"/>
        </w:rPr>
      </w:pPr>
      <w:ins w:id="31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"_Toc425152139"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3.6.1.3</w:t>
        </w:r>
        <w:r>
          <w:rPr>
            <w:rFonts w:eastAsiaTheme="minorEastAsia"/>
            <w:noProof/>
            <w:lang w:eastAsia="fr-FR"/>
          </w:rPr>
          <w:tab/>
        </w:r>
        <w:r w:rsidRPr="00A53711">
          <w:rPr>
            <w:rStyle w:val="Lienhypertexte"/>
            <w:i/>
            <w:noProof/>
          </w:rPr>
          <w:t>Post-Conditions</w:t>
        </w:r>
        <w:r>
          <w:rPr>
            <w:noProof/>
            <w:webHidden/>
          </w:rPr>
          <w:tab/>
        </w:r>
        <w:r>
          <w:rPr>
            <w:noProof/>
            <w:webHidden/>
          </w:rPr>
          <w:fldChar w:fldCharType="begin"/>
        </w:r>
        <w:r>
          <w:rPr>
            <w:noProof/>
            <w:webHidden/>
          </w:rPr>
          <w:instrText xml:space="preserve"> PAGEREF _Toc425152139 \h </w:instrText>
        </w:r>
      </w:ins>
      <w:r>
        <w:rPr>
          <w:noProof/>
          <w:webHidden/>
        </w:rPr>
      </w:r>
      <w:r>
        <w:rPr>
          <w:noProof/>
          <w:webHidden/>
        </w:rPr>
        <w:fldChar w:fldCharType="separate"/>
      </w:r>
      <w:ins w:id="320" w:author="Raja EL HAFI" w:date="2015-07-20T10:38:00Z">
        <w:r>
          <w:rPr>
            <w:noProof/>
            <w:webHidden/>
          </w:rPr>
          <w:t>100</w:t>
        </w:r>
        <w:r>
          <w:rPr>
            <w:noProof/>
            <w:webHidden/>
          </w:rPr>
          <w:fldChar w:fldCharType="end"/>
        </w:r>
        <w:r w:rsidRPr="00A53711">
          <w:rPr>
            <w:rStyle w:val="Lienhypertexte"/>
            <w:noProof/>
          </w:rPr>
          <w:fldChar w:fldCharType="end"/>
        </w:r>
      </w:ins>
    </w:p>
    <w:p w:rsidR="005418F7" w:rsidRDefault="005418F7">
      <w:pPr>
        <w:pStyle w:val="TM3"/>
        <w:tabs>
          <w:tab w:val="left" w:pos="880"/>
        </w:tabs>
        <w:rPr>
          <w:ins w:id="321" w:author="Raja EL HAFI" w:date="2015-07-20T10:38:00Z"/>
          <w:rFonts w:eastAsiaTheme="minorEastAsia"/>
          <w:noProof/>
          <w:lang w:eastAsia="fr-FR"/>
        </w:rPr>
      </w:pPr>
      <w:ins w:id="32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3.6.1.4</w:t>
        </w:r>
        <w:r>
          <w:rPr>
            <w:rFonts w:eastAsiaTheme="minorEastAsia"/>
            <w:noProof/>
            <w:lang w:eastAsia="fr-FR"/>
          </w:rPr>
          <w:tab/>
        </w:r>
        <w:r w:rsidRPr="00A53711">
          <w:rPr>
            <w:rStyle w:val="Lienhypertexte"/>
            <w:i/>
            <w:noProof/>
          </w:rPr>
          <w:t>Diagramme d’activité</w:t>
        </w:r>
        <w:r>
          <w:rPr>
            <w:noProof/>
            <w:webHidden/>
          </w:rPr>
          <w:tab/>
        </w:r>
        <w:r>
          <w:rPr>
            <w:noProof/>
            <w:webHidden/>
          </w:rPr>
          <w:fldChar w:fldCharType="begin"/>
        </w:r>
        <w:r>
          <w:rPr>
            <w:noProof/>
            <w:webHidden/>
          </w:rPr>
          <w:instrText xml:space="preserve"> PAGEREF _Toc425152140 \h </w:instrText>
        </w:r>
      </w:ins>
      <w:r>
        <w:rPr>
          <w:noProof/>
          <w:webHidden/>
        </w:rPr>
      </w:r>
      <w:r>
        <w:rPr>
          <w:noProof/>
          <w:webHidden/>
        </w:rPr>
        <w:fldChar w:fldCharType="separate"/>
      </w:r>
      <w:ins w:id="323" w:author="Raja EL HAFI" w:date="2015-07-20T10:38:00Z">
        <w:r>
          <w:rPr>
            <w:noProof/>
            <w:webHidden/>
          </w:rPr>
          <w:t>100</w:t>
        </w:r>
        <w:r>
          <w:rPr>
            <w:noProof/>
            <w:webHidden/>
          </w:rPr>
          <w:fldChar w:fldCharType="end"/>
        </w:r>
        <w:r w:rsidRPr="00A53711">
          <w:rPr>
            <w:rStyle w:val="Lienhypertexte"/>
            <w:noProof/>
          </w:rPr>
          <w:fldChar w:fldCharType="end"/>
        </w:r>
      </w:ins>
    </w:p>
    <w:p w:rsidR="005418F7" w:rsidRDefault="005418F7">
      <w:pPr>
        <w:pStyle w:val="TM3"/>
        <w:tabs>
          <w:tab w:val="left" w:pos="880"/>
        </w:tabs>
        <w:rPr>
          <w:ins w:id="324" w:author="Raja EL HAFI" w:date="2015-07-20T10:38:00Z"/>
          <w:rFonts w:eastAsiaTheme="minorEastAsia"/>
          <w:noProof/>
          <w:lang w:eastAsia="fr-FR"/>
        </w:rPr>
      </w:pPr>
      <w:ins w:id="32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3.6.1.5</w:t>
        </w:r>
        <w:r>
          <w:rPr>
            <w:rFonts w:eastAsiaTheme="minorEastAsia"/>
            <w:noProof/>
            <w:lang w:eastAsia="fr-FR"/>
          </w:rPr>
          <w:tab/>
        </w:r>
        <w:r w:rsidRPr="00A53711">
          <w:rPr>
            <w:rStyle w:val="Lienhypertexte"/>
            <w:i/>
            <w:noProof/>
          </w:rPr>
          <w:t>Règles de gestion</w:t>
        </w:r>
        <w:r>
          <w:rPr>
            <w:noProof/>
            <w:webHidden/>
          </w:rPr>
          <w:tab/>
        </w:r>
        <w:r>
          <w:rPr>
            <w:noProof/>
            <w:webHidden/>
          </w:rPr>
          <w:fldChar w:fldCharType="begin"/>
        </w:r>
        <w:r>
          <w:rPr>
            <w:noProof/>
            <w:webHidden/>
          </w:rPr>
          <w:instrText xml:space="preserve"> PAGEREF _Toc425152141 \h </w:instrText>
        </w:r>
      </w:ins>
      <w:r>
        <w:rPr>
          <w:noProof/>
          <w:webHidden/>
        </w:rPr>
      </w:r>
      <w:r>
        <w:rPr>
          <w:noProof/>
          <w:webHidden/>
        </w:rPr>
        <w:fldChar w:fldCharType="separate"/>
      </w:r>
      <w:ins w:id="326" w:author="Raja EL HAFI" w:date="2015-07-20T10:38:00Z">
        <w:r>
          <w:rPr>
            <w:noProof/>
            <w:webHidden/>
          </w:rPr>
          <w:t>100</w:t>
        </w:r>
        <w:r>
          <w:rPr>
            <w:noProof/>
            <w:webHidden/>
          </w:rPr>
          <w:fldChar w:fldCharType="end"/>
        </w:r>
        <w:r w:rsidRPr="00A53711">
          <w:rPr>
            <w:rStyle w:val="Lienhypertexte"/>
            <w:noProof/>
          </w:rPr>
          <w:fldChar w:fldCharType="end"/>
        </w:r>
      </w:ins>
    </w:p>
    <w:p w:rsidR="005418F7" w:rsidRDefault="005418F7">
      <w:pPr>
        <w:pStyle w:val="TM3"/>
        <w:tabs>
          <w:tab w:val="left" w:pos="880"/>
        </w:tabs>
        <w:rPr>
          <w:ins w:id="327" w:author="Raja EL HAFI" w:date="2015-07-20T10:38:00Z"/>
          <w:rFonts w:eastAsiaTheme="minorEastAsia"/>
          <w:noProof/>
          <w:lang w:eastAsia="fr-FR"/>
        </w:rPr>
      </w:pPr>
      <w:ins w:id="32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3.6.1.6</w:t>
        </w:r>
        <w:r>
          <w:rPr>
            <w:rFonts w:eastAsiaTheme="minorEastAsia"/>
            <w:noProof/>
            <w:lang w:eastAsia="fr-FR"/>
          </w:rPr>
          <w:tab/>
        </w:r>
        <w:r w:rsidRPr="00A53711">
          <w:rPr>
            <w:rStyle w:val="Lienhypertexte"/>
            <w:i/>
            <w:noProof/>
          </w:rPr>
          <w:t>Traitement</w:t>
        </w:r>
        <w:r>
          <w:rPr>
            <w:noProof/>
            <w:webHidden/>
          </w:rPr>
          <w:tab/>
        </w:r>
        <w:r>
          <w:rPr>
            <w:noProof/>
            <w:webHidden/>
          </w:rPr>
          <w:fldChar w:fldCharType="begin"/>
        </w:r>
        <w:r>
          <w:rPr>
            <w:noProof/>
            <w:webHidden/>
          </w:rPr>
          <w:instrText xml:space="preserve"> PAGEREF _Toc425152142 \h </w:instrText>
        </w:r>
      </w:ins>
      <w:r>
        <w:rPr>
          <w:noProof/>
          <w:webHidden/>
        </w:rPr>
      </w:r>
      <w:r>
        <w:rPr>
          <w:noProof/>
          <w:webHidden/>
        </w:rPr>
        <w:fldChar w:fldCharType="separate"/>
      </w:r>
      <w:ins w:id="329" w:author="Raja EL HAFI" w:date="2015-07-20T10:38:00Z">
        <w:r>
          <w:rPr>
            <w:noProof/>
            <w:webHidden/>
          </w:rPr>
          <w:t>100</w:t>
        </w:r>
        <w:r>
          <w:rPr>
            <w:noProof/>
            <w:webHidden/>
          </w:rPr>
          <w:fldChar w:fldCharType="end"/>
        </w:r>
        <w:r w:rsidRPr="00A53711">
          <w:rPr>
            <w:rStyle w:val="Lienhypertexte"/>
            <w:noProof/>
          </w:rPr>
          <w:fldChar w:fldCharType="end"/>
        </w:r>
      </w:ins>
    </w:p>
    <w:p w:rsidR="005418F7" w:rsidRDefault="005418F7">
      <w:pPr>
        <w:pStyle w:val="TM3"/>
        <w:tabs>
          <w:tab w:val="left" w:pos="880"/>
        </w:tabs>
        <w:rPr>
          <w:ins w:id="330" w:author="Raja EL HAFI" w:date="2015-07-20T10:38:00Z"/>
          <w:rFonts w:eastAsiaTheme="minorEastAsia"/>
          <w:noProof/>
          <w:lang w:eastAsia="fr-FR"/>
        </w:rPr>
      </w:pPr>
      <w:ins w:id="331" w:author="Raja EL HAFI" w:date="2015-07-20T10:38:00Z">
        <w:r w:rsidRPr="00A53711">
          <w:rPr>
            <w:rStyle w:val="Lienhypertexte"/>
            <w:noProof/>
          </w:rPr>
          <w:lastRenderedPageBreak/>
          <w:fldChar w:fldCharType="begin"/>
        </w:r>
        <w:r w:rsidRPr="00A53711">
          <w:rPr>
            <w:rStyle w:val="Lienhypertexte"/>
            <w:noProof/>
          </w:rPr>
          <w:instrText xml:space="preserve"> </w:instrText>
        </w:r>
        <w:r>
          <w:rPr>
            <w:noProof/>
          </w:rPr>
          <w:instrText>HYPERLINK \l "_Toc425152143"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3.6.1.7</w:t>
        </w:r>
        <w:r>
          <w:rPr>
            <w:rFonts w:eastAsiaTheme="minorEastAsia"/>
            <w:noProof/>
            <w:lang w:eastAsia="fr-FR"/>
          </w:rPr>
          <w:tab/>
        </w:r>
        <w:r w:rsidRPr="00A53711">
          <w:rPr>
            <w:rStyle w:val="Lienhypertexte"/>
            <w:i/>
            <w:noProof/>
          </w:rPr>
          <w:t>Messages d’erreur</w:t>
        </w:r>
        <w:r>
          <w:rPr>
            <w:noProof/>
            <w:webHidden/>
          </w:rPr>
          <w:tab/>
        </w:r>
        <w:r>
          <w:rPr>
            <w:noProof/>
            <w:webHidden/>
          </w:rPr>
          <w:fldChar w:fldCharType="begin"/>
        </w:r>
        <w:r>
          <w:rPr>
            <w:noProof/>
            <w:webHidden/>
          </w:rPr>
          <w:instrText xml:space="preserve"> PAGEREF _Toc425152143 \h </w:instrText>
        </w:r>
      </w:ins>
      <w:r>
        <w:rPr>
          <w:noProof/>
          <w:webHidden/>
        </w:rPr>
      </w:r>
      <w:r>
        <w:rPr>
          <w:noProof/>
          <w:webHidden/>
        </w:rPr>
        <w:fldChar w:fldCharType="separate"/>
      </w:r>
      <w:ins w:id="332" w:author="Raja EL HAFI" w:date="2015-07-20T10:38:00Z">
        <w:r>
          <w:rPr>
            <w:noProof/>
            <w:webHidden/>
          </w:rPr>
          <w:t>101</w:t>
        </w:r>
        <w:r>
          <w:rPr>
            <w:noProof/>
            <w:webHidden/>
          </w:rPr>
          <w:fldChar w:fldCharType="end"/>
        </w:r>
        <w:r w:rsidRPr="00A53711">
          <w:rPr>
            <w:rStyle w:val="Lienhypertexte"/>
            <w:noProof/>
          </w:rPr>
          <w:fldChar w:fldCharType="end"/>
        </w:r>
      </w:ins>
    </w:p>
    <w:p w:rsidR="005418F7" w:rsidRDefault="005418F7">
      <w:pPr>
        <w:pStyle w:val="TM3"/>
        <w:tabs>
          <w:tab w:val="left" w:pos="880"/>
        </w:tabs>
        <w:rPr>
          <w:ins w:id="333" w:author="Raja EL HAFI" w:date="2015-07-20T10:38:00Z"/>
          <w:rFonts w:eastAsiaTheme="minorEastAsia"/>
          <w:noProof/>
          <w:lang w:eastAsia="fr-FR"/>
        </w:rPr>
      </w:pPr>
      <w:ins w:id="33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3.6.2</w:t>
        </w:r>
        <w:r>
          <w:rPr>
            <w:rFonts w:eastAsiaTheme="minorEastAsia"/>
            <w:noProof/>
            <w:lang w:eastAsia="fr-FR"/>
          </w:rPr>
          <w:tab/>
        </w:r>
        <w:r w:rsidRPr="00A53711">
          <w:rPr>
            <w:rStyle w:val="Lienhypertexte"/>
            <w:noProof/>
          </w:rPr>
          <w:t>Cas d’utilisation &lt;Recensement des positions éligibles&gt;</w:t>
        </w:r>
        <w:r>
          <w:rPr>
            <w:noProof/>
            <w:webHidden/>
          </w:rPr>
          <w:tab/>
        </w:r>
        <w:r>
          <w:rPr>
            <w:noProof/>
            <w:webHidden/>
          </w:rPr>
          <w:fldChar w:fldCharType="begin"/>
        </w:r>
        <w:r>
          <w:rPr>
            <w:noProof/>
            <w:webHidden/>
          </w:rPr>
          <w:instrText xml:space="preserve"> PAGEREF _Toc425152144 \h </w:instrText>
        </w:r>
      </w:ins>
      <w:r>
        <w:rPr>
          <w:noProof/>
          <w:webHidden/>
        </w:rPr>
      </w:r>
      <w:r>
        <w:rPr>
          <w:noProof/>
          <w:webHidden/>
        </w:rPr>
        <w:fldChar w:fldCharType="separate"/>
      </w:r>
      <w:ins w:id="335" w:author="Raja EL HAFI" w:date="2015-07-20T10:38:00Z">
        <w:r>
          <w:rPr>
            <w:noProof/>
            <w:webHidden/>
          </w:rPr>
          <w:t>101</w:t>
        </w:r>
        <w:r>
          <w:rPr>
            <w:noProof/>
            <w:webHidden/>
          </w:rPr>
          <w:fldChar w:fldCharType="end"/>
        </w:r>
        <w:r w:rsidRPr="00A53711">
          <w:rPr>
            <w:rStyle w:val="Lienhypertexte"/>
            <w:noProof/>
          </w:rPr>
          <w:fldChar w:fldCharType="end"/>
        </w:r>
      </w:ins>
    </w:p>
    <w:p w:rsidR="005418F7" w:rsidRDefault="005418F7">
      <w:pPr>
        <w:pStyle w:val="TM3"/>
        <w:tabs>
          <w:tab w:val="left" w:pos="880"/>
        </w:tabs>
        <w:rPr>
          <w:ins w:id="336" w:author="Raja EL HAFI" w:date="2015-07-20T10:38:00Z"/>
          <w:rFonts w:eastAsiaTheme="minorEastAsia"/>
          <w:noProof/>
          <w:lang w:eastAsia="fr-FR"/>
        </w:rPr>
      </w:pPr>
      <w:ins w:id="33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3.6.2.1</w:t>
        </w:r>
        <w:r>
          <w:rPr>
            <w:rFonts w:eastAsiaTheme="minorEastAsia"/>
            <w:noProof/>
            <w:lang w:eastAsia="fr-FR"/>
          </w:rPr>
          <w:tab/>
        </w:r>
        <w:r w:rsidRPr="00A53711">
          <w:rPr>
            <w:rStyle w:val="Lienhypertexte"/>
            <w:i/>
            <w:noProof/>
          </w:rPr>
          <w:t>Définition et objectif</w:t>
        </w:r>
        <w:r>
          <w:rPr>
            <w:noProof/>
            <w:webHidden/>
          </w:rPr>
          <w:tab/>
        </w:r>
        <w:r>
          <w:rPr>
            <w:noProof/>
            <w:webHidden/>
          </w:rPr>
          <w:fldChar w:fldCharType="begin"/>
        </w:r>
        <w:r>
          <w:rPr>
            <w:noProof/>
            <w:webHidden/>
          </w:rPr>
          <w:instrText xml:space="preserve"> PAGEREF _Toc425152145 \h </w:instrText>
        </w:r>
      </w:ins>
      <w:r>
        <w:rPr>
          <w:noProof/>
          <w:webHidden/>
        </w:rPr>
      </w:r>
      <w:r>
        <w:rPr>
          <w:noProof/>
          <w:webHidden/>
        </w:rPr>
        <w:fldChar w:fldCharType="separate"/>
      </w:r>
      <w:ins w:id="338" w:author="Raja EL HAFI" w:date="2015-07-20T10:38:00Z">
        <w:r>
          <w:rPr>
            <w:noProof/>
            <w:webHidden/>
          </w:rPr>
          <w:t>101</w:t>
        </w:r>
        <w:r>
          <w:rPr>
            <w:noProof/>
            <w:webHidden/>
          </w:rPr>
          <w:fldChar w:fldCharType="end"/>
        </w:r>
        <w:r w:rsidRPr="00A53711">
          <w:rPr>
            <w:rStyle w:val="Lienhypertexte"/>
            <w:noProof/>
          </w:rPr>
          <w:fldChar w:fldCharType="end"/>
        </w:r>
      </w:ins>
    </w:p>
    <w:p w:rsidR="005418F7" w:rsidRDefault="005418F7">
      <w:pPr>
        <w:pStyle w:val="TM3"/>
        <w:tabs>
          <w:tab w:val="left" w:pos="880"/>
        </w:tabs>
        <w:rPr>
          <w:ins w:id="339" w:author="Raja EL HAFI" w:date="2015-07-20T10:38:00Z"/>
          <w:rFonts w:eastAsiaTheme="minorEastAsia"/>
          <w:noProof/>
          <w:lang w:eastAsia="fr-FR"/>
        </w:rPr>
      </w:pPr>
      <w:ins w:id="34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3.6.2.2</w:t>
        </w:r>
        <w:r>
          <w:rPr>
            <w:rFonts w:eastAsiaTheme="minorEastAsia"/>
            <w:noProof/>
            <w:lang w:eastAsia="fr-FR"/>
          </w:rPr>
          <w:tab/>
        </w:r>
        <w:r w:rsidRPr="00A53711">
          <w:rPr>
            <w:rStyle w:val="Lienhypertexte"/>
            <w:i/>
            <w:noProof/>
          </w:rPr>
          <w:t>Pré-conditions</w:t>
        </w:r>
        <w:r>
          <w:rPr>
            <w:noProof/>
            <w:webHidden/>
          </w:rPr>
          <w:tab/>
        </w:r>
        <w:r>
          <w:rPr>
            <w:noProof/>
            <w:webHidden/>
          </w:rPr>
          <w:fldChar w:fldCharType="begin"/>
        </w:r>
        <w:r>
          <w:rPr>
            <w:noProof/>
            <w:webHidden/>
          </w:rPr>
          <w:instrText xml:space="preserve"> PAGEREF _Toc425152146 \h </w:instrText>
        </w:r>
      </w:ins>
      <w:r>
        <w:rPr>
          <w:noProof/>
          <w:webHidden/>
        </w:rPr>
      </w:r>
      <w:r>
        <w:rPr>
          <w:noProof/>
          <w:webHidden/>
        </w:rPr>
        <w:fldChar w:fldCharType="separate"/>
      </w:r>
      <w:ins w:id="341" w:author="Raja EL HAFI" w:date="2015-07-20T10:38:00Z">
        <w:r>
          <w:rPr>
            <w:noProof/>
            <w:webHidden/>
          </w:rPr>
          <w:t>101</w:t>
        </w:r>
        <w:r>
          <w:rPr>
            <w:noProof/>
            <w:webHidden/>
          </w:rPr>
          <w:fldChar w:fldCharType="end"/>
        </w:r>
        <w:r w:rsidRPr="00A53711">
          <w:rPr>
            <w:rStyle w:val="Lienhypertexte"/>
            <w:noProof/>
          </w:rPr>
          <w:fldChar w:fldCharType="end"/>
        </w:r>
      </w:ins>
    </w:p>
    <w:p w:rsidR="005418F7" w:rsidRDefault="005418F7">
      <w:pPr>
        <w:pStyle w:val="TM3"/>
        <w:tabs>
          <w:tab w:val="left" w:pos="880"/>
        </w:tabs>
        <w:rPr>
          <w:ins w:id="342" w:author="Raja EL HAFI" w:date="2015-07-20T10:38:00Z"/>
          <w:rFonts w:eastAsiaTheme="minorEastAsia"/>
          <w:noProof/>
          <w:lang w:eastAsia="fr-FR"/>
        </w:rPr>
      </w:pPr>
      <w:ins w:id="34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3.6.2.3</w:t>
        </w:r>
        <w:r>
          <w:rPr>
            <w:rFonts w:eastAsiaTheme="minorEastAsia"/>
            <w:noProof/>
            <w:lang w:eastAsia="fr-FR"/>
          </w:rPr>
          <w:tab/>
        </w:r>
        <w:r w:rsidRPr="00A53711">
          <w:rPr>
            <w:rStyle w:val="Lienhypertexte"/>
            <w:i/>
            <w:noProof/>
          </w:rPr>
          <w:t>Post Conditions</w:t>
        </w:r>
        <w:r>
          <w:rPr>
            <w:noProof/>
            <w:webHidden/>
          </w:rPr>
          <w:tab/>
        </w:r>
        <w:r>
          <w:rPr>
            <w:noProof/>
            <w:webHidden/>
          </w:rPr>
          <w:fldChar w:fldCharType="begin"/>
        </w:r>
        <w:r>
          <w:rPr>
            <w:noProof/>
            <w:webHidden/>
          </w:rPr>
          <w:instrText xml:space="preserve"> PAGEREF _Toc425152147 \h </w:instrText>
        </w:r>
      </w:ins>
      <w:r>
        <w:rPr>
          <w:noProof/>
          <w:webHidden/>
        </w:rPr>
      </w:r>
      <w:r>
        <w:rPr>
          <w:noProof/>
          <w:webHidden/>
        </w:rPr>
        <w:fldChar w:fldCharType="separate"/>
      </w:r>
      <w:ins w:id="344" w:author="Raja EL HAFI" w:date="2015-07-20T10:38:00Z">
        <w:r>
          <w:rPr>
            <w:noProof/>
            <w:webHidden/>
          </w:rPr>
          <w:t>101</w:t>
        </w:r>
        <w:r>
          <w:rPr>
            <w:noProof/>
            <w:webHidden/>
          </w:rPr>
          <w:fldChar w:fldCharType="end"/>
        </w:r>
        <w:r w:rsidRPr="00A53711">
          <w:rPr>
            <w:rStyle w:val="Lienhypertexte"/>
            <w:noProof/>
          </w:rPr>
          <w:fldChar w:fldCharType="end"/>
        </w:r>
      </w:ins>
    </w:p>
    <w:p w:rsidR="005418F7" w:rsidRDefault="005418F7">
      <w:pPr>
        <w:pStyle w:val="TM3"/>
        <w:tabs>
          <w:tab w:val="left" w:pos="880"/>
        </w:tabs>
        <w:rPr>
          <w:ins w:id="345" w:author="Raja EL HAFI" w:date="2015-07-20T10:38:00Z"/>
          <w:rFonts w:eastAsiaTheme="minorEastAsia"/>
          <w:noProof/>
          <w:lang w:eastAsia="fr-FR"/>
        </w:rPr>
      </w:pPr>
      <w:ins w:id="34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3.6.2.4</w:t>
        </w:r>
        <w:r>
          <w:rPr>
            <w:rFonts w:eastAsiaTheme="minorEastAsia"/>
            <w:noProof/>
            <w:lang w:eastAsia="fr-FR"/>
          </w:rPr>
          <w:tab/>
        </w:r>
        <w:r w:rsidRPr="00A53711">
          <w:rPr>
            <w:rStyle w:val="Lienhypertexte"/>
            <w:i/>
            <w:noProof/>
          </w:rPr>
          <w:t>Diagramme d’activité</w:t>
        </w:r>
        <w:r>
          <w:rPr>
            <w:noProof/>
            <w:webHidden/>
          </w:rPr>
          <w:tab/>
        </w:r>
        <w:r>
          <w:rPr>
            <w:noProof/>
            <w:webHidden/>
          </w:rPr>
          <w:fldChar w:fldCharType="begin"/>
        </w:r>
        <w:r>
          <w:rPr>
            <w:noProof/>
            <w:webHidden/>
          </w:rPr>
          <w:instrText xml:space="preserve"> PAGEREF _Toc425152148 \h </w:instrText>
        </w:r>
      </w:ins>
      <w:r>
        <w:rPr>
          <w:noProof/>
          <w:webHidden/>
        </w:rPr>
      </w:r>
      <w:r>
        <w:rPr>
          <w:noProof/>
          <w:webHidden/>
        </w:rPr>
        <w:fldChar w:fldCharType="separate"/>
      </w:r>
      <w:ins w:id="347" w:author="Raja EL HAFI" w:date="2015-07-20T10:38:00Z">
        <w:r>
          <w:rPr>
            <w:noProof/>
            <w:webHidden/>
          </w:rPr>
          <w:t>102</w:t>
        </w:r>
        <w:r>
          <w:rPr>
            <w:noProof/>
            <w:webHidden/>
          </w:rPr>
          <w:fldChar w:fldCharType="end"/>
        </w:r>
        <w:r w:rsidRPr="00A53711">
          <w:rPr>
            <w:rStyle w:val="Lienhypertexte"/>
            <w:noProof/>
          </w:rPr>
          <w:fldChar w:fldCharType="end"/>
        </w:r>
      </w:ins>
    </w:p>
    <w:p w:rsidR="005418F7" w:rsidRDefault="005418F7">
      <w:pPr>
        <w:pStyle w:val="TM3"/>
        <w:tabs>
          <w:tab w:val="left" w:pos="880"/>
        </w:tabs>
        <w:rPr>
          <w:ins w:id="348" w:author="Raja EL HAFI" w:date="2015-07-20T10:38:00Z"/>
          <w:rFonts w:eastAsiaTheme="minorEastAsia"/>
          <w:noProof/>
          <w:lang w:eastAsia="fr-FR"/>
        </w:rPr>
      </w:pPr>
      <w:ins w:id="34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"_Toc425152149"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3.6.2.5</w:t>
        </w:r>
        <w:r>
          <w:rPr>
            <w:rFonts w:eastAsiaTheme="minorEastAsia"/>
            <w:noProof/>
            <w:lang w:eastAsia="fr-FR"/>
          </w:rPr>
          <w:tab/>
        </w:r>
        <w:r w:rsidRPr="00A53711">
          <w:rPr>
            <w:rStyle w:val="Lienhypertexte"/>
            <w:i/>
            <w:noProof/>
          </w:rPr>
          <w:t>Règles de gestion</w:t>
        </w:r>
        <w:r>
          <w:rPr>
            <w:noProof/>
            <w:webHidden/>
          </w:rPr>
          <w:tab/>
        </w:r>
        <w:r>
          <w:rPr>
            <w:noProof/>
            <w:webHidden/>
          </w:rPr>
          <w:fldChar w:fldCharType="begin"/>
        </w:r>
        <w:r>
          <w:rPr>
            <w:noProof/>
            <w:webHidden/>
          </w:rPr>
          <w:instrText xml:space="preserve"> PAGEREF _Toc425152149 \h </w:instrText>
        </w:r>
      </w:ins>
      <w:r>
        <w:rPr>
          <w:noProof/>
          <w:webHidden/>
        </w:rPr>
      </w:r>
      <w:r>
        <w:rPr>
          <w:noProof/>
          <w:webHidden/>
        </w:rPr>
        <w:fldChar w:fldCharType="separate"/>
      </w:r>
      <w:ins w:id="350" w:author="Raja EL HAFI" w:date="2015-07-20T10:38:00Z">
        <w:r>
          <w:rPr>
            <w:noProof/>
            <w:webHidden/>
          </w:rPr>
          <w:t>102</w:t>
        </w:r>
        <w:r>
          <w:rPr>
            <w:noProof/>
            <w:webHidden/>
          </w:rPr>
          <w:fldChar w:fldCharType="end"/>
        </w:r>
        <w:r w:rsidRPr="00A53711">
          <w:rPr>
            <w:rStyle w:val="Lienhypertexte"/>
            <w:noProof/>
          </w:rPr>
          <w:fldChar w:fldCharType="end"/>
        </w:r>
      </w:ins>
    </w:p>
    <w:p w:rsidR="005418F7" w:rsidRDefault="005418F7">
      <w:pPr>
        <w:pStyle w:val="TM3"/>
        <w:tabs>
          <w:tab w:val="left" w:pos="880"/>
        </w:tabs>
        <w:rPr>
          <w:ins w:id="351" w:author="Raja EL HAFI" w:date="2015-07-20T10:38:00Z"/>
          <w:rFonts w:eastAsiaTheme="minorEastAsia"/>
          <w:noProof/>
          <w:lang w:eastAsia="fr-FR"/>
        </w:rPr>
      </w:pPr>
      <w:ins w:id="35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"_Toc425152150"</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3.6.2.6</w:t>
        </w:r>
        <w:r>
          <w:rPr>
            <w:rFonts w:eastAsiaTheme="minorEastAsia"/>
            <w:noProof/>
            <w:lang w:eastAsia="fr-FR"/>
          </w:rPr>
          <w:tab/>
        </w:r>
        <w:r w:rsidRPr="00A53711">
          <w:rPr>
            <w:rStyle w:val="Lienhypertexte"/>
            <w:i/>
            <w:noProof/>
          </w:rPr>
          <w:t>Traitement</w:t>
        </w:r>
        <w:r>
          <w:rPr>
            <w:noProof/>
            <w:webHidden/>
          </w:rPr>
          <w:tab/>
        </w:r>
        <w:r>
          <w:rPr>
            <w:noProof/>
            <w:webHidden/>
          </w:rPr>
          <w:fldChar w:fldCharType="begin"/>
        </w:r>
        <w:r>
          <w:rPr>
            <w:noProof/>
            <w:webHidden/>
          </w:rPr>
          <w:instrText xml:space="preserve"> PAGEREF _Toc425152150 \h </w:instrText>
        </w:r>
      </w:ins>
      <w:r>
        <w:rPr>
          <w:noProof/>
          <w:webHidden/>
        </w:rPr>
      </w:r>
      <w:r>
        <w:rPr>
          <w:noProof/>
          <w:webHidden/>
        </w:rPr>
        <w:fldChar w:fldCharType="separate"/>
      </w:r>
      <w:ins w:id="353" w:author="Raja EL HAFI" w:date="2015-07-20T10:38:00Z">
        <w:r>
          <w:rPr>
            <w:noProof/>
            <w:webHidden/>
          </w:rPr>
          <w:t>102</w:t>
        </w:r>
        <w:r>
          <w:rPr>
            <w:noProof/>
            <w:webHidden/>
          </w:rPr>
          <w:fldChar w:fldCharType="end"/>
        </w:r>
        <w:r w:rsidRPr="00A53711">
          <w:rPr>
            <w:rStyle w:val="Lienhypertexte"/>
            <w:noProof/>
          </w:rPr>
          <w:fldChar w:fldCharType="end"/>
        </w:r>
      </w:ins>
    </w:p>
    <w:p w:rsidR="005418F7" w:rsidRDefault="005418F7">
      <w:pPr>
        <w:pStyle w:val="TM3"/>
        <w:tabs>
          <w:tab w:val="left" w:pos="880"/>
        </w:tabs>
        <w:rPr>
          <w:ins w:id="354" w:author="Raja EL HAFI" w:date="2015-07-20T10:38:00Z"/>
          <w:rFonts w:eastAsiaTheme="minorEastAsia"/>
          <w:noProof/>
          <w:lang w:eastAsia="fr-FR"/>
        </w:rPr>
      </w:pPr>
      <w:ins w:id="35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3.6.2.7</w:t>
        </w:r>
        <w:r>
          <w:rPr>
            <w:rFonts w:eastAsiaTheme="minorEastAsia"/>
            <w:noProof/>
            <w:lang w:eastAsia="fr-FR"/>
          </w:rPr>
          <w:tab/>
        </w:r>
        <w:r w:rsidRPr="00A53711">
          <w:rPr>
            <w:rStyle w:val="Lienhypertexte"/>
            <w:i/>
            <w:noProof/>
          </w:rPr>
          <w:t>Message d’erreur</w:t>
        </w:r>
        <w:r>
          <w:rPr>
            <w:noProof/>
            <w:webHidden/>
          </w:rPr>
          <w:tab/>
        </w:r>
        <w:r>
          <w:rPr>
            <w:noProof/>
            <w:webHidden/>
          </w:rPr>
          <w:fldChar w:fldCharType="begin"/>
        </w:r>
        <w:r>
          <w:rPr>
            <w:noProof/>
            <w:webHidden/>
          </w:rPr>
          <w:instrText xml:space="preserve"> PAGEREF _Toc425152151 \h </w:instrText>
        </w:r>
      </w:ins>
      <w:r>
        <w:rPr>
          <w:noProof/>
          <w:webHidden/>
        </w:rPr>
      </w:r>
      <w:r>
        <w:rPr>
          <w:noProof/>
          <w:webHidden/>
        </w:rPr>
        <w:fldChar w:fldCharType="separate"/>
      </w:r>
      <w:ins w:id="356" w:author="Raja EL HAFI" w:date="2015-07-20T10:38:00Z">
        <w:r>
          <w:rPr>
            <w:noProof/>
            <w:webHidden/>
          </w:rPr>
          <w:t>102</w:t>
        </w:r>
        <w:r>
          <w:rPr>
            <w:noProof/>
            <w:webHidden/>
          </w:rPr>
          <w:fldChar w:fldCharType="end"/>
        </w:r>
        <w:r w:rsidRPr="00A53711">
          <w:rPr>
            <w:rStyle w:val="Lienhypertexte"/>
            <w:noProof/>
          </w:rPr>
          <w:fldChar w:fldCharType="end"/>
        </w:r>
      </w:ins>
    </w:p>
    <w:p w:rsidR="005418F7" w:rsidRDefault="005418F7">
      <w:pPr>
        <w:pStyle w:val="TM3"/>
        <w:tabs>
          <w:tab w:val="left" w:pos="880"/>
        </w:tabs>
        <w:rPr>
          <w:ins w:id="357" w:author="Raja EL HAFI" w:date="2015-07-20T10:38:00Z"/>
          <w:rFonts w:eastAsiaTheme="minorEastAsia"/>
          <w:noProof/>
          <w:lang w:eastAsia="fr-FR"/>
        </w:rPr>
      </w:pPr>
      <w:ins w:id="35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3.6.3</w:t>
        </w:r>
        <w:r>
          <w:rPr>
            <w:rFonts w:eastAsiaTheme="minorEastAsia"/>
            <w:noProof/>
            <w:lang w:eastAsia="fr-FR"/>
          </w:rPr>
          <w:tab/>
        </w:r>
        <w:r w:rsidRPr="00A53711">
          <w:rPr>
            <w:rStyle w:val="Lienhypertexte"/>
            <w:noProof/>
          </w:rPr>
          <w:t>Cas d’utilisation  &lt;Saisie manuelle d’une instruction par compte titre client&gt;</w:t>
        </w:r>
        <w:r>
          <w:rPr>
            <w:noProof/>
            <w:webHidden/>
          </w:rPr>
          <w:tab/>
        </w:r>
        <w:r>
          <w:rPr>
            <w:noProof/>
            <w:webHidden/>
          </w:rPr>
          <w:fldChar w:fldCharType="begin"/>
        </w:r>
        <w:r>
          <w:rPr>
            <w:noProof/>
            <w:webHidden/>
          </w:rPr>
          <w:instrText xml:space="preserve"> PAGEREF _Toc425152152 \h </w:instrText>
        </w:r>
      </w:ins>
      <w:r>
        <w:rPr>
          <w:noProof/>
          <w:webHidden/>
        </w:rPr>
      </w:r>
      <w:r>
        <w:rPr>
          <w:noProof/>
          <w:webHidden/>
        </w:rPr>
        <w:fldChar w:fldCharType="separate"/>
      </w:r>
      <w:ins w:id="359" w:author="Raja EL HAFI" w:date="2015-07-20T10:38:00Z">
        <w:r>
          <w:rPr>
            <w:noProof/>
            <w:webHidden/>
          </w:rPr>
          <w:t>103</w:t>
        </w:r>
        <w:r>
          <w:rPr>
            <w:noProof/>
            <w:webHidden/>
          </w:rPr>
          <w:fldChar w:fldCharType="end"/>
        </w:r>
        <w:r w:rsidRPr="00A53711">
          <w:rPr>
            <w:rStyle w:val="Lienhypertexte"/>
            <w:noProof/>
          </w:rPr>
          <w:fldChar w:fldCharType="end"/>
        </w:r>
      </w:ins>
    </w:p>
    <w:p w:rsidR="005418F7" w:rsidRDefault="005418F7">
      <w:pPr>
        <w:pStyle w:val="TM3"/>
        <w:tabs>
          <w:tab w:val="left" w:pos="880"/>
        </w:tabs>
        <w:rPr>
          <w:ins w:id="360" w:author="Raja EL HAFI" w:date="2015-07-20T10:38:00Z"/>
          <w:rFonts w:eastAsiaTheme="minorEastAsia"/>
          <w:noProof/>
          <w:lang w:eastAsia="fr-FR"/>
        </w:rPr>
      </w:pPr>
      <w:ins w:id="36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3.6.3.1</w:t>
        </w:r>
        <w:r>
          <w:rPr>
            <w:rFonts w:eastAsiaTheme="minorEastAsia"/>
            <w:noProof/>
            <w:lang w:eastAsia="fr-FR"/>
          </w:rPr>
          <w:tab/>
        </w:r>
        <w:r w:rsidRPr="00A53711">
          <w:rPr>
            <w:rStyle w:val="Lienhypertexte"/>
            <w:i/>
            <w:noProof/>
          </w:rPr>
          <w:t>Définition et objectif</w:t>
        </w:r>
        <w:r>
          <w:rPr>
            <w:noProof/>
            <w:webHidden/>
          </w:rPr>
          <w:tab/>
        </w:r>
        <w:r>
          <w:rPr>
            <w:noProof/>
            <w:webHidden/>
          </w:rPr>
          <w:fldChar w:fldCharType="begin"/>
        </w:r>
        <w:r>
          <w:rPr>
            <w:noProof/>
            <w:webHidden/>
          </w:rPr>
          <w:instrText xml:space="preserve"> PAGEREF _Toc425152153 \h </w:instrText>
        </w:r>
      </w:ins>
      <w:r>
        <w:rPr>
          <w:noProof/>
          <w:webHidden/>
        </w:rPr>
      </w:r>
      <w:r>
        <w:rPr>
          <w:noProof/>
          <w:webHidden/>
        </w:rPr>
        <w:fldChar w:fldCharType="separate"/>
      </w:r>
      <w:ins w:id="362" w:author="Raja EL HAFI" w:date="2015-07-20T10:38:00Z">
        <w:r>
          <w:rPr>
            <w:noProof/>
            <w:webHidden/>
          </w:rPr>
          <w:t>103</w:t>
        </w:r>
        <w:r>
          <w:rPr>
            <w:noProof/>
            <w:webHidden/>
          </w:rPr>
          <w:fldChar w:fldCharType="end"/>
        </w:r>
        <w:r w:rsidRPr="00A53711">
          <w:rPr>
            <w:rStyle w:val="Lienhypertexte"/>
            <w:noProof/>
          </w:rPr>
          <w:fldChar w:fldCharType="end"/>
        </w:r>
      </w:ins>
    </w:p>
    <w:p w:rsidR="005418F7" w:rsidRDefault="005418F7">
      <w:pPr>
        <w:pStyle w:val="TM3"/>
        <w:tabs>
          <w:tab w:val="left" w:pos="880"/>
        </w:tabs>
        <w:rPr>
          <w:ins w:id="363" w:author="Raja EL HAFI" w:date="2015-07-20T10:38:00Z"/>
          <w:rFonts w:eastAsiaTheme="minorEastAsia"/>
          <w:noProof/>
          <w:lang w:eastAsia="fr-FR"/>
        </w:rPr>
      </w:pPr>
      <w:ins w:id="36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3.6.3.2</w:t>
        </w:r>
        <w:r>
          <w:rPr>
            <w:rFonts w:eastAsiaTheme="minorEastAsia"/>
            <w:noProof/>
            <w:lang w:eastAsia="fr-FR"/>
          </w:rPr>
          <w:tab/>
        </w:r>
        <w:r w:rsidRPr="00A53711">
          <w:rPr>
            <w:rStyle w:val="Lienhypertexte"/>
            <w:i/>
            <w:noProof/>
          </w:rPr>
          <w:t>Pré-Conditions</w:t>
        </w:r>
        <w:r>
          <w:rPr>
            <w:noProof/>
            <w:webHidden/>
          </w:rPr>
          <w:tab/>
        </w:r>
        <w:r>
          <w:rPr>
            <w:noProof/>
            <w:webHidden/>
          </w:rPr>
          <w:fldChar w:fldCharType="begin"/>
        </w:r>
        <w:r>
          <w:rPr>
            <w:noProof/>
            <w:webHidden/>
          </w:rPr>
          <w:instrText xml:space="preserve"> PAGEREF _Toc425152154 \h </w:instrText>
        </w:r>
      </w:ins>
      <w:r>
        <w:rPr>
          <w:noProof/>
          <w:webHidden/>
        </w:rPr>
      </w:r>
      <w:r>
        <w:rPr>
          <w:noProof/>
          <w:webHidden/>
        </w:rPr>
        <w:fldChar w:fldCharType="separate"/>
      </w:r>
      <w:ins w:id="365" w:author="Raja EL HAFI" w:date="2015-07-20T10:38:00Z">
        <w:r>
          <w:rPr>
            <w:noProof/>
            <w:webHidden/>
          </w:rPr>
          <w:t>103</w:t>
        </w:r>
        <w:r>
          <w:rPr>
            <w:noProof/>
            <w:webHidden/>
          </w:rPr>
          <w:fldChar w:fldCharType="end"/>
        </w:r>
        <w:r w:rsidRPr="00A53711">
          <w:rPr>
            <w:rStyle w:val="Lienhypertexte"/>
            <w:noProof/>
          </w:rPr>
          <w:fldChar w:fldCharType="end"/>
        </w:r>
      </w:ins>
    </w:p>
    <w:p w:rsidR="005418F7" w:rsidRDefault="005418F7">
      <w:pPr>
        <w:pStyle w:val="TM3"/>
        <w:tabs>
          <w:tab w:val="left" w:pos="880"/>
        </w:tabs>
        <w:rPr>
          <w:ins w:id="366" w:author="Raja EL HAFI" w:date="2015-07-20T10:38:00Z"/>
          <w:rFonts w:eastAsiaTheme="minorEastAsia"/>
          <w:noProof/>
          <w:lang w:eastAsia="fr-FR"/>
        </w:rPr>
      </w:pPr>
      <w:ins w:id="36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3.6.3.3</w:t>
        </w:r>
        <w:r>
          <w:rPr>
            <w:rFonts w:eastAsiaTheme="minorEastAsia"/>
            <w:noProof/>
            <w:lang w:eastAsia="fr-FR"/>
          </w:rPr>
          <w:tab/>
        </w:r>
        <w:r w:rsidRPr="00A53711">
          <w:rPr>
            <w:rStyle w:val="Lienhypertexte"/>
            <w:i/>
            <w:noProof/>
          </w:rPr>
          <w:t>Post-Conditions</w:t>
        </w:r>
        <w:r>
          <w:rPr>
            <w:noProof/>
            <w:webHidden/>
          </w:rPr>
          <w:tab/>
        </w:r>
        <w:r>
          <w:rPr>
            <w:noProof/>
            <w:webHidden/>
          </w:rPr>
          <w:fldChar w:fldCharType="begin"/>
        </w:r>
        <w:r>
          <w:rPr>
            <w:noProof/>
            <w:webHidden/>
          </w:rPr>
          <w:instrText xml:space="preserve"> PAGEREF _Toc425152155 \h </w:instrText>
        </w:r>
      </w:ins>
      <w:r>
        <w:rPr>
          <w:noProof/>
          <w:webHidden/>
        </w:rPr>
      </w:r>
      <w:r>
        <w:rPr>
          <w:noProof/>
          <w:webHidden/>
        </w:rPr>
        <w:fldChar w:fldCharType="separate"/>
      </w:r>
      <w:ins w:id="368" w:author="Raja EL HAFI" w:date="2015-07-20T10:38:00Z">
        <w:r>
          <w:rPr>
            <w:noProof/>
            <w:webHidden/>
          </w:rPr>
          <w:t>103</w:t>
        </w:r>
        <w:r>
          <w:rPr>
            <w:noProof/>
            <w:webHidden/>
          </w:rPr>
          <w:fldChar w:fldCharType="end"/>
        </w:r>
        <w:r w:rsidRPr="00A53711">
          <w:rPr>
            <w:rStyle w:val="Lienhypertexte"/>
            <w:noProof/>
          </w:rPr>
          <w:fldChar w:fldCharType="end"/>
        </w:r>
      </w:ins>
    </w:p>
    <w:p w:rsidR="005418F7" w:rsidRDefault="005418F7">
      <w:pPr>
        <w:pStyle w:val="TM3"/>
        <w:tabs>
          <w:tab w:val="left" w:pos="880"/>
        </w:tabs>
        <w:rPr>
          <w:ins w:id="369" w:author="Raja EL HAFI" w:date="2015-07-20T10:38:00Z"/>
          <w:rFonts w:eastAsiaTheme="minorEastAsia"/>
          <w:noProof/>
          <w:lang w:eastAsia="fr-FR"/>
        </w:rPr>
      </w:pPr>
      <w:ins w:id="37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3.6.3.4</w:t>
        </w:r>
        <w:r>
          <w:rPr>
            <w:rFonts w:eastAsiaTheme="minorEastAsia"/>
            <w:noProof/>
            <w:lang w:eastAsia="fr-FR"/>
          </w:rPr>
          <w:tab/>
        </w:r>
        <w:r w:rsidRPr="00A53711">
          <w:rPr>
            <w:rStyle w:val="Lienhypertexte"/>
            <w:i/>
            <w:noProof/>
          </w:rPr>
          <w:t>Diagramme d’activité</w:t>
        </w:r>
        <w:r>
          <w:rPr>
            <w:noProof/>
            <w:webHidden/>
          </w:rPr>
          <w:tab/>
        </w:r>
        <w:r>
          <w:rPr>
            <w:noProof/>
            <w:webHidden/>
          </w:rPr>
          <w:fldChar w:fldCharType="begin"/>
        </w:r>
        <w:r>
          <w:rPr>
            <w:noProof/>
            <w:webHidden/>
          </w:rPr>
          <w:instrText xml:space="preserve"> PAGEREF _Toc425152156 \h </w:instrText>
        </w:r>
      </w:ins>
      <w:r>
        <w:rPr>
          <w:noProof/>
          <w:webHidden/>
        </w:rPr>
      </w:r>
      <w:r>
        <w:rPr>
          <w:noProof/>
          <w:webHidden/>
        </w:rPr>
        <w:fldChar w:fldCharType="separate"/>
      </w:r>
      <w:ins w:id="371" w:author="Raja EL HAFI" w:date="2015-07-20T10:38:00Z">
        <w:r>
          <w:rPr>
            <w:noProof/>
            <w:webHidden/>
          </w:rPr>
          <w:t>103</w:t>
        </w:r>
        <w:r>
          <w:rPr>
            <w:noProof/>
            <w:webHidden/>
          </w:rPr>
          <w:fldChar w:fldCharType="end"/>
        </w:r>
        <w:r w:rsidRPr="00A53711">
          <w:rPr>
            <w:rStyle w:val="Lienhypertexte"/>
            <w:noProof/>
          </w:rPr>
          <w:fldChar w:fldCharType="end"/>
        </w:r>
      </w:ins>
    </w:p>
    <w:p w:rsidR="005418F7" w:rsidRDefault="005418F7">
      <w:pPr>
        <w:pStyle w:val="TM3"/>
        <w:tabs>
          <w:tab w:val="left" w:pos="880"/>
        </w:tabs>
        <w:rPr>
          <w:ins w:id="372" w:author="Raja EL HAFI" w:date="2015-07-20T10:38:00Z"/>
          <w:rFonts w:eastAsiaTheme="minorEastAsia"/>
          <w:noProof/>
          <w:lang w:eastAsia="fr-FR"/>
        </w:rPr>
      </w:pPr>
      <w:ins w:id="37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3.6.3.5</w:t>
        </w:r>
        <w:r>
          <w:rPr>
            <w:rFonts w:eastAsiaTheme="minorEastAsia"/>
            <w:noProof/>
            <w:lang w:eastAsia="fr-FR"/>
          </w:rPr>
          <w:tab/>
        </w:r>
        <w:r w:rsidRPr="00A53711">
          <w:rPr>
            <w:rStyle w:val="Lienhypertexte"/>
            <w:i/>
            <w:noProof/>
          </w:rPr>
          <w:t>Règles de gestion</w:t>
        </w:r>
        <w:r>
          <w:rPr>
            <w:noProof/>
            <w:webHidden/>
          </w:rPr>
          <w:tab/>
        </w:r>
        <w:r>
          <w:rPr>
            <w:noProof/>
            <w:webHidden/>
          </w:rPr>
          <w:fldChar w:fldCharType="begin"/>
        </w:r>
        <w:r>
          <w:rPr>
            <w:noProof/>
            <w:webHidden/>
          </w:rPr>
          <w:instrText xml:space="preserve"> PAGEREF _Toc425152157 \h </w:instrText>
        </w:r>
      </w:ins>
      <w:r>
        <w:rPr>
          <w:noProof/>
          <w:webHidden/>
        </w:rPr>
      </w:r>
      <w:r>
        <w:rPr>
          <w:noProof/>
          <w:webHidden/>
        </w:rPr>
        <w:fldChar w:fldCharType="separate"/>
      </w:r>
      <w:ins w:id="374" w:author="Raja EL HAFI" w:date="2015-07-20T10:38:00Z">
        <w:r>
          <w:rPr>
            <w:noProof/>
            <w:webHidden/>
          </w:rPr>
          <w:t>104</w:t>
        </w:r>
        <w:r>
          <w:rPr>
            <w:noProof/>
            <w:webHidden/>
          </w:rPr>
          <w:fldChar w:fldCharType="end"/>
        </w:r>
        <w:r w:rsidRPr="00A53711">
          <w:rPr>
            <w:rStyle w:val="Lienhypertexte"/>
            <w:noProof/>
          </w:rPr>
          <w:fldChar w:fldCharType="end"/>
        </w:r>
      </w:ins>
    </w:p>
    <w:p w:rsidR="005418F7" w:rsidRDefault="005418F7">
      <w:pPr>
        <w:pStyle w:val="TM3"/>
        <w:tabs>
          <w:tab w:val="left" w:pos="880"/>
        </w:tabs>
        <w:rPr>
          <w:ins w:id="375" w:author="Raja EL HAFI" w:date="2015-07-20T10:38:00Z"/>
          <w:rFonts w:eastAsiaTheme="minorEastAsia"/>
          <w:noProof/>
          <w:lang w:eastAsia="fr-FR"/>
        </w:rPr>
      </w:pPr>
      <w:ins w:id="37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"_Toc425152158"</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3.6.3.6</w:t>
        </w:r>
        <w:r>
          <w:rPr>
            <w:rFonts w:eastAsiaTheme="minorEastAsia"/>
            <w:noProof/>
            <w:lang w:eastAsia="fr-FR"/>
          </w:rPr>
          <w:tab/>
        </w:r>
        <w:r w:rsidRPr="00A53711">
          <w:rPr>
            <w:rStyle w:val="Lienhypertexte"/>
            <w:i/>
            <w:noProof/>
          </w:rPr>
          <w:t>Traitement</w:t>
        </w:r>
        <w:r>
          <w:rPr>
            <w:noProof/>
            <w:webHidden/>
          </w:rPr>
          <w:tab/>
        </w:r>
        <w:r>
          <w:rPr>
            <w:noProof/>
            <w:webHidden/>
          </w:rPr>
          <w:fldChar w:fldCharType="begin"/>
        </w:r>
        <w:r>
          <w:rPr>
            <w:noProof/>
            <w:webHidden/>
          </w:rPr>
          <w:instrText xml:space="preserve"> PAGEREF _Toc425152158 \h </w:instrText>
        </w:r>
      </w:ins>
      <w:r>
        <w:rPr>
          <w:noProof/>
          <w:webHidden/>
        </w:rPr>
      </w:r>
      <w:r>
        <w:rPr>
          <w:noProof/>
          <w:webHidden/>
        </w:rPr>
        <w:fldChar w:fldCharType="separate"/>
      </w:r>
      <w:ins w:id="377" w:author="Raja EL HAFI" w:date="2015-07-20T10:38:00Z">
        <w:r>
          <w:rPr>
            <w:noProof/>
            <w:webHidden/>
          </w:rPr>
          <w:t>104</w:t>
        </w:r>
        <w:r>
          <w:rPr>
            <w:noProof/>
            <w:webHidden/>
          </w:rPr>
          <w:fldChar w:fldCharType="end"/>
        </w:r>
        <w:r w:rsidRPr="00A53711">
          <w:rPr>
            <w:rStyle w:val="Lienhypertexte"/>
            <w:noProof/>
          </w:rPr>
          <w:fldChar w:fldCharType="end"/>
        </w:r>
      </w:ins>
    </w:p>
    <w:p w:rsidR="005418F7" w:rsidRDefault="005418F7">
      <w:pPr>
        <w:pStyle w:val="TM3"/>
        <w:tabs>
          <w:tab w:val="left" w:pos="880"/>
        </w:tabs>
        <w:rPr>
          <w:ins w:id="378" w:author="Raja EL HAFI" w:date="2015-07-20T10:38:00Z"/>
          <w:rFonts w:eastAsiaTheme="minorEastAsia"/>
          <w:noProof/>
          <w:lang w:eastAsia="fr-FR"/>
        </w:rPr>
      </w:pPr>
      <w:ins w:id="37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"_Toc425152159"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3.6.3.7</w:t>
        </w:r>
        <w:r>
          <w:rPr>
            <w:rFonts w:eastAsiaTheme="minorEastAsia"/>
            <w:noProof/>
            <w:lang w:eastAsia="fr-FR"/>
          </w:rPr>
          <w:tab/>
        </w:r>
        <w:r w:rsidRPr="00A53711">
          <w:rPr>
            <w:rStyle w:val="Lienhypertexte"/>
            <w:i/>
            <w:noProof/>
          </w:rPr>
          <w:t>Messages d’erreur</w:t>
        </w:r>
        <w:r>
          <w:rPr>
            <w:noProof/>
            <w:webHidden/>
          </w:rPr>
          <w:tab/>
        </w:r>
        <w:r>
          <w:rPr>
            <w:noProof/>
            <w:webHidden/>
          </w:rPr>
          <w:fldChar w:fldCharType="begin"/>
        </w:r>
        <w:r>
          <w:rPr>
            <w:noProof/>
            <w:webHidden/>
          </w:rPr>
          <w:instrText xml:space="preserve"> PAGEREF _Toc425152159 \h </w:instrText>
        </w:r>
      </w:ins>
      <w:r>
        <w:rPr>
          <w:noProof/>
          <w:webHidden/>
        </w:rPr>
      </w:r>
      <w:r>
        <w:rPr>
          <w:noProof/>
          <w:webHidden/>
        </w:rPr>
        <w:fldChar w:fldCharType="separate"/>
      </w:r>
      <w:ins w:id="380" w:author="Raja EL HAFI" w:date="2015-07-20T10:38:00Z">
        <w:r>
          <w:rPr>
            <w:noProof/>
            <w:webHidden/>
          </w:rPr>
          <w:t>105</w:t>
        </w:r>
        <w:r>
          <w:rPr>
            <w:noProof/>
            <w:webHidden/>
          </w:rPr>
          <w:fldChar w:fldCharType="end"/>
        </w:r>
        <w:r w:rsidRPr="00A53711">
          <w:rPr>
            <w:rStyle w:val="Lienhypertexte"/>
            <w:noProof/>
          </w:rPr>
          <w:fldChar w:fldCharType="end"/>
        </w:r>
      </w:ins>
    </w:p>
    <w:p w:rsidR="005418F7" w:rsidRDefault="005418F7">
      <w:pPr>
        <w:pStyle w:val="TM3"/>
        <w:tabs>
          <w:tab w:val="left" w:pos="880"/>
        </w:tabs>
        <w:rPr>
          <w:ins w:id="381" w:author="Raja EL HAFI" w:date="2015-07-20T10:38:00Z"/>
          <w:rFonts w:eastAsiaTheme="minorEastAsia"/>
          <w:noProof/>
          <w:lang w:eastAsia="fr-FR"/>
        </w:rPr>
      </w:pPr>
      <w:ins w:id="38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3.6.4</w:t>
        </w:r>
        <w:r>
          <w:rPr>
            <w:rFonts w:eastAsiaTheme="minorEastAsia"/>
            <w:noProof/>
            <w:lang w:eastAsia="fr-FR"/>
          </w:rPr>
          <w:tab/>
        </w:r>
        <w:r w:rsidRPr="00A53711">
          <w:rPr>
            <w:rStyle w:val="Lienhypertexte"/>
            <w:noProof/>
          </w:rPr>
          <w:t>Cas d’utilisation &lt; Calcul des exécutions client&gt;</w:t>
        </w:r>
        <w:r>
          <w:rPr>
            <w:noProof/>
            <w:webHidden/>
          </w:rPr>
          <w:tab/>
        </w:r>
        <w:r>
          <w:rPr>
            <w:noProof/>
            <w:webHidden/>
          </w:rPr>
          <w:fldChar w:fldCharType="begin"/>
        </w:r>
        <w:r>
          <w:rPr>
            <w:noProof/>
            <w:webHidden/>
          </w:rPr>
          <w:instrText xml:space="preserve"> PAGEREF _Toc425152160 \h </w:instrText>
        </w:r>
      </w:ins>
      <w:r>
        <w:rPr>
          <w:noProof/>
          <w:webHidden/>
        </w:rPr>
      </w:r>
      <w:r>
        <w:rPr>
          <w:noProof/>
          <w:webHidden/>
        </w:rPr>
        <w:fldChar w:fldCharType="separate"/>
      </w:r>
      <w:ins w:id="383" w:author="Raja EL HAFI" w:date="2015-07-20T10:38:00Z">
        <w:r>
          <w:rPr>
            <w:noProof/>
            <w:webHidden/>
          </w:rPr>
          <w:t>105</w:t>
        </w:r>
        <w:r>
          <w:rPr>
            <w:noProof/>
            <w:webHidden/>
          </w:rPr>
          <w:fldChar w:fldCharType="end"/>
        </w:r>
        <w:r w:rsidRPr="00A53711">
          <w:rPr>
            <w:rStyle w:val="Lienhypertexte"/>
            <w:noProof/>
          </w:rPr>
          <w:fldChar w:fldCharType="end"/>
        </w:r>
      </w:ins>
    </w:p>
    <w:p w:rsidR="005418F7" w:rsidRDefault="005418F7">
      <w:pPr>
        <w:pStyle w:val="TM3"/>
        <w:tabs>
          <w:tab w:val="left" w:pos="880"/>
        </w:tabs>
        <w:rPr>
          <w:ins w:id="384" w:author="Raja EL HAFI" w:date="2015-07-20T10:38:00Z"/>
          <w:rFonts w:eastAsiaTheme="minorEastAsia"/>
          <w:noProof/>
          <w:lang w:eastAsia="fr-FR"/>
        </w:rPr>
      </w:pPr>
      <w:ins w:id="38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3.6.4.1</w:t>
        </w:r>
        <w:r>
          <w:rPr>
            <w:rFonts w:eastAsiaTheme="minorEastAsia"/>
            <w:noProof/>
            <w:lang w:eastAsia="fr-FR"/>
          </w:rPr>
          <w:tab/>
        </w:r>
        <w:r w:rsidRPr="00A53711">
          <w:rPr>
            <w:rStyle w:val="Lienhypertexte"/>
            <w:i/>
            <w:noProof/>
          </w:rPr>
          <w:t>Définition et objectif</w:t>
        </w:r>
        <w:r>
          <w:rPr>
            <w:noProof/>
            <w:webHidden/>
          </w:rPr>
          <w:tab/>
        </w:r>
        <w:r>
          <w:rPr>
            <w:noProof/>
            <w:webHidden/>
          </w:rPr>
          <w:fldChar w:fldCharType="begin"/>
        </w:r>
        <w:r>
          <w:rPr>
            <w:noProof/>
            <w:webHidden/>
          </w:rPr>
          <w:instrText xml:space="preserve"> PAGEREF _Toc425152161 \h </w:instrText>
        </w:r>
      </w:ins>
      <w:r>
        <w:rPr>
          <w:noProof/>
          <w:webHidden/>
        </w:rPr>
      </w:r>
      <w:r>
        <w:rPr>
          <w:noProof/>
          <w:webHidden/>
        </w:rPr>
        <w:fldChar w:fldCharType="separate"/>
      </w:r>
      <w:ins w:id="386" w:author="Raja EL HAFI" w:date="2015-07-20T10:38:00Z">
        <w:r>
          <w:rPr>
            <w:noProof/>
            <w:webHidden/>
          </w:rPr>
          <w:t>105</w:t>
        </w:r>
        <w:r>
          <w:rPr>
            <w:noProof/>
            <w:webHidden/>
          </w:rPr>
          <w:fldChar w:fldCharType="end"/>
        </w:r>
        <w:r w:rsidRPr="00A53711">
          <w:rPr>
            <w:rStyle w:val="Lienhypertexte"/>
            <w:noProof/>
          </w:rPr>
          <w:fldChar w:fldCharType="end"/>
        </w:r>
      </w:ins>
    </w:p>
    <w:p w:rsidR="005418F7" w:rsidRDefault="005418F7">
      <w:pPr>
        <w:pStyle w:val="TM3"/>
        <w:tabs>
          <w:tab w:val="left" w:pos="880"/>
        </w:tabs>
        <w:rPr>
          <w:ins w:id="387" w:author="Raja EL HAFI" w:date="2015-07-20T10:38:00Z"/>
          <w:rFonts w:eastAsiaTheme="minorEastAsia"/>
          <w:noProof/>
          <w:lang w:eastAsia="fr-FR"/>
        </w:rPr>
      </w:pPr>
      <w:ins w:id="38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3.6.4.2</w:t>
        </w:r>
        <w:r>
          <w:rPr>
            <w:rFonts w:eastAsiaTheme="minorEastAsia"/>
            <w:noProof/>
            <w:lang w:eastAsia="fr-FR"/>
          </w:rPr>
          <w:tab/>
        </w:r>
        <w:r w:rsidRPr="00A53711">
          <w:rPr>
            <w:rStyle w:val="Lienhypertexte"/>
            <w:i/>
            <w:noProof/>
          </w:rPr>
          <w:t>Pré-conditions</w:t>
        </w:r>
        <w:r>
          <w:rPr>
            <w:noProof/>
            <w:webHidden/>
          </w:rPr>
          <w:tab/>
        </w:r>
        <w:r>
          <w:rPr>
            <w:noProof/>
            <w:webHidden/>
          </w:rPr>
          <w:fldChar w:fldCharType="begin"/>
        </w:r>
        <w:r>
          <w:rPr>
            <w:noProof/>
            <w:webHidden/>
          </w:rPr>
          <w:instrText xml:space="preserve"> PAGEREF _Toc425152162 \h </w:instrText>
        </w:r>
      </w:ins>
      <w:r>
        <w:rPr>
          <w:noProof/>
          <w:webHidden/>
        </w:rPr>
      </w:r>
      <w:r>
        <w:rPr>
          <w:noProof/>
          <w:webHidden/>
        </w:rPr>
        <w:fldChar w:fldCharType="separate"/>
      </w:r>
      <w:ins w:id="389" w:author="Raja EL HAFI" w:date="2015-07-20T10:38:00Z">
        <w:r>
          <w:rPr>
            <w:noProof/>
            <w:webHidden/>
          </w:rPr>
          <w:t>105</w:t>
        </w:r>
        <w:r>
          <w:rPr>
            <w:noProof/>
            <w:webHidden/>
          </w:rPr>
          <w:fldChar w:fldCharType="end"/>
        </w:r>
        <w:r w:rsidRPr="00A53711">
          <w:rPr>
            <w:rStyle w:val="Lienhypertexte"/>
            <w:noProof/>
          </w:rPr>
          <w:fldChar w:fldCharType="end"/>
        </w:r>
      </w:ins>
    </w:p>
    <w:p w:rsidR="005418F7" w:rsidRDefault="005418F7">
      <w:pPr>
        <w:pStyle w:val="TM3"/>
        <w:tabs>
          <w:tab w:val="left" w:pos="880"/>
        </w:tabs>
        <w:rPr>
          <w:ins w:id="390" w:author="Raja EL HAFI" w:date="2015-07-20T10:38:00Z"/>
          <w:rFonts w:eastAsiaTheme="minorEastAsia"/>
          <w:noProof/>
          <w:lang w:eastAsia="fr-FR"/>
        </w:rPr>
      </w:pPr>
      <w:ins w:id="39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3.6.4.3</w:t>
        </w:r>
        <w:r>
          <w:rPr>
            <w:rFonts w:eastAsiaTheme="minorEastAsia"/>
            <w:noProof/>
            <w:lang w:eastAsia="fr-FR"/>
          </w:rPr>
          <w:tab/>
        </w:r>
        <w:r w:rsidRPr="00A53711">
          <w:rPr>
            <w:rStyle w:val="Lienhypertexte"/>
            <w:i/>
            <w:noProof/>
          </w:rPr>
          <w:t>Post-conditions</w:t>
        </w:r>
        <w:r>
          <w:rPr>
            <w:noProof/>
            <w:webHidden/>
          </w:rPr>
          <w:tab/>
        </w:r>
        <w:r>
          <w:rPr>
            <w:noProof/>
            <w:webHidden/>
          </w:rPr>
          <w:fldChar w:fldCharType="begin"/>
        </w:r>
        <w:r>
          <w:rPr>
            <w:noProof/>
            <w:webHidden/>
          </w:rPr>
          <w:instrText xml:space="preserve"> PAGEREF _Toc425152163 \h </w:instrText>
        </w:r>
      </w:ins>
      <w:r>
        <w:rPr>
          <w:noProof/>
          <w:webHidden/>
        </w:rPr>
      </w:r>
      <w:r>
        <w:rPr>
          <w:noProof/>
          <w:webHidden/>
        </w:rPr>
        <w:fldChar w:fldCharType="separate"/>
      </w:r>
      <w:ins w:id="392" w:author="Raja EL HAFI" w:date="2015-07-20T10:38:00Z">
        <w:r>
          <w:rPr>
            <w:noProof/>
            <w:webHidden/>
          </w:rPr>
          <w:t>105</w:t>
        </w:r>
        <w:r>
          <w:rPr>
            <w:noProof/>
            <w:webHidden/>
          </w:rPr>
          <w:fldChar w:fldCharType="end"/>
        </w:r>
        <w:r w:rsidRPr="00A53711">
          <w:rPr>
            <w:rStyle w:val="Lienhypertexte"/>
            <w:noProof/>
          </w:rPr>
          <w:fldChar w:fldCharType="end"/>
        </w:r>
      </w:ins>
    </w:p>
    <w:p w:rsidR="005418F7" w:rsidRDefault="005418F7">
      <w:pPr>
        <w:pStyle w:val="TM3"/>
        <w:tabs>
          <w:tab w:val="left" w:pos="880"/>
        </w:tabs>
        <w:rPr>
          <w:ins w:id="393" w:author="Raja EL HAFI" w:date="2015-07-20T10:38:00Z"/>
          <w:rFonts w:eastAsiaTheme="minorEastAsia"/>
          <w:noProof/>
          <w:lang w:eastAsia="fr-FR"/>
        </w:rPr>
      </w:pPr>
      <w:ins w:id="39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3.6.4.4</w:t>
        </w:r>
        <w:r>
          <w:rPr>
            <w:rFonts w:eastAsiaTheme="minorEastAsia"/>
            <w:noProof/>
            <w:lang w:eastAsia="fr-FR"/>
          </w:rPr>
          <w:tab/>
        </w:r>
        <w:r w:rsidRPr="00A53711">
          <w:rPr>
            <w:rStyle w:val="Lienhypertexte"/>
            <w:i/>
            <w:noProof/>
          </w:rPr>
          <w:t>Diagramme d’activité</w:t>
        </w:r>
        <w:r>
          <w:rPr>
            <w:noProof/>
            <w:webHidden/>
          </w:rPr>
          <w:tab/>
        </w:r>
        <w:r>
          <w:rPr>
            <w:noProof/>
            <w:webHidden/>
          </w:rPr>
          <w:fldChar w:fldCharType="begin"/>
        </w:r>
        <w:r>
          <w:rPr>
            <w:noProof/>
            <w:webHidden/>
          </w:rPr>
          <w:instrText xml:space="preserve"> PAGEREF _Toc425152164 \h </w:instrText>
        </w:r>
      </w:ins>
      <w:r>
        <w:rPr>
          <w:noProof/>
          <w:webHidden/>
        </w:rPr>
      </w:r>
      <w:r>
        <w:rPr>
          <w:noProof/>
          <w:webHidden/>
        </w:rPr>
        <w:fldChar w:fldCharType="separate"/>
      </w:r>
      <w:ins w:id="395" w:author="Raja EL HAFI" w:date="2015-07-20T10:38:00Z">
        <w:r>
          <w:rPr>
            <w:noProof/>
            <w:webHidden/>
          </w:rPr>
          <w:t>105</w:t>
        </w:r>
        <w:r>
          <w:rPr>
            <w:noProof/>
            <w:webHidden/>
          </w:rPr>
          <w:fldChar w:fldCharType="end"/>
        </w:r>
        <w:r w:rsidRPr="00A53711">
          <w:rPr>
            <w:rStyle w:val="Lienhypertexte"/>
            <w:noProof/>
          </w:rPr>
          <w:fldChar w:fldCharType="end"/>
        </w:r>
      </w:ins>
    </w:p>
    <w:p w:rsidR="005418F7" w:rsidRDefault="005418F7">
      <w:pPr>
        <w:pStyle w:val="TM3"/>
        <w:tabs>
          <w:tab w:val="left" w:pos="880"/>
        </w:tabs>
        <w:rPr>
          <w:ins w:id="396" w:author="Raja EL HAFI" w:date="2015-07-20T10:38:00Z"/>
          <w:rFonts w:eastAsiaTheme="minorEastAsia"/>
          <w:noProof/>
          <w:lang w:eastAsia="fr-FR"/>
        </w:rPr>
      </w:pPr>
      <w:ins w:id="39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"_Toc425152165"</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3.6.4.5</w:t>
        </w:r>
        <w:r>
          <w:rPr>
            <w:rFonts w:eastAsiaTheme="minorEastAsia"/>
            <w:noProof/>
            <w:lang w:eastAsia="fr-FR"/>
          </w:rPr>
          <w:tab/>
        </w:r>
        <w:r w:rsidRPr="00A53711">
          <w:rPr>
            <w:rStyle w:val="Lienhypertexte"/>
            <w:noProof/>
            <w:lang w:eastAsia="fr-FR"/>
          </w:rPr>
          <w:t>Règles de gestion</w:t>
        </w:r>
        <w:r>
          <w:rPr>
            <w:noProof/>
            <w:webHidden/>
          </w:rPr>
          <w:tab/>
        </w:r>
        <w:r>
          <w:rPr>
            <w:noProof/>
            <w:webHidden/>
          </w:rPr>
          <w:fldChar w:fldCharType="begin"/>
        </w:r>
        <w:r>
          <w:rPr>
            <w:noProof/>
            <w:webHidden/>
          </w:rPr>
          <w:instrText xml:space="preserve"> PAGEREF _Toc425152165 \h </w:instrText>
        </w:r>
      </w:ins>
      <w:r>
        <w:rPr>
          <w:noProof/>
          <w:webHidden/>
        </w:rPr>
      </w:r>
      <w:r>
        <w:rPr>
          <w:noProof/>
          <w:webHidden/>
        </w:rPr>
        <w:fldChar w:fldCharType="separate"/>
      </w:r>
      <w:ins w:id="398" w:author="Raja EL HAFI" w:date="2015-07-20T10:38:00Z">
        <w:r>
          <w:rPr>
            <w:noProof/>
            <w:webHidden/>
          </w:rPr>
          <w:t>106</w:t>
        </w:r>
        <w:r>
          <w:rPr>
            <w:noProof/>
            <w:webHidden/>
          </w:rPr>
          <w:fldChar w:fldCharType="end"/>
        </w:r>
        <w:r w:rsidRPr="00A53711">
          <w:rPr>
            <w:rStyle w:val="Lienhypertexte"/>
            <w:noProof/>
          </w:rPr>
          <w:fldChar w:fldCharType="end"/>
        </w:r>
      </w:ins>
    </w:p>
    <w:p w:rsidR="005418F7" w:rsidRDefault="005418F7">
      <w:pPr>
        <w:pStyle w:val="TM3"/>
        <w:tabs>
          <w:tab w:val="left" w:pos="880"/>
        </w:tabs>
        <w:rPr>
          <w:ins w:id="399" w:author="Raja EL HAFI" w:date="2015-07-20T10:38:00Z"/>
          <w:rFonts w:eastAsiaTheme="minorEastAsia"/>
          <w:noProof/>
          <w:lang w:eastAsia="fr-FR"/>
        </w:rPr>
      </w:pPr>
      <w:ins w:id="40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3.6.4.6</w:t>
        </w:r>
        <w:r>
          <w:rPr>
            <w:rFonts w:eastAsiaTheme="minorEastAsia"/>
            <w:noProof/>
            <w:lang w:eastAsia="fr-FR"/>
          </w:rPr>
          <w:tab/>
        </w:r>
        <w:r w:rsidRPr="00A53711">
          <w:rPr>
            <w:rStyle w:val="Lienhypertexte"/>
            <w:i/>
            <w:noProof/>
          </w:rPr>
          <w:t>Traitement</w:t>
        </w:r>
        <w:r>
          <w:rPr>
            <w:noProof/>
            <w:webHidden/>
          </w:rPr>
          <w:tab/>
        </w:r>
        <w:r>
          <w:rPr>
            <w:noProof/>
            <w:webHidden/>
          </w:rPr>
          <w:fldChar w:fldCharType="begin"/>
        </w:r>
        <w:r>
          <w:rPr>
            <w:noProof/>
            <w:webHidden/>
          </w:rPr>
          <w:instrText xml:space="preserve"> PAGEREF _Toc425152166 \h </w:instrText>
        </w:r>
      </w:ins>
      <w:r>
        <w:rPr>
          <w:noProof/>
          <w:webHidden/>
        </w:rPr>
      </w:r>
      <w:r>
        <w:rPr>
          <w:noProof/>
          <w:webHidden/>
        </w:rPr>
        <w:fldChar w:fldCharType="separate"/>
      </w:r>
      <w:ins w:id="401" w:author="Raja EL HAFI" w:date="2015-07-20T10:38:00Z">
        <w:r>
          <w:rPr>
            <w:noProof/>
            <w:webHidden/>
          </w:rPr>
          <w:t>106</w:t>
        </w:r>
        <w:r>
          <w:rPr>
            <w:noProof/>
            <w:webHidden/>
          </w:rPr>
          <w:fldChar w:fldCharType="end"/>
        </w:r>
        <w:r w:rsidRPr="00A53711">
          <w:rPr>
            <w:rStyle w:val="Lienhypertexte"/>
            <w:noProof/>
          </w:rPr>
          <w:fldChar w:fldCharType="end"/>
        </w:r>
      </w:ins>
    </w:p>
    <w:p w:rsidR="005418F7" w:rsidRDefault="005418F7">
      <w:pPr>
        <w:pStyle w:val="TM3"/>
        <w:tabs>
          <w:tab w:val="left" w:pos="880"/>
        </w:tabs>
        <w:rPr>
          <w:ins w:id="402" w:author="Raja EL HAFI" w:date="2015-07-20T10:38:00Z"/>
          <w:rFonts w:eastAsiaTheme="minorEastAsia"/>
          <w:noProof/>
          <w:lang w:eastAsia="fr-FR"/>
        </w:rPr>
      </w:pPr>
      <w:ins w:id="40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3.6.4.7</w:t>
        </w:r>
        <w:r>
          <w:rPr>
            <w:rFonts w:eastAsiaTheme="minorEastAsia"/>
            <w:noProof/>
            <w:lang w:eastAsia="fr-FR"/>
          </w:rPr>
          <w:tab/>
        </w:r>
        <w:r w:rsidRPr="00A53711">
          <w:rPr>
            <w:rStyle w:val="Lienhypertexte"/>
            <w:i/>
            <w:noProof/>
          </w:rPr>
          <w:t>Message d’erreur</w:t>
        </w:r>
        <w:r>
          <w:rPr>
            <w:noProof/>
            <w:webHidden/>
          </w:rPr>
          <w:tab/>
        </w:r>
        <w:r>
          <w:rPr>
            <w:noProof/>
            <w:webHidden/>
          </w:rPr>
          <w:fldChar w:fldCharType="begin"/>
        </w:r>
        <w:r>
          <w:rPr>
            <w:noProof/>
            <w:webHidden/>
          </w:rPr>
          <w:instrText xml:space="preserve"> PAGEREF _Toc425152167 \h </w:instrText>
        </w:r>
      </w:ins>
      <w:r>
        <w:rPr>
          <w:noProof/>
          <w:webHidden/>
        </w:rPr>
      </w:r>
      <w:r>
        <w:rPr>
          <w:noProof/>
          <w:webHidden/>
        </w:rPr>
        <w:fldChar w:fldCharType="separate"/>
      </w:r>
      <w:ins w:id="404" w:author="Raja EL HAFI" w:date="2015-07-20T10:38:00Z">
        <w:r>
          <w:rPr>
            <w:noProof/>
            <w:webHidden/>
          </w:rPr>
          <w:t>106</w:t>
        </w:r>
        <w:r>
          <w:rPr>
            <w:noProof/>
            <w:webHidden/>
          </w:rPr>
          <w:fldChar w:fldCharType="end"/>
        </w:r>
        <w:r w:rsidRPr="00A53711">
          <w:rPr>
            <w:rStyle w:val="Lienhypertexte"/>
            <w:noProof/>
          </w:rPr>
          <w:fldChar w:fldCharType="end"/>
        </w:r>
      </w:ins>
    </w:p>
    <w:p w:rsidR="005418F7" w:rsidRDefault="005418F7">
      <w:pPr>
        <w:pStyle w:val="TM3"/>
        <w:tabs>
          <w:tab w:val="left" w:pos="880"/>
        </w:tabs>
        <w:rPr>
          <w:ins w:id="405" w:author="Raja EL HAFI" w:date="2015-07-20T10:38:00Z"/>
          <w:rFonts w:eastAsiaTheme="minorEastAsia"/>
          <w:noProof/>
          <w:lang w:eastAsia="fr-FR"/>
        </w:rPr>
      </w:pPr>
      <w:ins w:id="40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3.6.5</w:t>
        </w:r>
        <w:r>
          <w:rPr>
            <w:rFonts w:eastAsiaTheme="minorEastAsia"/>
            <w:noProof/>
            <w:lang w:eastAsia="fr-FR"/>
          </w:rPr>
          <w:tab/>
        </w:r>
        <w:r w:rsidRPr="00A53711">
          <w:rPr>
            <w:rStyle w:val="Lienhypertexte"/>
            <w:noProof/>
            <w:lang w:eastAsia="fr-FR"/>
          </w:rPr>
          <w:t>Cas d’utilisation &lt;Génération du paiement marché&gt;</w:t>
        </w:r>
        <w:r>
          <w:rPr>
            <w:noProof/>
            <w:webHidden/>
          </w:rPr>
          <w:tab/>
        </w:r>
        <w:r>
          <w:rPr>
            <w:noProof/>
            <w:webHidden/>
          </w:rPr>
          <w:fldChar w:fldCharType="begin"/>
        </w:r>
        <w:r>
          <w:rPr>
            <w:noProof/>
            <w:webHidden/>
          </w:rPr>
          <w:instrText xml:space="preserve"> PAGEREF _Toc425152168 \h </w:instrText>
        </w:r>
      </w:ins>
      <w:r>
        <w:rPr>
          <w:noProof/>
          <w:webHidden/>
        </w:rPr>
      </w:r>
      <w:r>
        <w:rPr>
          <w:noProof/>
          <w:webHidden/>
        </w:rPr>
        <w:fldChar w:fldCharType="separate"/>
      </w:r>
      <w:ins w:id="407" w:author="Raja EL HAFI" w:date="2015-07-20T10:38:00Z">
        <w:r>
          <w:rPr>
            <w:noProof/>
            <w:webHidden/>
          </w:rPr>
          <w:t>106</w:t>
        </w:r>
        <w:r>
          <w:rPr>
            <w:noProof/>
            <w:webHidden/>
          </w:rPr>
          <w:fldChar w:fldCharType="end"/>
        </w:r>
        <w:r w:rsidRPr="00A53711">
          <w:rPr>
            <w:rStyle w:val="Lienhypertexte"/>
            <w:noProof/>
          </w:rPr>
          <w:fldChar w:fldCharType="end"/>
        </w:r>
      </w:ins>
    </w:p>
    <w:p w:rsidR="005418F7" w:rsidRDefault="005418F7">
      <w:pPr>
        <w:pStyle w:val="TM3"/>
        <w:tabs>
          <w:tab w:val="left" w:pos="880"/>
        </w:tabs>
        <w:rPr>
          <w:ins w:id="408" w:author="Raja EL HAFI" w:date="2015-07-20T10:38:00Z"/>
          <w:rFonts w:eastAsiaTheme="minorEastAsia"/>
          <w:noProof/>
          <w:lang w:eastAsia="fr-FR"/>
        </w:rPr>
      </w:pPr>
      <w:ins w:id="40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"_Toc425152169"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3.6.5.1</w:t>
        </w:r>
        <w:r>
          <w:rPr>
            <w:rFonts w:eastAsiaTheme="minorEastAsia"/>
            <w:noProof/>
            <w:lang w:eastAsia="fr-FR"/>
          </w:rPr>
          <w:tab/>
        </w:r>
        <w:r w:rsidRPr="00A53711">
          <w:rPr>
            <w:rStyle w:val="Lienhypertexte"/>
            <w:i/>
            <w:noProof/>
          </w:rPr>
          <w:t>Définition et objectif</w:t>
        </w:r>
        <w:r>
          <w:rPr>
            <w:noProof/>
            <w:webHidden/>
          </w:rPr>
          <w:tab/>
        </w:r>
        <w:r>
          <w:rPr>
            <w:noProof/>
            <w:webHidden/>
          </w:rPr>
          <w:fldChar w:fldCharType="begin"/>
        </w:r>
        <w:r>
          <w:rPr>
            <w:noProof/>
            <w:webHidden/>
          </w:rPr>
          <w:instrText xml:space="preserve"> PAGEREF _Toc425152169 \h </w:instrText>
        </w:r>
      </w:ins>
      <w:r>
        <w:rPr>
          <w:noProof/>
          <w:webHidden/>
        </w:rPr>
      </w:r>
      <w:r>
        <w:rPr>
          <w:noProof/>
          <w:webHidden/>
        </w:rPr>
        <w:fldChar w:fldCharType="separate"/>
      </w:r>
      <w:ins w:id="410" w:author="Raja EL HAFI" w:date="2015-07-20T10:38:00Z">
        <w:r>
          <w:rPr>
            <w:noProof/>
            <w:webHidden/>
          </w:rPr>
          <w:t>106</w:t>
        </w:r>
        <w:r>
          <w:rPr>
            <w:noProof/>
            <w:webHidden/>
          </w:rPr>
          <w:fldChar w:fldCharType="end"/>
        </w:r>
        <w:r w:rsidRPr="00A53711">
          <w:rPr>
            <w:rStyle w:val="Lienhypertexte"/>
            <w:noProof/>
          </w:rPr>
          <w:fldChar w:fldCharType="end"/>
        </w:r>
      </w:ins>
    </w:p>
    <w:p w:rsidR="005418F7" w:rsidRDefault="005418F7">
      <w:pPr>
        <w:pStyle w:val="TM3"/>
        <w:tabs>
          <w:tab w:val="left" w:pos="880"/>
        </w:tabs>
        <w:rPr>
          <w:ins w:id="411" w:author="Raja EL HAFI" w:date="2015-07-20T10:38:00Z"/>
          <w:rFonts w:eastAsiaTheme="minorEastAsia"/>
          <w:noProof/>
          <w:lang w:eastAsia="fr-FR"/>
        </w:rPr>
      </w:pPr>
      <w:ins w:id="41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"_Toc425152170"</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3.6.5.2</w:t>
        </w:r>
        <w:r>
          <w:rPr>
            <w:rFonts w:eastAsiaTheme="minorEastAsia"/>
            <w:noProof/>
            <w:lang w:eastAsia="fr-FR"/>
          </w:rPr>
          <w:tab/>
        </w:r>
        <w:r w:rsidRPr="00A53711">
          <w:rPr>
            <w:rStyle w:val="Lienhypertexte"/>
            <w:i/>
            <w:noProof/>
          </w:rPr>
          <w:t>Pré-conditions</w:t>
        </w:r>
        <w:r>
          <w:rPr>
            <w:noProof/>
            <w:webHidden/>
          </w:rPr>
          <w:tab/>
        </w:r>
        <w:r>
          <w:rPr>
            <w:noProof/>
            <w:webHidden/>
          </w:rPr>
          <w:fldChar w:fldCharType="begin"/>
        </w:r>
        <w:r>
          <w:rPr>
            <w:noProof/>
            <w:webHidden/>
          </w:rPr>
          <w:instrText xml:space="preserve"> PAGEREF _Toc425152170 \h </w:instrText>
        </w:r>
      </w:ins>
      <w:r>
        <w:rPr>
          <w:noProof/>
          <w:webHidden/>
        </w:rPr>
      </w:r>
      <w:r>
        <w:rPr>
          <w:noProof/>
          <w:webHidden/>
        </w:rPr>
        <w:fldChar w:fldCharType="separate"/>
      </w:r>
      <w:ins w:id="413" w:author="Raja EL HAFI" w:date="2015-07-20T10:38:00Z">
        <w:r>
          <w:rPr>
            <w:noProof/>
            <w:webHidden/>
          </w:rPr>
          <w:t>106</w:t>
        </w:r>
        <w:r>
          <w:rPr>
            <w:noProof/>
            <w:webHidden/>
          </w:rPr>
          <w:fldChar w:fldCharType="end"/>
        </w:r>
        <w:r w:rsidRPr="00A53711">
          <w:rPr>
            <w:rStyle w:val="Lienhypertexte"/>
            <w:noProof/>
          </w:rPr>
          <w:fldChar w:fldCharType="end"/>
        </w:r>
      </w:ins>
    </w:p>
    <w:p w:rsidR="005418F7" w:rsidRDefault="005418F7">
      <w:pPr>
        <w:pStyle w:val="TM3"/>
        <w:tabs>
          <w:tab w:val="left" w:pos="880"/>
        </w:tabs>
        <w:rPr>
          <w:ins w:id="414" w:author="Raja EL HAFI" w:date="2015-07-20T10:38:00Z"/>
          <w:rFonts w:eastAsiaTheme="minorEastAsia"/>
          <w:noProof/>
          <w:lang w:eastAsia="fr-FR"/>
        </w:rPr>
      </w:pPr>
      <w:ins w:id="41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3.6.5.3</w:t>
        </w:r>
        <w:r>
          <w:rPr>
            <w:rFonts w:eastAsiaTheme="minorEastAsia"/>
            <w:noProof/>
            <w:lang w:eastAsia="fr-FR"/>
          </w:rPr>
          <w:tab/>
        </w:r>
        <w:r w:rsidRPr="00A53711">
          <w:rPr>
            <w:rStyle w:val="Lienhypertexte"/>
            <w:i/>
            <w:noProof/>
          </w:rPr>
          <w:t>Post-conditions</w:t>
        </w:r>
        <w:r>
          <w:rPr>
            <w:noProof/>
            <w:webHidden/>
          </w:rPr>
          <w:tab/>
        </w:r>
        <w:r>
          <w:rPr>
            <w:noProof/>
            <w:webHidden/>
          </w:rPr>
          <w:fldChar w:fldCharType="begin"/>
        </w:r>
        <w:r>
          <w:rPr>
            <w:noProof/>
            <w:webHidden/>
          </w:rPr>
          <w:instrText xml:space="preserve"> PAGEREF _Toc425152171 \h </w:instrText>
        </w:r>
      </w:ins>
      <w:r>
        <w:rPr>
          <w:noProof/>
          <w:webHidden/>
        </w:rPr>
      </w:r>
      <w:r>
        <w:rPr>
          <w:noProof/>
          <w:webHidden/>
        </w:rPr>
        <w:fldChar w:fldCharType="separate"/>
      </w:r>
      <w:ins w:id="416" w:author="Raja EL HAFI" w:date="2015-07-20T10:38:00Z">
        <w:r>
          <w:rPr>
            <w:noProof/>
            <w:webHidden/>
          </w:rPr>
          <w:t>107</w:t>
        </w:r>
        <w:r>
          <w:rPr>
            <w:noProof/>
            <w:webHidden/>
          </w:rPr>
          <w:fldChar w:fldCharType="end"/>
        </w:r>
        <w:r w:rsidRPr="00A53711">
          <w:rPr>
            <w:rStyle w:val="Lienhypertexte"/>
            <w:noProof/>
          </w:rPr>
          <w:fldChar w:fldCharType="end"/>
        </w:r>
      </w:ins>
    </w:p>
    <w:p w:rsidR="005418F7" w:rsidRDefault="005418F7">
      <w:pPr>
        <w:pStyle w:val="TM3"/>
        <w:tabs>
          <w:tab w:val="left" w:pos="880"/>
        </w:tabs>
        <w:rPr>
          <w:ins w:id="417" w:author="Raja EL HAFI" w:date="2015-07-20T10:38:00Z"/>
          <w:rFonts w:eastAsiaTheme="minorEastAsia"/>
          <w:noProof/>
          <w:lang w:eastAsia="fr-FR"/>
        </w:rPr>
      </w:pPr>
      <w:ins w:id="41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3.6.5.4</w:t>
        </w:r>
        <w:r>
          <w:rPr>
            <w:rFonts w:eastAsiaTheme="minorEastAsia"/>
            <w:noProof/>
            <w:lang w:eastAsia="fr-FR"/>
          </w:rPr>
          <w:tab/>
        </w:r>
        <w:r w:rsidRPr="00A53711">
          <w:rPr>
            <w:rStyle w:val="Lienhypertexte"/>
            <w:i/>
            <w:noProof/>
          </w:rPr>
          <w:t>Diagramme d’activité</w:t>
        </w:r>
        <w:r>
          <w:rPr>
            <w:noProof/>
            <w:webHidden/>
          </w:rPr>
          <w:tab/>
        </w:r>
        <w:r>
          <w:rPr>
            <w:noProof/>
            <w:webHidden/>
          </w:rPr>
          <w:fldChar w:fldCharType="begin"/>
        </w:r>
        <w:r>
          <w:rPr>
            <w:noProof/>
            <w:webHidden/>
          </w:rPr>
          <w:instrText xml:space="preserve"> PAGEREF _Toc425152172 \h </w:instrText>
        </w:r>
      </w:ins>
      <w:r>
        <w:rPr>
          <w:noProof/>
          <w:webHidden/>
        </w:rPr>
      </w:r>
      <w:r>
        <w:rPr>
          <w:noProof/>
          <w:webHidden/>
        </w:rPr>
        <w:fldChar w:fldCharType="separate"/>
      </w:r>
      <w:ins w:id="419" w:author="Raja EL HAFI" w:date="2015-07-20T10:38:00Z">
        <w:r>
          <w:rPr>
            <w:noProof/>
            <w:webHidden/>
          </w:rPr>
          <w:t>107</w:t>
        </w:r>
        <w:r>
          <w:rPr>
            <w:noProof/>
            <w:webHidden/>
          </w:rPr>
          <w:fldChar w:fldCharType="end"/>
        </w:r>
        <w:r w:rsidRPr="00A53711">
          <w:rPr>
            <w:rStyle w:val="Lienhypertexte"/>
            <w:noProof/>
          </w:rPr>
          <w:fldChar w:fldCharType="end"/>
        </w:r>
      </w:ins>
    </w:p>
    <w:p w:rsidR="005418F7" w:rsidRDefault="005418F7">
      <w:pPr>
        <w:pStyle w:val="TM3"/>
        <w:tabs>
          <w:tab w:val="left" w:pos="880"/>
        </w:tabs>
        <w:rPr>
          <w:ins w:id="420" w:author="Raja EL HAFI" w:date="2015-07-20T10:38:00Z"/>
          <w:rFonts w:eastAsiaTheme="minorEastAsia"/>
          <w:noProof/>
          <w:lang w:eastAsia="fr-FR"/>
        </w:rPr>
      </w:pPr>
      <w:ins w:id="42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3.6.5.5</w:t>
        </w:r>
        <w:r>
          <w:rPr>
            <w:rFonts w:eastAsiaTheme="minorEastAsia"/>
            <w:noProof/>
            <w:lang w:eastAsia="fr-FR"/>
          </w:rPr>
          <w:tab/>
        </w:r>
        <w:r w:rsidRPr="00A53711">
          <w:rPr>
            <w:rStyle w:val="Lienhypertexte"/>
            <w:i/>
            <w:noProof/>
          </w:rPr>
          <w:t>Règles de gestion</w:t>
        </w:r>
        <w:r>
          <w:rPr>
            <w:noProof/>
            <w:webHidden/>
          </w:rPr>
          <w:tab/>
        </w:r>
        <w:r>
          <w:rPr>
            <w:noProof/>
            <w:webHidden/>
          </w:rPr>
          <w:fldChar w:fldCharType="begin"/>
        </w:r>
        <w:r>
          <w:rPr>
            <w:noProof/>
            <w:webHidden/>
          </w:rPr>
          <w:instrText xml:space="preserve"> PAGEREF _Toc425152173 \h </w:instrText>
        </w:r>
      </w:ins>
      <w:r>
        <w:rPr>
          <w:noProof/>
          <w:webHidden/>
        </w:rPr>
      </w:r>
      <w:r>
        <w:rPr>
          <w:noProof/>
          <w:webHidden/>
        </w:rPr>
        <w:fldChar w:fldCharType="separate"/>
      </w:r>
      <w:ins w:id="422" w:author="Raja EL HAFI" w:date="2015-07-20T10:38:00Z">
        <w:r>
          <w:rPr>
            <w:noProof/>
            <w:webHidden/>
          </w:rPr>
          <w:t>107</w:t>
        </w:r>
        <w:r>
          <w:rPr>
            <w:noProof/>
            <w:webHidden/>
          </w:rPr>
          <w:fldChar w:fldCharType="end"/>
        </w:r>
        <w:r w:rsidRPr="00A53711">
          <w:rPr>
            <w:rStyle w:val="Lienhypertexte"/>
            <w:noProof/>
          </w:rPr>
          <w:fldChar w:fldCharType="end"/>
        </w:r>
      </w:ins>
    </w:p>
    <w:p w:rsidR="005418F7" w:rsidRDefault="005418F7">
      <w:pPr>
        <w:pStyle w:val="TM3"/>
        <w:tabs>
          <w:tab w:val="left" w:pos="880"/>
        </w:tabs>
        <w:rPr>
          <w:ins w:id="423" w:author="Raja EL HAFI" w:date="2015-07-20T10:38:00Z"/>
          <w:rFonts w:eastAsiaTheme="minorEastAsia"/>
          <w:noProof/>
          <w:lang w:eastAsia="fr-FR"/>
        </w:rPr>
      </w:pPr>
      <w:ins w:id="42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3.6.5.6</w:t>
        </w:r>
        <w:r>
          <w:rPr>
            <w:rFonts w:eastAsiaTheme="minorEastAsia"/>
            <w:noProof/>
            <w:lang w:eastAsia="fr-FR"/>
          </w:rPr>
          <w:tab/>
        </w:r>
        <w:r w:rsidRPr="00A53711">
          <w:rPr>
            <w:rStyle w:val="Lienhypertexte"/>
            <w:i/>
            <w:noProof/>
          </w:rPr>
          <w:t>Traitement</w:t>
        </w:r>
        <w:r>
          <w:rPr>
            <w:noProof/>
            <w:webHidden/>
          </w:rPr>
          <w:tab/>
        </w:r>
        <w:r>
          <w:rPr>
            <w:noProof/>
            <w:webHidden/>
          </w:rPr>
          <w:fldChar w:fldCharType="begin"/>
        </w:r>
        <w:r>
          <w:rPr>
            <w:noProof/>
            <w:webHidden/>
          </w:rPr>
          <w:instrText xml:space="preserve"> PAGEREF _Toc425152174 \h </w:instrText>
        </w:r>
      </w:ins>
      <w:r>
        <w:rPr>
          <w:noProof/>
          <w:webHidden/>
        </w:rPr>
      </w:r>
      <w:r>
        <w:rPr>
          <w:noProof/>
          <w:webHidden/>
        </w:rPr>
        <w:fldChar w:fldCharType="separate"/>
      </w:r>
      <w:ins w:id="425" w:author="Raja EL HAFI" w:date="2015-07-20T10:38:00Z">
        <w:r>
          <w:rPr>
            <w:noProof/>
            <w:webHidden/>
          </w:rPr>
          <w:t>107</w:t>
        </w:r>
        <w:r>
          <w:rPr>
            <w:noProof/>
            <w:webHidden/>
          </w:rPr>
          <w:fldChar w:fldCharType="end"/>
        </w:r>
        <w:r w:rsidRPr="00A53711">
          <w:rPr>
            <w:rStyle w:val="Lienhypertexte"/>
            <w:noProof/>
          </w:rPr>
          <w:fldChar w:fldCharType="end"/>
        </w:r>
      </w:ins>
    </w:p>
    <w:p w:rsidR="005418F7" w:rsidRDefault="005418F7">
      <w:pPr>
        <w:pStyle w:val="TM3"/>
        <w:tabs>
          <w:tab w:val="left" w:pos="880"/>
        </w:tabs>
        <w:rPr>
          <w:ins w:id="426" w:author="Raja EL HAFI" w:date="2015-07-20T10:38:00Z"/>
          <w:rFonts w:eastAsiaTheme="minorEastAsia"/>
          <w:noProof/>
          <w:lang w:eastAsia="fr-FR"/>
        </w:rPr>
      </w:pPr>
      <w:ins w:id="42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3.6.5.7</w:t>
        </w:r>
        <w:r>
          <w:rPr>
            <w:rFonts w:eastAsiaTheme="minorEastAsia"/>
            <w:noProof/>
            <w:lang w:eastAsia="fr-FR"/>
          </w:rPr>
          <w:tab/>
        </w:r>
        <w:r w:rsidRPr="00A53711">
          <w:rPr>
            <w:rStyle w:val="Lienhypertexte"/>
            <w:i/>
            <w:noProof/>
          </w:rPr>
          <w:t>Message d’erreur</w:t>
        </w:r>
        <w:r>
          <w:rPr>
            <w:noProof/>
            <w:webHidden/>
          </w:rPr>
          <w:tab/>
        </w:r>
        <w:r>
          <w:rPr>
            <w:noProof/>
            <w:webHidden/>
          </w:rPr>
          <w:fldChar w:fldCharType="begin"/>
        </w:r>
        <w:r>
          <w:rPr>
            <w:noProof/>
            <w:webHidden/>
          </w:rPr>
          <w:instrText xml:space="preserve"> PAGEREF _Toc425152175 \h </w:instrText>
        </w:r>
      </w:ins>
      <w:r>
        <w:rPr>
          <w:noProof/>
          <w:webHidden/>
        </w:rPr>
      </w:r>
      <w:r>
        <w:rPr>
          <w:noProof/>
          <w:webHidden/>
        </w:rPr>
        <w:fldChar w:fldCharType="separate"/>
      </w:r>
      <w:ins w:id="428" w:author="Raja EL HAFI" w:date="2015-07-20T10:38:00Z">
        <w:r>
          <w:rPr>
            <w:noProof/>
            <w:webHidden/>
          </w:rPr>
          <w:t>108</w:t>
        </w:r>
        <w:r>
          <w:rPr>
            <w:noProof/>
            <w:webHidden/>
          </w:rPr>
          <w:fldChar w:fldCharType="end"/>
        </w:r>
        <w:r w:rsidRPr="00A53711">
          <w:rPr>
            <w:rStyle w:val="Lienhypertexte"/>
            <w:noProof/>
          </w:rPr>
          <w:fldChar w:fldCharType="end"/>
        </w:r>
      </w:ins>
    </w:p>
    <w:p w:rsidR="005418F7" w:rsidRDefault="005418F7">
      <w:pPr>
        <w:pStyle w:val="TM3"/>
        <w:tabs>
          <w:tab w:val="left" w:pos="880"/>
        </w:tabs>
        <w:rPr>
          <w:ins w:id="429" w:author="Raja EL HAFI" w:date="2015-07-20T10:38:00Z"/>
          <w:rFonts w:eastAsiaTheme="minorEastAsia"/>
          <w:noProof/>
          <w:lang w:eastAsia="fr-FR"/>
        </w:rPr>
      </w:pPr>
      <w:ins w:id="43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3.6.6</w:t>
        </w:r>
        <w:r>
          <w:rPr>
            <w:rFonts w:eastAsiaTheme="minorEastAsia"/>
            <w:noProof/>
            <w:lang w:eastAsia="fr-FR"/>
          </w:rPr>
          <w:tab/>
        </w:r>
        <w:r w:rsidRPr="00A53711">
          <w:rPr>
            <w:rStyle w:val="Lienhypertexte"/>
            <w:noProof/>
            <w:lang w:eastAsia="fr-FR"/>
          </w:rPr>
          <w:t>Cas d’utilisation &lt;Calcul du paiement client&gt;</w:t>
        </w:r>
        <w:r>
          <w:rPr>
            <w:noProof/>
            <w:webHidden/>
          </w:rPr>
          <w:tab/>
        </w:r>
        <w:r>
          <w:rPr>
            <w:noProof/>
            <w:webHidden/>
          </w:rPr>
          <w:fldChar w:fldCharType="begin"/>
        </w:r>
        <w:r>
          <w:rPr>
            <w:noProof/>
            <w:webHidden/>
          </w:rPr>
          <w:instrText xml:space="preserve"> PAGEREF _Toc425152176 \h </w:instrText>
        </w:r>
      </w:ins>
      <w:r>
        <w:rPr>
          <w:noProof/>
          <w:webHidden/>
        </w:rPr>
      </w:r>
      <w:r>
        <w:rPr>
          <w:noProof/>
          <w:webHidden/>
        </w:rPr>
        <w:fldChar w:fldCharType="separate"/>
      </w:r>
      <w:ins w:id="431" w:author="Raja EL HAFI" w:date="2015-07-20T10:38:00Z">
        <w:r>
          <w:rPr>
            <w:noProof/>
            <w:webHidden/>
          </w:rPr>
          <w:t>108</w:t>
        </w:r>
        <w:r>
          <w:rPr>
            <w:noProof/>
            <w:webHidden/>
          </w:rPr>
          <w:fldChar w:fldCharType="end"/>
        </w:r>
        <w:r w:rsidRPr="00A53711">
          <w:rPr>
            <w:rStyle w:val="Lienhypertexte"/>
            <w:noProof/>
          </w:rPr>
          <w:fldChar w:fldCharType="end"/>
        </w:r>
      </w:ins>
    </w:p>
    <w:p w:rsidR="005418F7" w:rsidRDefault="005418F7">
      <w:pPr>
        <w:pStyle w:val="TM3"/>
        <w:tabs>
          <w:tab w:val="left" w:pos="880"/>
        </w:tabs>
        <w:rPr>
          <w:ins w:id="432" w:author="Raja EL HAFI" w:date="2015-07-20T10:38:00Z"/>
          <w:rFonts w:eastAsiaTheme="minorEastAsia"/>
          <w:noProof/>
          <w:lang w:eastAsia="fr-FR"/>
        </w:rPr>
      </w:pPr>
      <w:ins w:id="433" w:author="Raja EL HAFI" w:date="2015-07-20T10:38:00Z">
        <w:r w:rsidRPr="00A53711">
          <w:rPr>
            <w:rStyle w:val="Lienhypertexte"/>
            <w:noProof/>
          </w:rPr>
          <w:lastRenderedPageBreak/>
          <w:fldChar w:fldCharType="begin"/>
        </w:r>
        <w:r w:rsidRPr="00A53711">
          <w:rPr>
            <w:rStyle w:val="Lienhypertexte"/>
            <w:noProof/>
          </w:rPr>
          <w:instrText xml:space="preserve"> </w:instrText>
        </w:r>
        <w:r>
          <w:rPr>
            <w:noProof/>
          </w:rPr>
          <w:instrText>HYPERLINK \l "_Toc425152177"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3.6.6.1</w:t>
        </w:r>
        <w:r>
          <w:rPr>
            <w:rFonts w:eastAsiaTheme="minorEastAsia"/>
            <w:noProof/>
            <w:lang w:eastAsia="fr-FR"/>
          </w:rPr>
          <w:tab/>
        </w:r>
        <w:r w:rsidRPr="00A53711">
          <w:rPr>
            <w:rStyle w:val="Lienhypertexte"/>
            <w:i/>
            <w:noProof/>
          </w:rPr>
          <w:t>Définition et objectif</w:t>
        </w:r>
        <w:r>
          <w:rPr>
            <w:noProof/>
            <w:webHidden/>
          </w:rPr>
          <w:tab/>
        </w:r>
        <w:r>
          <w:rPr>
            <w:noProof/>
            <w:webHidden/>
          </w:rPr>
          <w:fldChar w:fldCharType="begin"/>
        </w:r>
        <w:r>
          <w:rPr>
            <w:noProof/>
            <w:webHidden/>
          </w:rPr>
          <w:instrText xml:space="preserve"> PAGEREF _Toc425152177 \h </w:instrText>
        </w:r>
      </w:ins>
      <w:r>
        <w:rPr>
          <w:noProof/>
          <w:webHidden/>
        </w:rPr>
      </w:r>
      <w:r>
        <w:rPr>
          <w:noProof/>
          <w:webHidden/>
        </w:rPr>
        <w:fldChar w:fldCharType="separate"/>
      </w:r>
      <w:ins w:id="434" w:author="Raja EL HAFI" w:date="2015-07-20T10:38:00Z">
        <w:r>
          <w:rPr>
            <w:noProof/>
            <w:webHidden/>
          </w:rPr>
          <w:t>108</w:t>
        </w:r>
        <w:r>
          <w:rPr>
            <w:noProof/>
            <w:webHidden/>
          </w:rPr>
          <w:fldChar w:fldCharType="end"/>
        </w:r>
        <w:r w:rsidRPr="00A53711">
          <w:rPr>
            <w:rStyle w:val="Lienhypertexte"/>
            <w:noProof/>
          </w:rPr>
          <w:fldChar w:fldCharType="end"/>
        </w:r>
      </w:ins>
    </w:p>
    <w:p w:rsidR="005418F7" w:rsidRDefault="005418F7">
      <w:pPr>
        <w:pStyle w:val="TM3"/>
        <w:tabs>
          <w:tab w:val="left" w:pos="880"/>
        </w:tabs>
        <w:rPr>
          <w:ins w:id="435" w:author="Raja EL HAFI" w:date="2015-07-20T10:38:00Z"/>
          <w:rFonts w:eastAsiaTheme="minorEastAsia"/>
          <w:noProof/>
          <w:lang w:eastAsia="fr-FR"/>
        </w:rPr>
      </w:pPr>
      <w:ins w:id="43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"_Toc425152178"</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3.6.6.2</w:t>
        </w:r>
        <w:r>
          <w:rPr>
            <w:rFonts w:eastAsiaTheme="minorEastAsia"/>
            <w:noProof/>
            <w:lang w:eastAsia="fr-FR"/>
          </w:rPr>
          <w:tab/>
        </w:r>
        <w:r w:rsidRPr="00A53711">
          <w:rPr>
            <w:rStyle w:val="Lienhypertexte"/>
            <w:i/>
            <w:noProof/>
          </w:rPr>
          <w:t>Pré-conditions</w:t>
        </w:r>
        <w:r>
          <w:rPr>
            <w:noProof/>
            <w:webHidden/>
          </w:rPr>
          <w:tab/>
        </w:r>
        <w:r>
          <w:rPr>
            <w:noProof/>
            <w:webHidden/>
          </w:rPr>
          <w:fldChar w:fldCharType="begin"/>
        </w:r>
        <w:r>
          <w:rPr>
            <w:noProof/>
            <w:webHidden/>
          </w:rPr>
          <w:instrText xml:space="preserve"> PAGEREF _Toc425152178 \h </w:instrText>
        </w:r>
      </w:ins>
      <w:r>
        <w:rPr>
          <w:noProof/>
          <w:webHidden/>
        </w:rPr>
      </w:r>
      <w:r>
        <w:rPr>
          <w:noProof/>
          <w:webHidden/>
        </w:rPr>
        <w:fldChar w:fldCharType="separate"/>
      </w:r>
      <w:ins w:id="437" w:author="Raja EL HAFI" w:date="2015-07-20T10:38:00Z">
        <w:r>
          <w:rPr>
            <w:noProof/>
            <w:webHidden/>
          </w:rPr>
          <w:t>108</w:t>
        </w:r>
        <w:r>
          <w:rPr>
            <w:noProof/>
            <w:webHidden/>
          </w:rPr>
          <w:fldChar w:fldCharType="end"/>
        </w:r>
        <w:r w:rsidRPr="00A53711">
          <w:rPr>
            <w:rStyle w:val="Lienhypertexte"/>
            <w:noProof/>
          </w:rPr>
          <w:fldChar w:fldCharType="end"/>
        </w:r>
      </w:ins>
    </w:p>
    <w:p w:rsidR="005418F7" w:rsidRDefault="005418F7">
      <w:pPr>
        <w:pStyle w:val="TM3"/>
        <w:tabs>
          <w:tab w:val="left" w:pos="880"/>
        </w:tabs>
        <w:rPr>
          <w:ins w:id="438" w:author="Raja EL HAFI" w:date="2015-07-20T10:38:00Z"/>
          <w:rFonts w:eastAsiaTheme="minorEastAsia"/>
          <w:noProof/>
          <w:lang w:eastAsia="fr-FR"/>
        </w:rPr>
      </w:pPr>
      <w:ins w:id="43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"_Toc425152179"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3.6.6.3</w:t>
        </w:r>
        <w:r>
          <w:rPr>
            <w:rFonts w:eastAsiaTheme="minorEastAsia"/>
            <w:noProof/>
            <w:lang w:eastAsia="fr-FR"/>
          </w:rPr>
          <w:tab/>
        </w:r>
        <w:r w:rsidRPr="00A53711">
          <w:rPr>
            <w:rStyle w:val="Lienhypertexte"/>
            <w:i/>
            <w:noProof/>
          </w:rPr>
          <w:t>Post-conditions</w:t>
        </w:r>
        <w:r>
          <w:rPr>
            <w:noProof/>
            <w:webHidden/>
          </w:rPr>
          <w:tab/>
        </w:r>
        <w:r>
          <w:rPr>
            <w:noProof/>
            <w:webHidden/>
          </w:rPr>
          <w:fldChar w:fldCharType="begin"/>
        </w:r>
        <w:r>
          <w:rPr>
            <w:noProof/>
            <w:webHidden/>
          </w:rPr>
          <w:instrText xml:space="preserve"> PAGEREF _Toc425152179 \h </w:instrText>
        </w:r>
      </w:ins>
      <w:r>
        <w:rPr>
          <w:noProof/>
          <w:webHidden/>
        </w:rPr>
      </w:r>
      <w:r>
        <w:rPr>
          <w:noProof/>
          <w:webHidden/>
        </w:rPr>
        <w:fldChar w:fldCharType="separate"/>
      </w:r>
      <w:ins w:id="440" w:author="Raja EL HAFI" w:date="2015-07-20T10:38:00Z">
        <w:r>
          <w:rPr>
            <w:noProof/>
            <w:webHidden/>
          </w:rPr>
          <w:t>108</w:t>
        </w:r>
        <w:r>
          <w:rPr>
            <w:noProof/>
            <w:webHidden/>
          </w:rPr>
          <w:fldChar w:fldCharType="end"/>
        </w:r>
        <w:r w:rsidRPr="00A53711">
          <w:rPr>
            <w:rStyle w:val="Lienhypertexte"/>
            <w:noProof/>
          </w:rPr>
          <w:fldChar w:fldCharType="end"/>
        </w:r>
      </w:ins>
    </w:p>
    <w:p w:rsidR="005418F7" w:rsidRDefault="005418F7">
      <w:pPr>
        <w:pStyle w:val="TM3"/>
        <w:tabs>
          <w:tab w:val="left" w:pos="880"/>
        </w:tabs>
        <w:rPr>
          <w:ins w:id="441" w:author="Raja EL HAFI" w:date="2015-07-20T10:38:00Z"/>
          <w:rFonts w:eastAsiaTheme="minorEastAsia"/>
          <w:noProof/>
          <w:lang w:eastAsia="fr-FR"/>
        </w:rPr>
      </w:pPr>
      <w:ins w:id="44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"_Toc425152180"</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3.6.6.4</w:t>
        </w:r>
        <w:r>
          <w:rPr>
            <w:rFonts w:eastAsiaTheme="minorEastAsia"/>
            <w:noProof/>
            <w:lang w:eastAsia="fr-FR"/>
          </w:rPr>
          <w:tab/>
        </w:r>
        <w:r w:rsidRPr="00A53711">
          <w:rPr>
            <w:rStyle w:val="Lienhypertexte"/>
            <w:i/>
            <w:noProof/>
          </w:rPr>
          <w:t>Diagramme d’activité</w:t>
        </w:r>
        <w:r>
          <w:rPr>
            <w:noProof/>
            <w:webHidden/>
          </w:rPr>
          <w:tab/>
        </w:r>
        <w:r>
          <w:rPr>
            <w:noProof/>
            <w:webHidden/>
          </w:rPr>
          <w:fldChar w:fldCharType="begin"/>
        </w:r>
        <w:r>
          <w:rPr>
            <w:noProof/>
            <w:webHidden/>
          </w:rPr>
          <w:instrText xml:space="preserve"> PAGEREF _Toc425152180 \h </w:instrText>
        </w:r>
      </w:ins>
      <w:r>
        <w:rPr>
          <w:noProof/>
          <w:webHidden/>
        </w:rPr>
      </w:r>
      <w:r>
        <w:rPr>
          <w:noProof/>
          <w:webHidden/>
        </w:rPr>
        <w:fldChar w:fldCharType="separate"/>
      </w:r>
      <w:ins w:id="443" w:author="Raja EL HAFI" w:date="2015-07-20T10:38:00Z">
        <w:r>
          <w:rPr>
            <w:noProof/>
            <w:webHidden/>
          </w:rPr>
          <w:t>109</w:t>
        </w:r>
        <w:r>
          <w:rPr>
            <w:noProof/>
            <w:webHidden/>
          </w:rPr>
          <w:fldChar w:fldCharType="end"/>
        </w:r>
        <w:r w:rsidRPr="00A53711">
          <w:rPr>
            <w:rStyle w:val="Lienhypertexte"/>
            <w:noProof/>
          </w:rPr>
          <w:fldChar w:fldCharType="end"/>
        </w:r>
      </w:ins>
    </w:p>
    <w:p w:rsidR="005418F7" w:rsidRDefault="005418F7">
      <w:pPr>
        <w:pStyle w:val="TM3"/>
        <w:tabs>
          <w:tab w:val="left" w:pos="880"/>
        </w:tabs>
        <w:rPr>
          <w:ins w:id="444" w:author="Raja EL HAFI" w:date="2015-07-20T10:38:00Z"/>
          <w:rFonts w:eastAsiaTheme="minorEastAsia"/>
          <w:noProof/>
          <w:lang w:eastAsia="fr-FR"/>
        </w:rPr>
      </w:pPr>
      <w:ins w:id="44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3.6.6.5</w:t>
        </w:r>
        <w:r>
          <w:rPr>
            <w:rFonts w:eastAsiaTheme="minorEastAsia"/>
            <w:noProof/>
            <w:lang w:eastAsia="fr-FR"/>
          </w:rPr>
          <w:tab/>
        </w:r>
        <w:r w:rsidRPr="00A53711">
          <w:rPr>
            <w:rStyle w:val="Lienhypertexte"/>
            <w:i/>
            <w:noProof/>
          </w:rPr>
          <w:t>Règles de gestion</w:t>
        </w:r>
        <w:r>
          <w:rPr>
            <w:noProof/>
            <w:webHidden/>
          </w:rPr>
          <w:tab/>
        </w:r>
        <w:r>
          <w:rPr>
            <w:noProof/>
            <w:webHidden/>
          </w:rPr>
          <w:fldChar w:fldCharType="begin"/>
        </w:r>
        <w:r>
          <w:rPr>
            <w:noProof/>
            <w:webHidden/>
          </w:rPr>
          <w:instrText xml:space="preserve"> PAGEREF _Toc425152181 \h </w:instrText>
        </w:r>
      </w:ins>
      <w:r>
        <w:rPr>
          <w:noProof/>
          <w:webHidden/>
        </w:rPr>
      </w:r>
      <w:r>
        <w:rPr>
          <w:noProof/>
          <w:webHidden/>
        </w:rPr>
        <w:fldChar w:fldCharType="separate"/>
      </w:r>
      <w:ins w:id="446" w:author="Raja EL HAFI" w:date="2015-07-20T10:38:00Z">
        <w:r>
          <w:rPr>
            <w:noProof/>
            <w:webHidden/>
          </w:rPr>
          <w:t>109</w:t>
        </w:r>
        <w:r>
          <w:rPr>
            <w:noProof/>
            <w:webHidden/>
          </w:rPr>
          <w:fldChar w:fldCharType="end"/>
        </w:r>
        <w:r w:rsidRPr="00A53711">
          <w:rPr>
            <w:rStyle w:val="Lienhypertexte"/>
            <w:noProof/>
          </w:rPr>
          <w:fldChar w:fldCharType="end"/>
        </w:r>
      </w:ins>
    </w:p>
    <w:p w:rsidR="005418F7" w:rsidRDefault="005418F7">
      <w:pPr>
        <w:pStyle w:val="TM3"/>
        <w:tabs>
          <w:tab w:val="left" w:pos="880"/>
        </w:tabs>
        <w:rPr>
          <w:ins w:id="447" w:author="Raja EL HAFI" w:date="2015-07-20T10:38:00Z"/>
          <w:rFonts w:eastAsiaTheme="minorEastAsia"/>
          <w:noProof/>
          <w:lang w:eastAsia="fr-FR"/>
        </w:rPr>
      </w:pPr>
      <w:ins w:id="44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3.6.6.6</w:t>
        </w:r>
        <w:r>
          <w:rPr>
            <w:rFonts w:eastAsiaTheme="minorEastAsia"/>
            <w:noProof/>
            <w:lang w:eastAsia="fr-FR"/>
          </w:rPr>
          <w:tab/>
        </w:r>
        <w:r w:rsidRPr="00A53711">
          <w:rPr>
            <w:rStyle w:val="Lienhypertexte"/>
            <w:i/>
            <w:noProof/>
          </w:rPr>
          <w:t>Traitement</w:t>
        </w:r>
        <w:r>
          <w:rPr>
            <w:noProof/>
            <w:webHidden/>
          </w:rPr>
          <w:tab/>
        </w:r>
        <w:r>
          <w:rPr>
            <w:noProof/>
            <w:webHidden/>
          </w:rPr>
          <w:fldChar w:fldCharType="begin"/>
        </w:r>
        <w:r>
          <w:rPr>
            <w:noProof/>
            <w:webHidden/>
          </w:rPr>
          <w:instrText xml:space="preserve"> PAGEREF _Toc425152182 \h </w:instrText>
        </w:r>
      </w:ins>
      <w:r>
        <w:rPr>
          <w:noProof/>
          <w:webHidden/>
        </w:rPr>
      </w:r>
      <w:r>
        <w:rPr>
          <w:noProof/>
          <w:webHidden/>
        </w:rPr>
        <w:fldChar w:fldCharType="separate"/>
      </w:r>
      <w:ins w:id="449" w:author="Raja EL HAFI" w:date="2015-07-20T10:38:00Z">
        <w:r>
          <w:rPr>
            <w:noProof/>
            <w:webHidden/>
          </w:rPr>
          <w:t>109</w:t>
        </w:r>
        <w:r>
          <w:rPr>
            <w:noProof/>
            <w:webHidden/>
          </w:rPr>
          <w:fldChar w:fldCharType="end"/>
        </w:r>
        <w:r w:rsidRPr="00A53711">
          <w:rPr>
            <w:rStyle w:val="Lienhypertexte"/>
            <w:noProof/>
          </w:rPr>
          <w:fldChar w:fldCharType="end"/>
        </w:r>
      </w:ins>
    </w:p>
    <w:p w:rsidR="005418F7" w:rsidRDefault="005418F7">
      <w:pPr>
        <w:pStyle w:val="TM3"/>
        <w:tabs>
          <w:tab w:val="left" w:pos="880"/>
        </w:tabs>
        <w:rPr>
          <w:ins w:id="450" w:author="Raja EL HAFI" w:date="2015-07-20T10:38:00Z"/>
          <w:rFonts w:eastAsiaTheme="minorEastAsia"/>
          <w:noProof/>
          <w:lang w:eastAsia="fr-FR"/>
        </w:rPr>
      </w:pPr>
      <w:ins w:id="45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3.6.6.7</w:t>
        </w:r>
        <w:r>
          <w:rPr>
            <w:rFonts w:eastAsiaTheme="minorEastAsia"/>
            <w:noProof/>
            <w:lang w:eastAsia="fr-FR"/>
          </w:rPr>
          <w:tab/>
        </w:r>
        <w:r w:rsidRPr="00A53711">
          <w:rPr>
            <w:rStyle w:val="Lienhypertexte"/>
            <w:i/>
            <w:noProof/>
          </w:rPr>
          <w:t>Message d’erreur</w:t>
        </w:r>
        <w:r>
          <w:rPr>
            <w:noProof/>
            <w:webHidden/>
          </w:rPr>
          <w:tab/>
        </w:r>
        <w:r>
          <w:rPr>
            <w:noProof/>
            <w:webHidden/>
          </w:rPr>
          <w:fldChar w:fldCharType="begin"/>
        </w:r>
        <w:r>
          <w:rPr>
            <w:noProof/>
            <w:webHidden/>
          </w:rPr>
          <w:instrText xml:space="preserve"> PAGEREF _Toc425152183 \h </w:instrText>
        </w:r>
      </w:ins>
      <w:r>
        <w:rPr>
          <w:noProof/>
          <w:webHidden/>
        </w:rPr>
      </w:r>
      <w:r>
        <w:rPr>
          <w:noProof/>
          <w:webHidden/>
        </w:rPr>
        <w:fldChar w:fldCharType="separate"/>
      </w:r>
      <w:ins w:id="452" w:author="Raja EL HAFI" w:date="2015-07-20T10:38:00Z">
        <w:r>
          <w:rPr>
            <w:noProof/>
            <w:webHidden/>
          </w:rPr>
          <w:t>109</w:t>
        </w:r>
        <w:r>
          <w:rPr>
            <w:noProof/>
            <w:webHidden/>
          </w:rPr>
          <w:fldChar w:fldCharType="end"/>
        </w:r>
        <w:r w:rsidRPr="00A53711">
          <w:rPr>
            <w:rStyle w:val="Lienhypertexte"/>
            <w:noProof/>
          </w:rPr>
          <w:fldChar w:fldCharType="end"/>
        </w:r>
      </w:ins>
    </w:p>
    <w:p w:rsidR="005418F7" w:rsidRDefault="005418F7">
      <w:pPr>
        <w:pStyle w:val="TM2"/>
        <w:tabs>
          <w:tab w:val="left" w:pos="660"/>
        </w:tabs>
        <w:rPr>
          <w:ins w:id="453" w:author="Raja EL HAFI" w:date="2015-07-20T10:38:00Z"/>
          <w:rFonts w:eastAsiaTheme="minorEastAsia"/>
          <w:noProof/>
          <w:lang w:eastAsia="fr-FR"/>
        </w:rPr>
      </w:pPr>
      <w:ins w:id="45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3.7</w:t>
        </w:r>
        <w:r>
          <w:rPr>
            <w:rFonts w:eastAsiaTheme="minorEastAsia"/>
            <w:noProof/>
            <w:lang w:eastAsia="fr-FR"/>
          </w:rPr>
          <w:tab/>
        </w:r>
        <w:r w:rsidRPr="00A53711">
          <w:rPr>
            <w:rStyle w:val="Lienhypertexte"/>
            <w:noProof/>
          </w:rPr>
          <w:t>Description des écrans</w:t>
        </w:r>
        <w:r>
          <w:rPr>
            <w:noProof/>
            <w:webHidden/>
          </w:rPr>
          <w:tab/>
        </w:r>
        <w:r>
          <w:rPr>
            <w:noProof/>
            <w:webHidden/>
          </w:rPr>
          <w:fldChar w:fldCharType="begin"/>
        </w:r>
        <w:r>
          <w:rPr>
            <w:noProof/>
            <w:webHidden/>
          </w:rPr>
          <w:instrText xml:space="preserve"> PAGEREF _Toc425152184 \h </w:instrText>
        </w:r>
      </w:ins>
      <w:r>
        <w:rPr>
          <w:noProof/>
          <w:webHidden/>
        </w:rPr>
      </w:r>
      <w:r>
        <w:rPr>
          <w:noProof/>
          <w:webHidden/>
        </w:rPr>
        <w:fldChar w:fldCharType="separate"/>
      </w:r>
      <w:ins w:id="455" w:author="Raja EL HAFI" w:date="2015-07-20T10:38:00Z">
        <w:r>
          <w:rPr>
            <w:noProof/>
            <w:webHidden/>
          </w:rPr>
          <w:t>109</w:t>
        </w:r>
        <w:r>
          <w:rPr>
            <w:noProof/>
            <w:webHidden/>
          </w:rPr>
          <w:fldChar w:fldCharType="end"/>
        </w:r>
        <w:r w:rsidRPr="00A53711">
          <w:rPr>
            <w:rStyle w:val="Lienhypertexte"/>
            <w:noProof/>
          </w:rPr>
          <w:fldChar w:fldCharType="end"/>
        </w:r>
      </w:ins>
    </w:p>
    <w:p w:rsidR="005418F7" w:rsidRDefault="005418F7">
      <w:pPr>
        <w:pStyle w:val="TM3"/>
        <w:tabs>
          <w:tab w:val="left" w:pos="880"/>
        </w:tabs>
        <w:rPr>
          <w:ins w:id="456" w:author="Raja EL HAFI" w:date="2015-07-20T10:38:00Z"/>
          <w:rFonts w:eastAsiaTheme="minorEastAsia"/>
          <w:noProof/>
          <w:lang w:eastAsia="fr-FR"/>
        </w:rPr>
      </w:pPr>
      <w:ins w:id="45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"_Toc425152185"</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3.7.1</w:t>
        </w:r>
        <w:r>
          <w:rPr>
            <w:rFonts w:eastAsiaTheme="minorEastAsia"/>
            <w:noProof/>
            <w:lang w:eastAsia="fr-FR"/>
          </w:rPr>
          <w:tab/>
        </w:r>
        <w:r w:rsidRPr="00A53711">
          <w:rPr>
            <w:rStyle w:val="Lienhypertexte"/>
            <w:noProof/>
            <w:lang w:eastAsia="fr-FR"/>
          </w:rPr>
          <w:t>Description de l’écran &lt;Création d’une OST obligatoire sans choix&gt;</w:t>
        </w:r>
        <w:r>
          <w:rPr>
            <w:noProof/>
            <w:webHidden/>
          </w:rPr>
          <w:tab/>
        </w:r>
        <w:r>
          <w:rPr>
            <w:noProof/>
            <w:webHidden/>
          </w:rPr>
          <w:fldChar w:fldCharType="begin"/>
        </w:r>
        <w:r>
          <w:rPr>
            <w:noProof/>
            <w:webHidden/>
          </w:rPr>
          <w:instrText xml:space="preserve"> PAGEREF _Toc425152185 \h </w:instrText>
        </w:r>
      </w:ins>
      <w:r>
        <w:rPr>
          <w:noProof/>
          <w:webHidden/>
        </w:rPr>
      </w:r>
      <w:r>
        <w:rPr>
          <w:noProof/>
          <w:webHidden/>
        </w:rPr>
        <w:fldChar w:fldCharType="separate"/>
      </w:r>
      <w:ins w:id="458" w:author="Raja EL HAFI" w:date="2015-07-20T10:38:00Z">
        <w:r>
          <w:rPr>
            <w:noProof/>
            <w:webHidden/>
          </w:rPr>
          <w:t>109</w:t>
        </w:r>
        <w:r>
          <w:rPr>
            <w:noProof/>
            <w:webHidden/>
          </w:rPr>
          <w:fldChar w:fldCharType="end"/>
        </w:r>
        <w:r w:rsidRPr="00A53711">
          <w:rPr>
            <w:rStyle w:val="Lienhypertexte"/>
            <w:noProof/>
          </w:rPr>
          <w:fldChar w:fldCharType="end"/>
        </w:r>
      </w:ins>
    </w:p>
    <w:p w:rsidR="005418F7" w:rsidRDefault="005418F7">
      <w:pPr>
        <w:pStyle w:val="TM3"/>
        <w:tabs>
          <w:tab w:val="left" w:pos="880"/>
        </w:tabs>
        <w:rPr>
          <w:ins w:id="459" w:author="Raja EL HAFI" w:date="2015-07-20T10:38:00Z"/>
          <w:rFonts w:eastAsiaTheme="minorEastAsia"/>
          <w:noProof/>
          <w:lang w:eastAsia="fr-FR"/>
        </w:rPr>
      </w:pPr>
      <w:ins w:id="46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3.7.1.1</w:t>
        </w:r>
        <w:r>
          <w:rPr>
            <w:rFonts w:eastAsiaTheme="minorEastAsia"/>
            <w:noProof/>
            <w:lang w:eastAsia="fr-FR"/>
          </w:rPr>
          <w:tab/>
        </w:r>
        <w:r w:rsidRPr="00A53711">
          <w:rPr>
            <w:rStyle w:val="Lienhypertexte"/>
            <w:i/>
            <w:noProof/>
          </w:rPr>
          <w:t>Maquette de l’écran  &lt; Création d’une OST obligatoire sans choix&gt;</w:t>
        </w:r>
        <w:r>
          <w:rPr>
            <w:noProof/>
            <w:webHidden/>
          </w:rPr>
          <w:tab/>
        </w:r>
        <w:r>
          <w:rPr>
            <w:noProof/>
            <w:webHidden/>
          </w:rPr>
          <w:fldChar w:fldCharType="begin"/>
        </w:r>
        <w:r>
          <w:rPr>
            <w:noProof/>
            <w:webHidden/>
          </w:rPr>
          <w:instrText xml:space="preserve"> PAGEREF _Toc425152186 \h </w:instrText>
        </w:r>
      </w:ins>
      <w:r>
        <w:rPr>
          <w:noProof/>
          <w:webHidden/>
        </w:rPr>
      </w:r>
      <w:r>
        <w:rPr>
          <w:noProof/>
          <w:webHidden/>
        </w:rPr>
        <w:fldChar w:fldCharType="separate"/>
      </w:r>
      <w:ins w:id="461" w:author="Raja EL HAFI" w:date="2015-07-20T10:38:00Z">
        <w:r>
          <w:rPr>
            <w:noProof/>
            <w:webHidden/>
          </w:rPr>
          <w:t>110</w:t>
        </w:r>
        <w:r>
          <w:rPr>
            <w:noProof/>
            <w:webHidden/>
          </w:rPr>
          <w:fldChar w:fldCharType="end"/>
        </w:r>
        <w:r w:rsidRPr="00A53711">
          <w:rPr>
            <w:rStyle w:val="Lienhypertexte"/>
            <w:noProof/>
          </w:rPr>
          <w:fldChar w:fldCharType="end"/>
        </w:r>
      </w:ins>
    </w:p>
    <w:p w:rsidR="005418F7" w:rsidRDefault="005418F7">
      <w:pPr>
        <w:pStyle w:val="TM3"/>
        <w:tabs>
          <w:tab w:val="left" w:pos="880"/>
        </w:tabs>
        <w:rPr>
          <w:ins w:id="462" w:author="Raja EL HAFI" w:date="2015-07-20T10:38:00Z"/>
          <w:rFonts w:eastAsiaTheme="minorEastAsia"/>
          <w:noProof/>
          <w:lang w:eastAsia="fr-FR"/>
        </w:rPr>
      </w:pPr>
      <w:ins w:id="46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"_Toc425152187"</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3.7.1.2</w:t>
        </w:r>
        <w:r>
          <w:rPr>
            <w:rFonts w:eastAsiaTheme="minorEastAsia"/>
            <w:noProof/>
            <w:lang w:eastAsia="fr-FR"/>
          </w:rPr>
          <w:tab/>
        </w:r>
        <w:r w:rsidRPr="00A53711">
          <w:rPr>
            <w:rStyle w:val="Lienhypertexte"/>
            <w:i/>
            <w:noProof/>
          </w:rPr>
          <w:t>Comportement de l’écran</w:t>
        </w:r>
        <w:r>
          <w:rPr>
            <w:noProof/>
            <w:webHidden/>
          </w:rPr>
          <w:tab/>
        </w:r>
        <w:r>
          <w:rPr>
            <w:noProof/>
            <w:webHidden/>
          </w:rPr>
          <w:fldChar w:fldCharType="begin"/>
        </w:r>
        <w:r>
          <w:rPr>
            <w:noProof/>
            <w:webHidden/>
          </w:rPr>
          <w:instrText xml:space="preserve"> PAGEREF _Toc425152187 \h </w:instrText>
        </w:r>
      </w:ins>
      <w:r>
        <w:rPr>
          <w:noProof/>
          <w:webHidden/>
        </w:rPr>
      </w:r>
      <w:r>
        <w:rPr>
          <w:noProof/>
          <w:webHidden/>
        </w:rPr>
        <w:fldChar w:fldCharType="separate"/>
      </w:r>
      <w:ins w:id="464" w:author="Raja EL HAFI" w:date="2015-07-20T10:38:00Z">
        <w:r>
          <w:rPr>
            <w:noProof/>
            <w:webHidden/>
          </w:rPr>
          <w:t>111</w:t>
        </w:r>
        <w:r>
          <w:rPr>
            <w:noProof/>
            <w:webHidden/>
          </w:rPr>
          <w:fldChar w:fldCharType="end"/>
        </w:r>
        <w:r w:rsidRPr="00A53711">
          <w:rPr>
            <w:rStyle w:val="Lienhypertexte"/>
            <w:noProof/>
          </w:rPr>
          <w:fldChar w:fldCharType="end"/>
        </w:r>
      </w:ins>
    </w:p>
    <w:p w:rsidR="005418F7" w:rsidRDefault="005418F7">
      <w:pPr>
        <w:pStyle w:val="TM3"/>
        <w:tabs>
          <w:tab w:val="left" w:pos="880"/>
        </w:tabs>
        <w:rPr>
          <w:ins w:id="465" w:author="Raja EL HAFI" w:date="2015-07-20T10:38:00Z"/>
          <w:rFonts w:eastAsiaTheme="minorEastAsia"/>
          <w:noProof/>
          <w:lang w:eastAsia="fr-FR"/>
        </w:rPr>
      </w:pPr>
      <w:ins w:id="46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3.7.2</w:t>
        </w:r>
        <w:r>
          <w:rPr>
            <w:rFonts w:eastAsiaTheme="minorEastAsia"/>
            <w:noProof/>
            <w:lang w:eastAsia="fr-FR"/>
          </w:rPr>
          <w:tab/>
        </w:r>
        <w:r w:rsidRPr="00A53711">
          <w:rPr>
            <w:rStyle w:val="Lienhypertexte"/>
            <w:noProof/>
            <w:lang w:eastAsia="fr-FR"/>
          </w:rPr>
          <w:t>Description de l’écran &lt; Création d’une OST obligatoire avec choix&gt;</w:t>
        </w:r>
        <w:r>
          <w:rPr>
            <w:noProof/>
            <w:webHidden/>
          </w:rPr>
          <w:tab/>
        </w:r>
        <w:r>
          <w:rPr>
            <w:noProof/>
            <w:webHidden/>
          </w:rPr>
          <w:fldChar w:fldCharType="begin"/>
        </w:r>
        <w:r>
          <w:rPr>
            <w:noProof/>
            <w:webHidden/>
          </w:rPr>
          <w:instrText xml:space="preserve"> PAGEREF _Toc425152188 \h </w:instrText>
        </w:r>
      </w:ins>
      <w:r>
        <w:rPr>
          <w:noProof/>
          <w:webHidden/>
        </w:rPr>
      </w:r>
      <w:r>
        <w:rPr>
          <w:noProof/>
          <w:webHidden/>
        </w:rPr>
        <w:fldChar w:fldCharType="separate"/>
      </w:r>
      <w:ins w:id="467" w:author="Raja EL HAFI" w:date="2015-07-20T10:38:00Z">
        <w:r>
          <w:rPr>
            <w:noProof/>
            <w:webHidden/>
          </w:rPr>
          <w:t>111</w:t>
        </w:r>
        <w:r>
          <w:rPr>
            <w:noProof/>
            <w:webHidden/>
          </w:rPr>
          <w:fldChar w:fldCharType="end"/>
        </w:r>
        <w:r w:rsidRPr="00A53711">
          <w:rPr>
            <w:rStyle w:val="Lienhypertexte"/>
            <w:noProof/>
          </w:rPr>
          <w:fldChar w:fldCharType="end"/>
        </w:r>
      </w:ins>
    </w:p>
    <w:p w:rsidR="005418F7" w:rsidRDefault="005418F7">
      <w:pPr>
        <w:pStyle w:val="TM3"/>
        <w:tabs>
          <w:tab w:val="left" w:pos="880"/>
        </w:tabs>
        <w:rPr>
          <w:ins w:id="468" w:author="Raja EL HAFI" w:date="2015-07-20T10:38:00Z"/>
          <w:rFonts w:eastAsiaTheme="minorEastAsia"/>
          <w:noProof/>
          <w:lang w:eastAsia="fr-FR"/>
        </w:rPr>
      </w:pPr>
      <w:ins w:id="46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"_Toc425152189"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3.7.2.1</w:t>
        </w:r>
        <w:r>
          <w:rPr>
            <w:rFonts w:eastAsiaTheme="minorEastAsia"/>
            <w:noProof/>
            <w:lang w:eastAsia="fr-FR"/>
          </w:rPr>
          <w:tab/>
        </w:r>
        <w:r w:rsidRPr="00A53711">
          <w:rPr>
            <w:rStyle w:val="Lienhypertexte"/>
            <w:i/>
            <w:noProof/>
          </w:rPr>
          <w:t>Maquette de l’écran &lt; Création d’une OST obligatoire avec choix&gt;</w:t>
        </w:r>
        <w:r>
          <w:rPr>
            <w:noProof/>
            <w:webHidden/>
          </w:rPr>
          <w:tab/>
        </w:r>
        <w:r>
          <w:rPr>
            <w:noProof/>
            <w:webHidden/>
          </w:rPr>
          <w:fldChar w:fldCharType="begin"/>
        </w:r>
        <w:r>
          <w:rPr>
            <w:noProof/>
            <w:webHidden/>
          </w:rPr>
          <w:instrText xml:space="preserve"> PAGEREF _Toc425152189 \h </w:instrText>
        </w:r>
      </w:ins>
      <w:r>
        <w:rPr>
          <w:noProof/>
          <w:webHidden/>
        </w:rPr>
      </w:r>
      <w:r>
        <w:rPr>
          <w:noProof/>
          <w:webHidden/>
        </w:rPr>
        <w:fldChar w:fldCharType="separate"/>
      </w:r>
      <w:ins w:id="470" w:author="Raja EL HAFI" w:date="2015-07-20T10:38:00Z">
        <w:r>
          <w:rPr>
            <w:noProof/>
            <w:webHidden/>
          </w:rPr>
          <w:t>111</w:t>
        </w:r>
        <w:r>
          <w:rPr>
            <w:noProof/>
            <w:webHidden/>
          </w:rPr>
          <w:fldChar w:fldCharType="end"/>
        </w:r>
        <w:r w:rsidRPr="00A53711">
          <w:rPr>
            <w:rStyle w:val="Lienhypertexte"/>
            <w:noProof/>
          </w:rPr>
          <w:fldChar w:fldCharType="end"/>
        </w:r>
      </w:ins>
    </w:p>
    <w:p w:rsidR="005418F7" w:rsidRDefault="005418F7">
      <w:pPr>
        <w:pStyle w:val="TM3"/>
        <w:tabs>
          <w:tab w:val="left" w:pos="880"/>
        </w:tabs>
        <w:rPr>
          <w:ins w:id="471" w:author="Raja EL HAFI" w:date="2015-07-20T10:38:00Z"/>
          <w:rFonts w:eastAsiaTheme="minorEastAsia"/>
          <w:noProof/>
          <w:lang w:eastAsia="fr-FR"/>
        </w:rPr>
      </w:pPr>
      <w:ins w:id="47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"_Toc425152190"</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3.7.2.2</w:t>
        </w:r>
        <w:r>
          <w:rPr>
            <w:rFonts w:eastAsiaTheme="minorEastAsia"/>
            <w:noProof/>
            <w:lang w:eastAsia="fr-FR"/>
          </w:rPr>
          <w:tab/>
        </w:r>
        <w:r w:rsidRPr="00A53711">
          <w:rPr>
            <w:rStyle w:val="Lienhypertexte"/>
            <w:i/>
            <w:noProof/>
          </w:rPr>
          <w:t>Comportement de l’écran</w:t>
        </w:r>
        <w:r>
          <w:rPr>
            <w:noProof/>
            <w:webHidden/>
          </w:rPr>
          <w:tab/>
        </w:r>
        <w:r>
          <w:rPr>
            <w:noProof/>
            <w:webHidden/>
          </w:rPr>
          <w:fldChar w:fldCharType="begin"/>
        </w:r>
        <w:r>
          <w:rPr>
            <w:noProof/>
            <w:webHidden/>
          </w:rPr>
          <w:instrText xml:space="preserve"> PAGEREF _Toc425152190 \h </w:instrText>
        </w:r>
      </w:ins>
      <w:r>
        <w:rPr>
          <w:noProof/>
          <w:webHidden/>
        </w:rPr>
      </w:r>
      <w:r>
        <w:rPr>
          <w:noProof/>
          <w:webHidden/>
        </w:rPr>
        <w:fldChar w:fldCharType="separate"/>
      </w:r>
      <w:ins w:id="473" w:author="Raja EL HAFI" w:date="2015-07-20T10:38:00Z">
        <w:r>
          <w:rPr>
            <w:noProof/>
            <w:webHidden/>
          </w:rPr>
          <w:t>114</w:t>
        </w:r>
        <w:r>
          <w:rPr>
            <w:noProof/>
            <w:webHidden/>
          </w:rPr>
          <w:fldChar w:fldCharType="end"/>
        </w:r>
        <w:r w:rsidRPr="00A53711">
          <w:rPr>
            <w:rStyle w:val="Lienhypertexte"/>
            <w:noProof/>
          </w:rPr>
          <w:fldChar w:fldCharType="end"/>
        </w:r>
      </w:ins>
    </w:p>
    <w:p w:rsidR="005418F7" w:rsidRDefault="005418F7">
      <w:pPr>
        <w:pStyle w:val="TM3"/>
        <w:tabs>
          <w:tab w:val="left" w:pos="880"/>
        </w:tabs>
        <w:rPr>
          <w:ins w:id="474" w:author="Raja EL HAFI" w:date="2015-07-20T10:38:00Z"/>
          <w:rFonts w:eastAsiaTheme="minorEastAsia"/>
          <w:noProof/>
          <w:lang w:eastAsia="fr-FR"/>
        </w:rPr>
      </w:pPr>
      <w:ins w:id="47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"_Toc425152191"</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3.7.3</w:t>
        </w:r>
        <w:r>
          <w:rPr>
            <w:rFonts w:eastAsiaTheme="minorEastAsia"/>
            <w:noProof/>
            <w:lang w:eastAsia="fr-FR"/>
          </w:rPr>
          <w:tab/>
        </w:r>
        <w:r w:rsidRPr="00A53711">
          <w:rPr>
            <w:rStyle w:val="Lienhypertexte"/>
            <w:noProof/>
            <w:lang w:eastAsia="fr-FR"/>
          </w:rPr>
          <w:t>Description de l’écran &lt; Création d’une OST volontaire&gt;</w:t>
        </w:r>
        <w:r>
          <w:rPr>
            <w:noProof/>
            <w:webHidden/>
          </w:rPr>
          <w:tab/>
        </w:r>
        <w:r>
          <w:rPr>
            <w:noProof/>
            <w:webHidden/>
          </w:rPr>
          <w:fldChar w:fldCharType="begin"/>
        </w:r>
        <w:r>
          <w:rPr>
            <w:noProof/>
            <w:webHidden/>
          </w:rPr>
          <w:instrText xml:space="preserve"> PAGEREF _Toc425152191 \h </w:instrText>
        </w:r>
      </w:ins>
      <w:r>
        <w:rPr>
          <w:noProof/>
          <w:webHidden/>
        </w:rPr>
      </w:r>
      <w:r>
        <w:rPr>
          <w:noProof/>
          <w:webHidden/>
        </w:rPr>
        <w:fldChar w:fldCharType="separate"/>
      </w:r>
      <w:ins w:id="476" w:author="Raja EL HAFI" w:date="2015-07-20T10:38:00Z">
        <w:r>
          <w:rPr>
            <w:noProof/>
            <w:webHidden/>
          </w:rPr>
          <w:t>114</w:t>
        </w:r>
        <w:r>
          <w:rPr>
            <w:noProof/>
            <w:webHidden/>
          </w:rPr>
          <w:fldChar w:fldCharType="end"/>
        </w:r>
        <w:r w:rsidRPr="00A53711">
          <w:rPr>
            <w:rStyle w:val="Lienhypertexte"/>
            <w:noProof/>
          </w:rPr>
          <w:fldChar w:fldCharType="end"/>
        </w:r>
      </w:ins>
    </w:p>
    <w:p w:rsidR="005418F7" w:rsidRDefault="005418F7">
      <w:pPr>
        <w:pStyle w:val="TM3"/>
        <w:tabs>
          <w:tab w:val="left" w:pos="880"/>
        </w:tabs>
        <w:rPr>
          <w:ins w:id="477" w:author="Raja EL HAFI" w:date="2015-07-20T10:38:00Z"/>
          <w:rFonts w:eastAsiaTheme="minorEastAsia"/>
          <w:noProof/>
          <w:lang w:eastAsia="fr-FR"/>
        </w:rPr>
      </w:pPr>
      <w:ins w:id="47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3.7.3.1</w:t>
        </w:r>
        <w:r>
          <w:rPr>
            <w:rFonts w:eastAsiaTheme="minorEastAsia"/>
            <w:noProof/>
            <w:lang w:eastAsia="fr-FR"/>
          </w:rPr>
          <w:tab/>
        </w:r>
        <w:r w:rsidRPr="00A53711">
          <w:rPr>
            <w:rStyle w:val="Lienhypertexte"/>
            <w:i/>
            <w:noProof/>
          </w:rPr>
          <w:t>Maquette de l’écran &lt;Création d’une OST volontaire&gt;</w:t>
        </w:r>
        <w:r>
          <w:rPr>
            <w:noProof/>
            <w:webHidden/>
          </w:rPr>
          <w:tab/>
        </w:r>
        <w:r>
          <w:rPr>
            <w:noProof/>
            <w:webHidden/>
          </w:rPr>
          <w:fldChar w:fldCharType="begin"/>
        </w:r>
        <w:r>
          <w:rPr>
            <w:noProof/>
            <w:webHidden/>
          </w:rPr>
          <w:instrText xml:space="preserve"> PAGEREF _Toc425152192 \h </w:instrText>
        </w:r>
      </w:ins>
      <w:r>
        <w:rPr>
          <w:noProof/>
          <w:webHidden/>
        </w:rPr>
      </w:r>
      <w:r>
        <w:rPr>
          <w:noProof/>
          <w:webHidden/>
        </w:rPr>
        <w:fldChar w:fldCharType="separate"/>
      </w:r>
      <w:ins w:id="479" w:author="Raja EL HAFI" w:date="2015-07-20T10:38:00Z">
        <w:r>
          <w:rPr>
            <w:noProof/>
            <w:webHidden/>
          </w:rPr>
          <w:t>114</w:t>
        </w:r>
        <w:r>
          <w:rPr>
            <w:noProof/>
            <w:webHidden/>
          </w:rPr>
          <w:fldChar w:fldCharType="end"/>
        </w:r>
        <w:r w:rsidRPr="00A53711">
          <w:rPr>
            <w:rStyle w:val="Lienhypertexte"/>
            <w:noProof/>
          </w:rPr>
          <w:fldChar w:fldCharType="end"/>
        </w:r>
      </w:ins>
    </w:p>
    <w:p w:rsidR="005418F7" w:rsidRDefault="005418F7">
      <w:pPr>
        <w:pStyle w:val="TM3"/>
        <w:tabs>
          <w:tab w:val="left" w:pos="880"/>
        </w:tabs>
        <w:rPr>
          <w:ins w:id="480" w:author="Raja EL HAFI" w:date="2015-07-20T10:38:00Z"/>
          <w:rFonts w:eastAsiaTheme="minorEastAsia"/>
          <w:noProof/>
          <w:lang w:eastAsia="fr-FR"/>
        </w:rPr>
      </w:pPr>
      <w:ins w:id="48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"_Toc425152193"</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3.7.3.2</w:t>
        </w:r>
        <w:r>
          <w:rPr>
            <w:rFonts w:eastAsiaTheme="minorEastAsia"/>
            <w:noProof/>
            <w:lang w:eastAsia="fr-FR"/>
          </w:rPr>
          <w:tab/>
        </w:r>
        <w:r w:rsidRPr="00A53711">
          <w:rPr>
            <w:rStyle w:val="Lienhypertexte"/>
            <w:i/>
            <w:noProof/>
          </w:rPr>
          <w:t>Comportement de l’écran</w:t>
        </w:r>
        <w:r>
          <w:rPr>
            <w:noProof/>
            <w:webHidden/>
          </w:rPr>
          <w:tab/>
        </w:r>
        <w:r>
          <w:rPr>
            <w:noProof/>
            <w:webHidden/>
          </w:rPr>
          <w:fldChar w:fldCharType="begin"/>
        </w:r>
        <w:r>
          <w:rPr>
            <w:noProof/>
            <w:webHidden/>
          </w:rPr>
          <w:instrText xml:space="preserve"> PAGEREF _Toc425152193 \h </w:instrText>
        </w:r>
      </w:ins>
      <w:r>
        <w:rPr>
          <w:noProof/>
          <w:webHidden/>
        </w:rPr>
      </w:r>
      <w:r>
        <w:rPr>
          <w:noProof/>
          <w:webHidden/>
        </w:rPr>
        <w:fldChar w:fldCharType="separate"/>
      </w:r>
      <w:ins w:id="482" w:author="Raja EL HAFI" w:date="2015-07-20T10:38:00Z">
        <w:r>
          <w:rPr>
            <w:noProof/>
            <w:webHidden/>
          </w:rPr>
          <w:t>116</w:t>
        </w:r>
        <w:r>
          <w:rPr>
            <w:noProof/>
            <w:webHidden/>
          </w:rPr>
          <w:fldChar w:fldCharType="end"/>
        </w:r>
        <w:r w:rsidRPr="00A53711">
          <w:rPr>
            <w:rStyle w:val="Lienhypertexte"/>
            <w:noProof/>
          </w:rPr>
          <w:fldChar w:fldCharType="end"/>
        </w:r>
      </w:ins>
    </w:p>
    <w:p w:rsidR="005418F7" w:rsidRDefault="005418F7">
      <w:pPr>
        <w:pStyle w:val="TM3"/>
        <w:tabs>
          <w:tab w:val="left" w:pos="880"/>
        </w:tabs>
        <w:rPr>
          <w:ins w:id="483" w:author="Raja EL HAFI" w:date="2015-07-20T10:38:00Z"/>
          <w:rFonts w:eastAsiaTheme="minorEastAsia"/>
          <w:noProof/>
          <w:lang w:eastAsia="fr-FR"/>
        </w:rPr>
      </w:pPr>
      <w:ins w:id="48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"_Toc425152194"</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3.7.4</w:t>
        </w:r>
        <w:r>
          <w:rPr>
            <w:rFonts w:eastAsiaTheme="minorEastAsia"/>
            <w:noProof/>
            <w:lang w:eastAsia="fr-FR"/>
          </w:rPr>
          <w:tab/>
        </w:r>
        <w:r w:rsidRPr="00A53711">
          <w:rPr>
            <w:rStyle w:val="Lienhypertexte"/>
            <w:noProof/>
            <w:lang w:eastAsia="fr-FR"/>
          </w:rPr>
          <w:t>Description de l’écran &lt; Création d’une assemblée générale ordinaire &gt;</w:t>
        </w:r>
        <w:r>
          <w:rPr>
            <w:noProof/>
            <w:webHidden/>
          </w:rPr>
          <w:tab/>
        </w:r>
        <w:r>
          <w:rPr>
            <w:noProof/>
            <w:webHidden/>
          </w:rPr>
          <w:fldChar w:fldCharType="begin"/>
        </w:r>
        <w:r>
          <w:rPr>
            <w:noProof/>
            <w:webHidden/>
          </w:rPr>
          <w:instrText xml:space="preserve"> PAGEREF _Toc425152194 \h </w:instrText>
        </w:r>
      </w:ins>
      <w:r>
        <w:rPr>
          <w:noProof/>
          <w:webHidden/>
        </w:rPr>
      </w:r>
      <w:r>
        <w:rPr>
          <w:noProof/>
          <w:webHidden/>
        </w:rPr>
        <w:fldChar w:fldCharType="separate"/>
      </w:r>
      <w:ins w:id="485" w:author="Raja EL HAFI" w:date="2015-07-20T10:38:00Z">
        <w:r>
          <w:rPr>
            <w:noProof/>
            <w:webHidden/>
          </w:rPr>
          <w:t>116</w:t>
        </w:r>
        <w:r>
          <w:rPr>
            <w:noProof/>
            <w:webHidden/>
          </w:rPr>
          <w:fldChar w:fldCharType="end"/>
        </w:r>
        <w:r w:rsidRPr="00A53711">
          <w:rPr>
            <w:rStyle w:val="Lienhypertexte"/>
            <w:noProof/>
          </w:rPr>
          <w:fldChar w:fldCharType="end"/>
        </w:r>
      </w:ins>
    </w:p>
    <w:p w:rsidR="005418F7" w:rsidRDefault="005418F7">
      <w:pPr>
        <w:pStyle w:val="TM3"/>
        <w:tabs>
          <w:tab w:val="left" w:pos="880"/>
        </w:tabs>
        <w:rPr>
          <w:ins w:id="486" w:author="Raja EL HAFI" w:date="2015-07-20T10:38:00Z"/>
          <w:rFonts w:eastAsiaTheme="minorEastAsia"/>
          <w:noProof/>
          <w:lang w:eastAsia="fr-FR"/>
        </w:rPr>
      </w:pPr>
      <w:ins w:id="48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"_Toc425152195"</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3.7.4.1</w:t>
        </w:r>
        <w:r>
          <w:rPr>
            <w:rFonts w:eastAsiaTheme="minorEastAsia"/>
            <w:noProof/>
            <w:lang w:eastAsia="fr-FR"/>
          </w:rPr>
          <w:tab/>
        </w:r>
        <w:r w:rsidRPr="00A53711">
          <w:rPr>
            <w:rStyle w:val="Lienhypertexte"/>
            <w:i/>
            <w:noProof/>
          </w:rPr>
          <w:t>Maquette de l’écran &lt; Création d’une assemblée générale ordinaire&gt;</w:t>
        </w:r>
        <w:r>
          <w:rPr>
            <w:noProof/>
            <w:webHidden/>
          </w:rPr>
          <w:tab/>
        </w:r>
        <w:r>
          <w:rPr>
            <w:noProof/>
            <w:webHidden/>
          </w:rPr>
          <w:fldChar w:fldCharType="begin"/>
        </w:r>
        <w:r>
          <w:rPr>
            <w:noProof/>
            <w:webHidden/>
          </w:rPr>
          <w:instrText xml:space="preserve"> PAGEREF _Toc425152195 \h </w:instrText>
        </w:r>
      </w:ins>
      <w:r>
        <w:rPr>
          <w:noProof/>
          <w:webHidden/>
        </w:rPr>
      </w:r>
      <w:r>
        <w:rPr>
          <w:noProof/>
          <w:webHidden/>
        </w:rPr>
        <w:fldChar w:fldCharType="separate"/>
      </w:r>
      <w:ins w:id="488" w:author="Raja EL HAFI" w:date="2015-07-20T10:38:00Z">
        <w:r>
          <w:rPr>
            <w:noProof/>
            <w:webHidden/>
          </w:rPr>
          <w:t>116</w:t>
        </w:r>
        <w:r>
          <w:rPr>
            <w:noProof/>
            <w:webHidden/>
          </w:rPr>
          <w:fldChar w:fldCharType="end"/>
        </w:r>
        <w:r w:rsidRPr="00A53711">
          <w:rPr>
            <w:rStyle w:val="Lienhypertexte"/>
            <w:noProof/>
          </w:rPr>
          <w:fldChar w:fldCharType="end"/>
        </w:r>
      </w:ins>
    </w:p>
    <w:p w:rsidR="005418F7" w:rsidRDefault="005418F7">
      <w:pPr>
        <w:pStyle w:val="TM3"/>
        <w:tabs>
          <w:tab w:val="left" w:pos="880"/>
        </w:tabs>
        <w:rPr>
          <w:ins w:id="489" w:author="Raja EL HAFI" w:date="2015-07-20T10:38:00Z"/>
          <w:rFonts w:eastAsiaTheme="minorEastAsia"/>
          <w:noProof/>
          <w:lang w:eastAsia="fr-FR"/>
        </w:rPr>
      </w:pPr>
      <w:ins w:id="49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"_Toc425152196"</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3.7.4.2</w:t>
        </w:r>
        <w:r>
          <w:rPr>
            <w:rFonts w:eastAsiaTheme="minorEastAsia"/>
            <w:noProof/>
            <w:lang w:eastAsia="fr-FR"/>
          </w:rPr>
          <w:tab/>
        </w:r>
        <w:r w:rsidRPr="00A53711">
          <w:rPr>
            <w:rStyle w:val="Lienhypertexte"/>
            <w:i/>
            <w:noProof/>
          </w:rPr>
          <w:t>Comportement de l’écran</w:t>
        </w:r>
        <w:r>
          <w:rPr>
            <w:noProof/>
            <w:webHidden/>
          </w:rPr>
          <w:tab/>
        </w:r>
        <w:r>
          <w:rPr>
            <w:noProof/>
            <w:webHidden/>
          </w:rPr>
          <w:fldChar w:fldCharType="begin"/>
        </w:r>
        <w:r>
          <w:rPr>
            <w:noProof/>
            <w:webHidden/>
          </w:rPr>
          <w:instrText xml:space="preserve"> PAGEREF _Toc425152196 \h </w:instrText>
        </w:r>
      </w:ins>
      <w:r>
        <w:rPr>
          <w:noProof/>
          <w:webHidden/>
        </w:rPr>
      </w:r>
      <w:r>
        <w:rPr>
          <w:noProof/>
          <w:webHidden/>
        </w:rPr>
        <w:fldChar w:fldCharType="separate"/>
      </w:r>
      <w:ins w:id="491" w:author="Raja EL HAFI" w:date="2015-07-20T10:38:00Z">
        <w:r>
          <w:rPr>
            <w:noProof/>
            <w:webHidden/>
          </w:rPr>
          <w:t>118</w:t>
        </w:r>
        <w:r>
          <w:rPr>
            <w:noProof/>
            <w:webHidden/>
          </w:rPr>
          <w:fldChar w:fldCharType="end"/>
        </w:r>
        <w:r w:rsidRPr="00A53711">
          <w:rPr>
            <w:rStyle w:val="Lienhypertexte"/>
            <w:noProof/>
          </w:rPr>
          <w:fldChar w:fldCharType="end"/>
        </w:r>
      </w:ins>
    </w:p>
    <w:p w:rsidR="005418F7" w:rsidRDefault="005418F7">
      <w:pPr>
        <w:pStyle w:val="TM3"/>
        <w:tabs>
          <w:tab w:val="left" w:pos="880"/>
        </w:tabs>
        <w:rPr>
          <w:ins w:id="492" w:author="Raja EL HAFI" w:date="2015-07-20T10:38:00Z"/>
          <w:rFonts w:eastAsiaTheme="minorEastAsia"/>
          <w:noProof/>
          <w:lang w:eastAsia="fr-FR"/>
        </w:rPr>
      </w:pPr>
      <w:ins w:id="49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3.7.5</w:t>
        </w:r>
        <w:r>
          <w:rPr>
            <w:rFonts w:eastAsiaTheme="minorEastAsia"/>
            <w:noProof/>
            <w:lang w:eastAsia="fr-FR"/>
          </w:rPr>
          <w:tab/>
        </w:r>
        <w:r w:rsidRPr="00A53711">
          <w:rPr>
            <w:rStyle w:val="Lienhypertexte"/>
            <w:noProof/>
            <w:lang w:eastAsia="fr-FR"/>
          </w:rPr>
          <w:t>Description de l’écran &lt; Création manuelle d’une instruction client&gt;</w:t>
        </w:r>
        <w:r>
          <w:rPr>
            <w:noProof/>
            <w:webHidden/>
          </w:rPr>
          <w:tab/>
        </w:r>
        <w:r>
          <w:rPr>
            <w:noProof/>
            <w:webHidden/>
          </w:rPr>
          <w:fldChar w:fldCharType="begin"/>
        </w:r>
        <w:r>
          <w:rPr>
            <w:noProof/>
            <w:webHidden/>
          </w:rPr>
          <w:instrText xml:space="preserve"> PAGEREF _Toc425152197 \h </w:instrText>
        </w:r>
      </w:ins>
      <w:r>
        <w:rPr>
          <w:noProof/>
          <w:webHidden/>
        </w:rPr>
      </w:r>
      <w:r>
        <w:rPr>
          <w:noProof/>
          <w:webHidden/>
        </w:rPr>
        <w:fldChar w:fldCharType="separate"/>
      </w:r>
      <w:ins w:id="494" w:author="Raja EL HAFI" w:date="2015-07-20T10:38:00Z">
        <w:r>
          <w:rPr>
            <w:noProof/>
            <w:webHidden/>
          </w:rPr>
          <w:t>118</w:t>
        </w:r>
        <w:r>
          <w:rPr>
            <w:noProof/>
            <w:webHidden/>
          </w:rPr>
          <w:fldChar w:fldCharType="end"/>
        </w:r>
        <w:r w:rsidRPr="00A53711">
          <w:rPr>
            <w:rStyle w:val="Lienhypertexte"/>
            <w:noProof/>
          </w:rPr>
          <w:fldChar w:fldCharType="end"/>
        </w:r>
      </w:ins>
    </w:p>
    <w:p w:rsidR="005418F7" w:rsidRDefault="005418F7">
      <w:pPr>
        <w:pStyle w:val="TM3"/>
        <w:tabs>
          <w:tab w:val="left" w:pos="880"/>
        </w:tabs>
        <w:rPr>
          <w:ins w:id="495" w:author="Raja EL HAFI" w:date="2015-07-20T10:38:00Z"/>
          <w:rFonts w:eastAsiaTheme="minorEastAsia"/>
          <w:noProof/>
          <w:lang w:eastAsia="fr-FR"/>
        </w:rPr>
      </w:pPr>
      <w:ins w:id="49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"_Toc425152198"</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3.7.5.1</w:t>
        </w:r>
        <w:r>
          <w:rPr>
            <w:rFonts w:eastAsiaTheme="minorEastAsia"/>
            <w:noProof/>
            <w:lang w:eastAsia="fr-FR"/>
          </w:rPr>
          <w:tab/>
        </w:r>
        <w:r w:rsidRPr="00A53711">
          <w:rPr>
            <w:rStyle w:val="Lienhypertexte"/>
            <w:i/>
            <w:noProof/>
          </w:rPr>
          <w:t>Maquette de l’écran &lt; Création manuelle d’une instruction client&gt;</w:t>
        </w:r>
        <w:r>
          <w:rPr>
            <w:noProof/>
            <w:webHidden/>
          </w:rPr>
          <w:tab/>
        </w:r>
        <w:r>
          <w:rPr>
            <w:noProof/>
            <w:webHidden/>
          </w:rPr>
          <w:fldChar w:fldCharType="begin"/>
        </w:r>
        <w:r>
          <w:rPr>
            <w:noProof/>
            <w:webHidden/>
          </w:rPr>
          <w:instrText xml:space="preserve"> PAGEREF _Toc425152198 \h </w:instrText>
        </w:r>
      </w:ins>
      <w:r>
        <w:rPr>
          <w:noProof/>
          <w:webHidden/>
        </w:rPr>
      </w:r>
      <w:r>
        <w:rPr>
          <w:noProof/>
          <w:webHidden/>
        </w:rPr>
        <w:fldChar w:fldCharType="separate"/>
      </w:r>
      <w:ins w:id="497" w:author="Raja EL HAFI" w:date="2015-07-20T10:38:00Z">
        <w:r>
          <w:rPr>
            <w:noProof/>
            <w:webHidden/>
          </w:rPr>
          <w:t>118</w:t>
        </w:r>
        <w:r>
          <w:rPr>
            <w:noProof/>
            <w:webHidden/>
          </w:rPr>
          <w:fldChar w:fldCharType="end"/>
        </w:r>
        <w:r w:rsidRPr="00A53711">
          <w:rPr>
            <w:rStyle w:val="Lienhypertexte"/>
            <w:noProof/>
          </w:rPr>
          <w:fldChar w:fldCharType="end"/>
        </w:r>
      </w:ins>
    </w:p>
    <w:p w:rsidR="005418F7" w:rsidRDefault="005418F7">
      <w:pPr>
        <w:pStyle w:val="TM3"/>
        <w:tabs>
          <w:tab w:val="left" w:pos="880"/>
        </w:tabs>
        <w:rPr>
          <w:ins w:id="498" w:author="Raja EL HAFI" w:date="2015-07-20T10:38:00Z"/>
          <w:rFonts w:eastAsiaTheme="minorEastAsia"/>
          <w:noProof/>
          <w:lang w:eastAsia="fr-FR"/>
        </w:rPr>
      </w:pPr>
      <w:ins w:id="49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"_Toc425152199"</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3.7.5.2</w:t>
        </w:r>
        <w:r>
          <w:rPr>
            <w:rFonts w:eastAsiaTheme="minorEastAsia"/>
            <w:noProof/>
            <w:lang w:eastAsia="fr-FR"/>
          </w:rPr>
          <w:tab/>
        </w:r>
        <w:r w:rsidRPr="00A53711">
          <w:rPr>
            <w:rStyle w:val="Lienhypertexte"/>
            <w:i/>
            <w:noProof/>
          </w:rPr>
          <w:t>Comportement de l’écran</w:t>
        </w:r>
        <w:r>
          <w:rPr>
            <w:noProof/>
            <w:webHidden/>
          </w:rPr>
          <w:tab/>
        </w:r>
        <w:r>
          <w:rPr>
            <w:noProof/>
            <w:webHidden/>
          </w:rPr>
          <w:fldChar w:fldCharType="begin"/>
        </w:r>
        <w:r>
          <w:rPr>
            <w:noProof/>
            <w:webHidden/>
          </w:rPr>
          <w:instrText xml:space="preserve"> PAGEREF _Toc425152199 \h </w:instrText>
        </w:r>
      </w:ins>
      <w:r>
        <w:rPr>
          <w:noProof/>
          <w:webHidden/>
        </w:rPr>
      </w:r>
      <w:r>
        <w:rPr>
          <w:noProof/>
          <w:webHidden/>
        </w:rPr>
        <w:fldChar w:fldCharType="separate"/>
      </w:r>
      <w:ins w:id="500" w:author="Raja EL HAFI" w:date="2015-07-20T10:38:00Z">
        <w:r>
          <w:rPr>
            <w:noProof/>
            <w:webHidden/>
          </w:rPr>
          <w:t>119</w:t>
        </w:r>
        <w:r>
          <w:rPr>
            <w:noProof/>
            <w:webHidden/>
          </w:rPr>
          <w:fldChar w:fldCharType="end"/>
        </w:r>
        <w:r w:rsidRPr="00A53711">
          <w:rPr>
            <w:rStyle w:val="Lienhypertexte"/>
            <w:noProof/>
          </w:rPr>
          <w:fldChar w:fldCharType="end"/>
        </w:r>
      </w:ins>
    </w:p>
    <w:p w:rsidR="005418F7" w:rsidRDefault="005418F7">
      <w:pPr>
        <w:pStyle w:val="TM3"/>
        <w:tabs>
          <w:tab w:val="left" w:pos="880"/>
        </w:tabs>
        <w:rPr>
          <w:ins w:id="501" w:author="Raja EL HAFI" w:date="2015-07-20T10:38:00Z"/>
          <w:rFonts w:eastAsiaTheme="minorEastAsia"/>
          <w:noProof/>
          <w:lang w:eastAsia="fr-FR"/>
        </w:rPr>
      </w:pPr>
      <w:ins w:id="50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3.7.6</w:t>
        </w:r>
        <w:r>
          <w:rPr>
            <w:rFonts w:eastAsiaTheme="minorEastAsia"/>
            <w:noProof/>
            <w:lang w:eastAsia="fr-FR"/>
          </w:rPr>
          <w:tab/>
        </w:r>
        <w:r w:rsidRPr="00A53711">
          <w:rPr>
            <w:rStyle w:val="Lienhypertexte"/>
            <w:noProof/>
            <w:lang w:eastAsia="fr-FR"/>
          </w:rPr>
          <w:t>Description de l’écran &lt; Consultation de la position éligible client&gt;</w:t>
        </w:r>
        <w:r>
          <w:rPr>
            <w:noProof/>
            <w:webHidden/>
          </w:rPr>
          <w:tab/>
        </w:r>
        <w:r>
          <w:rPr>
            <w:noProof/>
            <w:webHidden/>
          </w:rPr>
          <w:fldChar w:fldCharType="begin"/>
        </w:r>
        <w:r>
          <w:rPr>
            <w:noProof/>
            <w:webHidden/>
          </w:rPr>
          <w:instrText xml:space="preserve"> PAGEREF _Toc425152200 \h </w:instrText>
        </w:r>
      </w:ins>
      <w:r>
        <w:rPr>
          <w:noProof/>
          <w:webHidden/>
        </w:rPr>
      </w:r>
      <w:r>
        <w:rPr>
          <w:noProof/>
          <w:webHidden/>
        </w:rPr>
        <w:fldChar w:fldCharType="separate"/>
      </w:r>
      <w:ins w:id="503" w:author="Raja EL HAFI" w:date="2015-07-20T10:38:00Z">
        <w:r>
          <w:rPr>
            <w:noProof/>
            <w:webHidden/>
          </w:rPr>
          <w:t>119</w:t>
        </w:r>
        <w:r>
          <w:rPr>
            <w:noProof/>
            <w:webHidden/>
          </w:rPr>
          <w:fldChar w:fldCharType="end"/>
        </w:r>
        <w:r w:rsidRPr="00A53711">
          <w:rPr>
            <w:rStyle w:val="Lienhypertexte"/>
            <w:noProof/>
          </w:rPr>
          <w:fldChar w:fldCharType="end"/>
        </w:r>
      </w:ins>
    </w:p>
    <w:p w:rsidR="005418F7" w:rsidRDefault="005418F7">
      <w:pPr>
        <w:pStyle w:val="TM3"/>
        <w:tabs>
          <w:tab w:val="left" w:pos="880"/>
        </w:tabs>
        <w:rPr>
          <w:ins w:id="504" w:author="Raja EL HAFI" w:date="2015-07-20T10:38:00Z"/>
          <w:rFonts w:eastAsiaTheme="minorEastAsia"/>
          <w:noProof/>
          <w:lang w:eastAsia="fr-FR"/>
        </w:rPr>
      </w:pPr>
      <w:ins w:id="505"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"_Toc425152201"</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3.7.6.1</w:t>
        </w:r>
        <w:r>
          <w:rPr>
            <w:rFonts w:eastAsiaTheme="minorEastAsia"/>
            <w:noProof/>
            <w:lang w:eastAsia="fr-FR"/>
          </w:rPr>
          <w:tab/>
        </w:r>
        <w:r w:rsidRPr="00A53711">
          <w:rPr>
            <w:rStyle w:val="Lienhypertexte"/>
            <w:i/>
            <w:noProof/>
          </w:rPr>
          <w:t>Maquette de l’écran &lt; Consultation de la position éligible client&gt;</w:t>
        </w:r>
        <w:r>
          <w:rPr>
            <w:noProof/>
            <w:webHidden/>
          </w:rPr>
          <w:tab/>
        </w:r>
        <w:r>
          <w:rPr>
            <w:noProof/>
            <w:webHidden/>
          </w:rPr>
          <w:fldChar w:fldCharType="begin"/>
        </w:r>
        <w:r>
          <w:rPr>
            <w:noProof/>
            <w:webHidden/>
          </w:rPr>
          <w:instrText xml:space="preserve"> PAGEREF _Toc425152201 \h </w:instrText>
        </w:r>
      </w:ins>
      <w:r>
        <w:rPr>
          <w:noProof/>
          <w:webHidden/>
        </w:rPr>
      </w:r>
      <w:r>
        <w:rPr>
          <w:noProof/>
          <w:webHidden/>
        </w:rPr>
        <w:fldChar w:fldCharType="separate"/>
      </w:r>
      <w:ins w:id="506" w:author="Raja EL HAFI" w:date="2015-07-20T10:38:00Z">
        <w:r>
          <w:rPr>
            <w:noProof/>
            <w:webHidden/>
          </w:rPr>
          <w:t>119</w:t>
        </w:r>
        <w:r>
          <w:rPr>
            <w:noProof/>
            <w:webHidden/>
          </w:rPr>
          <w:fldChar w:fldCharType="end"/>
        </w:r>
        <w:r w:rsidRPr="00A53711">
          <w:rPr>
            <w:rStyle w:val="Lienhypertexte"/>
            <w:noProof/>
          </w:rPr>
          <w:fldChar w:fldCharType="end"/>
        </w:r>
      </w:ins>
    </w:p>
    <w:p w:rsidR="005418F7" w:rsidRDefault="005418F7">
      <w:pPr>
        <w:pStyle w:val="TM3"/>
        <w:tabs>
          <w:tab w:val="left" w:pos="880"/>
        </w:tabs>
        <w:rPr>
          <w:ins w:id="507" w:author="Raja EL HAFI" w:date="2015-07-20T10:38:00Z"/>
          <w:rFonts w:eastAsiaTheme="minorEastAsia"/>
          <w:noProof/>
          <w:lang w:eastAsia="fr-FR"/>
        </w:rPr>
      </w:pPr>
      <w:ins w:id="50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"_Toc425152202"</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3.7.6.2</w:t>
        </w:r>
        <w:r>
          <w:rPr>
            <w:rFonts w:eastAsiaTheme="minorEastAsia"/>
            <w:noProof/>
            <w:lang w:eastAsia="fr-FR"/>
          </w:rPr>
          <w:tab/>
        </w:r>
        <w:r w:rsidRPr="00A53711">
          <w:rPr>
            <w:rStyle w:val="Lienhypertexte"/>
            <w:i/>
            <w:noProof/>
          </w:rPr>
          <w:t>Comportement de l’écran</w:t>
        </w:r>
        <w:r>
          <w:rPr>
            <w:noProof/>
            <w:webHidden/>
          </w:rPr>
          <w:tab/>
        </w:r>
        <w:r>
          <w:rPr>
            <w:noProof/>
            <w:webHidden/>
          </w:rPr>
          <w:fldChar w:fldCharType="begin"/>
        </w:r>
        <w:r>
          <w:rPr>
            <w:noProof/>
            <w:webHidden/>
          </w:rPr>
          <w:instrText xml:space="preserve"> PAGEREF _Toc425152202 \h </w:instrText>
        </w:r>
      </w:ins>
      <w:r>
        <w:rPr>
          <w:noProof/>
          <w:webHidden/>
        </w:rPr>
      </w:r>
      <w:r>
        <w:rPr>
          <w:noProof/>
          <w:webHidden/>
        </w:rPr>
        <w:fldChar w:fldCharType="separate"/>
      </w:r>
      <w:ins w:id="509" w:author="Raja EL HAFI" w:date="2015-07-20T10:38:00Z">
        <w:r>
          <w:rPr>
            <w:noProof/>
            <w:webHidden/>
          </w:rPr>
          <w:t>120</w:t>
        </w:r>
        <w:r>
          <w:rPr>
            <w:noProof/>
            <w:webHidden/>
          </w:rPr>
          <w:fldChar w:fldCharType="end"/>
        </w:r>
        <w:r w:rsidRPr="00A53711">
          <w:rPr>
            <w:rStyle w:val="Lienhypertexte"/>
            <w:noProof/>
          </w:rPr>
          <w:fldChar w:fldCharType="end"/>
        </w:r>
      </w:ins>
    </w:p>
    <w:p w:rsidR="005418F7" w:rsidRDefault="005418F7">
      <w:pPr>
        <w:pStyle w:val="TM3"/>
        <w:tabs>
          <w:tab w:val="left" w:pos="880"/>
        </w:tabs>
        <w:rPr>
          <w:ins w:id="510" w:author="Raja EL HAFI" w:date="2015-07-20T10:38:00Z"/>
          <w:rFonts w:eastAsiaTheme="minorEastAsia"/>
          <w:noProof/>
          <w:lang w:eastAsia="fr-FR"/>
        </w:rPr>
      </w:pPr>
      <w:ins w:id="51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3.7.7</w:t>
        </w:r>
        <w:r>
          <w:rPr>
            <w:rFonts w:eastAsiaTheme="minorEastAsia"/>
            <w:noProof/>
            <w:lang w:eastAsia="fr-FR"/>
          </w:rPr>
          <w:tab/>
        </w:r>
        <w:r w:rsidRPr="00A53711">
          <w:rPr>
            <w:rStyle w:val="Lienhypertexte"/>
            <w:noProof/>
            <w:lang w:eastAsia="fr-FR"/>
          </w:rPr>
          <w:t>Description de l’écran &lt; Création d’un paiement marché&gt;</w:t>
        </w:r>
        <w:r>
          <w:rPr>
            <w:noProof/>
            <w:webHidden/>
          </w:rPr>
          <w:tab/>
        </w:r>
        <w:r>
          <w:rPr>
            <w:noProof/>
            <w:webHidden/>
          </w:rPr>
          <w:fldChar w:fldCharType="begin"/>
        </w:r>
        <w:r>
          <w:rPr>
            <w:noProof/>
            <w:webHidden/>
          </w:rPr>
          <w:instrText xml:space="preserve"> PAGEREF _Toc425152203 \h </w:instrText>
        </w:r>
      </w:ins>
      <w:r>
        <w:rPr>
          <w:noProof/>
          <w:webHidden/>
        </w:rPr>
      </w:r>
      <w:r>
        <w:rPr>
          <w:noProof/>
          <w:webHidden/>
        </w:rPr>
        <w:fldChar w:fldCharType="separate"/>
      </w:r>
      <w:ins w:id="512" w:author="Raja EL HAFI" w:date="2015-07-20T10:38:00Z">
        <w:r>
          <w:rPr>
            <w:noProof/>
            <w:webHidden/>
          </w:rPr>
          <w:t>120</w:t>
        </w:r>
        <w:r>
          <w:rPr>
            <w:noProof/>
            <w:webHidden/>
          </w:rPr>
          <w:fldChar w:fldCharType="end"/>
        </w:r>
        <w:r w:rsidRPr="00A53711">
          <w:rPr>
            <w:rStyle w:val="Lienhypertexte"/>
            <w:noProof/>
          </w:rPr>
          <w:fldChar w:fldCharType="end"/>
        </w:r>
      </w:ins>
    </w:p>
    <w:p w:rsidR="005418F7" w:rsidRDefault="005418F7">
      <w:pPr>
        <w:pStyle w:val="TM3"/>
        <w:tabs>
          <w:tab w:val="left" w:pos="880"/>
        </w:tabs>
        <w:rPr>
          <w:ins w:id="513" w:author="Raja EL HAFI" w:date="2015-07-20T10:38:00Z"/>
          <w:rFonts w:eastAsiaTheme="minorEastAsia"/>
          <w:noProof/>
          <w:lang w:eastAsia="fr-FR"/>
        </w:rPr>
      </w:pPr>
      <w:ins w:id="514"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"_Toc425152204"</w:instrText>
        </w:r>
        <w:r w:rsidRPr="00A53711">
          <w:rPr>
            <w:rStyle w:val="Lienhypertexte"/>
            <w:noProof/>
          </w:rPr>
          <w:instrText xml:space="preserve"> </w:instrText>
        </w:r>
        <w:r w:rsidRPr="00A53711">
          <w:rPr>
            <w:rStyle w:val="Lienhypertexte"/>
            <w:noProof/>
          </w:rPr>
          <w:fldChar w:fldCharType="separate"/>
        </w:r>
        <w:r w:rsidRPr="00A53711">
          <w:rPr>
            <w:rStyle w:val="Lienhypertexte"/>
            <w:i/>
            <w:noProof/>
          </w:rPr>
          <w:t>3.7.7.1</w:t>
        </w:r>
        <w:r>
          <w:rPr>
            <w:rFonts w:eastAsiaTheme="minorEastAsia"/>
            <w:noProof/>
            <w:lang w:eastAsia="fr-FR"/>
          </w:rPr>
          <w:tab/>
        </w:r>
        <w:r w:rsidRPr="00A53711">
          <w:rPr>
            <w:rStyle w:val="Lienhypertexte"/>
            <w:i/>
            <w:noProof/>
          </w:rPr>
          <w:t>Maquette de l’écran &lt; Création d’un paiement marché&gt;</w:t>
        </w:r>
        <w:r>
          <w:rPr>
            <w:noProof/>
            <w:webHidden/>
          </w:rPr>
          <w:tab/>
        </w:r>
        <w:r>
          <w:rPr>
            <w:noProof/>
            <w:webHidden/>
          </w:rPr>
          <w:fldChar w:fldCharType="begin"/>
        </w:r>
        <w:r>
          <w:rPr>
            <w:noProof/>
            <w:webHidden/>
          </w:rPr>
          <w:instrText xml:space="preserve"> PAGEREF _Toc425152204 \h </w:instrText>
        </w:r>
      </w:ins>
      <w:r>
        <w:rPr>
          <w:noProof/>
          <w:webHidden/>
        </w:rPr>
      </w:r>
      <w:r>
        <w:rPr>
          <w:noProof/>
          <w:webHidden/>
        </w:rPr>
        <w:fldChar w:fldCharType="separate"/>
      </w:r>
      <w:ins w:id="515" w:author="Raja EL HAFI" w:date="2015-07-20T10:38:00Z">
        <w:r>
          <w:rPr>
            <w:noProof/>
            <w:webHidden/>
          </w:rPr>
          <w:t>120</w:t>
        </w:r>
        <w:r>
          <w:rPr>
            <w:noProof/>
            <w:webHidden/>
          </w:rPr>
          <w:fldChar w:fldCharType="end"/>
        </w:r>
        <w:r w:rsidRPr="00A53711">
          <w:rPr>
            <w:rStyle w:val="Lienhypertexte"/>
            <w:noProof/>
          </w:rPr>
          <w:fldChar w:fldCharType="end"/>
        </w:r>
      </w:ins>
    </w:p>
    <w:p w:rsidR="005418F7" w:rsidRDefault="005418F7">
      <w:pPr>
        <w:pStyle w:val="TM1"/>
        <w:rPr>
          <w:ins w:id="516" w:author="Raja EL HAFI" w:date="2015-07-20T10:38:00Z"/>
          <w:rFonts w:eastAsiaTheme="minorEastAsia"/>
          <w:noProof/>
          <w:lang w:eastAsia="fr-FR"/>
        </w:rPr>
      </w:pPr>
      <w:ins w:id="517"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"_Toc425152205"</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rPr>
          <w:t>4</w:t>
        </w:r>
        <w:r>
          <w:rPr>
            <w:rFonts w:eastAsiaTheme="minorEastAsia"/>
            <w:noProof/>
            <w:lang w:eastAsia="fr-FR"/>
          </w:rPr>
          <w:tab/>
        </w:r>
        <w:r w:rsidRPr="00A53711">
          <w:rPr>
            <w:rStyle w:val="Lienhypertexte"/>
            <w:noProof/>
          </w:rPr>
          <w:t>Paramétrage</w:t>
        </w:r>
        <w:r>
          <w:rPr>
            <w:noProof/>
            <w:webHidden/>
          </w:rPr>
          <w:tab/>
        </w:r>
        <w:r>
          <w:rPr>
            <w:noProof/>
            <w:webHidden/>
          </w:rPr>
          <w:fldChar w:fldCharType="begin"/>
        </w:r>
        <w:r>
          <w:rPr>
            <w:noProof/>
            <w:webHidden/>
          </w:rPr>
          <w:instrText xml:space="preserve"> PAGEREF _Toc425152205 \h </w:instrText>
        </w:r>
      </w:ins>
      <w:r>
        <w:rPr>
          <w:noProof/>
          <w:webHidden/>
        </w:rPr>
      </w:r>
      <w:r>
        <w:rPr>
          <w:noProof/>
          <w:webHidden/>
        </w:rPr>
        <w:fldChar w:fldCharType="separate"/>
      </w:r>
      <w:ins w:id="518" w:author="Raja EL HAFI" w:date="2015-07-20T10:38:00Z">
        <w:r>
          <w:rPr>
            <w:noProof/>
            <w:webHidden/>
          </w:rPr>
          <w:t>122</w:t>
        </w:r>
        <w:r>
          <w:rPr>
            <w:noProof/>
            <w:webHidden/>
          </w:rPr>
          <w:fldChar w:fldCharType="end"/>
        </w:r>
        <w:r w:rsidRPr="00A53711">
          <w:rPr>
            <w:rStyle w:val="Lienhypertexte"/>
            <w:noProof/>
          </w:rPr>
          <w:fldChar w:fldCharType="end"/>
        </w:r>
      </w:ins>
    </w:p>
    <w:p w:rsidR="005418F7" w:rsidRDefault="005418F7">
      <w:pPr>
        <w:pStyle w:val="TM2"/>
        <w:tabs>
          <w:tab w:val="left" w:pos="660"/>
        </w:tabs>
        <w:rPr>
          <w:ins w:id="519" w:author="Raja EL HAFI" w:date="2015-07-20T10:38:00Z"/>
          <w:rFonts w:eastAsiaTheme="minorEastAsia"/>
          <w:noProof/>
          <w:lang w:eastAsia="fr-FR"/>
        </w:rPr>
      </w:pPr>
      <w:ins w:id="520"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"_Toc425152206"</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4.1</w:t>
        </w:r>
        <w:r>
          <w:rPr>
            <w:rFonts w:eastAsiaTheme="minorEastAsia"/>
            <w:noProof/>
            <w:lang w:eastAsia="fr-FR"/>
          </w:rPr>
          <w:tab/>
        </w:r>
        <w:r w:rsidRPr="00A53711">
          <w:rPr>
            <w:rStyle w:val="Lienhypertexte"/>
            <w:noProof/>
            <w:lang w:eastAsia="fr-FR"/>
          </w:rPr>
          <w:t>Tableau de bord</w:t>
        </w:r>
        <w:r>
          <w:rPr>
            <w:noProof/>
            <w:webHidden/>
          </w:rPr>
          <w:tab/>
        </w:r>
        <w:r>
          <w:rPr>
            <w:noProof/>
            <w:webHidden/>
          </w:rPr>
          <w:fldChar w:fldCharType="begin"/>
        </w:r>
        <w:r>
          <w:rPr>
            <w:noProof/>
            <w:webHidden/>
          </w:rPr>
          <w:instrText xml:space="preserve"> PAGEREF _Toc425152206 \h </w:instrText>
        </w:r>
      </w:ins>
      <w:r>
        <w:rPr>
          <w:noProof/>
          <w:webHidden/>
        </w:rPr>
      </w:r>
      <w:r>
        <w:rPr>
          <w:noProof/>
          <w:webHidden/>
        </w:rPr>
        <w:fldChar w:fldCharType="separate"/>
      </w:r>
      <w:ins w:id="521" w:author="Raja EL HAFI" w:date="2015-07-20T10:38:00Z">
        <w:r>
          <w:rPr>
            <w:noProof/>
            <w:webHidden/>
          </w:rPr>
          <w:t>122</w:t>
        </w:r>
        <w:r>
          <w:rPr>
            <w:noProof/>
            <w:webHidden/>
          </w:rPr>
          <w:fldChar w:fldCharType="end"/>
        </w:r>
        <w:r w:rsidRPr="00A53711">
          <w:rPr>
            <w:rStyle w:val="Lienhypertexte"/>
            <w:noProof/>
          </w:rPr>
          <w:fldChar w:fldCharType="end"/>
        </w:r>
      </w:ins>
    </w:p>
    <w:p w:rsidR="005418F7" w:rsidRDefault="005418F7">
      <w:pPr>
        <w:pStyle w:val="TM2"/>
        <w:tabs>
          <w:tab w:val="left" w:pos="660"/>
        </w:tabs>
        <w:rPr>
          <w:ins w:id="522" w:author="Raja EL HAFI" w:date="2015-07-20T10:38:00Z"/>
          <w:rFonts w:eastAsiaTheme="minorEastAsia"/>
          <w:noProof/>
          <w:lang w:eastAsia="fr-FR"/>
        </w:rPr>
      </w:pPr>
      <w:ins w:id="523"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"_Toc425152207"</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4.2</w:t>
        </w:r>
        <w:r>
          <w:rPr>
            <w:rFonts w:eastAsiaTheme="minorEastAsia"/>
            <w:noProof/>
            <w:lang w:eastAsia="fr-FR"/>
          </w:rPr>
          <w:tab/>
        </w:r>
        <w:r w:rsidRPr="00A53711">
          <w:rPr>
            <w:rStyle w:val="Lienhypertexte"/>
            <w:noProof/>
            <w:lang w:eastAsia="fr-FR"/>
          </w:rPr>
          <w:t>Profils</w:t>
        </w:r>
        <w:r>
          <w:rPr>
            <w:noProof/>
            <w:webHidden/>
          </w:rPr>
          <w:tab/>
        </w:r>
        <w:r>
          <w:rPr>
            <w:noProof/>
            <w:webHidden/>
          </w:rPr>
          <w:fldChar w:fldCharType="begin"/>
        </w:r>
        <w:r>
          <w:rPr>
            <w:noProof/>
            <w:webHidden/>
          </w:rPr>
          <w:instrText xml:space="preserve"> PAGEREF _Toc425152207 \h </w:instrText>
        </w:r>
      </w:ins>
      <w:r>
        <w:rPr>
          <w:noProof/>
          <w:webHidden/>
        </w:rPr>
      </w:r>
      <w:r>
        <w:rPr>
          <w:noProof/>
          <w:webHidden/>
        </w:rPr>
        <w:fldChar w:fldCharType="separate"/>
      </w:r>
      <w:ins w:id="524" w:author="Raja EL HAFI" w:date="2015-07-20T10:38:00Z">
        <w:r>
          <w:rPr>
            <w:noProof/>
            <w:webHidden/>
          </w:rPr>
          <w:t>122</w:t>
        </w:r>
        <w:r>
          <w:rPr>
            <w:noProof/>
            <w:webHidden/>
          </w:rPr>
          <w:fldChar w:fldCharType="end"/>
        </w:r>
        <w:r w:rsidRPr="00A53711">
          <w:rPr>
            <w:rStyle w:val="Lienhypertexte"/>
            <w:noProof/>
          </w:rPr>
          <w:fldChar w:fldCharType="end"/>
        </w:r>
      </w:ins>
    </w:p>
    <w:p w:rsidR="005418F7" w:rsidRDefault="005418F7">
      <w:pPr>
        <w:pStyle w:val="TM2"/>
        <w:tabs>
          <w:tab w:val="left" w:pos="660"/>
        </w:tabs>
        <w:rPr>
          <w:ins w:id="525" w:author="Raja EL HAFI" w:date="2015-07-20T10:38:00Z"/>
          <w:rFonts w:eastAsiaTheme="minorEastAsia"/>
          <w:noProof/>
          <w:lang w:eastAsia="fr-FR"/>
        </w:rPr>
      </w:pPr>
      <w:ins w:id="526"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"_Toc425152208"</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4.3</w:t>
        </w:r>
        <w:r>
          <w:rPr>
            <w:rFonts w:eastAsiaTheme="minorEastAsia"/>
            <w:noProof/>
            <w:lang w:eastAsia="fr-FR"/>
          </w:rPr>
          <w:tab/>
        </w:r>
        <w:r w:rsidRPr="00A53711">
          <w:rPr>
            <w:rStyle w:val="Lienhypertexte"/>
            <w:noProof/>
            <w:lang w:eastAsia="fr-FR"/>
          </w:rPr>
          <w:t>Taxes et fiscalité</w:t>
        </w:r>
        <w:r>
          <w:rPr>
            <w:noProof/>
            <w:webHidden/>
          </w:rPr>
          <w:tab/>
        </w:r>
        <w:r>
          <w:rPr>
            <w:noProof/>
            <w:webHidden/>
          </w:rPr>
          <w:fldChar w:fldCharType="begin"/>
        </w:r>
        <w:r>
          <w:rPr>
            <w:noProof/>
            <w:webHidden/>
          </w:rPr>
          <w:instrText xml:space="preserve"> PAGEREF _Toc425152208 \h </w:instrText>
        </w:r>
      </w:ins>
      <w:r>
        <w:rPr>
          <w:noProof/>
          <w:webHidden/>
        </w:rPr>
      </w:r>
      <w:r>
        <w:rPr>
          <w:noProof/>
          <w:webHidden/>
        </w:rPr>
        <w:fldChar w:fldCharType="separate"/>
      </w:r>
      <w:ins w:id="527" w:author="Raja EL HAFI" w:date="2015-07-20T10:38:00Z">
        <w:r>
          <w:rPr>
            <w:noProof/>
            <w:webHidden/>
          </w:rPr>
          <w:t>123</w:t>
        </w:r>
        <w:r>
          <w:rPr>
            <w:noProof/>
            <w:webHidden/>
          </w:rPr>
          <w:fldChar w:fldCharType="end"/>
        </w:r>
        <w:r w:rsidRPr="00A53711">
          <w:rPr>
            <w:rStyle w:val="Lienhypertexte"/>
            <w:noProof/>
          </w:rPr>
          <w:fldChar w:fldCharType="end"/>
        </w:r>
      </w:ins>
    </w:p>
    <w:p w:rsidR="005418F7" w:rsidRDefault="005418F7">
      <w:pPr>
        <w:pStyle w:val="TM2"/>
        <w:tabs>
          <w:tab w:val="left" w:pos="660"/>
        </w:tabs>
        <w:rPr>
          <w:ins w:id="528" w:author="Raja EL HAFI" w:date="2015-07-20T10:38:00Z"/>
          <w:rFonts w:eastAsiaTheme="minorEastAsia"/>
          <w:noProof/>
          <w:lang w:eastAsia="fr-FR"/>
        </w:rPr>
      </w:pPr>
      <w:ins w:id="529"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"_Toc425152209"</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4.4</w:t>
        </w:r>
        <w:r>
          <w:rPr>
            <w:rFonts w:eastAsiaTheme="minorEastAsia"/>
            <w:noProof/>
            <w:lang w:eastAsia="fr-FR"/>
          </w:rPr>
          <w:tab/>
        </w:r>
        <w:r w:rsidRPr="00A53711">
          <w:rPr>
            <w:rStyle w:val="Lienhypertexte"/>
            <w:noProof/>
            <w:lang w:eastAsia="fr-FR"/>
          </w:rPr>
          <w:t>Frais</w:t>
        </w:r>
        <w:r>
          <w:rPr>
            <w:noProof/>
            <w:webHidden/>
          </w:rPr>
          <w:tab/>
        </w:r>
        <w:r>
          <w:rPr>
            <w:noProof/>
            <w:webHidden/>
          </w:rPr>
          <w:fldChar w:fldCharType="begin"/>
        </w:r>
        <w:r>
          <w:rPr>
            <w:noProof/>
            <w:webHidden/>
          </w:rPr>
          <w:instrText xml:space="preserve"> PAGEREF _Toc425152209 \h </w:instrText>
        </w:r>
      </w:ins>
      <w:r>
        <w:rPr>
          <w:noProof/>
          <w:webHidden/>
        </w:rPr>
      </w:r>
      <w:r>
        <w:rPr>
          <w:noProof/>
          <w:webHidden/>
        </w:rPr>
        <w:fldChar w:fldCharType="separate"/>
      </w:r>
      <w:ins w:id="530" w:author="Raja EL HAFI" w:date="2015-07-20T10:38:00Z">
        <w:r>
          <w:rPr>
            <w:noProof/>
            <w:webHidden/>
          </w:rPr>
          <w:t>123</w:t>
        </w:r>
        <w:r>
          <w:rPr>
            <w:noProof/>
            <w:webHidden/>
          </w:rPr>
          <w:fldChar w:fldCharType="end"/>
        </w:r>
        <w:r w:rsidRPr="00A53711">
          <w:rPr>
            <w:rStyle w:val="Lienhypertexte"/>
            <w:noProof/>
          </w:rPr>
          <w:fldChar w:fldCharType="end"/>
        </w:r>
      </w:ins>
    </w:p>
    <w:p w:rsidR="005418F7" w:rsidRDefault="005418F7">
      <w:pPr>
        <w:pStyle w:val="TM2"/>
        <w:tabs>
          <w:tab w:val="left" w:pos="660"/>
        </w:tabs>
        <w:rPr>
          <w:ins w:id="531" w:author="Raja EL HAFI" w:date="2015-07-20T10:38:00Z"/>
          <w:rFonts w:eastAsiaTheme="minorEastAsia"/>
          <w:noProof/>
          <w:lang w:eastAsia="fr-FR"/>
        </w:rPr>
      </w:pPr>
      <w:ins w:id="532"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"_Toc425152210"</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4.5</w:t>
        </w:r>
        <w:r>
          <w:rPr>
            <w:rFonts w:eastAsiaTheme="minorEastAsia"/>
            <w:noProof/>
            <w:lang w:eastAsia="fr-FR"/>
          </w:rPr>
          <w:tab/>
        </w:r>
        <w:r w:rsidRPr="00A53711">
          <w:rPr>
            <w:rStyle w:val="Lienhypertexte"/>
            <w:noProof/>
            <w:lang w:eastAsia="fr-FR"/>
          </w:rPr>
          <w:t>Comptabilité</w:t>
        </w:r>
        <w:r>
          <w:rPr>
            <w:noProof/>
            <w:webHidden/>
          </w:rPr>
          <w:tab/>
        </w:r>
        <w:r>
          <w:rPr>
            <w:noProof/>
            <w:webHidden/>
          </w:rPr>
          <w:fldChar w:fldCharType="begin"/>
        </w:r>
        <w:r>
          <w:rPr>
            <w:noProof/>
            <w:webHidden/>
          </w:rPr>
          <w:instrText xml:space="preserve"> PAGEREF _Toc425152210 \h </w:instrText>
        </w:r>
      </w:ins>
      <w:r>
        <w:rPr>
          <w:noProof/>
          <w:webHidden/>
        </w:rPr>
      </w:r>
      <w:r>
        <w:rPr>
          <w:noProof/>
          <w:webHidden/>
        </w:rPr>
        <w:fldChar w:fldCharType="separate"/>
      </w:r>
      <w:ins w:id="533" w:author="Raja EL HAFI" w:date="2015-07-20T10:38:00Z">
        <w:r>
          <w:rPr>
            <w:noProof/>
            <w:webHidden/>
          </w:rPr>
          <w:t>123</w:t>
        </w:r>
        <w:r>
          <w:rPr>
            <w:noProof/>
            <w:webHidden/>
          </w:rPr>
          <w:fldChar w:fldCharType="end"/>
        </w:r>
        <w:r w:rsidRPr="00A53711">
          <w:rPr>
            <w:rStyle w:val="Lienhypertexte"/>
            <w:noProof/>
          </w:rPr>
          <w:fldChar w:fldCharType="end"/>
        </w:r>
      </w:ins>
    </w:p>
    <w:p w:rsidR="005418F7" w:rsidRDefault="005418F7">
      <w:pPr>
        <w:pStyle w:val="TM2"/>
        <w:tabs>
          <w:tab w:val="left" w:pos="660"/>
        </w:tabs>
        <w:rPr>
          <w:ins w:id="534" w:author="Raja EL HAFI" w:date="2015-07-20T10:38:00Z"/>
          <w:rFonts w:eastAsiaTheme="minorEastAsia"/>
          <w:noProof/>
          <w:lang w:eastAsia="fr-FR"/>
        </w:rPr>
      </w:pPr>
      <w:ins w:id="535" w:author="Raja EL HAFI" w:date="2015-07-20T10:38:00Z">
        <w:r w:rsidRPr="00A53711">
          <w:rPr>
            <w:rStyle w:val="Lienhypertexte"/>
            <w:noProof/>
          </w:rPr>
          <w:lastRenderedPageBreak/>
          <w:fldChar w:fldCharType="begin"/>
        </w:r>
        <w:r w:rsidRPr="00A53711">
          <w:rPr>
            <w:rStyle w:val="Lienhypertexte"/>
            <w:noProof/>
          </w:rPr>
          <w:instrText xml:space="preserve"> </w:instrText>
        </w:r>
        <w:r>
          <w:rPr>
            <w:noProof/>
          </w:rPr>
          <w:instrText>HYPERLINK \l "_Toc425152211"</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4.6</w:t>
        </w:r>
        <w:r>
          <w:rPr>
            <w:rFonts w:eastAsiaTheme="minorEastAsia"/>
            <w:noProof/>
            <w:lang w:eastAsia="fr-FR"/>
          </w:rPr>
          <w:tab/>
        </w:r>
        <w:r w:rsidRPr="00A53711">
          <w:rPr>
            <w:rStyle w:val="Lienhypertexte"/>
            <w:noProof/>
            <w:lang w:eastAsia="fr-FR"/>
          </w:rPr>
          <w:t>Batches</w:t>
        </w:r>
        <w:r>
          <w:rPr>
            <w:noProof/>
            <w:webHidden/>
          </w:rPr>
          <w:tab/>
        </w:r>
        <w:r>
          <w:rPr>
            <w:noProof/>
            <w:webHidden/>
          </w:rPr>
          <w:fldChar w:fldCharType="begin"/>
        </w:r>
        <w:r>
          <w:rPr>
            <w:noProof/>
            <w:webHidden/>
          </w:rPr>
          <w:instrText xml:space="preserve"> PAGEREF _Toc425152211 \h </w:instrText>
        </w:r>
      </w:ins>
      <w:r>
        <w:rPr>
          <w:noProof/>
          <w:webHidden/>
        </w:rPr>
      </w:r>
      <w:r>
        <w:rPr>
          <w:noProof/>
          <w:webHidden/>
        </w:rPr>
        <w:fldChar w:fldCharType="separate"/>
      </w:r>
      <w:ins w:id="536" w:author="Raja EL HAFI" w:date="2015-07-20T10:38:00Z">
        <w:r>
          <w:rPr>
            <w:noProof/>
            <w:webHidden/>
          </w:rPr>
          <w:t>123</w:t>
        </w:r>
        <w:r>
          <w:rPr>
            <w:noProof/>
            <w:webHidden/>
          </w:rPr>
          <w:fldChar w:fldCharType="end"/>
        </w:r>
        <w:r w:rsidRPr="00A53711">
          <w:rPr>
            <w:rStyle w:val="Lienhypertexte"/>
            <w:noProof/>
          </w:rPr>
          <w:fldChar w:fldCharType="end"/>
        </w:r>
      </w:ins>
    </w:p>
    <w:p w:rsidR="005418F7" w:rsidRDefault="005418F7">
      <w:pPr>
        <w:pStyle w:val="TM2"/>
        <w:tabs>
          <w:tab w:val="left" w:pos="660"/>
        </w:tabs>
        <w:rPr>
          <w:ins w:id="537" w:author="Raja EL HAFI" w:date="2015-07-20T10:38:00Z"/>
          <w:rFonts w:eastAsiaTheme="minorEastAsia"/>
          <w:noProof/>
          <w:lang w:eastAsia="fr-FR"/>
        </w:rPr>
      </w:pPr>
      <w:ins w:id="538"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"_Toc425152212"</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4.7</w:t>
        </w:r>
        <w:r>
          <w:rPr>
            <w:rFonts w:eastAsiaTheme="minorEastAsia"/>
            <w:noProof/>
            <w:lang w:eastAsia="fr-FR"/>
          </w:rPr>
          <w:tab/>
        </w:r>
        <w:r w:rsidRPr="00A53711">
          <w:rPr>
            <w:rStyle w:val="Lienhypertexte"/>
            <w:noProof/>
            <w:lang w:eastAsia="fr-FR"/>
          </w:rPr>
          <w:t>Contraintes</w:t>
        </w:r>
        <w:r>
          <w:rPr>
            <w:noProof/>
            <w:webHidden/>
          </w:rPr>
          <w:tab/>
        </w:r>
        <w:r>
          <w:rPr>
            <w:noProof/>
            <w:webHidden/>
          </w:rPr>
          <w:fldChar w:fldCharType="begin"/>
        </w:r>
        <w:r>
          <w:rPr>
            <w:noProof/>
            <w:webHidden/>
          </w:rPr>
          <w:instrText xml:space="preserve"> PAGEREF _Toc425152212 \h </w:instrText>
        </w:r>
      </w:ins>
      <w:r>
        <w:rPr>
          <w:noProof/>
          <w:webHidden/>
        </w:rPr>
      </w:r>
      <w:r>
        <w:rPr>
          <w:noProof/>
          <w:webHidden/>
        </w:rPr>
        <w:fldChar w:fldCharType="separate"/>
      </w:r>
      <w:ins w:id="539" w:author="Raja EL HAFI" w:date="2015-07-20T10:38:00Z">
        <w:r>
          <w:rPr>
            <w:noProof/>
            <w:webHidden/>
          </w:rPr>
          <w:t>123</w:t>
        </w:r>
        <w:r>
          <w:rPr>
            <w:noProof/>
            <w:webHidden/>
          </w:rPr>
          <w:fldChar w:fldCharType="end"/>
        </w:r>
        <w:r w:rsidRPr="00A53711">
          <w:rPr>
            <w:rStyle w:val="Lienhypertexte"/>
            <w:noProof/>
          </w:rPr>
          <w:fldChar w:fldCharType="end"/>
        </w:r>
      </w:ins>
    </w:p>
    <w:p w:rsidR="005418F7" w:rsidRDefault="005418F7">
      <w:pPr>
        <w:pStyle w:val="TM2"/>
        <w:tabs>
          <w:tab w:val="left" w:pos="660"/>
        </w:tabs>
        <w:rPr>
          <w:ins w:id="540" w:author="Raja EL HAFI" w:date="2015-07-20T10:38:00Z"/>
          <w:rFonts w:eastAsiaTheme="minorEastAsia"/>
          <w:noProof/>
          <w:lang w:eastAsia="fr-FR"/>
        </w:rPr>
      </w:pPr>
      <w:ins w:id="541" w:author="Raja EL HAFI" w:date="2015-07-20T10:38:00Z">
        <w:r w:rsidRPr="00A53711">
          <w:rPr>
            <w:rStyle w:val="Lienhypertexte"/>
            <w:noProof/>
          </w:rPr>
          <w:fldChar w:fldCharType="begin"/>
        </w:r>
        <w:r w:rsidRPr="00A53711">
          <w:rPr>
            <w:rStyle w:val="Lienhypertexte"/>
            <w:noProof/>
          </w:rPr>
          <w:instrText xml:space="preserve"> </w:instrText>
        </w:r>
        <w:r>
          <w:rPr>
            <w:noProof/>
          </w:rPr>
          <w:instrText>HYPERLINK \l "_Toc425152213"</w:instrText>
        </w:r>
        <w:r w:rsidRPr="00A53711">
          <w:rPr>
            <w:rStyle w:val="Lienhypertexte"/>
            <w:noProof/>
          </w:rPr>
          <w:instrText xml:space="preserve"> </w:instrText>
        </w:r>
        <w:r w:rsidRPr="00A53711">
          <w:rPr>
            <w:rStyle w:val="Lienhypertexte"/>
            <w:noProof/>
          </w:rPr>
          <w:fldChar w:fldCharType="separate"/>
        </w:r>
        <w:r w:rsidRPr="00A53711">
          <w:rPr>
            <w:rStyle w:val="Lienhypertexte"/>
            <w:noProof/>
            <w:lang w:eastAsia="fr-FR"/>
          </w:rPr>
          <w:t>4.8</w:t>
        </w:r>
        <w:r>
          <w:rPr>
            <w:rFonts w:eastAsiaTheme="minorEastAsia"/>
            <w:noProof/>
            <w:lang w:eastAsia="fr-FR"/>
          </w:rPr>
          <w:tab/>
        </w:r>
        <w:r w:rsidRPr="00A53711">
          <w:rPr>
            <w:rStyle w:val="Lienhypertexte"/>
            <w:noProof/>
            <w:lang w:eastAsia="fr-FR"/>
          </w:rPr>
          <w:t>Annexes</w:t>
        </w:r>
        <w:r>
          <w:rPr>
            <w:noProof/>
            <w:webHidden/>
          </w:rPr>
          <w:tab/>
        </w:r>
        <w:r>
          <w:rPr>
            <w:noProof/>
            <w:webHidden/>
          </w:rPr>
          <w:fldChar w:fldCharType="begin"/>
        </w:r>
        <w:r>
          <w:rPr>
            <w:noProof/>
            <w:webHidden/>
          </w:rPr>
          <w:instrText xml:space="preserve"> PAGEREF _Toc425152213 \h </w:instrText>
        </w:r>
      </w:ins>
      <w:r>
        <w:rPr>
          <w:noProof/>
          <w:webHidden/>
        </w:rPr>
      </w:r>
      <w:r>
        <w:rPr>
          <w:noProof/>
          <w:webHidden/>
        </w:rPr>
        <w:fldChar w:fldCharType="separate"/>
      </w:r>
      <w:ins w:id="542" w:author="Raja EL HAFI" w:date="2015-07-20T10:38:00Z">
        <w:r>
          <w:rPr>
            <w:noProof/>
            <w:webHidden/>
          </w:rPr>
          <w:t>123</w:t>
        </w:r>
        <w:r>
          <w:rPr>
            <w:noProof/>
            <w:webHidden/>
          </w:rPr>
          <w:fldChar w:fldCharType="end"/>
        </w:r>
        <w:r w:rsidRPr="00A53711">
          <w:rPr>
            <w:rStyle w:val="Lienhypertexte"/>
            <w:noProof/>
          </w:rPr>
          <w:fldChar w:fldCharType="end"/>
        </w:r>
      </w:ins>
    </w:p>
    <w:p w:rsidR="00DB557E" w:rsidRDefault="00500056" w:rsidP="00DB557E">
      <w:pPr>
        <w:jc w:val="both"/>
      </w:pPr>
      <w:r>
        <w:fldChar w:fldCharType="end"/>
      </w:r>
    </w:p>
    <w:p w:rsidR="00DB557E" w:rsidRDefault="00DB557E" w:rsidP="00DB557E">
      <w:pPr>
        <w:jc w:val="both"/>
        <w:rPr>
          <w:rFonts w:ascii="Cambria" w:hAnsi="Cambria" w:cs="Times New Roman"/>
          <w:b/>
          <w:bCs/>
          <w:color w:val="404040"/>
        </w:rPr>
      </w:pPr>
      <w:r>
        <w:rPr>
          <w:rFonts w:ascii="Cambria" w:hAnsi="Cambria" w:cs="Times New Roman"/>
          <w:b/>
          <w:bCs/>
          <w:color w:val="404040"/>
        </w:rPr>
        <w:br w:type="page"/>
      </w:r>
    </w:p>
    <w:p w:rsidR="00DB557E" w:rsidRDefault="00DB557E" w:rsidP="006E0B40">
      <w:pPr>
        <w:pStyle w:val="Titre1"/>
        <w:numPr>
          <w:ilvl w:val="0"/>
          <w:numId w:val="41"/>
        </w:numPr>
        <w:jc w:val="both"/>
      </w:pPr>
      <w:bookmarkStart w:id="543" w:name="_Toc318352118"/>
      <w:bookmarkStart w:id="544" w:name="_Toc319568784"/>
      <w:bookmarkStart w:id="545" w:name="_Toc425152041"/>
      <w:bookmarkEnd w:id="3"/>
      <w:r w:rsidRPr="00D90702">
        <w:lastRenderedPageBreak/>
        <w:t>Introduction</w:t>
      </w:r>
      <w:bookmarkStart w:id="546" w:name="_Toc132075950"/>
      <w:bookmarkStart w:id="547" w:name="_Toc318352119"/>
      <w:bookmarkEnd w:id="543"/>
      <w:bookmarkEnd w:id="544"/>
      <w:bookmarkEnd w:id="545"/>
    </w:p>
    <w:p w:rsidR="00DB557E" w:rsidRPr="004325ED" w:rsidRDefault="00DB557E" w:rsidP="00DB557E">
      <w:pPr>
        <w:jc w:val="both"/>
      </w:pPr>
    </w:p>
    <w:p w:rsidR="00DB557E" w:rsidRPr="00D90702" w:rsidRDefault="00DB557E" w:rsidP="00DB557E">
      <w:pPr>
        <w:pStyle w:val="Titre2"/>
      </w:pPr>
      <w:bookmarkStart w:id="548" w:name="_Toc319568785"/>
      <w:bookmarkStart w:id="549" w:name="_Toc425152042"/>
      <w:r w:rsidRPr="00D90702">
        <w:t>Objectifs du document</w:t>
      </w:r>
      <w:bookmarkEnd w:id="546"/>
      <w:bookmarkEnd w:id="547"/>
      <w:bookmarkEnd w:id="548"/>
      <w:bookmarkEnd w:id="549"/>
    </w:p>
    <w:p w:rsidR="00DB557E" w:rsidRDefault="00DB557E" w:rsidP="00DB557E">
      <w:pPr>
        <w:spacing w:before="240"/>
        <w:jc w:val="both"/>
      </w:pPr>
      <w:bookmarkStart w:id="550" w:name="_Toc132075951"/>
      <w:bookmarkStart w:id="551" w:name="_Toc318352120"/>
      <w:bookmarkStart w:id="552" w:name="_Toc319568786"/>
      <w:r>
        <w:t>L’objectif du document est de détailler les besoins fonctionnels énoncés pour la gestion des opérations sur titres destiné pour le marché local.</w:t>
      </w:r>
    </w:p>
    <w:p w:rsidR="00DB557E" w:rsidRPr="004325ED" w:rsidRDefault="00DB557E" w:rsidP="00767615">
      <w:pPr>
        <w:pStyle w:val="Titre2"/>
      </w:pPr>
      <w:bookmarkStart w:id="553" w:name="_Toc425152043"/>
      <w:r w:rsidRPr="004325ED">
        <w:t>Objectifs et périmètre du projet</w:t>
      </w:r>
      <w:bookmarkEnd w:id="550"/>
      <w:bookmarkEnd w:id="551"/>
      <w:bookmarkEnd w:id="552"/>
      <w:bookmarkEnd w:id="553"/>
    </w:p>
    <w:p w:rsidR="00DB557E" w:rsidRDefault="00DB557E" w:rsidP="00DB557E">
      <w:pPr>
        <w:pStyle w:val="Paragraphedeliste1"/>
        <w:spacing w:before="240" w:line="100" w:lineRule="atLeast"/>
        <w:ind w:left="0" w:right="142"/>
        <w:jc w:val="both"/>
        <w:rPr>
          <w:iCs/>
        </w:rPr>
      </w:pPr>
      <w:bookmarkStart w:id="554" w:name="_Toc132075952"/>
      <w:bookmarkStart w:id="555" w:name="_Toc318352121"/>
      <w:bookmarkStart w:id="556" w:name="_Toc319568787"/>
      <w:r>
        <w:rPr>
          <w:iCs/>
        </w:rPr>
        <w:t>L’objectif du projet est de fournir pour une liste d’OST prédéfinie une application « MegaCor » assurant les fonctionnalités suivantes :</w:t>
      </w:r>
    </w:p>
    <w:bookmarkEnd w:id="554"/>
    <w:bookmarkEnd w:id="555"/>
    <w:bookmarkEnd w:id="556"/>
    <w:p w:rsidR="00DB557E" w:rsidRPr="00CA2C60" w:rsidRDefault="00DB557E" w:rsidP="006E0B40">
      <w:pPr>
        <w:pStyle w:val="Paragraphedeliste1"/>
        <w:numPr>
          <w:ilvl w:val="0"/>
          <w:numId w:val="3"/>
        </w:numPr>
        <w:spacing w:before="240" w:line="100" w:lineRule="atLeast"/>
        <w:ind w:right="142" w:firstLine="0"/>
        <w:jc w:val="both"/>
      </w:pPr>
      <w:r>
        <w:rPr>
          <w:iCs/>
        </w:rPr>
        <w:t>Gestion des annonces : Data Cleansing, Gestion des événements, gestion de la Golden record, création manuelle des annonces, mise à jour, clôture et archivage.</w:t>
      </w:r>
    </w:p>
    <w:p w:rsidR="00DB557E" w:rsidRDefault="00DB557E" w:rsidP="006E0B40">
      <w:pPr>
        <w:pStyle w:val="Paragraphedeliste1"/>
        <w:numPr>
          <w:ilvl w:val="0"/>
          <w:numId w:val="3"/>
        </w:numPr>
        <w:spacing w:before="240" w:line="100" w:lineRule="atLeast"/>
        <w:ind w:right="142" w:firstLine="0"/>
        <w:jc w:val="both"/>
      </w:pPr>
      <w:r>
        <w:t>Gestion des notifications : Envoi des notifications pour les clients éligibles (Lettre d’annonce et avis d’opérations.</w:t>
      </w:r>
    </w:p>
    <w:p w:rsidR="00DB557E" w:rsidRDefault="00DB557E" w:rsidP="006E0B40">
      <w:pPr>
        <w:pStyle w:val="Paragraphedeliste1"/>
        <w:numPr>
          <w:ilvl w:val="0"/>
          <w:numId w:val="3"/>
        </w:numPr>
        <w:spacing w:before="240" w:line="100" w:lineRule="atLeast"/>
        <w:ind w:right="142" w:firstLine="0"/>
        <w:jc w:val="both"/>
      </w:pPr>
      <w:r>
        <w:t>Gestion des instructions : Appliquée aux options de types volontaires et obligatoire avec choix correspondant aux OST optionnelles.</w:t>
      </w:r>
    </w:p>
    <w:p w:rsidR="00DB557E" w:rsidRDefault="00DB557E" w:rsidP="006E0B40">
      <w:pPr>
        <w:pStyle w:val="Paragraphedeliste1"/>
        <w:numPr>
          <w:ilvl w:val="0"/>
          <w:numId w:val="3"/>
        </w:numPr>
        <w:spacing w:before="240" w:line="100" w:lineRule="atLeast"/>
        <w:ind w:right="142" w:firstLine="0"/>
        <w:jc w:val="both"/>
      </w:pPr>
      <w:r>
        <w:t>Gestion des exécutions : les exécutions sont un calcul prévisionnel de ce que les clients prétendent recevoir ou payer suite à l’opération sur titre.</w:t>
      </w:r>
    </w:p>
    <w:p w:rsidR="00DB557E" w:rsidRDefault="00DB557E" w:rsidP="006E0B40">
      <w:pPr>
        <w:pStyle w:val="Paragraphedeliste1"/>
        <w:numPr>
          <w:ilvl w:val="0"/>
          <w:numId w:val="3"/>
        </w:numPr>
        <w:spacing w:before="240" w:line="100" w:lineRule="atLeast"/>
        <w:ind w:right="142" w:firstLine="0"/>
        <w:jc w:val="both"/>
      </w:pPr>
      <w:r>
        <w:t>Paiement et confirmation de paiement.</w:t>
      </w:r>
    </w:p>
    <w:p w:rsidR="00DB557E" w:rsidRDefault="00DB557E" w:rsidP="006E0B40">
      <w:pPr>
        <w:pStyle w:val="Paragraphedeliste1"/>
        <w:numPr>
          <w:ilvl w:val="0"/>
          <w:numId w:val="3"/>
        </w:numPr>
        <w:spacing w:before="240" w:line="100" w:lineRule="atLeast"/>
        <w:ind w:right="142" w:firstLine="0"/>
        <w:jc w:val="both"/>
      </w:pPr>
      <w:r>
        <w:t>Gestion de la fiscalité et des commissions : S’aligner aux matrices commissions et fiscalité et aux documents de spécifications détaillées ci-dessous.</w:t>
      </w:r>
    </w:p>
    <w:p w:rsidR="00DB557E" w:rsidRDefault="00DB557E" w:rsidP="006E0B40">
      <w:pPr>
        <w:pStyle w:val="Paragraphedeliste1"/>
        <w:numPr>
          <w:ilvl w:val="0"/>
          <w:numId w:val="3"/>
        </w:numPr>
        <w:spacing w:before="240" w:line="100" w:lineRule="atLeast"/>
        <w:ind w:right="142" w:firstLine="0"/>
        <w:jc w:val="both"/>
      </w:pPr>
      <w:r>
        <w:t>Génération  des états réglementaires et de gestion interne.</w:t>
      </w:r>
    </w:p>
    <w:p w:rsidR="00DB557E" w:rsidRDefault="00DB557E" w:rsidP="006E0B40">
      <w:pPr>
        <w:pStyle w:val="Paragraphedeliste1"/>
        <w:numPr>
          <w:ilvl w:val="0"/>
          <w:numId w:val="3"/>
        </w:numPr>
        <w:spacing w:before="240" w:line="100" w:lineRule="atLeast"/>
        <w:ind w:right="142" w:firstLine="0"/>
        <w:jc w:val="both"/>
      </w:pPr>
      <w:r>
        <w:t>Gestion des fichiers comptable transmis par le dépositaire centrale.</w:t>
      </w:r>
    </w:p>
    <w:p w:rsidR="00DB557E" w:rsidRPr="004325ED" w:rsidRDefault="00DB557E" w:rsidP="006E0B40">
      <w:pPr>
        <w:pStyle w:val="Paragraphedeliste1"/>
        <w:numPr>
          <w:ilvl w:val="0"/>
          <w:numId w:val="3"/>
        </w:numPr>
        <w:spacing w:before="240" w:line="100" w:lineRule="atLeast"/>
        <w:ind w:right="142" w:firstLine="0"/>
        <w:jc w:val="both"/>
      </w:pPr>
      <w:r>
        <w:t>Gestion de la</w:t>
      </w:r>
      <w:r w:rsidR="00B928FD">
        <w:t xml:space="preserve"> position client ségréguée par N</w:t>
      </w:r>
      <w:r>
        <w:t>ostro et la position marché basée sur la position en Masse.</w:t>
      </w:r>
    </w:p>
    <w:p w:rsidR="00DB557E" w:rsidRPr="00754B4B" w:rsidRDefault="00DB557E" w:rsidP="00DB557E">
      <w:pPr>
        <w:spacing w:before="240" w:line="240" w:lineRule="auto"/>
        <w:ind w:right="142"/>
        <w:jc w:val="both"/>
        <w:rPr>
          <w:b/>
          <w:i/>
          <w:sz w:val="20"/>
          <w:szCs w:val="20"/>
        </w:rPr>
      </w:pPr>
      <w:r w:rsidRPr="00754B4B">
        <w:rPr>
          <w:b/>
          <w:i/>
          <w:sz w:val="20"/>
          <w:szCs w:val="20"/>
        </w:rPr>
        <w:t xml:space="preserve"> [Début Section Vermeg]</w:t>
      </w:r>
    </w:p>
    <w:p w:rsidR="00DB557E" w:rsidRDefault="00DB557E" w:rsidP="00DB557E">
      <w:pPr>
        <w:pStyle w:val="Style2"/>
        <w:shd w:val="clear" w:color="auto" w:fill="D9D9D9"/>
        <w:jc w:val="both"/>
      </w:pPr>
      <w:bookmarkStart w:id="557" w:name="_Toc425152044"/>
      <w:r>
        <w:t>Limites du document</w:t>
      </w:r>
      <w:bookmarkEnd w:id="557"/>
    </w:p>
    <w:p w:rsidR="00DB557E" w:rsidRDefault="00DB557E" w:rsidP="006E0B40">
      <w:pPr>
        <w:pStyle w:val="Paragraphedeliste1"/>
        <w:numPr>
          <w:ilvl w:val="0"/>
          <w:numId w:val="3"/>
        </w:numPr>
        <w:spacing w:before="240" w:line="100" w:lineRule="atLeast"/>
        <w:ind w:right="142" w:firstLine="0"/>
        <w:jc w:val="both"/>
      </w:pPr>
      <w:r>
        <w:t>Ce document ne prend pas en charge la gestion des Habilitation.</w:t>
      </w:r>
    </w:p>
    <w:p w:rsidR="00DB557E" w:rsidRPr="00754B4B" w:rsidRDefault="00DB557E" w:rsidP="006E0B40">
      <w:pPr>
        <w:pStyle w:val="Paragraphedeliste1"/>
        <w:numPr>
          <w:ilvl w:val="0"/>
          <w:numId w:val="3"/>
        </w:numPr>
        <w:spacing w:before="240" w:line="100" w:lineRule="atLeast"/>
        <w:ind w:right="142" w:firstLine="0"/>
        <w:jc w:val="both"/>
      </w:pPr>
      <w:r>
        <w:t>La description des schémas comptables des opérations sur titres sera traités dans un document à part.</w:t>
      </w:r>
    </w:p>
    <w:p w:rsidR="00DB557E" w:rsidRPr="004325ED" w:rsidRDefault="00DB557E" w:rsidP="00DB557E">
      <w:pPr>
        <w:pStyle w:val="Style2"/>
        <w:shd w:val="clear" w:color="auto" w:fill="D9D9D9"/>
        <w:jc w:val="both"/>
      </w:pPr>
      <w:bookmarkStart w:id="558" w:name="_Toc425152045"/>
      <w:r>
        <w:t>Points en suspens</w:t>
      </w:r>
      <w:bookmarkEnd w:id="558"/>
    </w:p>
    <w:p w:rsidR="00704348" w:rsidRPr="00704348" w:rsidRDefault="00704348" w:rsidP="00771026">
      <w:pPr>
        <w:pStyle w:val="Paragraphedeliste1"/>
        <w:spacing w:before="240" w:line="100" w:lineRule="atLeast"/>
        <w:ind w:left="0" w:right="142"/>
        <w:jc w:val="both"/>
        <w:rPr>
          <w:iCs/>
          <w:color w:val="FF0000"/>
        </w:rPr>
      </w:pPr>
    </w:p>
    <w:p w:rsidR="00DB557E" w:rsidRDefault="00DB557E" w:rsidP="00DB557E">
      <w:pPr>
        <w:pStyle w:val="Style2"/>
        <w:shd w:val="clear" w:color="auto" w:fill="D9D9D9"/>
        <w:jc w:val="both"/>
      </w:pPr>
      <w:bookmarkStart w:id="559" w:name="_Toc425152046"/>
      <w:r>
        <w:lastRenderedPageBreak/>
        <w:t>Références</w:t>
      </w:r>
      <w:bookmarkEnd w:id="559"/>
    </w:p>
    <w:p w:rsidR="00DB557E" w:rsidRDefault="00DB557E" w:rsidP="00DB557E">
      <w:pPr>
        <w:pStyle w:val="Paragraphedeliste1"/>
        <w:spacing w:before="240" w:line="100" w:lineRule="atLeast"/>
        <w:ind w:left="432" w:right="142"/>
        <w:jc w:val="both"/>
        <w:rPr>
          <w:iC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8"/>
        <w:gridCol w:w="3342"/>
        <w:gridCol w:w="2854"/>
      </w:tblGrid>
      <w:tr w:rsidR="00DB557E" w:rsidRPr="00084F88" w:rsidTr="00B90839">
        <w:tc>
          <w:tcPr>
            <w:tcW w:w="2835" w:type="dxa"/>
            <w:shd w:val="clear" w:color="auto" w:fill="A6A6A6" w:themeFill="background1" w:themeFillShade="A6"/>
          </w:tcPr>
          <w:p w:rsidR="00DB557E" w:rsidRPr="00084F88" w:rsidRDefault="00DB557E" w:rsidP="00B90839">
            <w:pPr>
              <w:pStyle w:val="Texte"/>
              <w:rPr>
                <w:rFonts w:asciiTheme="minorHAnsi" w:hAnsiTheme="minorHAnsi"/>
                <w:b/>
                <w:sz w:val="22"/>
                <w:szCs w:val="22"/>
              </w:rPr>
            </w:pPr>
            <w:r w:rsidRPr="00084F88">
              <w:rPr>
                <w:rFonts w:asciiTheme="minorHAnsi" w:hAnsiTheme="minorHAnsi"/>
                <w:b/>
                <w:sz w:val="22"/>
                <w:szCs w:val="22"/>
              </w:rPr>
              <w:t>Titre</w:t>
            </w:r>
          </w:p>
        </w:tc>
        <w:tc>
          <w:tcPr>
            <w:tcW w:w="3421" w:type="dxa"/>
            <w:shd w:val="clear" w:color="auto" w:fill="A6A6A6" w:themeFill="background1" w:themeFillShade="A6"/>
          </w:tcPr>
          <w:p w:rsidR="00DB557E" w:rsidRPr="00084F88" w:rsidRDefault="00DB557E" w:rsidP="00B90839">
            <w:pPr>
              <w:pStyle w:val="Texte"/>
              <w:rPr>
                <w:rFonts w:asciiTheme="minorHAnsi" w:hAnsiTheme="minorHAnsi"/>
                <w:b/>
                <w:sz w:val="22"/>
                <w:szCs w:val="22"/>
              </w:rPr>
            </w:pPr>
            <w:r w:rsidRPr="00084F88">
              <w:rPr>
                <w:rFonts w:asciiTheme="minorHAnsi" w:hAnsiTheme="minorHAnsi"/>
                <w:b/>
                <w:sz w:val="22"/>
                <w:szCs w:val="22"/>
              </w:rPr>
              <w:t>Référence (R) / Applicable (A)</w:t>
            </w:r>
          </w:p>
        </w:tc>
        <w:tc>
          <w:tcPr>
            <w:tcW w:w="2924" w:type="dxa"/>
            <w:shd w:val="clear" w:color="auto" w:fill="A6A6A6" w:themeFill="background1" w:themeFillShade="A6"/>
          </w:tcPr>
          <w:p w:rsidR="00DB557E" w:rsidRPr="00084F88" w:rsidRDefault="00DB557E" w:rsidP="00B90839">
            <w:pPr>
              <w:pStyle w:val="Texte"/>
              <w:rPr>
                <w:rFonts w:asciiTheme="minorHAnsi" w:hAnsiTheme="minorHAnsi"/>
                <w:b/>
                <w:sz w:val="22"/>
                <w:szCs w:val="22"/>
              </w:rPr>
            </w:pPr>
            <w:r w:rsidRPr="00084F88">
              <w:rPr>
                <w:rFonts w:asciiTheme="minorHAnsi" w:hAnsiTheme="minorHAnsi"/>
                <w:b/>
                <w:sz w:val="22"/>
                <w:szCs w:val="22"/>
              </w:rPr>
              <w:t>Version</w:t>
            </w:r>
          </w:p>
        </w:tc>
      </w:tr>
      <w:tr w:rsidR="00DB557E" w:rsidRPr="00084F88" w:rsidTr="00B90839">
        <w:trPr>
          <w:trHeight w:val="216"/>
        </w:trPr>
        <w:tc>
          <w:tcPr>
            <w:tcW w:w="2835" w:type="dxa"/>
          </w:tcPr>
          <w:p w:rsidR="00DB557E" w:rsidRPr="00084F88" w:rsidRDefault="00DB557E" w:rsidP="00B90839">
            <w:pPr>
              <w:pStyle w:val="Paragraphedeliste1"/>
              <w:spacing w:before="240" w:line="100" w:lineRule="atLeast"/>
              <w:ind w:left="0" w:right="142"/>
              <w:jc w:val="both"/>
              <w:rPr>
                <w:iCs/>
              </w:rPr>
            </w:pPr>
          </w:p>
        </w:tc>
        <w:tc>
          <w:tcPr>
            <w:tcW w:w="3421" w:type="dxa"/>
          </w:tcPr>
          <w:p w:rsidR="00DB557E" w:rsidRPr="00084F88" w:rsidRDefault="00DB557E" w:rsidP="00B90839">
            <w:pPr>
              <w:pStyle w:val="Paragraphedeliste1"/>
              <w:spacing w:before="240" w:line="100" w:lineRule="atLeast"/>
              <w:ind w:left="0" w:right="142"/>
              <w:jc w:val="both"/>
              <w:rPr>
                <w:iCs/>
              </w:rPr>
            </w:pPr>
          </w:p>
        </w:tc>
        <w:tc>
          <w:tcPr>
            <w:tcW w:w="2924" w:type="dxa"/>
          </w:tcPr>
          <w:p w:rsidR="00DB557E" w:rsidRPr="00084F88" w:rsidRDefault="00DB557E" w:rsidP="00B90839">
            <w:pPr>
              <w:pStyle w:val="Paragraphedeliste1"/>
              <w:spacing w:before="240" w:line="100" w:lineRule="atLeast"/>
              <w:ind w:left="0" w:right="142"/>
              <w:jc w:val="both"/>
              <w:rPr>
                <w:iCs/>
              </w:rPr>
            </w:pPr>
          </w:p>
        </w:tc>
      </w:tr>
    </w:tbl>
    <w:p w:rsidR="00DB557E" w:rsidRPr="004325ED" w:rsidRDefault="00DB557E" w:rsidP="00DB557E">
      <w:pPr>
        <w:pStyle w:val="Style1"/>
      </w:pPr>
      <w:bookmarkStart w:id="560" w:name="_Toc319568789"/>
      <w:bookmarkStart w:id="561" w:name="_Toc309214416"/>
      <w:bookmarkStart w:id="562" w:name="_Toc309217953"/>
      <w:bookmarkStart w:id="563" w:name="_Toc318352123"/>
      <w:bookmarkStart w:id="564" w:name="_Toc425152047"/>
      <w:r w:rsidRPr="004325ED">
        <w:t>Diagramme de Flux</w:t>
      </w:r>
      <w:bookmarkEnd w:id="560"/>
      <w:bookmarkEnd w:id="561"/>
      <w:bookmarkEnd w:id="562"/>
      <w:bookmarkEnd w:id="563"/>
      <w:bookmarkEnd w:id="564"/>
    </w:p>
    <w:p w:rsidR="00DB557E" w:rsidRPr="004325ED" w:rsidRDefault="00DB557E" w:rsidP="00DB557E">
      <w:pPr>
        <w:pStyle w:val="Paragraphedeliste"/>
        <w:spacing w:before="240"/>
        <w:ind w:left="786"/>
        <w:jc w:val="both"/>
      </w:pPr>
    </w:p>
    <w:p w:rsidR="00DB557E" w:rsidRPr="004325ED" w:rsidRDefault="00DB557E" w:rsidP="00DB557E">
      <w:pPr>
        <w:pStyle w:val="Style2"/>
        <w:shd w:val="clear" w:color="auto" w:fill="D9D9D9"/>
        <w:jc w:val="both"/>
      </w:pPr>
      <w:bookmarkStart w:id="565" w:name="_Toc309214417"/>
      <w:bookmarkStart w:id="566" w:name="_Toc309217954"/>
      <w:bookmarkStart w:id="567" w:name="_Toc318352124"/>
      <w:bookmarkStart w:id="568" w:name="_Toc319568790"/>
      <w:bookmarkStart w:id="569" w:name="_Toc425152048"/>
      <w:r w:rsidRPr="004325ED">
        <w:t>Description du diagramme des flux :</w:t>
      </w:r>
      <w:bookmarkEnd w:id="565"/>
      <w:bookmarkEnd w:id="566"/>
      <w:bookmarkEnd w:id="567"/>
      <w:bookmarkEnd w:id="568"/>
      <w:bookmarkEnd w:id="569"/>
    </w:p>
    <w:p w:rsidR="00DB557E" w:rsidRDefault="00DB557E" w:rsidP="00DB557E">
      <w:pPr>
        <w:ind w:left="1701"/>
        <w:jc w:val="both"/>
      </w:pPr>
    </w:p>
    <w:p w:rsidR="00DB557E" w:rsidRDefault="00DB557E" w:rsidP="00DB557E">
      <w:pPr>
        <w:pStyle w:val="Paragraphedeliste1"/>
        <w:spacing w:before="240" w:line="100" w:lineRule="atLeast"/>
        <w:ind w:left="0" w:right="142"/>
      </w:pPr>
      <w:r>
        <w:rPr>
          <w:noProof/>
          <w:lang w:eastAsia="fr-FR"/>
        </w:rPr>
        <w:drawing>
          <wp:inline distT="0" distB="0" distL="0" distR="0" wp14:anchorId="318AEA44" wp14:editId="394A0F3E">
            <wp:extent cx="5753100" cy="4229100"/>
            <wp:effectExtent l="0" t="0" r="0" b="0"/>
            <wp:docPr id="30" name="Image 30" descr="MegaCor Diagramme obligat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egaCor Diagramme obligatoi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4229100"/>
                    </a:xfrm>
                    <a:prstGeom prst="rect">
                      <a:avLst/>
                    </a:prstGeom>
                    <a:noFill/>
                    <a:ln>
                      <a:noFill/>
                    </a:ln>
                  </pic:spPr>
                </pic:pic>
              </a:graphicData>
            </a:graphic>
          </wp:inline>
        </w:drawing>
      </w:r>
    </w:p>
    <w:p w:rsidR="00DB557E" w:rsidRDefault="00DB557E" w:rsidP="00DB557E">
      <w:pPr>
        <w:pStyle w:val="Paragraphedeliste1"/>
        <w:spacing w:before="240" w:line="100" w:lineRule="atLeast"/>
        <w:ind w:right="142"/>
        <w:jc w:val="both"/>
      </w:pPr>
    </w:p>
    <w:p w:rsidR="00DB557E" w:rsidRDefault="00DB557E" w:rsidP="006E0B40">
      <w:pPr>
        <w:pStyle w:val="Paragraphedeliste1"/>
        <w:numPr>
          <w:ilvl w:val="0"/>
          <w:numId w:val="3"/>
        </w:numPr>
        <w:spacing w:before="240" w:line="100" w:lineRule="atLeast"/>
        <w:ind w:right="142" w:firstLine="0"/>
        <w:jc w:val="both"/>
      </w:pPr>
      <w:r>
        <w:t xml:space="preserve">Pour les OST obligatoires sans choix et avec détachement le diagramme est identique pour les deux phases de l’OST : Distribution des coupons et exercice. </w:t>
      </w:r>
    </w:p>
    <w:p w:rsidR="00DB557E" w:rsidRDefault="00DB557E" w:rsidP="00DB557E">
      <w:pPr>
        <w:ind w:left="720"/>
        <w:jc w:val="both"/>
      </w:pPr>
    </w:p>
    <w:p w:rsidR="00DB557E" w:rsidRPr="00FC72AA" w:rsidRDefault="00DB557E" w:rsidP="00DB557E">
      <w:pPr>
        <w:jc w:val="both"/>
        <w:rPr>
          <w:b/>
          <w:color w:val="FF0000"/>
        </w:rPr>
      </w:pPr>
      <w:r>
        <w:rPr>
          <w:b/>
          <w:noProof/>
          <w:color w:val="FF0000"/>
          <w:lang w:eastAsia="fr-FR"/>
        </w:rPr>
        <w:lastRenderedPageBreak/>
        <w:drawing>
          <wp:inline distT="0" distB="0" distL="0" distR="0" wp14:anchorId="69377D83" wp14:editId="10D6E914">
            <wp:extent cx="5753100" cy="4248150"/>
            <wp:effectExtent l="0" t="0" r="0" b="0"/>
            <wp:docPr id="29" name="Image 29" descr="MegaCor Diagramme optio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egaCor Diagramme optionn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4248150"/>
                    </a:xfrm>
                    <a:prstGeom prst="rect">
                      <a:avLst/>
                    </a:prstGeom>
                    <a:noFill/>
                    <a:ln>
                      <a:noFill/>
                    </a:ln>
                  </pic:spPr>
                </pic:pic>
              </a:graphicData>
            </a:graphic>
          </wp:inline>
        </w:drawing>
      </w:r>
    </w:p>
    <w:p w:rsidR="00DB557E" w:rsidRDefault="00DB557E" w:rsidP="006E0B40">
      <w:pPr>
        <w:pStyle w:val="Paragraphedeliste1"/>
        <w:numPr>
          <w:ilvl w:val="0"/>
          <w:numId w:val="3"/>
        </w:numPr>
        <w:spacing w:before="240" w:line="100" w:lineRule="atLeast"/>
        <w:ind w:right="142" w:firstLine="0"/>
        <w:jc w:val="both"/>
      </w:pPr>
      <w:r>
        <w:t>Pour les OST optionnels et avec détachement, la phase distribution des droits est identique à celle des OST obligatoires sans choix.</w:t>
      </w:r>
    </w:p>
    <w:p w:rsidR="00DB557E" w:rsidRDefault="00DB557E" w:rsidP="00DB557E">
      <w:pPr>
        <w:pStyle w:val="Style2"/>
        <w:shd w:val="clear" w:color="auto" w:fill="D9D9D9"/>
        <w:jc w:val="both"/>
      </w:pPr>
      <w:bookmarkStart w:id="570" w:name="_Toc425152049"/>
      <w:r>
        <w:t>Liste des acteurs :</w:t>
      </w:r>
      <w:bookmarkEnd w:id="570"/>
    </w:p>
    <w:p w:rsidR="00DB557E" w:rsidRDefault="00DB557E" w:rsidP="00DB557E">
      <w:pPr>
        <w:jc w:val="both"/>
        <w:rPr>
          <w:lang w:eastAsia="fr-FR"/>
        </w:rPr>
      </w:pPr>
    </w:p>
    <w:p w:rsidR="00DB557E" w:rsidRDefault="00DB557E" w:rsidP="00DB557E">
      <w:pPr>
        <w:jc w:val="both"/>
        <w:rPr>
          <w:lang w:eastAsia="fr-FR"/>
        </w:rPr>
      </w:pPr>
    </w:p>
    <w:tbl>
      <w:tblPr>
        <w:tblW w:w="0" w:type="auto"/>
        <w:tblLayout w:type="fixed"/>
        <w:tblLook w:val="0000" w:firstRow="0" w:lastRow="0" w:firstColumn="0" w:lastColumn="0" w:noHBand="0" w:noVBand="0"/>
      </w:tblPr>
      <w:tblGrid>
        <w:gridCol w:w="1668"/>
        <w:gridCol w:w="7598"/>
      </w:tblGrid>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Acteurs</w:t>
            </w:r>
          </w:p>
        </w:tc>
        <w:tc>
          <w:tcPr>
            <w:tcW w:w="759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Description</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Client</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Client</w:t>
            </w:r>
            <w:r>
              <w:t>, souscripteur</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CSD</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Dépositaire centrale : Maroclear</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MegaCor</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Module de gestion des opérations sur titres</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MegaCommon</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Module de gestion du référentiel valeur, client, compte titre, compte espèce</w:t>
            </w:r>
          </w:p>
        </w:tc>
      </w:tr>
      <w:tr w:rsidR="00DB557E" w:rsidRPr="00237864" w:rsidTr="00B90839">
        <w:tc>
          <w:tcPr>
            <w:tcW w:w="1668" w:type="dxa"/>
            <w:tcBorders>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MegaTrade</w:t>
            </w:r>
          </w:p>
        </w:tc>
        <w:tc>
          <w:tcPr>
            <w:tcW w:w="7598" w:type="dxa"/>
            <w:tcBorders>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Module de gestion du carnet d’ordre pour Bourse et OPCVM</w:t>
            </w:r>
          </w:p>
        </w:tc>
      </w:tr>
    </w:tbl>
    <w:p w:rsidR="00DB557E" w:rsidRDefault="00DB557E" w:rsidP="00DB557E">
      <w:pPr>
        <w:ind w:left="1701"/>
        <w:jc w:val="both"/>
        <w:rPr>
          <w:lang w:eastAsia="fr-FR"/>
        </w:rPr>
      </w:pPr>
    </w:p>
    <w:p w:rsidR="00DB557E" w:rsidRDefault="00DB557E" w:rsidP="00DB557E">
      <w:pPr>
        <w:ind w:left="1701"/>
        <w:jc w:val="both"/>
        <w:rPr>
          <w:lang w:eastAsia="fr-FR"/>
        </w:rPr>
      </w:pPr>
    </w:p>
    <w:p w:rsidR="00DB557E" w:rsidRDefault="00DB557E" w:rsidP="00DB557E">
      <w:pPr>
        <w:jc w:val="both"/>
      </w:pPr>
    </w:p>
    <w:p w:rsidR="00DB557E" w:rsidRPr="00552C89" w:rsidRDefault="00DB557E" w:rsidP="00DB557E">
      <w:pPr>
        <w:jc w:val="both"/>
      </w:pPr>
    </w:p>
    <w:p w:rsidR="00DB557E" w:rsidRDefault="00DB557E" w:rsidP="00DB557E">
      <w:pPr>
        <w:ind w:left="1701"/>
        <w:jc w:val="both"/>
        <w:rPr>
          <w:lang w:eastAsia="fr-FR"/>
        </w:rPr>
      </w:pPr>
    </w:p>
    <w:p w:rsidR="00DB557E" w:rsidRDefault="00DB557E" w:rsidP="00DB557E">
      <w:pPr>
        <w:tabs>
          <w:tab w:val="left" w:pos="3288"/>
        </w:tabs>
        <w:jc w:val="both"/>
        <w:rPr>
          <w:lang w:eastAsia="fr-FR"/>
        </w:rPr>
      </w:pPr>
    </w:p>
    <w:p w:rsidR="00DB557E" w:rsidRDefault="00DB557E" w:rsidP="00DB557E">
      <w:pPr>
        <w:jc w:val="both"/>
        <w:rPr>
          <w:lang w:eastAsia="fr-FR"/>
        </w:rPr>
      </w:pPr>
    </w:p>
    <w:p w:rsidR="00DB557E" w:rsidRPr="004325ED" w:rsidRDefault="00DB557E" w:rsidP="00DB557E">
      <w:pPr>
        <w:ind w:left="1701"/>
        <w:jc w:val="both"/>
        <w:rPr>
          <w:lang w:eastAsia="fr-FR"/>
        </w:rPr>
      </w:pPr>
    </w:p>
    <w:p w:rsidR="00DB557E" w:rsidRDefault="00DB557E" w:rsidP="00DB557E">
      <w:pPr>
        <w:pStyle w:val="Paragraphedeliste"/>
        <w:spacing w:before="240" w:after="240" w:line="240" w:lineRule="auto"/>
        <w:ind w:left="0" w:right="142"/>
        <w:jc w:val="both"/>
        <w:rPr>
          <w:lang w:eastAsia="fr-FR"/>
        </w:rPr>
      </w:pPr>
    </w:p>
    <w:p w:rsidR="00DB557E" w:rsidRPr="004325ED" w:rsidRDefault="00DB557E" w:rsidP="00DB557E">
      <w:pPr>
        <w:pStyle w:val="Style2"/>
        <w:shd w:val="clear" w:color="auto" w:fill="D9D9D9"/>
        <w:jc w:val="both"/>
      </w:pPr>
      <w:bookmarkStart w:id="571" w:name="_Toc309214419"/>
      <w:bookmarkStart w:id="572" w:name="_Toc309217956"/>
      <w:bookmarkStart w:id="573" w:name="_Toc318352126"/>
      <w:bookmarkStart w:id="574" w:name="_Toc319568792"/>
      <w:bookmarkStart w:id="575" w:name="_Toc425152050"/>
      <w:r w:rsidRPr="004325ED">
        <w:lastRenderedPageBreak/>
        <w:t>Liste des flux :</w:t>
      </w:r>
      <w:bookmarkEnd w:id="571"/>
      <w:bookmarkEnd w:id="572"/>
      <w:bookmarkEnd w:id="573"/>
      <w:bookmarkEnd w:id="574"/>
      <w:bookmarkEnd w:id="575"/>
    </w:p>
    <w:p w:rsidR="00DB557E" w:rsidRPr="004325ED" w:rsidRDefault="00DB557E" w:rsidP="006E0B40">
      <w:pPr>
        <w:pStyle w:val="Paragraphedeliste"/>
        <w:numPr>
          <w:ilvl w:val="0"/>
          <w:numId w:val="1"/>
        </w:numPr>
        <w:spacing w:before="240" w:after="240" w:line="240" w:lineRule="auto"/>
        <w:ind w:left="786" w:right="142"/>
        <w:jc w:val="both"/>
        <w:rPr>
          <w:lang w:eastAsia="fr-FR"/>
        </w:rPr>
      </w:pPr>
      <w:r w:rsidRPr="004325ED">
        <w:rPr>
          <w:lang w:eastAsia="fr-FR"/>
        </w:rPr>
        <w:t>Description détaillée de chaque flux échangé</w:t>
      </w:r>
      <w:r>
        <w:rPr>
          <w:lang w:eastAsia="fr-FR"/>
        </w:rPr>
        <w:t xml:space="preserve"> pour les OST obligatoire et sans choix</w:t>
      </w:r>
      <w:r w:rsidRPr="004325ED">
        <w:rPr>
          <w:lang w:eastAsia="fr-FR"/>
        </w:rPr>
        <w:t> :</w:t>
      </w:r>
    </w:p>
    <w:tbl>
      <w:tblPr>
        <w:tblW w:w="0" w:type="auto"/>
        <w:tblLayout w:type="fixed"/>
        <w:tblLook w:val="0000" w:firstRow="0" w:lastRow="0" w:firstColumn="0" w:lastColumn="0" w:noHBand="0" w:noVBand="0"/>
      </w:tblPr>
      <w:tblGrid>
        <w:gridCol w:w="895"/>
        <w:gridCol w:w="1238"/>
        <w:gridCol w:w="7154"/>
      </w:tblGrid>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bookmarkStart w:id="576" w:name="_Toc318352127"/>
            <w:bookmarkStart w:id="577" w:name="_Toc319568793"/>
            <w:r>
              <w:rPr>
                <w:b/>
              </w:rPr>
              <w:t>Flux</w:t>
            </w:r>
          </w:p>
        </w:tc>
        <w:tc>
          <w:tcPr>
            <w:tcW w:w="123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Type</w:t>
            </w:r>
          </w:p>
        </w:tc>
        <w:tc>
          <w:tcPr>
            <w:tcW w:w="7154"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Description</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1 -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Entrant</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Lettre d’annonce sur Opération sur titre </w:t>
            </w:r>
            <w:r w:rsidRPr="00D40AE2">
              <w:rPr>
                <w:b/>
              </w:rPr>
              <w:t>(Media : Note d’information fichier PDF)</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2 -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d’annonce généré pour les clients éligibles </w:t>
            </w:r>
            <w:r w:rsidRPr="00D40AE2">
              <w:rPr>
                <w:b/>
              </w:rPr>
              <w:t xml:space="preserve">(Media : </w:t>
            </w:r>
            <w:r>
              <w:rPr>
                <w:b/>
              </w:rPr>
              <w:t>Par Email, Swift)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3 -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Entrant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935846" w:rsidRDefault="00DB557E" w:rsidP="00B90839">
            <w:pPr>
              <w:jc w:val="both"/>
            </w:pPr>
            <w:r>
              <w:t xml:space="preserve">Réception des paiements marché via les fichiers comptables RSM, RCQ </w:t>
            </w:r>
            <w:r w:rsidRPr="00D40AE2">
              <w:rPr>
                <w:b/>
              </w:rPr>
              <w:t>(Media : Fichier txt)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4 -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d’opération généré pour les clients </w:t>
            </w:r>
            <w:r w:rsidRPr="00D40AE2">
              <w:rPr>
                <w:b/>
              </w:rPr>
              <w:t xml:space="preserve">(Media : </w:t>
            </w:r>
            <w:r>
              <w:rPr>
                <w:b/>
              </w:rPr>
              <w:t>Par Email, Swift</w:t>
            </w:r>
            <w:r w:rsidR="00084016">
              <w:rPr>
                <w:b/>
              </w:rPr>
              <w:t>, fichier txt &lt;Trajem&gt;</w:t>
            </w:r>
            <w:r>
              <w:rPr>
                <w:b/>
              </w:rPr>
              <w:t>)</w:t>
            </w:r>
          </w:p>
        </w:tc>
      </w:tr>
    </w:tbl>
    <w:p w:rsidR="00DB557E" w:rsidRDefault="00DB557E" w:rsidP="00DB557E">
      <w:pPr>
        <w:jc w:val="both"/>
      </w:pPr>
    </w:p>
    <w:p w:rsidR="00DB557E" w:rsidRDefault="00DB557E" w:rsidP="006E0B40">
      <w:pPr>
        <w:pStyle w:val="Paragraphedeliste"/>
        <w:numPr>
          <w:ilvl w:val="0"/>
          <w:numId w:val="1"/>
        </w:numPr>
        <w:spacing w:before="240" w:after="240" w:line="240" w:lineRule="auto"/>
        <w:ind w:left="786" w:right="142"/>
        <w:jc w:val="both"/>
        <w:rPr>
          <w:lang w:eastAsia="fr-FR"/>
        </w:rPr>
      </w:pPr>
      <w:r w:rsidRPr="004325ED">
        <w:rPr>
          <w:lang w:eastAsia="fr-FR"/>
        </w:rPr>
        <w:t>Description détaillée de chaque flux échangé</w:t>
      </w:r>
      <w:r>
        <w:rPr>
          <w:lang w:eastAsia="fr-FR"/>
        </w:rPr>
        <w:t xml:space="preserve"> pour les OST obligatoire et avec choix</w:t>
      </w:r>
      <w:r w:rsidRPr="004325ED">
        <w:rPr>
          <w:lang w:eastAsia="fr-FR"/>
        </w:rPr>
        <w:t> :</w:t>
      </w:r>
    </w:p>
    <w:tbl>
      <w:tblPr>
        <w:tblW w:w="0" w:type="auto"/>
        <w:tblLayout w:type="fixed"/>
        <w:tblLook w:val="0000" w:firstRow="0" w:lastRow="0" w:firstColumn="0" w:lastColumn="0" w:noHBand="0" w:noVBand="0"/>
      </w:tblPr>
      <w:tblGrid>
        <w:gridCol w:w="895"/>
        <w:gridCol w:w="1238"/>
        <w:gridCol w:w="7154"/>
      </w:tblGrid>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Flux</w:t>
            </w:r>
          </w:p>
        </w:tc>
        <w:tc>
          <w:tcPr>
            <w:tcW w:w="123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Type</w:t>
            </w:r>
          </w:p>
        </w:tc>
        <w:tc>
          <w:tcPr>
            <w:tcW w:w="7154"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Description</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1 -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Entrant</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Lettre d’annonce sur Opération sur titre </w:t>
            </w:r>
            <w:r w:rsidRPr="00D40AE2">
              <w:rPr>
                <w:b/>
              </w:rPr>
              <w:t>(Media : Note d’information fichier PDF)</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2 -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d’annonce généré pour les clients éligibles </w:t>
            </w:r>
            <w:r w:rsidRPr="00D40AE2">
              <w:rPr>
                <w:b/>
              </w:rPr>
              <w:t xml:space="preserve">(Media : </w:t>
            </w:r>
            <w:r>
              <w:rPr>
                <w:b/>
              </w:rPr>
              <w:t>Par Email, Swift)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3 -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Entrant</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Default="00DB557E" w:rsidP="00B90839">
            <w:pPr>
              <w:jc w:val="both"/>
            </w:pPr>
            <w:r>
              <w:t xml:space="preserve">Réception des instructions client </w:t>
            </w:r>
            <w:r w:rsidRPr="00F96563">
              <w:rPr>
                <w:b/>
              </w:rPr>
              <w:t>(Media : Fax ou par Email)</w:t>
            </w:r>
          </w:p>
        </w:tc>
      </w:tr>
      <w:tr w:rsidR="00DB557E" w:rsidRPr="00237864" w:rsidTr="00B90839">
        <w:trPr>
          <w:trHeight w:val="64"/>
        </w:trPr>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4</w:t>
            </w:r>
            <w:r w:rsidRPr="00237864">
              <w:t xml:space="preserve">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Entrant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935846" w:rsidRDefault="00DB557E" w:rsidP="00B90839">
            <w:pPr>
              <w:jc w:val="both"/>
            </w:pPr>
            <w:r>
              <w:t xml:space="preserve">Réception des paiements marché via les fichiers comptables RSM, RCQ </w:t>
            </w:r>
            <w:r w:rsidRPr="00D40AE2">
              <w:rPr>
                <w:b/>
              </w:rPr>
              <w:t>(Media : Fichier txt)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5</w:t>
            </w:r>
            <w:r w:rsidRPr="00237864">
              <w:t xml:space="preserve">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d’opération généré pour les clients </w:t>
            </w:r>
            <w:r w:rsidRPr="00D40AE2">
              <w:rPr>
                <w:b/>
              </w:rPr>
              <w:t xml:space="preserve">(Media : </w:t>
            </w:r>
            <w:r>
              <w:rPr>
                <w:b/>
              </w:rPr>
              <w:t>Par Email, Swift</w:t>
            </w:r>
            <w:r w:rsidR="00084016">
              <w:rPr>
                <w:b/>
              </w:rPr>
              <w:t>, Fichier txt &lt;Trajem&gt;</w:t>
            </w:r>
            <w:r>
              <w:rPr>
                <w:b/>
              </w:rPr>
              <w:t>)</w:t>
            </w:r>
          </w:p>
        </w:tc>
      </w:tr>
    </w:tbl>
    <w:p w:rsidR="00305A9F" w:rsidRPr="00922349" w:rsidRDefault="00305A9F" w:rsidP="00305A9F">
      <w:pPr>
        <w:pStyle w:val="Paragraphedeliste"/>
        <w:spacing w:before="240" w:after="240" w:line="240" w:lineRule="auto"/>
        <w:ind w:left="0" w:right="142"/>
        <w:jc w:val="both"/>
        <w:rPr>
          <w:lang w:eastAsia="fr-FR"/>
          <w:rPrChange w:id="578" w:author="Raja EL HAFI" w:date="2015-06-03T10:37:00Z">
            <w:rPr>
              <w:color w:val="FF0000"/>
              <w:lang w:eastAsia="fr-FR"/>
            </w:rPr>
          </w:rPrChange>
        </w:rPr>
      </w:pPr>
      <w:r w:rsidRPr="00922349">
        <w:rPr>
          <w:lang w:eastAsia="fr-FR"/>
          <w:rPrChange w:id="579" w:author="Raja EL HAFI" w:date="2015-06-03T10:37:00Z">
            <w:rPr>
              <w:color w:val="FF0000"/>
              <w:lang w:eastAsia="fr-FR"/>
            </w:rPr>
          </w:rPrChange>
        </w:rPr>
        <w:t xml:space="preserve">Remarque AWB : Les instructions clients peuvent être reçues via </w:t>
      </w:r>
      <w:del w:id="580" w:author="Brahim ERRAY" w:date="2015-10-28T14:29:00Z">
        <w:r w:rsidRPr="00922349" w:rsidDel="003337D3">
          <w:rPr>
            <w:lang w:eastAsia="fr-FR"/>
            <w:rPrChange w:id="581" w:author="Raja EL HAFI" w:date="2015-06-03T10:37:00Z">
              <w:rPr>
                <w:color w:val="FF0000"/>
                <w:lang w:eastAsia="fr-FR"/>
              </w:rPr>
            </w:rPrChange>
          </w:rPr>
          <w:delText>swift</w:delText>
        </w:r>
      </w:del>
      <w:ins w:id="582" w:author="Brahim ERRAY" w:date="2015-10-28T14:29:00Z">
        <w:r w:rsidR="003337D3" w:rsidRPr="003337D3">
          <w:rPr>
            <w:lang w:eastAsia="fr-FR"/>
          </w:rPr>
          <w:t>Swift</w:t>
        </w:r>
      </w:ins>
      <w:r w:rsidRPr="00922349">
        <w:rPr>
          <w:lang w:eastAsia="fr-FR"/>
          <w:rPrChange w:id="583" w:author="Raja EL HAFI" w:date="2015-06-03T10:37:00Z">
            <w:rPr>
              <w:color w:val="FF0000"/>
              <w:lang w:eastAsia="fr-FR"/>
            </w:rPr>
          </w:rPrChange>
        </w:rPr>
        <w:t xml:space="preserve"> (MT 565)</w:t>
      </w:r>
    </w:p>
    <w:p w:rsidR="009C2F36" w:rsidRPr="00922349" w:rsidRDefault="00833C76" w:rsidP="00380448">
      <w:pPr>
        <w:pStyle w:val="Paragraphedeliste"/>
        <w:spacing w:before="240" w:after="240" w:line="240" w:lineRule="auto"/>
        <w:ind w:left="0" w:right="142"/>
        <w:jc w:val="both"/>
        <w:rPr>
          <w:ins w:id="584" w:author="Raja EL HAFI" w:date="2015-06-03T10:16:00Z"/>
          <w:lang w:eastAsia="fr-FR"/>
          <w:rPrChange w:id="585" w:author="Raja EL HAFI" w:date="2015-06-03T10:37:00Z">
            <w:rPr>
              <w:ins w:id="586" w:author="Raja EL HAFI" w:date="2015-06-03T10:16:00Z"/>
              <w:b/>
              <w:color w:val="FF0000"/>
              <w:lang w:eastAsia="fr-FR"/>
            </w:rPr>
          </w:rPrChange>
        </w:rPr>
      </w:pPr>
      <w:r w:rsidRPr="00922349">
        <w:rPr>
          <w:lang w:eastAsia="fr-FR"/>
          <w:rPrChange w:id="587" w:author="Raja EL HAFI" w:date="2015-06-03T10:37:00Z">
            <w:rPr>
              <w:b/>
              <w:color w:val="00B050"/>
              <w:lang w:eastAsia="fr-FR"/>
            </w:rPr>
          </w:rPrChange>
        </w:rPr>
        <w:t xml:space="preserve">Remarque Vermeg : Il est convenu que le traitement des </w:t>
      </w:r>
      <w:del w:id="588" w:author="Brahim ERRAY" w:date="2015-10-28T14:29:00Z">
        <w:r w:rsidRPr="00922349" w:rsidDel="003337D3">
          <w:rPr>
            <w:lang w:eastAsia="fr-FR"/>
            <w:rPrChange w:id="589" w:author="Raja EL HAFI" w:date="2015-06-03T10:37:00Z">
              <w:rPr>
                <w:b/>
                <w:color w:val="00B050"/>
                <w:lang w:eastAsia="fr-FR"/>
              </w:rPr>
            </w:rPrChange>
          </w:rPr>
          <w:delText>Swifts</w:delText>
        </w:r>
      </w:del>
      <w:ins w:id="590" w:author="Brahim ERRAY" w:date="2015-10-28T14:29:00Z">
        <w:r w:rsidR="003337D3" w:rsidRPr="003337D3">
          <w:rPr>
            <w:lang w:eastAsia="fr-FR"/>
          </w:rPr>
          <w:t>Swift</w:t>
        </w:r>
      </w:ins>
      <w:r w:rsidRPr="00922349">
        <w:rPr>
          <w:lang w:eastAsia="fr-FR"/>
          <w:rPrChange w:id="591" w:author="Raja EL HAFI" w:date="2015-06-03T10:37:00Z">
            <w:rPr>
              <w:b/>
              <w:color w:val="00B050"/>
              <w:lang w:eastAsia="fr-FR"/>
            </w:rPr>
          </w:rPrChange>
        </w:rPr>
        <w:t xml:space="preserve"> In sera spécifié dans un document à part. </w:t>
      </w:r>
    </w:p>
    <w:p w:rsidR="00833C76" w:rsidRPr="00922349" w:rsidRDefault="00892FC5" w:rsidP="00380448">
      <w:pPr>
        <w:pStyle w:val="Paragraphedeliste"/>
        <w:spacing w:before="240" w:after="240" w:line="240" w:lineRule="auto"/>
        <w:ind w:left="0" w:right="142"/>
        <w:jc w:val="both"/>
        <w:rPr>
          <w:ins w:id="592" w:author="Raja EL HAFI" w:date="2015-06-03T10:37:00Z"/>
          <w:lang w:eastAsia="fr-FR"/>
          <w:rPrChange w:id="593" w:author="Raja EL HAFI" w:date="2015-06-03T10:37:00Z">
            <w:rPr>
              <w:ins w:id="594" w:author="Raja EL HAFI" w:date="2015-06-03T10:37:00Z"/>
              <w:b/>
              <w:color w:val="FF0000"/>
              <w:lang w:eastAsia="fr-FR"/>
            </w:rPr>
          </w:rPrChange>
        </w:rPr>
      </w:pPr>
      <w:r w:rsidRPr="00922349">
        <w:rPr>
          <w:lang w:eastAsia="fr-FR"/>
          <w:rPrChange w:id="595" w:author="Raja EL HAFI" w:date="2015-06-03T10:37:00Z">
            <w:rPr>
              <w:b/>
              <w:color w:val="FF0000"/>
              <w:lang w:eastAsia="fr-FR"/>
            </w:rPr>
          </w:rPrChange>
        </w:rPr>
        <w:t xml:space="preserve"> </w:t>
      </w:r>
      <w:r w:rsidRPr="00922349">
        <w:rPr>
          <w:lang w:eastAsia="fr-FR"/>
          <w:rPrChange w:id="596" w:author="Raja EL HAFI" w:date="2015-06-03T10:37:00Z">
            <w:rPr>
              <w:b/>
              <w:color w:val="FF0000"/>
              <w:lang w:eastAsia="fr-FR"/>
            </w:rPr>
          </w:rPrChange>
        </w:rPr>
        <w:sym w:font="Wingdings" w:char="F0E8"/>
      </w:r>
      <w:r w:rsidRPr="00922349">
        <w:rPr>
          <w:lang w:eastAsia="fr-FR"/>
          <w:rPrChange w:id="597" w:author="Raja EL HAFI" w:date="2015-06-03T10:37:00Z">
            <w:rPr>
              <w:b/>
              <w:color w:val="FF0000"/>
              <w:lang w:eastAsia="fr-FR"/>
            </w:rPr>
          </w:rPrChange>
        </w:rPr>
        <w:t xml:space="preserve"> Réponse AWB : Les </w:t>
      </w:r>
      <w:del w:id="598" w:author="Brahim ERRAY" w:date="2015-10-28T14:29:00Z">
        <w:r w:rsidRPr="00922349" w:rsidDel="003337D3">
          <w:rPr>
            <w:lang w:eastAsia="fr-FR"/>
            <w:rPrChange w:id="599" w:author="Raja EL HAFI" w:date="2015-06-03T10:37:00Z">
              <w:rPr>
                <w:b/>
                <w:color w:val="FF0000"/>
                <w:lang w:eastAsia="fr-FR"/>
              </w:rPr>
            </w:rPrChange>
          </w:rPr>
          <w:delText>swift</w:delText>
        </w:r>
        <w:r w:rsidR="00380448" w:rsidRPr="00922349" w:rsidDel="003337D3">
          <w:rPr>
            <w:lang w:eastAsia="fr-FR"/>
            <w:rPrChange w:id="600" w:author="Raja EL HAFI" w:date="2015-06-03T10:37:00Z">
              <w:rPr>
                <w:b/>
                <w:color w:val="FF0000"/>
                <w:lang w:eastAsia="fr-FR"/>
              </w:rPr>
            </w:rPrChange>
          </w:rPr>
          <w:delText>s</w:delText>
        </w:r>
      </w:del>
      <w:ins w:id="601" w:author="Brahim ERRAY" w:date="2015-10-28T14:29:00Z">
        <w:r w:rsidR="003337D3" w:rsidRPr="003337D3">
          <w:rPr>
            <w:lang w:eastAsia="fr-FR"/>
          </w:rPr>
          <w:t>Swift</w:t>
        </w:r>
      </w:ins>
      <w:r w:rsidR="00380448" w:rsidRPr="00922349">
        <w:rPr>
          <w:lang w:eastAsia="fr-FR"/>
          <w:rPrChange w:id="602" w:author="Raja EL HAFI" w:date="2015-06-03T10:37:00Z">
            <w:rPr>
              <w:b/>
              <w:color w:val="FF0000"/>
              <w:lang w:eastAsia="fr-FR"/>
            </w:rPr>
          </w:rPrChange>
        </w:rPr>
        <w:t xml:space="preserve"> IN</w:t>
      </w:r>
      <w:r w:rsidRPr="00922349">
        <w:rPr>
          <w:lang w:eastAsia="fr-FR"/>
          <w:rPrChange w:id="603" w:author="Raja EL HAFI" w:date="2015-06-03T10:37:00Z">
            <w:rPr>
              <w:b/>
              <w:color w:val="FF0000"/>
              <w:lang w:eastAsia="fr-FR"/>
            </w:rPr>
          </w:rPrChange>
        </w:rPr>
        <w:t xml:space="preserve"> s’entendent des instructions clients  relatives aux opérations sur titres qui doivent être </w:t>
      </w:r>
      <w:r w:rsidR="008669CE" w:rsidRPr="00922349">
        <w:rPr>
          <w:lang w:eastAsia="fr-FR"/>
          <w:rPrChange w:id="604" w:author="Raja EL HAFI" w:date="2015-06-03T10:37:00Z">
            <w:rPr>
              <w:b/>
              <w:color w:val="FF0000"/>
              <w:lang w:eastAsia="fr-FR"/>
            </w:rPr>
          </w:rPrChange>
        </w:rPr>
        <w:t>traitées par MEGACOR</w:t>
      </w:r>
      <w:r w:rsidRPr="00922349">
        <w:rPr>
          <w:lang w:eastAsia="fr-FR"/>
          <w:rPrChange w:id="605" w:author="Raja EL HAFI" w:date="2015-06-03T10:37:00Z">
            <w:rPr>
              <w:b/>
              <w:color w:val="FF0000"/>
              <w:lang w:eastAsia="fr-FR"/>
            </w:rPr>
          </w:rPrChange>
        </w:rPr>
        <w:t>.</w:t>
      </w:r>
      <w:r w:rsidR="00380448" w:rsidRPr="00922349">
        <w:rPr>
          <w:lang w:eastAsia="fr-FR"/>
          <w:rPrChange w:id="606" w:author="Raja EL HAFI" w:date="2015-06-03T10:37:00Z">
            <w:rPr>
              <w:b/>
              <w:color w:val="FF0000"/>
              <w:lang w:eastAsia="fr-FR"/>
            </w:rPr>
          </w:rPrChange>
        </w:rPr>
        <w:t xml:space="preserve"> </w:t>
      </w:r>
      <w:del w:id="607" w:author="Brahim ERRAY" w:date="2015-10-28T14:29:00Z">
        <w:r w:rsidR="00380448" w:rsidRPr="00922349" w:rsidDel="003337D3">
          <w:rPr>
            <w:lang w:eastAsia="fr-FR"/>
            <w:rPrChange w:id="608" w:author="Raja EL HAFI" w:date="2015-06-03T10:37:00Z">
              <w:rPr>
                <w:b/>
                <w:color w:val="FF0000"/>
                <w:lang w:eastAsia="fr-FR"/>
              </w:rPr>
            </w:rPrChange>
          </w:rPr>
          <w:delText>( des</w:delText>
        </w:r>
      </w:del>
      <w:ins w:id="609" w:author="Brahim ERRAY" w:date="2015-10-28T14:29:00Z">
        <w:r w:rsidR="003337D3" w:rsidRPr="003337D3">
          <w:rPr>
            <w:lang w:eastAsia="fr-FR"/>
          </w:rPr>
          <w:t>(</w:t>
        </w:r>
      </w:ins>
      <w:ins w:id="610" w:author="Brahim ERRAY" w:date="2015-10-28T14:30:00Z">
        <w:r w:rsidR="003337D3" w:rsidRPr="003337D3">
          <w:rPr>
            <w:lang w:eastAsia="fr-FR"/>
          </w:rPr>
          <w:t>Des</w:t>
        </w:r>
      </w:ins>
      <w:r w:rsidR="00380448" w:rsidRPr="00922349">
        <w:rPr>
          <w:lang w:eastAsia="fr-FR"/>
          <w:rPrChange w:id="611" w:author="Raja EL HAFI" w:date="2015-06-03T10:37:00Z">
            <w:rPr>
              <w:b/>
              <w:color w:val="FF0000"/>
              <w:lang w:eastAsia="fr-FR"/>
            </w:rPr>
          </w:rPrChange>
        </w:rPr>
        <w:t xml:space="preserve"> exemples de </w:t>
      </w:r>
      <w:del w:id="612" w:author="Brahim ERRAY" w:date="2015-10-28T14:30:00Z">
        <w:r w:rsidR="00380448" w:rsidRPr="00922349" w:rsidDel="003337D3">
          <w:rPr>
            <w:lang w:eastAsia="fr-FR"/>
            <w:rPrChange w:id="613" w:author="Raja EL HAFI" w:date="2015-06-03T10:37:00Z">
              <w:rPr>
                <w:b/>
                <w:color w:val="FF0000"/>
                <w:lang w:eastAsia="fr-FR"/>
              </w:rPr>
            </w:rPrChange>
          </w:rPr>
          <w:delText>swifts</w:delText>
        </w:r>
      </w:del>
      <w:ins w:id="614" w:author="Brahim ERRAY" w:date="2015-10-28T14:30:00Z">
        <w:r w:rsidR="003337D3" w:rsidRPr="003337D3">
          <w:rPr>
            <w:lang w:eastAsia="fr-FR"/>
          </w:rPr>
          <w:t>Swift</w:t>
        </w:r>
      </w:ins>
      <w:r w:rsidR="00380448" w:rsidRPr="00922349">
        <w:rPr>
          <w:lang w:eastAsia="fr-FR"/>
          <w:rPrChange w:id="615" w:author="Raja EL HAFI" w:date="2015-06-03T10:37:00Z">
            <w:rPr>
              <w:b/>
              <w:color w:val="FF0000"/>
              <w:lang w:eastAsia="fr-FR"/>
            </w:rPr>
          </w:rPrChange>
        </w:rPr>
        <w:t xml:space="preserve"> marché local </w:t>
      </w:r>
      <w:del w:id="616" w:author="Brahim ERRAY" w:date="2015-10-28T14:30:00Z">
        <w:r w:rsidR="00380448" w:rsidRPr="00922349" w:rsidDel="003337D3">
          <w:rPr>
            <w:lang w:eastAsia="fr-FR"/>
            <w:rPrChange w:id="617" w:author="Raja EL HAFI" w:date="2015-06-03T10:37:00Z">
              <w:rPr>
                <w:b/>
                <w:color w:val="FF0000"/>
                <w:lang w:eastAsia="fr-FR"/>
              </w:rPr>
            </w:rPrChange>
          </w:rPr>
          <w:delText>sera</w:delText>
        </w:r>
      </w:del>
      <w:ins w:id="618" w:author="Brahim ERRAY" w:date="2015-10-28T14:30:00Z">
        <w:r w:rsidR="003337D3" w:rsidRPr="003337D3">
          <w:rPr>
            <w:lang w:eastAsia="fr-FR"/>
          </w:rPr>
          <w:t>seront</w:t>
        </w:r>
      </w:ins>
      <w:r w:rsidR="00380448" w:rsidRPr="00922349">
        <w:rPr>
          <w:lang w:eastAsia="fr-FR"/>
          <w:rPrChange w:id="619" w:author="Raja EL HAFI" w:date="2015-06-03T10:37:00Z">
            <w:rPr>
              <w:b/>
              <w:color w:val="FF0000"/>
              <w:lang w:eastAsia="fr-FR"/>
            </w:rPr>
          </w:rPrChange>
        </w:rPr>
        <w:t xml:space="preserve"> transmis à VERMEG).</w:t>
      </w:r>
    </w:p>
    <w:p w:rsidR="00922349" w:rsidRPr="00892FC5" w:rsidRDefault="00922349" w:rsidP="00380448">
      <w:pPr>
        <w:pStyle w:val="Paragraphedeliste"/>
        <w:spacing w:before="240" w:after="240" w:line="240" w:lineRule="auto"/>
        <w:ind w:left="0" w:right="142"/>
        <w:jc w:val="both"/>
        <w:rPr>
          <w:b/>
          <w:color w:val="FF0000"/>
          <w:lang w:eastAsia="fr-FR"/>
        </w:rPr>
      </w:pPr>
      <w:ins w:id="620" w:author="Raja EL HAFI" w:date="2015-06-03T10:37:00Z">
        <w:r>
          <w:rPr>
            <w:b/>
            <w:color w:val="FF0000"/>
            <w:lang w:eastAsia="fr-FR"/>
          </w:rPr>
          <w:t>Réponse Vermeg : Les Swifts sont gérés dans Megara selon la normalisation de Maroclear.</w:t>
        </w:r>
      </w:ins>
    </w:p>
    <w:p w:rsidR="00DB557E" w:rsidRPr="004325ED" w:rsidRDefault="00DB557E" w:rsidP="00DB557E">
      <w:pPr>
        <w:pStyle w:val="Paragraphedeliste"/>
        <w:spacing w:before="240" w:after="240" w:line="240" w:lineRule="auto"/>
        <w:ind w:left="0" w:right="142"/>
        <w:jc w:val="both"/>
        <w:rPr>
          <w:lang w:eastAsia="fr-FR"/>
        </w:rPr>
      </w:pPr>
    </w:p>
    <w:p w:rsidR="00DB557E" w:rsidRPr="00754B4B" w:rsidRDefault="00DB557E" w:rsidP="00DB557E">
      <w:pPr>
        <w:jc w:val="both"/>
        <w:rPr>
          <w:rFonts w:cs="Times New Roman"/>
          <w:b/>
          <w:bCs/>
          <w:i/>
          <w:caps/>
          <w:color w:val="404040"/>
          <w:sz w:val="20"/>
          <w:szCs w:val="20"/>
        </w:rPr>
      </w:pPr>
      <w:r>
        <w:br w:type="page"/>
      </w:r>
      <w:r w:rsidRPr="00754B4B">
        <w:rPr>
          <w:b/>
          <w:i/>
          <w:sz w:val="20"/>
          <w:szCs w:val="20"/>
        </w:rPr>
        <w:lastRenderedPageBreak/>
        <w:t>[Début Section Vermeg]</w:t>
      </w:r>
    </w:p>
    <w:p w:rsidR="00DB557E" w:rsidRPr="002C4D43" w:rsidRDefault="00DB557E" w:rsidP="00DB557E">
      <w:pPr>
        <w:pStyle w:val="Style1"/>
      </w:pPr>
      <w:bookmarkStart w:id="621" w:name="_Toc425152051"/>
      <w:r w:rsidRPr="002C4D43">
        <w:t>Processus Metier</w:t>
      </w:r>
      <w:bookmarkEnd w:id="621"/>
    </w:p>
    <w:p w:rsidR="00DB557E" w:rsidRDefault="00DB557E" w:rsidP="00DB557E">
      <w:pPr>
        <w:spacing w:before="240" w:after="240" w:line="100" w:lineRule="atLeast"/>
        <w:ind w:right="142"/>
        <w:jc w:val="both"/>
      </w:pPr>
      <w:r>
        <w:t>Les processus métier spécifiés dans le document sont ceux relatifs à la gestion des opérations sur titres pour le marché local :</w:t>
      </w:r>
    </w:p>
    <w:p w:rsidR="00DB557E" w:rsidRDefault="00DB557E" w:rsidP="006E0B40">
      <w:pPr>
        <w:numPr>
          <w:ilvl w:val="0"/>
          <w:numId w:val="4"/>
        </w:numPr>
        <w:spacing w:before="240" w:after="240" w:line="100" w:lineRule="atLeast"/>
        <w:ind w:right="142"/>
        <w:jc w:val="both"/>
      </w:pPr>
      <w:r>
        <w:t>Exploitation des données du référentiel (Valeur, Client, compte titre, compte espèce)</w:t>
      </w:r>
    </w:p>
    <w:p w:rsidR="00DB557E" w:rsidRDefault="00DB557E" w:rsidP="006E0B40">
      <w:pPr>
        <w:numPr>
          <w:ilvl w:val="0"/>
          <w:numId w:val="4"/>
        </w:numPr>
        <w:spacing w:before="240" w:after="240" w:line="100" w:lineRule="atLeast"/>
        <w:ind w:right="142"/>
        <w:jc w:val="both"/>
      </w:pPr>
      <w:r>
        <w:t>Création et mise à jour des annonces manuellement ou automatiquement via le tableau d’amortissement.</w:t>
      </w:r>
    </w:p>
    <w:p w:rsidR="00DB557E" w:rsidRDefault="00DB557E" w:rsidP="006E0B40">
      <w:pPr>
        <w:numPr>
          <w:ilvl w:val="0"/>
          <w:numId w:val="4"/>
        </w:numPr>
        <w:spacing w:before="240" w:after="240" w:line="100" w:lineRule="atLeast"/>
        <w:ind w:right="142"/>
        <w:jc w:val="both"/>
      </w:pPr>
      <w:r>
        <w:t>Recensement des positions éligibles clients et marché pour chaque opération sur titre.</w:t>
      </w:r>
    </w:p>
    <w:p w:rsidR="00DB557E" w:rsidRDefault="00DB557E" w:rsidP="006E0B40">
      <w:pPr>
        <w:numPr>
          <w:ilvl w:val="0"/>
          <w:numId w:val="4"/>
        </w:numPr>
        <w:spacing w:before="240" w:after="240" w:line="100" w:lineRule="atLeast"/>
        <w:ind w:right="142"/>
        <w:jc w:val="both"/>
      </w:pPr>
      <w:r>
        <w:t>Génération des notifications en mode automatique ou manuel par profil de client et dans plusieurs étapes du cycle de vie de l’annonce (Création annonce, mise à jour, calcul des exécutions, confirmation du paiement client).</w:t>
      </w:r>
    </w:p>
    <w:p w:rsidR="00DB557E" w:rsidRDefault="00DB557E" w:rsidP="006E0B40">
      <w:pPr>
        <w:numPr>
          <w:ilvl w:val="0"/>
          <w:numId w:val="4"/>
        </w:numPr>
        <w:spacing w:before="240" w:after="240" w:line="100" w:lineRule="atLeast"/>
        <w:ind w:right="142"/>
        <w:jc w:val="both"/>
      </w:pPr>
      <w:r>
        <w:t>Calcule automatique et manuel des exécutions client et marché titre et espèce.</w:t>
      </w:r>
    </w:p>
    <w:p w:rsidR="00DB557E" w:rsidRDefault="00DB557E" w:rsidP="006E0B40">
      <w:pPr>
        <w:numPr>
          <w:ilvl w:val="0"/>
          <w:numId w:val="4"/>
        </w:numPr>
        <w:spacing w:before="240" w:after="240" w:line="100" w:lineRule="atLeast"/>
        <w:ind w:right="142"/>
        <w:jc w:val="both"/>
      </w:pPr>
      <w:r>
        <w:t>Création des instructions client en mode individuel ou Massif.</w:t>
      </w:r>
    </w:p>
    <w:p w:rsidR="00DB557E" w:rsidRDefault="00DB557E" w:rsidP="006E0B40">
      <w:pPr>
        <w:numPr>
          <w:ilvl w:val="0"/>
          <w:numId w:val="4"/>
        </w:numPr>
        <w:spacing w:before="240" w:after="240" w:line="100" w:lineRule="atLeast"/>
        <w:ind w:right="142"/>
        <w:jc w:val="both"/>
      </w:pPr>
      <w:r>
        <w:t>Génération des exécutions en mode automatique depuis la saisir des instructions clients.</w:t>
      </w:r>
    </w:p>
    <w:p w:rsidR="00DB557E" w:rsidRDefault="00DB557E" w:rsidP="006E0B40">
      <w:pPr>
        <w:numPr>
          <w:ilvl w:val="0"/>
          <w:numId w:val="4"/>
        </w:numPr>
        <w:spacing w:before="240" w:after="240" w:line="100" w:lineRule="atLeast"/>
        <w:ind w:right="142"/>
        <w:jc w:val="both"/>
      </w:pPr>
      <w:r>
        <w:t>Consolidation des instructions clients et génération automatique des exécutions marché consolidés.</w:t>
      </w:r>
    </w:p>
    <w:p w:rsidR="00DB557E" w:rsidRDefault="00DB557E" w:rsidP="006E0B40">
      <w:pPr>
        <w:numPr>
          <w:ilvl w:val="0"/>
          <w:numId w:val="4"/>
        </w:numPr>
        <w:spacing w:before="240" w:after="240" w:line="100" w:lineRule="atLeast"/>
        <w:ind w:right="142"/>
        <w:jc w:val="both"/>
      </w:pPr>
      <w:r>
        <w:t>Réception des paiements marchés et réconciliation avec les exécutions marchées.</w:t>
      </w:r>
    </w:p>
    <w:p w:rsidR="00DB557E" w:rsidRDefault="00DB557E" w:rsidP="006E0B40">
      <w:pPr>
        <w:numPr>
          <w:ilvl w:val="0"/>
          <w:numId w:val="4"/>
        </w:numPr>
        <w:spacing w:before="240" w:after="240" w:line="100" w:lineRule="atLeast"/>
        <w:ind w:right="142"/>
        <w:jc w:val="both"/>
      </w:pPr>
      <w:r>
        <w:t>Vente des rompus sur les valeurs détachante depuis MegaCor et création automatique de l’ordre dans MegaTrade.</w:t>
      </w:r>
    </w:p>
    <w:p w:rsidR="00DB557E" w:rsidRDefault="00DB557E" w:rsidP="006E0B40">
      <w:pPr>
        <w:numPr>
          <w:ilvl w:val="0"/>
          <w:numId w:val="4"/>
        </w:numPr>
        <w:spacing w:before="240" w:after="240" w:line="100" w:lineRule="atLeast"/>
        <w:ind w:right="142"/>
        <w:jc w:val="both"/>
      </w:pPr>
      <w:r>
        <w:t>Blocage et déblocage automatique des positions lors des assemblées générales ordinaires et extraordinaires.</w:t>
      </w:r>
    </w:p>
    <w:p w:rsidR="00DB557E" w:rsidRDefault="00DB557E" w:rsidP="006E0B40">
      <w:pPr>
        <w:numPr>
          <w:ilvl w:val="0"/>
          <w:numId w:val="4"/>
        </w:numPr>
        <w:spacing w:before="240" w:after="240" w:line="100" w:lineRule="atLeast"/>
        <w:ind w:right="142"/>
        <w:jc w:val="both"/>
      </w:pPr>
      <w:r>
        <w:t>Gestion des paiements clients titre et espèce et envoi des avis d’opérations.</w:t>
      </w:r>
    </w:p>
    <w:p w:rsidR="00DB557E" w:rsidRDefault="00DB557E" w:rsidP="006E0B40">
      <w:pPr>
        <w:numPr>
          <w:ilvl w:val="0"/>
          <w:numId w:val="4"/>
        </w:numPr>
        <w:spacing w:before="240" w:after="240" w:line="100" w:lineRule="atLeast"/>
        <w:ind w:right="142"/>
        <w:jc w:val="both"/>
      </w:pPr>
      <w:r>
        <w:t xml:space="preserve">Evaluation du coût moyen pondéré par valeur et par compte titre client et transmission du résultat vers MegaCommon. </w:t>
      </w:r>
    </w:p>
    <w:p w:rsidR="00DB557E" w:rsidRDefault="00DB557E" w:rsidP="006E0B40">
      <w:pPr>
        <w:numPr>
          <w:ilvl w:val="0"/>
          <w:numId w:val="4"/>
        </w:numPr>
        <w:spacing w:before="240" w:after="240" w:line="100" w:lineRule="atLeast"/>
        <w:ind w:right="142"/>
        <w:jc w:val="both"/>
      </w:pPr>
      <w:r>
        <w:t>Gestion des règles de commissionnements.</w:t>
      </w:r>
    </w:p>
    <w:p w:rsidR="00DB557E" w:rsidRDefault="00DB557E" w:rsidP="006E0B40">
      <w:pPr>
        <w:numPr>
          <w:ilvl w:val="0"/>
          <w:numId w:val="4"/>
        </w:numPr>
        <w:spacing w:before="240" w:after="240" w:line="100" w:lineRule="atLeast"/>
        <w:ind w:right="142"/>
        <w:jc w:val="both"/>
      </w:pPr>
      <w:r>
        <w:t>Gestion de la Taxe.</w:t>
      </w:r>
    </w:p>
    <w:p w:rsidR="00DB557E" w:rsidRDefault="00DB557E" w:rsidP="006E0B40">
      <w:pPr>
        <w:numPr>
          <w:ilvl w:val="0"/>
          <w:numId w:val="4"/>
        </w:numPr>
        <w:spacing w:before="240" w:after="240" w:line="100" w:lineRule="atLeast"/>
        <w:ind w:right="142"/>
        <w:jc w:val="both"/>
      </w:pPr>
      <w:r>
        <w:t>Gestion des OST sur flux (Suspens et Transactions tardives)</w:t>
      </w:r>
    </w:p>
    <w:p w:rsidR="00DB557E" w:rsidRDefault="00DB557E" w:rsidP="006E0B40">
      <w:pPr>
        <w:numPr>
          <w:ilvl w:val="0"/>
          <w:numId w:val="4"/>
        </w:numPr>
        <w:spacing w:before="240" w:after="240" w:line="100" w:lineRule="atLeast"/>
        <w:ind w:right="142"/>
        <w:jc w:val="both"/>
      </w:pPr>
      <w:r>
        <w:t>Génération des alertes au niveau du tableau de bord utilisateur.</w:t>
      </w:r>
    </w:p>
    <w:p w:rsidR="00DB557E" w:rsidRDefault="00DB557E" w:rsidP="006E0B40">
      <w:pPr>
        <w:numPr>
          <w:ilvl w:val="0"/>
          <w:numId w:val="4"/>
        </w:numPr>
        <w:spacing w:before="240" w:after="240" w:line="100" w:lineRule="atLeast"/>
        <w:ind w:right="142"/>
        <w:jc w:val="both"/>
      </w:pPr>
      <w:r>
        <w:t>Génération du reporting réglementaires et de contrôle internes.</w:t>
      </w:r>
    </w:p>
    <w:p w:rsidR="00DB557E" w:rsidRDefault="00DB557E" w:rsidP="00DB557E">
      <w:pPr>
        <w:spacing w:before="240" w:after="240" w:line="100" w:lineRule="atLeast"/>
        <w:ind w:left="720" w:right="142"/>
        <w:jc w:val="both"/>
      </w:pPr>
    </w:p>
    <w:p w:rsidR="00DB557E" w:rsidRPr="002D6631" w:rsidRDefault="00DB557E" w:rsidP="00DB557E">
      <w:pPr>
        <w:pStyle w:val="Style2"/>
        <w:shd w:val="clear" w:color="auto" w:fill="D9D9D9"/>
        <w:jc w:val="both"/>
      </w:pPr>
      <w:bookmarkStart w:id="622" w:name="_Toc425152052"/>
      <w:r>
        <w:lastRenderedPageBreak/>
        <w:t>Gestion des annonces</w:t>
      </w:r>
      <w:bookmarkEnd w:id="622"/>
    </w:p>
    <w:p w:rsidR="00DB557E" w:rsidRPr="00450A1F" w:rsidRDefault="00DB557E" w:rsidP="00DB557E">
      <w:pPr>
        <w:pStyle w:val="Style3"/>
        <w:shd w:val="clear" w:color="auto" w:fill="F2F2F2"/>
        <w:ind w:left="862"/>
        <w:jc w:val="both"/>
      </w:pPr>
      <w:bookmarkStart w:id="623" w:name="_Toc358735489"/>
      <w:bookmarkStart w:id="624" w:name="_Toc425152053"/>
      <w:r w:rsidRPr="00450A1F">
        <w:t>Description générale</w:t>
      </w:r>
      <w:bookmarkEnd w:id="623"/>
      <w:bookmarkEnd w:id="624"/>
    </w:p>
    <w:p w:rsidR="00DB557E" w:rsidRDefault="00DB557E" w:rsidP="00DB557E">
      <w:pPr>
        <w:spacing w:before="240" w:after="240" w:line="100" w:lineRule="atLeast"/>
        <w:ind w:right="142"/>
        <w:jc w:val="both"/>
      </w:pPr>
      <w:bookmarkStart w:id="625" w:name="_Toc358735490"/>
      <w:r>
        <w:t xml:space="preserve">Le but de cette première partie est de définir les différents types d’OST gérés par le module MegaCor pour le marché local, les données essentielles pour leurs créations ainsi qu’une description du cycle de vie de chacune d’elles (Statut, processus, impacts … </w:t>
      </w:r>
      <w:del w:id="626" w:author="Brahim ERRAY" w:date="2015-10-28T14:32:00Z">
        <w:r w:rsidDel="003337D3">
          <w:delText>etc</w:delText>
        </w:r>
      </w:del>
      <w:ins w:id="627" w:author="Brahim ERRAY" w:date="2015-10-28T14:32:00Z">
        <w:r w:rsidR="003337D3">
          <w:t>etc.</w:t>
        </w:r>
      </w:ins>
      <w:r>
        <w:t xml:space="preserve">). </w:t>
      </w:r>
    </w:p>
    <w:p w:rsidR="00DB557E" w:rsidRDefault="00DB557E" w:rsidP="00DB557E">
      <w:pPr>
        <w:pStyle w:val="Style3"/>
        <w:shd w:val="clear" w:color="auto" w:fill="F2F2F2"/>
        <w:ind w:left="862"/>
        <w:jc w:val="both"/>
      </w:pPr>
      <w:bookmarkStart w:id="628" w:name="_Toc425152054"/>
      <w:r>
        <w:t>Type d’annonces</w:t>
      </w:r>
      <w:bookmarkEnd w:id="628"/>
    </w:p>
    <w:p w:rsidR="00DB557E" w:rsidRDefault="00DB557E" w:rsidP="00DB557E">
      <w:pPr>
        <w:spacing w:before="240" w:after="240" w:line="100" w:lineRule="atLeast"/>
        <w:ind w:right="142"/>
        <w:jc w:val="both"/>
      </w:pPr>
      <w:r>
        <w:t>On distingue sur le marché Marocain entre :</w:t>
      </w:r>
    </w:p>
    <w:p w:rsidR="00DB557E" w:rsidRDefault="00DB557E" w:rsidP="00DB557E">
      <w:pPr>
        <w:spacing w:before="240" w:after="240" w:line="100" w:lineRule="atLeast"/>
        <w:ind w:right="142"/>
        <w:jc w:val="both"/>
      </w:pPr>
      <w:r>
        <w:rPr>
          <w:b/>
          <w:i/>
          <w:u w:val="single"/>
        </w:rPr>
        <w:t>Les OST obligatoire sans choix</w:t>
      </w:r>
      <w:r w:rsidRPr="00D62875">
        <w:rPr>
          <w:b/>
          <w:i/>
          <w:u w:val="single"/>
        </w:rPr>
        <w:t> </w:t>
      </w:r>
      <w:r w:rsidR="00B928FD" w:rsidRPr="00D62875">
        <w:rPr>
          <w:b/>
          <w:i/>
          <w:u w:val="single"/>
        </w:rPr>
        <w:t>:</w:t>
      </w:r>
      <w:r w:rsidR="00B928FD">
        <w:t xml:space="preserve"> c’est</w:t>
      </w:r>
      <w:r>
        <w:t xml:space="preserve"> les opérations sur titres ne nécessitant pas l’accord de l’ayant droit et exécutés d’office sur son compte à </w:t>
      </w:r>
      <w:del w:id="629" w:author="Brahim ERRAY" w:date="2015-10-28T14:33:00Z">
        <w:r w:rsidDel="003337D3">
          <w:delText>l’hauteur</w:delText>
        </w:r>
      </w:del>
      <w:ins w:id="630" w:author="Brahim ERRAY" w:date="2015-10-28T14:33:00Z">
        <w:r w:rsidR="003337D3">
          <w:t>la hauteur</w:t>
        </w:r>
      </w:ins>
      <w:r>
        <w:t xml:space="preserve"> des positions qu’il détient.</w:t>
      </w:r>
    </w:p>
    <w:p w:rsidR="00DB557E" w:rsidRDefault="00DB557E" w:rsidP="00DB557E">
      <w:pPr>
        <w:spacing w:before="240" w:after="240" w:line="100" w:lineRule="atLeast"/>
        <w:ind w:right="142"/>
        <w:jc w:val="both"/>
      </w:pPr>
      <w:r w:rsidRPr="00D62875">
        <w:rPr>
          <w:b/>
          <w:i/>
          <w:u w:val="single"/>
        </w:rPr>
        <w:t xml:space="preserve">Les OST </w:t>
      </w:r>
      <w:r>
        <w:rPr>
          <w:b/>
          <w:i/>
          <w:u w:val="single"/>
        </w:rPr>
        <w:t>obligatoires avec choix</w:t>
      </w:r>
      <w:r w:rsidRPr="00D62875">
        <w:rPr>
          <w:b/>
          <w:i/>
          <w:u w:val="single"/>
        </w:rPr>
        <w:t> </w:t>
      </w:r>
      <w:r w:rsidR="00B928FD" w:rsidRPr="00D62875">
        <w:rPr>
          <w:b/>
          <w:i/>
          <w:u w:val="single"/>
        </w:rPr>
        <w:t>:</w:t>
      </w:r>
      <w:r w:rsidR="00B928FD" w:rsidRPr="00D62875">
        <w:t xml:space="preserve"> c’est</w:t>
      </w:r>
      <w:r w:rsidRPr="00D62875">
        <w:t xml:space="preserve"> </w:t>
      </w:r>
      <w:r>
        <w:t>les opérations sur titres exigent un choix ou une instruction de l’ayant droit, à défaut une instruction sera exécuté</w:t>
      </w:r>
      <w:ins w:id="631" w:author="Brahim ERRAY" w:date="2015-10-28T14:33:00Z">
        <w:r w:rsidR="003337D3">
          <w:t>e</w:t>
        </w:r>
      </w:ins>
      <w:del w:id="632" w:author="Brahim ERRAY" w:date="2015-10-28T14:33:00Z">
        <w:r w:rsidDel="003337D3">
          <w:delText>s</w:delText>
        </w:r>
      </w:del>
      <w:r>
        <w:t xml:space="preserve"> par le dépositaire.</w:t>
      </w:r>
    </w:p>
    <w:p w:rsidR="00DB557E" w:rsidRDefault="00DB557E" w:rsidP="00DB557E">
      <w:pPr>
        <w:spacing w:before="240" w:after="240" w:line="100" w:lineRule="atLeast"/>
        <w:ind w:right="142"/>
        <w:jc w:val="both"/>
      </w:pPr>
      <w:r w:rsidRPr="00D62875">
        <w:rPr>
          <w:b/>
          <w:i/>
          <w:u w:val="single"/>
        </w:rPr>
        <w:t xml:space="preserve">Les OST volontaires : </w:t>
      </w:r>
      <w:r>
        <w:t>La participation de l’ayant droit n’est pas obligatoire dans ce cas, l’ayant droit manifeste sa volonté pour instruire ou pas son dépositaire.</w:t>
      </w:r>
    </w:p>
    <w:p w:rsidR="00DB557E" w:rsidRDefault="00DB557E" w:rsidP="00DB557E">
      <w:pPr>
        <w:spacing w:before="240" w:after="240" w:line="100" w:lineRule="atLeast"/>
        <w:ind w:right="142"/>
        <w:jc w:val="both"/>
      </w:pPr>
      <w:r>
        <w:t xml:space="preserve">Se référant aux normes ISO 15022, chaque OST est </w:t>
      </w:r>
      <w:r w:rsidR="00B928FD">
        <w:t>défini</w:t>
      </w:r>
      <w:r>
        <w:t xml:space="preserve"> par un code spécifique :</w:t>
      </w:r>
    </w:p>
    <w:p w:rsidR="00DB557E" w:rsidRPr="008B74B5" w:rsidRDefault="00DB557E" w:rsidP="006E0B40">
      <w:pPr>
        <w:pStyle w:val="Style3"/>
        <w:numPr>
          <w:ilvl w:val="3"/>
          <w:numId w:val="2"/>
        </w:numPr>
        <w:shd w:val="clear" w:color="auto" w:fill="F2F2F2"/>
        <w:jc w:val="both"/>
        <w:rPr>
          <w:i/>
          <w:u w:val="single"/>
        </w:rPr>
      </w:pPr>
      <w:bookmarkStart w:id="633" w:name="_Toc425152055"/>
      <w:r w:rsidRPr="008B74B5">
        <w:rPr>
          <w:i/>
          <w:u w:val="single"/>
        </w:rPr>
        <w:t>OST obligatoires sans choix</w:t>
      </w:r>
      <w:bookmarkEnd w:id="633"/>
    </w:p>
    <w:p w:rsidR="00DB557E" w:rsidRDefault="00DB557E" w:rsidP="006E0B40">
      <w:pPr>
        <w:numPr>
          <w:ilvl w:val="0"/>
          <w:numId w:val="5"/>
        </w:numPr>
        <w:spacing w:before="240" w:after="240" w:line="100" w:lineRule="atLeast"/>
        <w:ind w:right="142"/>
        <w:jc w:val="both"/>
      </w:pPr>
      <w:r>
        <w:t>Ci-joint la liste des OSTs obligatoires sans choix ainsi que leurs codes ISO :</w:t>
      </w:r>
    </w:p>
    <w:tbl>
      <w:tblPr>
        <w:tblW w:w="9132" w:type="dxa"/>
        <w:tblInd w:w="56" w:type="dxa"/>
        <w:tblCellMar>
          <w:left w:w="70" w:type="dxa"/>
          <w:right w:w="70" w:type="dxa"/>
        </w:tblCellMar>
        <w:tblLook w:val="04A0" w:firstRow="1" w:lastRow="0" w:firstColumn="1" w:lastColumn="0" w:noHBand="0" w:noVBand="1"/>
      </w:tblPr>
      <w:tblGrid>
        <w:gridCol w:w="609"/>
        <w:gridCol w:w="5411"/>
        <w:gridCol w:w="987"/>
        <w:gridCol w:w="987"/>
        <w:gridCol w:w="1138"/>
      </w:tblGrid>
      <w:tr w:rsidR="00DB557E" w:rsidRPr="00810B1A" w:rsidTr="00965DBC">
        <w:trPr>
          <w:trHeight w:val="291"/>
        </w:trPr>
        <w:tc>
          <w:tcPr>
            <w:tcW w:w="609"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jc w:val="center"/>
              <w:rPr>
                <w:rFonts w:eastAsia="Times New Roman" w:cs="Times New Roman"/>
                <w:color w:val="000000"/>
                <w:lang w:eastAsia="fr-FR"/>
              </w:rPr>
            </w:pPr>
            <w:r w:rsidRPr="00810B1A">
              <w:rPr>
                <w:rFonts w:eastAsia="Times New Roman" w:cs="Times New Roman"/>
                <w:color w:val="000000"/>
                <w:lang w:eastAsia="fr-FR"/>
              </w:rPr>
              <w:t>Num</w:t>
            </w:r>
          </w:p>
        </w:tc>
        <w:tc>
          <w:tcPr>
            <w:tcW w:w="5411"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Libelle OST</w:t>
            </w:r>
          </w:p>
        </w:tc>
        <w:tc>
          <w:tcPr>
            <w:tcW w:w="987"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Code ISO</w:t>
            </w:r>
          </w:p>
        </w:tc>
        <w:tc>
          <w:tcPr>
            <w:tcW w:w="987"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jc w:val="center"/>
              <w:rPr>
                <w:rFonts w:eastAsia="Times New Roman" w:cs="Times New Roman"/>
                <w:color w:val="000000"/>
                <w:lang w:eastAsia="fr-FR"/>
              </w:rPr>
            </w:pPr>
            <w:r w:rsidRPr="00810B1A">
              <w:rPr>
                <w:rFonts w:eastAsia="Times New Roman" w:cs="Times New Roman"/>
                <w:color w:val="000000"/>
                <w:lang w:eastAsia="fr-FR"/>
              </w:rPr>
              <w:t xml:space="preserve">Option </w:t>
            </w:r>
          </w:p>
        </w:tc>
        <w:tc>
          <w:tcPr>
            <w:tcW w:w="1138"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jc w:val="center"/>
              <w:rPr>
                <w:rFonts w:eastAsia="Times New Roman" w:cs="Times New Roman"/>
                <w:color w:val="000000"/>
                <w:lang w:eastAsia="fr-FR"/>
              </w:rPr>
            </w:pPr>
            <w:r w:rsidRPr="00810B1A">
              <w:rPr>
                <w:rFonts w:eastAsia="Times New Roman" w:cs="Times New Roman"/>
                <w:color w:val="000000"/>
                <w:lang w:eastAsia="fr-FR"/>
              </w:rPr>
              <w:t>Type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sidRPr="00810B1A">
              <w:rPr>
                <w:rFonts w:eastAsia="Times New Roman" w:cs="Times New Roman"/>
                <w:color w:val="000000"/>
                <w:lang w:eastAsia="fr-FR"/>
              </w:rPr>
              <w:t>1</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Paiement des dividendes en espèce</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DVCA</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sidRPr="00810B1A">
              <w:rPr>
                <w:rFonts w:eastAsia="Times New Roman" w:cs="Times New Roman"/>
                <w:color w:val="000000"/>
                <w:lang w:eastAsia="fr-FR"/>
              </w:rPr>
              <w:t>2</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 xml:space="preserve">Paiement des intérêts </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INTR</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Remboursement du principal</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REDM</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4</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Remboursement partiel du principal</w:t>
            </w:r>
            <w:ins w:id="634" w:author="Raja EL HAFI" w:date="2015-06-10T16:34:00Z">
              <w:r w:rsidR="00367907">
                <w:rPr>
                  <w:rFonts w:eastAsia="Times New Roman" w:cs="Times New Roman"/>
                  <w:color w:val="000000"/>
                  <w:lang w:eastAsia="fr-FR"/>
                </w:rPr>
                <w:t xml:space="preserve"> </w:t>
              </w:r>
              <w:del w:id="635" w:author="Brahim ERRAY" w:date="2015-10-28T14:34:00Z">
                <w:r w:rsidR="00367907" w:rsidDel="003337D3">
                  <w:rPr>
                    <w:rFonts w:eastAsia="Times New Roman" w:cs="Times New Roman"/>
                    <w:color w:val="000000"/>
                    <w:lang w:eastAsia="fr-FR"/>
                  </w:rPr>
                  <w:delText>( avec</w:delText>
                </w:r>
              </w:del>
            </w:ins>
            <w:ins w:id="636" w:author="Brahim ERRAY" w:date="2015-10-28T14:34:00Z">
              <w:r w:rsidR="003337D3">
                <w:rPr>
                  <w:rFonts w:eastAsia="Times New Roman" w:cs="Times New Roman"/>
                  <w:color w:val="000000"/>
                  <w:lang w:eastAsia="fr-FR"/>
                </w:rPr>
                <w:t>(avec</w:t>
              </w:r>
            </w:ins>
            <w:ins w:id="637" w:author="Raja EL HAFI" w:date="2015-06-10T16:34:00Z">
              <w:r w:rsidR="00367907">
                <w:rPr>
                  <w:rFonts w:eastAsia="Times New Roman" w:cs="Times New Roman"/>
                  <w:color w:val="000000"/>
                  <w:lang w:eastAsia="fr-FR"/>
                </w:rPr>
                <w:t xml:space="preserve"> réduction du pool factor)</w:t>
              </w:r>
            </w:ins>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PRED</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AF7B07" w:rsidRPr="00810B1A" w:rsidTr="00965DBC">
        <w:trPr>
          <w:trHeight w:val="291"/>
          <w:ins w:id="638" w:author="Raja EL HAFI" w:date="2015-06-10T16:34:00Z"/>
        </w:trPr>
        <w:tc>
          <w:tcPr>
            <w:tcW w:w="609" w:type="dxa"/>
            <w:tcBorders>
              <w:top w:val="nil"/>
              <w:left w:val="single" w:sz="4" w:space="0" w:color="auto"/>
              <w:bottom w:val="single" w:sz="4" w:space="0" w:color="auto"/>
              <w:right w:val="single" w:sz="4" w:space="0" w:color="auto"/>
            </w:tcBorders>
            <w:shd w:val="clear" w:color="000000" w:fill="FFFFFF"/>
            <w:noWrap/>
            <w:vAlign w:val="bottom"/>
          </w:tcPr>
          <w:p w:rsidR="00AF7B07" w:rsidRDefault="00AF7B07" w:rsidP="00B90839">
            <w:pPr>
              <w:spacing w:line="240" w:lineRule="auto"/>
              <w:jc w:val="right"/>
              <w:rPr>
                <w:ins w:id="639" w:author="Raja EL HAFI" w:date="2015-06-10T16:34:00Z"/>
                <w:rFonts w:eastAsia="Times New Roman" w:cs="Times New Roman"/>
                <w:color w:val="000000"/>
                <w:lang w:eastAsia="fr-FR"/>
              </w:rPr>
            </w:pPr>
            <w:ins w:id="640" w:author="Raja EL HAFI" w:date="2015-06-10T16:34:00Z">
              <w:r>
                <w:rPr>
                  <w:rFonts w:eastAsia="Times New Roman" w:cs="Times New Roman"/>
                  <w:color w:val="000000"/>
                  <w:lang w:eastAsia="fr-FR"/>
                </w:rPr>
                <w:t>4’</w:t>
              </w:r>
            </w:ins>
          </w:p>
        </w:tc>
        <w:tc>
          <w:tcPr>
            <w:tcW w:w="5411" w:type="dxa"/>
            <w:tcBorders>
              <w:top w:val="nil"/>
              <w:left w:val="nil"/>
              <w:bottom w:val="single" w:sz="4" w:space="0" w:color="auto"/>
              <w:right w:val="single" w:sz="4" w:space="0" w:color="auto"/>
            </w:tcBorders>
            <w:shd w:val="clear" w:color="000000" w:fill="FFFFFF"/>
            <w:noWrap/>
            <w:vAlign w:val="bottom"/>
          </w:tcPr>
          <w:p w:rsidR="00AF7B07" w:rsidRPr="00810B1A" w:rsidRDefault="00AF7B07" w:rsidP="00B90839">
            <w:pPr>
              <w:spacing w:line="240" w:lineRule="auto"/>
              <w:rPr>
                <w:ins w:id="641" w:author="Raja EL HAFI" w:date="2015-06-10T16:34:00Z"/>
                <w:rFonts w:eastAsia="Times New Roman" w:cs="Times New Roman"/>
                <w:color w:val="000000"/>
                <w:lang w:eastAsia="fr-FR"/>
              </w:rPr>
            </w:pPr>
            <w:ins w:id="642" w:author="Raja EL HAFI" w:date="2015-06-10T16:34:00Z">
              <w:r w:rsidRPr="00810B1A">
                <w:rPr>
                  <w:rFonts w:eastAsia="Times New Roman" w:cs="Times New Roman"/>
                  <w:color w:val="000000"/>
                  <w:lang w:eastAsia="fr-FR"/>
                </w:rPr>
                <w:t>Remboursement partiel du principal</w:t>
              </w:r>
              <w:r>
                <w:rPr>
                  <w:rFonts w:eastAsia="Times New Roman" w:cs="Times New Roman"/>
                  <w:color w:val="000000"/>
                  <w:lang w:eastAsia="fr-FR"/>
                </w:rPr>
                <w:t xml:space="preserve"> </w:t>
              </w:r>
              <w:del w:id="643" w:author="Brahim ERRAY" w:date="2015-10-28T14:34:00Z">
                <w:r w:rsidDel="003337D3">
                  <w:rPr>
                    <w:rFonts w:eastAsia="Times New Roman" w:cs="Times New Roman"/>
                    <w:color w:val="000000"/>
                    <w:lang w:eastAsia="fr-FR"/>
                  </w:rPr>
                  <w:delText>( avec</w:delText>
                </w:r>
              </w:del>
            </w:ins>
            <w:ins w:id="644" w:author="Brahim ERRAY" w:date="2015-10-28T14:34:00Z">
              <w:r w:rsidR="003337D3">
                <w:rPr>
                  <w:rFonts w:eastAsia="Times New Roman" w:cs="Times New Roman"/>
                  <w:color w:val="000000"/>
                  <w:lang w:eastAsia="fr-FR"/>
                </w:rPr>
                <w:t>(avec</w:t>
              </w:r>
            </w:ins>
            <w:ins w:id="645" w:author="Raja EL HAFI" w:date="2015-06-10T16:34:00Z">
              <w:r>
                <w:rPr>
                  <w:rFonts w:eastAsia="Times New Roman" w:cs="Times New Roman"/>
                  <w:color w:val="000000"/>
                  <w:lang w:eastAsia="fr-FR"/>
                </w:rPr>
                <w:t xml:space="preserve"> réduction du nominale)</w:t>
              </w:r>
            </w:ins>
          </w:p>
        </w:tc>
        <w:tc>
          <w:tcPr>
            <w:tcW w:w="987" w:type="dxa"/>
            <w:tcBorders>
              <w:top w:val="nil"/>
              <w:left w:val="nil"/>
              <w:bottom w:val="single" w:sz="4" w:space="0" w:color="auto"/>
              <w:right w:val="single" w:sz="4" w:space="0" w:color="auto"/>
            </w:tcBorders>
            <w:shd w:val="clear" w:color="000000" w:fill="FFFFFF"/>
            <w:noWrap/>
            <w:vAlign w:val="bottom"/>
          </w:tcPr>
          <w:p w:rsidR="00AF7B07" w:rsidRPr="00810B1A" w:rsidRDefault="00AF7B07" w:rsidP="00B90839">
            <w:pPr>
              <w:spacing w:line="240" w:lineRule="auto"/>
              <w:rPr>
                <w:ins w:id="646" w:author="Raja EL HAFI" w:date="2015-06-10T16:34:00Z"/>
                <w:rFonts w:eastAsia="Times New Roman" w:cs="Times New Roman"/>
                <w:color w:val="000000"/>
                <w:lang w:eastAsia="fr-FR"/>
              </w:rPr>
            </w:pPr>
            <w:ins w:id="647" w:author="Raja EL HAFI" w:date="2015-06-10T16:34:00Z">
              <w:r>
                <w:rPr>
                  <w:rFonts w:eastAsia="Times New Roman" w:cs="Times New Roman"/>
                  <w:color w:val="000000"/>
                  <w:lang w:eastAsia="fr-FR"/>
                </w:rPr>
                <w:t>PCAL</w:t>
              </w:r>
            </w:ins>
          </w:p>
        </w:tc>
        <w:tc>
          <w:tcPr>
            <w:tcW w:w="987" w:type="dxa"/>
            <w:tcBorders>
              <w:top w:val="nil"/>
              <w:left w:val="nil"/>
              <w:bottom w:val="single" w:sz="4" w:space="0" w:color="auto"/>
              <w:right w:val="single" w:sz="4" w:space="0" w:color="auto"/>
            </w:tcBorders>
            <w:shd w:val="clear" w:color="000000" w:fill="FFFFFF"/>
            <w:noWrap/>
            <w:vAlign w:val="bottom"/>
          </w:tcPr>
          <w:p w:rsidR="00AF7B07" w:rsidRPr="00810B1A" w:rsidRDefault="00AF7B07" w:rsidP="00B90839">
            <w:pPr>
              <w:spacing w:line="240" w:lineRule="auto"/>
              <w:rPr>
                <w:ins w:id="648" w:author="Raja EL HAFI" w:date="2015-06-10T16:34:00Z"/>
                <w:rFonts w:eastAsia="Times New Roman" w:cs="Times New Roman"/>
                <w:color w:val="000000"/>
                <w:lang w:eastAsia="fr-FR"/>
              </w:rPr>
            </w:pPr>
            <w:ins w:id="649" w:author="Raja EL HAFI" w:date="2015-06-10T16:34:00Z">
              <w:r>
                <w:rPr>
                  <w:rFonts w:eastAsia="Times New Roman" w:cs="Times New Roman"/>
                  <w:color w:val="000000"/>
                  <w:lang w:eastAsia="fr-FR"/>
                </w:rPr>
                <w:t>CASH</w:t>
              </w:r>
            </w:ins>
          </w:p>
        </w:tc>
        <w:tc>
          <w:tcPr>
            <w:tcW w:w="1138" w:type="dxa"/>
            <w:tcBorders>
              <w:top w:val="nil"/>
              <w:left w:val="nil"/>
              <w:bottom w:val="single" w:sz="4" w:space="0" w:color="auto"/>
              <w:right w:val="single" w:sz="4" w:space="0" w:color="auto"/>
            </w:tcBorders>
            <w:shd w:val="clear" w:color="000000" w:fill="FFFFFF"/>
            <w:noWrap/>
            <w:vAlign w:val="bottom"/>
          </w:tcPr>
          <w:p w:rsidR="00AF7B07" w:rsidRPr="00810B1A" w:rsidRDefault="00AF7B07" w:rsidP="00B90839">
            <w:pPr>
              <w:spacing w:line="240" w:lineRule="auto"/>
              <w:rPr>
                <w:ins w:id="650" w:author="Raja EL HAFI" w:date="2015-06-10T16:34:00Z"/>
                <w:rFonts w:eastAsia="Times New Roman" w:cs="Times New Roman"/>
                <w:color w:val="000000"/>
                <w:lang w:eastAsia="fr-FR"/>
              </w:rPr>
            </w:pPr>
            <w:ins w:id="651" w:author="Raja EL HAFI" w:date="2015-06-10T16:34:00Z">
              <w:r>
                <w:rPr>
                  <w:rFonts w:eastAsia="Times New Roman" w:cs="Times New Roman"/>
                  <w:color w:val="000000"/>
                  <w:lang w:eastAsia="fr-FR"/>
                </w:rPr>
                <w:t>Obligatoire</w:t>
              </w:r>
            </w:ins>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5</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Réduction du capital</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DECR</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6</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Attribution gratuite sans rompus</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BONU</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965DBC" w:rsidP="00B90839">
            <w:pPr>
              <w:spacing w:line="240" w:lineRule="auto"/>
              <w:jc w:val="right"/>
              <w:rPr>
                <w:rFonts w:eastAsia="Times New Roman" w:cs="Times New Roman"/>
                <w:color w:val="000000"/>
                <w:lang w:eastAsia="fr-FR"/>
              </w:rPr>
            </w:pPr>
            <w:r>
              <w:rPr>
                <w:rFonts w:eastAsia="Times New Roman" w:cs="Times New Roman"/>
                <w:color w:val="000000"/>
                <w:lang w:eastAsia="fr-FR"/>
              </w:rPr>
              <w:t>7</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Changement de dénomination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CHAN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965DBC" w:rsidP="00B90839">
            <w:pPr>
              <w:spacing w:line="240" w:lineRule="auto"/>
              <w:jc w:val="right"/>
              <w:rPr>
                <w:rFonts w:eastAsia="Times New Roman" w:cs="Times New Roman"/>
                <w:color w:val="000000"/>
                <w:lang w:eastAsia="fr-FR"/>
              </w:rPr>
            </w:pPr>
            <w:r>
              <w:rPr>
                <w:rFonts w:eastAsia="Times New Roman" w:cs="Times New Roman"/>
                <w:color w:val="000000"/>
                <w:lang w:eastAsia="fr-FR"/>
              </w:rPr>
              <w:t>8</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Fusion absorption sans rompus</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MRGR</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7443B4" w:rsidP="00B90839">
            <w:pPr>
              <w:spacing w:line="240" w:lineRule="auto"/>
              <w:jc w:val="right"/>
              <w:rPr>
                <w:rFonts w:eastAsia="Times New Roman" w:cs="Times New Roman"/>
                <w:color w:val="000000"/>
                <w:lang w:eastAsia="fr-FR"/>
              </w:rPr>
            </w:pPr>
            <w:r>
              <w:rPr>
                <w:rFonts w:eastAsia="Times New Roman" w:cs="Times New Roman"/>
                <w:color w:val="000000"/>
                <w:lang w:eastAsia="fr-FR"/>
              </w:rPr>
              <w:t>9</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Assimilation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PARI</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7443B4" w:rsidP="00B90839">
            <w:pPr>
              <w:spacing w:line="240" w:lineRule="auto"/>
              <w:jc w:val="right"/>
              <w:rPr>
                <w:rFonts w:eastAsia="Times New Roman" w:cs="Times New Roman"/>
                <w:color w:val="000000"/>
                <w:lang w:eastAsia="fr-FR"/>
              </w:rPr>
            </w:pPr>
            <w:r>
              <w:rPr>
                <w:rFonts w:eastAsia="Times New Roman" w:cs="Times New Roman"/>
                <w:color w:val="000000"/>
                <w:lang w:eastAsia="fr-FR"/>
              </w:rPr>
              <w:t>10</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Division de la valeur nominal avec ou sans changement du  code ISIN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SPLF</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C3B15" w:rsidRDefault="007443B4" w:rsidP="00B90839">
            <w:pPr>
              <w:spacing w:line="240" w:lineRule="auto"/>
              <w:jc w:val="right"/>
              <w:rPr>
                <w:rFonts w:eastAsia="Times New Roman" w:cs="Times New Roman"/>
                <w:strike/>
                <w:color w:val="FF0000"/>
                <w:lang w:eastAsia="fr-FR"/>
              </w:rPr>
            </w:pPr>
            <w:r>
              <w:rPr>
                <w:rFonts w:eastAsia="Times New Roman" w:cs="Times New Roman"/>
                <w:strike/>
                <w:color w:val="FF0000"/>
                <w:lang w:eastAsia="fr-FR"/>
              </w:rPr>
              <w:t>11</w:t>
            </w:r>
          </w:p>
        </w:tc>
        <w:tc>
          <w:tcPr>
            <w:tcW w:w="5411" w:type="dxa"/>
            <w:tcBorders>
              <w:top w:val="nil"/>
              <w:left w:val="nil"/>
              <w:bottom w:val="single" w:sz="4" w:space="0" w:color="auto"/>
              <w:right w:val="single" w:sz="4" w:space="0" w:color="auto"/>
            </w:tcBorders>
            <w:shd w:val="clear" w:color="000000" w:fill="FFFFFF"/>
            <w:noWrap/>
            <w:vAlign w:val="bottom"/>
            <w:hideMark/>
          </w:tcPr>
          <w:p w:rsidR="00965DBC" w:rsidRPr="009C2F36" w:rsidRDefault="00DB557E" w:rsidP="00B90839">
            <w:pPr>
              <w:spacing w:line="240" w:lineRule="auto"/>
              <w:rPr>
                <w:rFonts w:eastAsia="Times New Roman" w:cs="Times New Roman"/>
                <w:strike/>
                <w:lang w:eastAsia="fr-FR"/>
                <w:rPrChange w:id="652" w:author="Raja EL HAFI" w:date="2015-06-03T10:26:00Z">
                  <w:rPr>
                    <w:rFonts w:eastAsia="Times New Roman" w:cs="Times New Roman"/>
                    <w:strike/>
                    <w:color w:val="FF0000"/>
                    <w:lang w:eastAsia="fr-FR"/>
                  </w:rPr>
                </w:rPrChange>
              </w:rPr>
            </w:pPr>
            <w:r w:rsidRPr="009C2F36">
              <w:rPr>
                <w:rFonts w:eastAsia="Times New Roman" w:cs="Times New Roman"/>
                <w:strike/>
                <w:lang w:eastAsia="fr-FR"/>
                <w:rPrChange w:id="653" w:author="Raja EL HAFI" w:date="2015-06-03T10:26:00Z">
                  <w:rPr>
                    <w:rFonts w:eastAsia="Times New Roman" w:cs="Times New Roman"/>
                    <w:strike/>
                    <w:color w:val="FF0000"/>
                    <w:lang w:eastAsia="fr-FR"/>
                  </w:rPr>
                </w:rPrChange>
              </w:rPr>
              <w:t>Regroupement des actions</w:t>
            </w:r>
          </w:p>
          <w:p w:rsidR="009C2F36" w:rsidRPr="009C2F36" w:rsidRDefault="00965DBC" w:rsidP="00380448">
            <w:pPr>
              <w:spacing w:line="240" w:lineRule="auto"/>
              <w:rPr>
                <w:ins w:id="654" w:author="Raja EL HAFI" w:date="2015-06-03T10:25:00Z"/>
                <w:rFonts w:eastAsia="Times New Roman" w:cs="Times New Roman"/>
                <w:lang w:eastAsia="fr-FR"/>
                <w:rPrChange w:id="655" w:author="Raja EL HAFI" w:date="2015-06-03T10:25:00Z">
                  <w:rPr>
                    <w:ins w:id="656" w:author="Raja EL HAFI" w:date="2015-06-03T10:25:00Z"/>
                    <w:rFonts w:eastAsia="Times New Roman" w:cs="Times New Roman"/>
                    <w:b/>
                    <w:color w:val="00B050"/>
                    <w:lang w:eastAsia="fr-FR"/>
                  </w:rPr>
                </w:rPrChange>
              </w:rPr>
            </w:pPr>
            <w:r w:rsidRPr="009C2F36">
              <w:rPr>
                <w:rFonts w:eastAsia="Times New Roman" w:cs="Times New Roman"/>
                <w:lang w:eastAsia="fr-FR"/>
                <w:rPrChange w:id="657" w:author="Raja EL HAFI" w:date="2015-06-03T10:25:00Z">
                  <w:rPr>
                    <w:rFonts w:eastAsia="Times New Roman" w:cs="Times New Roman"/>
                    <w:b/>
                    <w:color w:val="00B050"/>
                    <w:lang w:eastAsia="fr-FR"/>
                  </w:rPr>
                </w:rPrChange>
              </w:rPr>
              <w:t xml:space="preserve">Remarque Vermeg : Merci de spécifier le type, les options de cette OST </w:t>
            </w:r>
            <w:r w:rsidR="00A27C46" w:rsidRPr="009C2F36">
              <w:rPr>
                <w:rFonts w:eastAsia="Times New Roman" w:cs="Times New Roman"/>
                <w:lang w:eastAsia="fr-FR"/>
                <w:rPrChange w:id="658" w:author="Raja EL HAFI" w:date="2015-06-03T10:25:00Z">
                  <w:rPr>
                    <w:rFonts w:eastAsia="Times New Roman" w:cs="Times New Roman"/>
                    <w:b/>
                    <w:color w:val="00B050"/>
                    <w:lang w:eastAsia="fr-FR"/>
                  </w:rPr>
                </w:rPrChange>
              </w:rPr>
              <w:t>nous avons acté lors des ateliers qu’il s’agit d’une OST obligatoire.</w:t>
            </w:r>
          </w:p>
          <w:p w:rsidR="00965DBC" w:rsidRPr="009C2F36" w:rsidRDefault="003B383B" w:rsidP="00380448">
            <w:pPr>
              <w:spacing w:line="240" w:lineRule="auto"/>
              <w:rPr>
                <w:ins w:id="659" w:author="Raja EL HAFI" w:date="2015-06-03T10:22:00Z"/>
                <w:rFonts w:eastAsia="Times New Roman" w:cs="Times New Roman"/>
                <w:lang w:eastAsia="fr-FR"/>
                <w:rPrChange w:id="660" w:author="Raja EL HAFI" w:date="2015-06-03T10:25:00Z">
                  <w:rPr>
                    <w:ins w:id="661" w:author="Raja EL HAFI" w:date="2015-06-03T10:22:00Z"/>
                    <w:rFonts w:eastAsia="Times New Roman" w:cs="Times New Roman"/>
                    <w:b/>
                    <w:color w:val="FF0000"/>
                    <w:lang w:eastAsia="fr-FR"/>
                  </w:rPr>
                </w:rPrChange>
              </w:rPr>
            </w:pPr>
            <w:r w:rsidRPr="009C2F36">
              <w:rPr>
                <w:rFonts w:eastAsia="Times New Roman" w:cs="Times New Roman"/>
                <w:lang w:eastAsia="fr-FR"/>
                <w:rPrChange w:id="662" w:author="Raja EL HAFI" w:date="2015-06-03T10:25:00Z">
                  <w:rPr>
                    <w:rFonts w:eastAsia="Times New Roman" w:cs="Times New Roman"/>
                    <w:b/>
                    <w:color w:val="00B050"/>
                    <w:lang w:eastAsia="fr-FR"/>
                  </w:rPr>
                </w:rPrChange>
              </w:rPr>
              <w:t xml:space="preserve"> </w:t>
            </w:r>
            <w:r w:rsidRPr="009C2F36">
              <w:rPr>
                <w:rFonts w:eastAsia="Times New Roman" w:cs="Times New Roman"/>
                <w:lang w:eastAsia="fr-FR"/>
                <w:rPrChange w:id="663" w:author="Raja EL HAFI" w:date="2015-06-03T10:25:00Z">
                  <w:rPr>
                    <w:rFonts w:eastAsia="Times New Roman" w:cs="Times New Roman"/>
                    <w:b/>
                    <w:color w:val="00B050"/>
                    <w:lang w:eastAsia="fr-FR"/>
                  </w:rPr>
                </w:rPrChange>
              </w:rPr>
              <w:sym w:font="Wingdings" w:char="F0E8"/>
            </w:r>
            <w:r w:rsidRPr="009C2F36">
              <w:rPr>
                <w:rFonts w:eastAsia="Times New Roman" w:cs="Times New Roman"/>
                <w:lang w:eastAsia="fr-FR"/>
                <w:rPrChange w:id="664" w:author="Raja EL HAFI" w:date="2015-06-03T10:25:00Z">
                  <w:rPr>
                    <w:rFonts w:eastAsia="Times New Roman" w:cs="Times New Roman"/>
                    <w:b/>
                    <w:color w:val="00B050"/>
                    <w:lang w:eastAsia="fr-FR"/>
                  </w:rPr>
                </w:rPrChange>
              </w:rPr>
              <w:t xml:space="preserve"> Réponse AWB : il a été acté dans la réunion des gaps fopnctionnels de traiter cette OST </w:t>
            </w:r>
            <w:r w:rsidR="00380448" w:rsidRPr="009C2F36">
              <w:rPr>
                <w:rFonts w:eastAsia="Times New Roman" w:cs="Times New Roman"/>
                <w:lang w:eastAsia="fr-FR"/>
                <w:rPrChange w:id="665" w:author="Raja EL HAFI" w:date="2015-06-03T10:25:00Z">
                  <w:rPr>
                    <w:rFonts w:eastAsia="Times New Roman" w:cs="Times New Roman"/>
                    <w:b/>
                    <w:color w:val="FF0000"/>
                    <w:lang w:eastAsia="fr-FR"/>
                  </w:rPr>
                </w:rPrChange>
              </w:rPr>
              <w:t>à l’identique  de l’EXOF</w:t>
            </w:r>
          </w:p>
          <w:p w:rsidR="009C2F36" w:rsidRPr="00965DBC" w:rsidRDefault="009C2F36" w:rsidP="009C2F36">
            <w:pPr>
              <w:spacing w:line="240" w:lineRule="auto"/>
              <w:rPr>
                <w:rFonts w:eastAsia="Times New Roman" w:cs="Times New Roman"/>
                <w:b/>
                <w:color w:val="00B050"/>
                <w:lang w:eastAsia="fr-FR"/>
              </w:rPr>
            </w:pPr>
            <w:ins w:id="666" w:author="Raja EL HAFI" w:date="2015-06-03T10:22:00Z">
              <w:r>
                <w:rPr>
                  <w:rFonts w:eastAsia="Times New Roman" w:cs="Times New Roman"/>
                  <w:b/>
                  <w:color w:val="FF0000"/>
                  <w:lang w:eastAsia="fr-FR"/>
                </w:rPr>
                <w:t xml:space="preserve">Réponse Vermeg : Le regroupement des actions </w:t>
              </w:r>
            </w:ins>
            <w:ins w:id="667" w:author="Raja EL HAFI" w:date="2015-06-03T10:23:00Z">
              <w:r>
                <w:rPr>
                  <w:rFonts w:eastAsia="Times New Roman" w:cs="Times New Roman"/>
                  <w:b/>
                  <w:color w:val="FF0000"/>
                  <w:lang w:eastAsia="fr-FR"/>
                </w:rPr>
                <w:t>s</w:t>
              </w:r>
              <w:r w:rsidR="00402B25">
                <w:rPr>
                  <w:rFonts w:eastAsia="Times New Roman" w:cs="Times New Roman"/>
                  <w:b/>
                  <w:color w:val="FF0000"/>
                  <w:lang w:eastAsia="fr-FR"/>
                </w:rPr>
                <w:t>era traité par l’annonce SPLR (</w:t>
              </w:r>
              <w:r>
                <w:rPr>
                  <w:rFonts w:eastAsia="Times New Roman" w:cs="Times New Roman"/>
                  <w:b/>
                  <w:color w:val="FF0000"/>
                  <w:lang w:eastAsia="fr-FR"/>
                </w:rPr>
                <w:t xml:space="preserve">Reverse Stock Split), la EXOF </w:t>
              </w:r>
              <w:r>
                <w:rPr>
                  <w:rFonts w:eastAsia="Times New Roman" w:cs="Times New Roman"/>
                  <w:b/>
                  <w:color w:val="FF0000"/>
                  <w:lang w:eastAsia="fr-FR"/>
                </w:rPr>
                <w:lastRenderedPageBreak/>
                <w:t>est une annonce non inclu</w:t>
              </w:r>
            </w:ins>
            <w:ins w:id="668" w:author="Raja EL HAFI" w:date="2015-06-03T10:24:00Z">
              <w:r>
                <w:rPr>
                  <w:rFonts w:eastAsia="Times New Roman" w:cs="Times New Roman"/>
                  <w:b/>
                  <w:color w:val="FF0000"/>
                  <w:lang w:eastAsia="fr-FR"/>
                </w:rPr>
                <w:t>se</w:t>
              </w:r>
            </w:ins>
            <w:ins w:id="669" w:author="Raja EL HAFI" w:date="2015-06-03T10:23:00Z">
              <w:r>
                <w:rPr>
                  <w:rFonts w:eastAsia="Times New Roman" w:cs="Times New Roman"/>
                  <w:b/>
                  <w:color w:val="FF0000"/>
                  <w:lang w:eastAsia="fr-FR"/>
                </w:rPr>
                <w:t xml:space="preserve"> dans le périmètre du MegaCor</w:t>
              </w:r>
              <w:r w:rsidR="00402B25">
                <w:rPr>
                  <w:rFonts w:eastAsia="Times New Roman" w:cs="Times New Roman"/>
                  <w:b/>
                  <w:color w:val="FF0000"/>
                  <w:lang w:eastAsia="fr-FR"/>
                </w:rPr>
                <w:t xml:space="preserve"> marché local.</w:t>
              </w:r>
            </w:ins>
          </w:p>
        </w:tc>
        <w:tc>
          <w:tcPr>
            <w:tcW w:w="987" w:type="dxa"/>
            <w:tcBorders>
              <w:top w:val="nil"/>
              <w:left w:val="nil"/>
              <w:bottom w:val="single" w:sz="4" w:space="0" w:color="auto"/>
              <w:right w:val="single" w:sz="4" w:space="0" w:color="auto"/>
            </w:tcBorders>
            <w:shd w:val="clear" w:color="000000" w:fill="FFFFFF"/>
            <w:noWrap/>
            <w:vAlign w:val="bottom"/>
            <w:hideMark/>
          </w:tcPr>
          <w:p w:rsidR="00DB557E" w:rsidRDefault="00DB557E" w:rsidP="00B90839">
            <w:pPr>
              <w:spacing w:line="240" w:lineRule="auto"/>
              <w:rPr>
                <w:ins w:id="670" w:author="Raja EL HAFI" w:date="2015-06-03T10:24:00Z"/>
                <w:rFonts w:eastAsia="Times New Roman" w:cs="Times New Roman"/>
                <w:strike/>
                <w:color w:val="FF0000"/>
                <w:lang w:eastAsia="fr-FR"/>
              </w:rPr>
            </w:pPr>
            <w:r w:rsidRPr="008C3B15">
              <w:rPr>
                <w:rFonts w:eastAsia="Times New Roman" w:cs="Times New Roman"/>
                <w:strike/>
                <w:color w:val="FF0000"/>
                <w:lang w:eastAsia="fr-FR"/>
              </w:rPr>
              <w:lastRenderedPageBreak/>
              <w:t>SPLR</w:t>
            </w:r>
          </w:p>
          <w:p w:rsidR="009C2F36" w:rsidRPr="009C2F36" w:rsidRDefault="009C2F36" w:rsidP="00B90839">
            <w:pPr>
              <w:spacing w:line="240" w:lineRule="auto"/>
              <w:rPr>
                <w:rFonts w:eastAsia="Times New Roman" w:cs="Times New Roman"/>
                <w:color w:val="FF0000"/>
                <w:lang w:eastAsia="fr-FR"/>
                <w:rPrChange w:id="671" w:author="Raja EL HAFI" w:date="2015-06-03T10:24:00Z">
                  <w:rPr>
                    <w:rFonts w:eastAsia="Times New Roman" w:cs="Times New Roman"/>
                    <w:strike/>
                    <w:color w:val="FF0000"/>
                    <w:lang w:eastAsia="fr-FR"/>
                  </w:rPr>
                </w:rPrChange>
              </w:rPr>
            </w:pPr>
            <w:ins w:id="672" w:author="Raja EL HAFI" w:date="2015-06-03T10:24:00Z">
              <w:r w:rsidRPr="009C2F36">
                <w:rPr>
                  <w:rFonts w:eastAsia="Times New Roman" w:cs="Times New Roman"/>
                  <w:color w:val="FF0000"/>
                  <w:lang w:eastAsia="fr-FR"/>
                  <w:rPrChange w:id="673" w:author="Raja EL HAFI" w:date="2015-06-03T10:24:00Z">
                    <w:rPr>
                      <w:rFonts w:eastAsia="Times New Roman" w:cs="Times New Roman"/>
                      <w:strike/>
                      <w:color w:val="FF0000"/>
                      <w:lang w:eastAsia="fr-FR"/>
                    </w:rPr>
                  </w:rPrChange>
                </w:rPr>
                <w:t>SPLR</w:t>
              </w:r>
            </w:ins>
          </w:p>
        </w:tc>
        <w:tc>
          <w:tcPr>
            <w:tcW w:w="987" w:type="dxa"/>
            <w:tcBorders>
              <w:top w:val="nil"/>
              <w:left w:val="nil"/>
              <w:bottom w:val="single" w:sz="4" w:space="0" w:color="auto"/>
              <w:right w:val="single" w:sz="4" w:space="0" w:color="auto"/>
            </w:tcBorders>
            <w:shd w:val="clear" w:color="000000" w:fill="FFFFFF"/>
            <w:noWrap/>
            <w:vAlign w:val="bottom"/>
            <w:hideMark/>
          </w:tcPr>
          <w:p w:rsidR="00DB557E" w:rsidRDefault="00DB557E" w:rsidP="00B90839">
            <w:pPr>
              <w:spacing w:line="240" w:lineRule="auto"/>
              <w:rPr>
                <w:ins w:id="674" w:author="Raja EL HAFI" w:date="2015-06-03T10:24:00Z"/>
                <w:rFonts w:eastAsia="Times New Roman" w:cs="Times New Roman"/>
                <w:strike/>
                <w:color w:val="FF0000"/>
                <w:lang w:eastAsia="fr-FR"/>
              </w:rPr>
            </w:pPr>
            <w:r w:rsidRPr="008C3B15">
              <w:rPr>
                <w:rFonts w:eastAsia="Times New Roman" w:cs="Times New Roman"/>
                <w:strike/>
                <w:color w:val="FF0000"/>
                <w:lang w:eastAsia="fr-FR"/>
              </w:rPr>
              <w:t>SECU</w:t>
            </w:r>
          </w:p>
          <w:p w:rsidR="009C2F36" w:rsidRPr="009C2F36" w:rsidRDefault="009C2F36" w:rsidP="00B90839">
            <w:pPr>
              <w:spacing w:line="240" w:lineRule="auto"/>
              <w:rPr>
                <w:rFonts w:eastAsia="Times New Roman" w:cs="Times New Roman"/>
                <w:color w:val="FF0000"/>
                <w:lang w:eastAsia="fr-FR"/>
                <w:rPrChange w:id="675" w:author="Raja EL HAFI" w:date="2015-06-03T10:25:00Z">
                  <w:rPr>
                    <w:rFonts w:eastAsia="Times New Roman" w:cs="Times New Roman"/>
                    <w:strike/>
                    <w:color w:val="FF0000"/>
                    <w:lang w:eastAsia="fr-FR"/>
                  </w:rPr>
                </w:rPrChange>
              </w:rPr>
            </w:pPr>
            <w:ins w:id="676" w:author="Raja EL HAFI" w:date="2015-06-03T10:24:00Z">
              <w:r w:rsidRPr="009C2F36">
                <w:rPr>
                  <w:rFonts w:eastAsia="Times New Roman" w:cs="Times New Roman"/>
                  <w:color w:val="FF0000"/>
                  <w:lang w:eastAsia="fr-FR"/>
                  <w:rPrChange w:id="677" w:author="Raja EL HAFI" w:date="2015-06-03T10:25:00Z">
                    <w:rPr>
                      <w:rFonts w:eastAsia="Times New Roman" w:cs="Times New Roman"/>
                      <w:strike/>
                      <w:color w:val="FF0000"/>
                      <w:lang w:eastAsia="fr-FR"/>
                    </w:rPr>
                  </w:rPrChange>
                </w:rPr>
                <w:t>SECU</w:t>
              </w:r>
            </w:ins>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Default="00DB557E" w:rsidP="00B90839">
            <w:pPr>
              <w:spacing w:line="240" w:lineRule="auto"/>
              <w:rPr>
                <w:ins w:id="678" w:author="Raja EL HAFI" w:date="2015-06-03T10:25:00Z"/>
                <w:rFonts w:eastAsia="Times New Roman" w:cs="Times New Roman"/>
                <w:strike/>
                <w:color w:val="FF0000"/>
                <w:lang w:eastAsia="fr-FR"/>
              </w:rPr>
            </w:pPr>
            <w:r w:rsidRPr="008C3B15">
              <w:rPr>
                <w:rFonts w:eastAsia="Times New Roman" w:cs="Times New Roman"/>
                <w:strike/>
                <w:color w:val="FF0000"/>
                <w:lang w:eastAsia="fr-FR"/>
              </w:rPr>
              <w:t>Obligatoire</w:t>
            </w:r>
          </w:p>
          <w:p w:rsidR="009C2F36" w:rsidRPr="009C2F36" w:rsidRDefault="009C2F36" w:rsidP="00B90839">
            <w:pPr>
              <w:spacing w:line="240" w:lineRule="auto"/>
              <w:rPr>
                <w:rFonts w:eastAsia="Times New Roman" w:cs="Times New Roman"/>
                <w:color w:val="FF0000"/>
                <w:lang w:eastAsia="fr-FR"/>
                <w:rPrChange w:id="679" w:author="Raja EL HAFI" w:date="2015-06-03T10:25:00Z">
                  <w:rPr>
                    <w:rFonts w:eastAsia="Times New Roman" w:cs="Times New Roman"/>
                    <w:strike/>
                    <w:color w:val="FF0000"/>
                    <w:lang w:eastAsia="fr-FR"/>
                  </w:rPr>
                </w:rPrChange>
              </w:rPr>
            </w:pPr>
            <w:ins w:id="680" w:author="Raja EL HAFI" w:date="2015-06-03T10:25:00Z">
              <w:r w:rsidRPr="009C2F36">
                <w:rPr>
                  <w:rFonts w:eastAsia="Times New Roman" w:cs="Times New Roman"/>
                  <w:color w:val="FF0000"/>
                  <w:lang w:eastAsia="fr-FR"/>
                  <w:rPrChange w:id="681" w:author="Raja EL HAFI" w:date="2015-06-03T10:25:00Z">
                    <w:rPr>
                      <w:rFonts w:eastAsia="Times New Roman" w:cs="Times New Roman"/>
                      <w:strike/>
                      <w:color w:val="FF0000"/>
                      <w:lang w:eastAsia="fr-FR"/>
                    </w:rPr>
                  </w:rPrChange>
                </w:rPr>
                <w:t>Obligatoire</w:t>
              </w:r>
            </w:ins>
          </w:p>
        </w:tc>
      </w:tr>
    </w:tbl>
    <w:p w:rsidR="00DB557E" w:rsidRPr="008B74B5" w:rsidRDefault="00DB557E" w:rsidP="006E0B40">
      <w:pPr>
        <w:pStyle w:val="Style3"/>
        <w:numPr>
          <w:ilvl w:val="3"/>
          <w:numId w:val="2"/>
        </w:numPr>
        <w:shd w:val="clear" w:color="auto" w:fill="F2F2F2"/>
        <w:jc w:val="both"/>
        <w:rPr>
          <w:i/>
          <w:u w:val="single"/>
        </w:rPr>
      </w:pPr>
      <w:bookmarkStart w:id="682" w:name="_Toc425152056"/>
      <w:r w:rsidRPr="00965DBC">
        <w:rPr>
          <w:i/>
          <w:color w:val="000000" w:themeColor="text1"/>
          <w:u w:val="single"/>
        </w:rPr>
        <w:lastRenderedPageBreak/>
        <w:t xml:space="preserve">OST </w:t>
      </w:r>
      <w:r w:rsidR="004B3796" w:rsidRPr="00965DBC">
        <w:rPr>
          <w:i/>
          <w:color w:val="000000" w:themeColor="text1"/>
          <w:u w:val="single"/>
        </w:rPr>
        <w:t>optionnels</w:t>
      </w:r>
      <w:r w:rsidR="004B3796">
        <w:rPr>
          <w:i/>
          <w:u w:val="single"/>
        </w:rPr>
        <w:t xml:space="preserve"> </w:t>
      </w:r>
      <w:r w:rsidR="00965DBC">
        <w:rPr>
          <w:i/>
          <w:u w:val="single"/>
        </w:rPr>
        <w:t xml:space="preserve">ou </w:t>
      </w:r>
      <w:r w:rsidRPr="008B74B5">
        <w:rPr>
          <w:i/>
          <w:u w:val="single"/>
        </w:rPr>
        <w:t>avec choix</w:t>
      </w:r>
      <w:bookmarkEnd w:id="682"/>
    </w:p>
    <w:p w:rsidR="00DB557E" w:rsidRDefault="00DB557E" w:rsidP="006E0B40">
      <w:pPr>
        <w:numPr>
          <w:ilvl w:val="0"/>
          <w:numId w:val="5"/>
        </w:numPr>
        <w:spacing w:before="240" w:after="240" w:line="100" w:lineRule="atLeast"/>
        <w:ind w:right="142"/>
        <w:jc w:val="both"/>
      </w:pPr>
      <w:r>
        <w:t xml:space="preserve">Ci-joint la liste des OSTs </w:t>
      </w:r>
      <w:r w:rsidR="001A16DE" w:rsidRPr="00965DBC">
        <w:rPr>
          <w:color w:val="000000" w:themeColor="text1"/>
        </w:rPr>
        <w:t>optionnels</w:t>
      </w:r>
      <w:r w:rsidR="001A16DE">
        <w:t xml:space="preserve"> </w:t>
      </w:r>
      <w:r>
        <w:t xml:space="preserve">avec choix ainsi que leurs codes ISO (Une option par défaut est définie au minimum : </w:t>
      </w:r>
    </w:p>
    <w:p w:rsidR="00A3706B" w:rsidRDefault="00A3706B" w:rsidP="00A3706B">
      <w:pPr>
        <w:spacing w:before="240" w:after="240" w:line="100" w:lineRule="atLeast"/>
        <w:ind w:right="142"/>
        <w:jc w:val="both"/>
        <w:rPr>
          <w:ins w:id="683" w:author="Brahim ERRAY" w:date="2016-02-09T00:18:00Z"/>
        </w:rPr>
      </w:pPr>
    </w:p>
    <w:p w:rsidR="005039C4" w:rsidRDefault="005039C4" w:rsidP="00A3706B">
      <w:pPr>
        <w:spacing w:before="240" w:after="240" w:line="100" w:lineRule="atLeast"/>
        <w:ind w:right="142"/>
        <w:jc w:val="both"/>
        <w:rPr>
          <w:ins w:id="684" w:author="Brahim ERRAY" w:date="2016-02-09T00:18:00Z"/>
        </w:rPr>
      </w:pPr>
    </w:p>
    <w:tbl>
      <w:tblPr>
        <w:tblW w:w="3620" w:type="dxa"/>
        <w:tblInd w:w="-5" w:type="dxa"/>
        <w:tblCellMar>
          <w:left w:w="70" w:type="dxa"/>
          <w:right w:w="70" w:type="dxa"/>
        </w:tblCellMar>
        <w:tblLook w:val="04A0" w:firstRow="1" w:lastRow="0" w:firstColumn="1" w:lastColumn="0" w:noHBand="0" w:noVBand="1"/>
      </w:tblPr>
      <w:tblGrid>
        <w:gridCol w:w="1480"/>
        <w:gridCol w:w="2140"/>
      </w:tblGrid>
      <w:tr w:rsidR="005039C4" w:rsidRPr="005039C4" w:rsidTr="005039C4">
        <w:trPr>
          <w:trHeight w:val="255"/>
          <w:ins w:id="685" w:author="Brahim ERRAY" w:date="2016-02-09T00:18:00Z"/>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rPr>
                <w:ins w:id="686" w:author="Brahim ERRAY" w:date="2016-02-09T00:18:00Z"/>
                <w:rFonts w:ascii="Arial" w:eastAsia="Times New Roman" w:hAnsi="Arial" w:cs="Arial"/>
                <w:sz w:val="20"/>
                <w:szCs w:val="20"/>
                <w:lang w:eastAsia="fr-FR"/>
              </w:rPr>
            </w:pPr>
            <w:ins w:id="687" w:author="Brahim ERRAY" w:date="2016-02-09T00:18:00Z">
              <w:r w:rsidRPr="005039C4">
                <w:rPr>
                  <w:rFonts w:ascii="Arial" w:eastAsia="Times New Roman" w:hAnsi="Arial" w:cs="Arial"/>
                  <w:sz w:val="20"/>
                  <w:szCs w:val="20"/>
                  <w:lang w:eastAsia="fr-FR"/>
                </w:rPr>
                <w:t>Nombre de Title</w:t>
              </w:r>
            </w:ins>
          </w:p>
        </w:tc>
        <w:tc>
          <w:tcPr>
            <w:tcW w:w="2140" w:type="dxa"/>
            <w:tcBorders>
              <w:top w:val="single" w:sz="4" w:space="0" w:color="auto"/>
              <w:left w:val="nil"/>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rPr>
                <w:ins w:id="688" w:author="Brahim ERRAY" w:date="2016-02-09T00:18:00Z"/>
                <w:rFonts w:ascii="Arial" w:eastAsia="Times New Roman" w:hAnsi="Arial" w:cs="Arial"/>
                <w:sz w:val="20"/>
                <w:szCs w:val="20"/>
                <w:lang w:eastAsia="fr-FR"/>
              </w:rPr>
            </w:pPr>
            <w:ins w:id="689" w:author="Brahim ERRAY" w:date="2016-02-09T00:18:00Z">
              <w:r w:rsidRPr="005039C4">
                <w:rPr>
                  <w:rFonts w:ascii="Arial" w:eastAsia="Times New Roman" w:hAnsi="Arial" w:cs="Arial"/>
                  <w:sz w:val="20"/>
                  <w:szCs w:val="20"/>
                  <w:lang w:eastAsia="fr-FR"/>
                </w:rPr>
                <w:t> </w:t>
              </w:r>
            </w:ins>
          </w:p>
        </w:tc>
      </w:tr>
      <w:tr w:rsidR="005039C4" w:rsidRPr="005039C4" w:rsidTr="005039C4">
        <w:trPr>
          <w:trHeight w:val="255"/>
          <w:ins w:id="690" w:author="Brahim ERRAY" w:date="2016-02-09T00:18:00Z"/>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rPr>
                <w:ins w:id="691" w:author="Brahim ERRAY" w:date="2016-02-09T00:18:00Z"/>
                <w:rFonts w:ascii="Arial" w:eastAsia="Times New Roman" w:hAnsi="Arial" w:cs="Arial"/>
                <w:sz w:val="20"/>
                <w:szCs w:val="20"/>
                <w:lang w:eastAsia="fr-FR"/>
              </w:rPr>
            </w:pPr>
            <w:ins w:id="692" w:author="Brahim ERRAY" w:date="2016-02-09T00:18:00Z">
              <w:r w:rsidRPr="005039C4">
                <w:rPr>
                  <w:rFonts w:ascii="Arial" w:eastAsia="Times New Roman" w:hAnsi="Arial" w:cs="Arial"/>
                  <w:sz w:val="20"/>
                  <w:szCs w:val="20"/>
                  <w:lang w:eastAsia="fr-FR"/>
                </w:rPr>
                <w:t>Assigned To</w:t>
              </w:r>
            </w:ins>
          </w:p>
        </w:tc>
        <w:tc>
          <w:tcPr>
            <w:tcW w:w="2140" w:type="dxa"/>
            <w:tcBorders>
              <w:top w:val="nil"/>
              <w:left w:val="nil"/>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rPr>
                <w:ins w:id="693" w:author="Brahim ERRAY" w:date="2016-02-09T00:18:00Z"/>
                <w:rFonts w:ascii="Arial" w:eastAsia="Times New Roman" w:hAnsi="Arial" w:cs="Arial"/>
                <w:sz w:val="20"/>
                <w:szCs w:val="20"/>
                <w:lang w:eastAsia="fr-FR"/>
              </w:rPr>
            </w:pPr>
            <w:ins w:id="694" w:author="Brahim ERRAY" w:date="2016-02-09T00:18:00Z">
              <w:r w:rsidRPr="005039C4">
                <w:rPr>
                  <w:rFonts w:ascii="Arial" w:eastAsia="Times New Roman" w:hAnsi="Arial" w:cs="Arial"/>
                  <w:sz w:val="20"/>
                  <w:szCs w:val="20"/>
                  <w:lang w:eastAsia="fr-FR"/>
                </w:rPr>
                <w:t>Total</w:t>
              </w:r>
            </w:ins>
          </w:p>
        </w:tc>
      </w:tr>
      <w:tr w:rsidR="005039C4" w:rsidRPr="005039C4" w:rsidTr="005039C4">
        <w:trPr>
          <w:trHeight w:val="255"/>
          <w:ins w:id="695" w:author="Brahim ERRAY" w:date="2016-02-09T00:18:00Z"/>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rPr>
                <w:ins w:id="696" w:author="Brahim ERRAY" w:date="2016-02-09T00:18:00Z"/>
                <w:rFonts w:ascii="Arial" w:eastAsia="Times New Roman" w:hAnsi="Arial" w:cs="Arial"/>
                <w:sz w:val="20"/>
                <w:szCs w:val="20"/>
                <w:lang w:eastAsia="fr-FR"/>
              </w:rPr>
            </w:pPr>
            <w:ins w:id="697" w:author="Brahim ERRAY" w:date="2016-02-09T00:18:00Z">
              <w:r w:rsidRPr="005039C4">
                <w:rPr>
                  <w:rFonts w:ascii="Arial" w:eastAsia="Times New Roman" w:hAnsi="Arial" w:cs="Arial"/>
                  <w:sz w:val="20"/>
                  <w:szCs w:val="20"/>
                  <w:lang w:eastAsia="fr-FR"/>
                </w:rPr>
                <w:t>meobenarfa</w:t>
              </w:r>
            </w:ins>
          </w:p>
        </w:tc>
        <w:tc>
          <w:tcPr>
            <w:tcW w:w="2140" w:type="dxa"/>
            <w:tcBorders>
              <w:top w:val="nil"/>
              <w:left w:val="nil"/>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jc w:val="right"/>
              <w:rPr>
                <w:ins w:id="698" w:author="Brahim ERRAY" w:date="2016-02-09T00:18:00Z"/>
                <w:rFonts w:ascii="Arial" w:eastAsia="Times New Roman" w:hAnsi="Arial" w:cs="Arial"/>
                <w:sz w:val="20"/>
                <w:szCs w:val="20"/>
                <w:lang w:eastAsia="fr-FR"/>
              </w:rPr>
            </w:pPr>
            <w:ins w:id="699" w:author="Brahim ERRAY" w:date="2016-02-09T00:18:00Z">
              <w:r w:rsidRPr="005039C4">
                <w:rPr>
                  <w:rFonts w:ascii="Arial" w:eastAsia="Times New Roman" w:hAnsi="Arial" w:cs="Arial"/>
                  <w:sz w:val="20"/>
                  <w:szCs w:val="20"/>
                  <w:lang w:eastAsia="fr-FR"/>
                </w:rPr>
                <w:t>1</w:t>
              </w:r>
            </w:ins>
          </w:p>
        </w:tc>
      </w:tr>
      <w:tr w:rsidR="005039C4" w:rsidRPr="005039C4" w:rsidTr="005039C4">
        <w:trPr>
          <w:trHeight w:val="255"/>
          <w:ins w:id="700" w:author="Brahim ERRAY" w:date="2016-02-09T00:18:00Z"/>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rPr>
                <w:ins w:id="701" w:author="Brahim ERRAY" w:date="2016-02-09T00:18:00Z"/>
                <w:rFonts w:ascii="Arial" w:eastAsia="Times New Roman" w:hAnsi="Arial" w:cs="Arial"/>
                <w:sz w:val="20"/>
                <w:szCs w:val="20"/>
                <w:lang w:eastAsia="fr-FR"/>
              </w:rPr>
            </w:pPr>
            <w:ins w:id="702" w:author="Brahim ERRAY" w:date="2016-02-09T00:18:00Z">
              <w:r w:rsidRPr="005039C4">
                <w:rPr>
                  <w:rFonts w:ascii="Arial" w:eastAsia="Times New Roman" w:hAnsi="Arial" w:cs="Arial"/>
                  <w:sz w:val="20"/>
                  <w:szCs w:val="20"/>
                  <w:lang w:eastAsia="fr-FR"/>
                </w:rPr>
                <w:t>wgharbi</w:t>
              </w:r>
            </w:ins>
          </w:p>
        </w:tc>
        <w:tc>
          <w:tcPr>
            <w:tcW w:w="2140" w:type="dxa"/>
            <w:tcBorders>
              <w:top w:val="nil"/>
              <w:left w:val="nil"/>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jc w:val="right"/>
              <w:rPr>
                <w:ins w:id="703" w:author="Brahim ERRAY" w:date="2016-02-09T00:18:00Z"/>
                <w:rFonts w:ascii="Arial" w:eastAsia="Times New Roman" w:hAnsi="Arial" w:cs="Arial"/>
                <w:sz w:val="20"/>
                <w:szCs w:val="20"/>
                <w:lang w:eastAsia="fr-FR"/>
              </w:rPr>
            </w:pPr>
            <w:ins w:id="704" w:author="Brahim ERRAY" w:date="2016-02-09T00:18:00Z">
              <w:r w:rsidRPr="005039C4">
                <w:rPr>
                  <w:rFonts w:ascii="Arial" w:eastAsia="Times New Roman" w:hAnsi="Arial" w:cs="Arial"/>
                  <w:sz w:val="20"/>
                  <w:szCs w:val="20"/>
                  <w:lang w:eastAsia="fr-FR"/>
                </w:rPr>
                <w:t>2</w:t>
              </w:r>
            </w:ins>
          </w:p>
        </w:tc>
      </w:tr>
      <w:tr w:rsidR="005039C4" w:rsidRPr="005039C4" w:rsidTr="005039C4">
        <w:trPr>
          <w:trHeight w:val="255"/>
          <w:ins w:id="705" w:author="Brahim ERRAY" w:date="2016-02-09T00:18:00Z"/>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rPr>
                <w:ins w:id="706" w:author="Brahim ERRAY" w:date="2016-02-09T00:18:00Z"/>
                <w:rFonts w:ascii="Arial" w:eastAsia="Times New Roman" w:hAnsi="Arial" w:cs="Arial"/>
                <w:sz w:val="20"/>
                <w:szCs w:val="20"/>
                <w:lang w:eastAsia="fr-FR"/>
              </w:rPr>
            </w:pPr>
            <w:ins w:id="707" w:author="Brahim ERRAY" w:date="2016-02-09T00:18:00Z">
              <w:r w:rsidRPr="005039C4">
                <w:rPr>
                  <w:rFonts w:ascii="Arial" w:eastAsia="Times New Roman" w:hAnsi="Arial" w:cs="Arial"/>
                  <w:sz w:val="20"/>
                  <w:szCs w:val="20"/>
                  <w:lang w:eastAsia="fr-FR"/>
                </w:rPr>
                <w:t>Total général</w:t>
              </w:r>
            </w:ins>
          </w:p>
        </w:tc>
        <w:tc>
          <w:tcPr>
            <w:tcW w:w="2140" w:type="dxa"/>
            <w:tcBorders>
              <w:top w:val="nil"/>
              <w:left w:val="nil"/>
              <w:bottom w:val="single" w:sz="4" w:space="0" w:color="auto"/>
              <w:right w:val="single" w:sz="4" w:space="0" w:color="auto"/>
            </w:tcBorders>
            <w:shd w:val="clear" w:color="auto" w:fill="auto"/>
            <w:noWrap/>
            <w:vAlign w:val="bottom"/>
            <w:hideMark/>
          </w:tcPr>
          <w:p w:rsidR="005039C4" w:rsidRPr="005039C4" w:rsidRDefault="005039C4" w:rsidP="005039C4">
            <w:pPr>
              <w:spacing w:line="240" w:lineRule="auto"/>
              <w:jc w:val="right"/>
              <w:rPr>
                <w:ins w:id="708" w:author="Brahim ERRAY" w:date="2016-02-09T00:18:00Z"/>
                <w:rFonts w:ascii="Arial" w:eastAsia="Times New Roman" w:hAnsi="Arial" w:cs="Arial"/>
                <w:sz w:val="20"/>
                <w:szCs w:val="20"/>
                <w:lang w:eastAsia="fr-FR"/>
              </w:rPr>
            </w:pPr>
            <w:ins w:id="709" w:author="Brahim ERRAY" w:date="2016-02-09T00:18:00Z">
              <w:r w:rsidRPr="005039C4">
                <w:rPr>
                  <w:rFonts w:ascii="Arial" w:eastAsia="Times New Roman" w:hAnsi="Arial" w:cs="Arial"/>
                  <w:sz w:val="20"/>
                  <w:szCs w:val="20"/>
                  <w:lang w:eastAsia="fr-FR"/>
                </w:rPr>
                <w:t>3</w:t>
              </w:r>
            </w:ins>
          </w:p>
        </w:tc>
      </w:tr>
    </w:tbl>
    <w:p w:rsidR="005039C4" w:rsidRDefault="005039C4" w:rsidP="00A3706B">
      <w:pPr>
        <w:spacing w:before="240" w:after="240" w:line="100" w:lineRule="atLeast"/>
        <w:ind w:right="142"/>
        <w:jc w:val="both"/>
      </w:pPr>
    </w:p>
    <w:p w:rsidR="00A3706B" w:rsidRDefault="00A3706B" w:rsidP="00A3706B">
      <w:pPr>
        <w:spacing w:before="240" w:after="240" w:line="100" w:lineRule="atLeast"/>
        <w:ind w:right="142"/>
        <w:jc w:val="both"/>
      </w:pPr>
    </w:p>
    <w:tbl>
      <w:tblPr>
        <w:tblW w:w="9086" w:type="dxa"/>
        <w:tblInd w:w="56" w:type="dxa"/>
        <w:tblCellMar>
          <w:left w:w="70" w:type="dxa"/>
          <w:right w:w="70" w:type="dxa"/>
        </w:tblCellMar>
        <w:tblLook w:val="04A0" w:firstRow="1" w:lastRow="0" w:firstColumn="1" w:lastColumn="0" w:noHBand="0" w:noVBand="1"/>
      </w:tblPr>
      <w:tblGrid>
        <w:gridCol w:w="657"/>
        <w:gridCol w:w="4638"/>
        <w:gridCol w:w="1382"/>
        <w:gridCol w:w="1275"/>
        <w:gridCol w:w="1134"/>
      </w:tblGrid>
      <w:tr w:rsidR="00DB557E" w:rsidRPr="00C31CFB" w:rsidTr="00B90839">
        <w:trPr>
          <w:trHeight w:val="304"/>
        </w:trPr>
        <w:tc>
          <w:tcPr>
            <w:tcW w:w="657"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jc w:val="center"/>
              <w:rPr>
                <w:rFonts w:eastAsia="Times New Roman" w:cs="Times New Roman"/>
                <w:color w:val="000000"/>
                <w:lang w:eastAsia="fr-FR"/>
              </w:rPr>
            </w:pPr>
            <w:r w:rsidRPr="00C31CFB">
              <w:rPr>
                <w:rFonts w:eastAsia="Times New Roman" w:cs="Times New Roman"/>
                <w:color w:val="000000"/>
                <w:lang w:eastAsia="fr-FR"/>
              </w:rPr>
              <w:t>Num</w:t>
            </w:r>
          </w:p>
        </w:tc>
        <w:tc>
          <w:tcPr>
            <w:tcW w:w="4638"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Libelle OST</w:t>
            </w:r>
          </w:p>
        </w:tc>
        <w:tc>
          <w:tcPr>
            <w:tcW w:w="1382"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Code ISO</w:t>
            </w:r>
          </w:p>
        </w:tc>
        <w:tc>
          <w:tcPr>
            <w:tcW w:w="127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 xml:space="preserve">Option </w:t>
            </w:r>
          </w:p>
        </w:tc>
        <w:tc>
          <w:tcPr>
            <w:tcW w:w="1134"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jc w:val="center"/>
              <w:rPr>
                <w:rFonts w:eastAsia="Times New Roman" w:cs="Times New Roman"/>
                <w:color w:val="000000"/>
                <w:lang w:eastAsia="fr-FR"/>
              </w:rPr>
            </w:pPr>
            <w:r w:rsidRPr="00C31CFB">
              <w:rPr>
                <w:rFonts w:eastAsia="Times New Roman" w:cs="Times New Roman"/>
                <w:color w:val="000000"/>
                <w:lang w:eastAsia="fr-FR"/>
              </w:rPr>
              <w:t>Type</w:t>
            </w:r>
          </w:p>
        </w:tc>
      </w:tr>
      <w:tr w:rsidR="00DB557E"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jc w:val="right"/>
              <w:rPr>
                <w:rFonts w:eastAsia="Times New Roman" w:cs="Times New Roman"/>
                <w:color w:val="000000"/>
                <w:lang w:eastAsia="fr-FR"/>
              </w:rPr>
            </w:pPr>
            <w:r w:rsidRPr="00C31CFB">
              <w:rPr>
                <w:rFonts w:eastAsia="Times New Roman" w:cs="Times New Roman"/>
                <w:color w:val="000000"/>
                <w:lang w:eastAsia="fr-FR"/>
              </w:rPr>
              <w:t>1</w:t>
            </w:r>
          </w:p>
        </w:tc>
        <w:tc>
          <w:tcPr>
            <w:tcW w:w="4638"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Paiement des dividendes optionnels</w:t>
            </w:r>
          </w:p>
        </w:tc>
        <w:tc>
          <w:tcPr>
            <w:tcW w:w="1382"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DVOP</w:t>
            </w:r>
          </w:p>
        </w:tc>
        <w:tc>
          <w:tcPr>
            <w:tcW w:w="1275"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CASH / SECU</w:t>
            </w:r>
          </w:p>
        </w:tc>
        <w:tc>
          <w:tcPr>
            <w:tcW w:w="1134"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Optionnel</w:t>
            </w:r>
          </w:p>
        </w:tc>
      </w:tr>
      <w:tr w:rsidR="00DB557E"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34102D" w:rsidRDefault="00DB557E" w:rsidP="00B90839">
            <w:pPr>
              <w:spacing w:line="240" w:lineRule="auto"/>
              <w:jc w:val="right"/>
              <w:rPr>
                <w:rFonts w:eastAsia="Times New Roman" w:cs="Times New Roman"/>
                <w:color w:val="FF0000"/>
                <w:lang w:eastAsia="fr-FR"/>
              </w:rPr>
            </w:pPr>
            <w:r w:rsidRPr="0034102D">
              <w:rPr>
                <w:rFonts w:eastAsia="Times New Roman" w:cs="Times New Roman"/>
                <w:color w:val="FF0000"/>
                <w:lang w:eastAsia="fr-FR"/>
              </w:rPr>
              <w:t>2</w:t>
            </w:r>
          </w:p>
        </w:tc>
        <w:tc>
          <w:tcPr>
            <w:tcW w:w="4638" w:type="dxa"/>
            <w:tcBorders>
              <w:top w:val="nil"/>
              <w:left w:val="nil"/>
              <w:bottom w:val="single" w:sz="4" w:space="0" w:color="auto"/>
              <w:right w:val="single" w:sz="4" w:space="0" w:color="auto"/>
            </w:tcBorders>
            <w:shd w:val="clear" w:color="000000" w:fill="FFFFFF"/>
            <w:noWrap/>
            <w:vAlign w:val="bottom"/>
            <w:hideMark/>
          </w:tcPr>
          <w:p w:rsidR="00DB557E" w:rsidRPr="00922349" w:rsidRDefault="00DB557E" w:rsidP="00B90839">
            <w:pPr>
              <w:spacing w:line="240" w:lineRule="auto"/>
              <w:rPr>
                <w:rFonts w:eastAsia="Times New Roman" w:cs="Times New Roman"/>
                <w:lang w:eastAsia="fr-FR"/>
                <w:rPrChange w:id="710" w:author="Raja EL HAFI" w:date="2015-06-03T10:27:00Z">
                  <w:rPr>
                    <w:rFonts w:eastAsia="Times New Roman" w:cs="Times New Roman"/>
                    <w:color w:val="FF0000"/>
                    <w:lang w:eastAsia="fr-FR"/>
                  </w:rPr>
                </w:rPrChange>
              </w:rPr>
            </w:pPr>
            <w:r w:rsidRPr="00922349">
              <w:rPr>
                <w:rFonts w:eastAsia="Times New Roman" w:cs="Times New Roman"/>
                <w:lang w:eastAsia="fr-FR"/>
                <w:rPrChange w:id="711" w:author="Raja EL HAFI" w:date="2015-06-03T10:27:00Z">
                  <w:rPr>
                    <w:rFonts w:eastAsia="Times New Roman" w:cs="Times New Roman"/>
                    <w:color w:val="FF0000"/>
                    <w:lang w:eastAsia="fr-FR"/>
                  </w:rPr>
                </w:rPrChange>
              </w:rPr>
              <w:t>Augmentation du capital en numéraire</w:t>
            </w:r>
          </w:p>
          <w:p w:rsidR="00965DBC" w:rsidRPr="00965DBC" w:rsidRDefault="00965DBC" w:rsidP="00965DBC">
            <w:pPr>
              <w:spacing w:line="240" w:lineRule="auto"/>
              <w:rPr>
                <w:rFonts w:eastAsia="Times New Roman" w:cs="Times New Roman"/>
                <w:b/>
                <w:color w:val="00B050"/>
                <w:lang w:eastAsia="fr-FR"/>
              </w:rPr>
            </w:pPr>
            <w:r w:rsidRPr="00922349">
              <w:rPr>
                <w:rFonts w:eastAsia="Times New Roman" w:cs="Times New Roman"/>
                <w:lang w:eastAsia="fr-FR"/>
                <w:rPrChange w:id="712" w:author="Raja EL HAFI" w:date="2015-06-03T10:27:00Z">
                  <w:rPr>
                    <w:rFonts w:eastAsia="Times New Roman" w:cs="Times New Roman"/>
                    <w:b/>
                    <w:color w:val="00B050"/>
                    <w:lang w:eastAsia="fr-FR"/>
                  </w:rPr>
                </w:rPrChange>
              </w:rPr>
              <w:t xml:space="preserve">Remarque Vermeg : L’OST d’augementation de capital est optionnel, pourquoi elle est effacée ? </w:t>
            </w:r>
            <w:r w:rsidR="0034102D" w:rsidRPr="00922349">
              <w:rPr>
                <w:rFonts w:eastAsia="Times New Roman" w:cs="Times New Roman"/>
                <w:lang w:eastAsia="fr-FR"/>
                <w:rPrChange w:id="713" w:author="Raja EL HAFI" w:date="2015-06-03T10:27:00Z">
                  <w:rPr>
                    <w:rFonts w:eastAsia="Times New Roman" w:cs="Times New Roman"/>
                    <w:b/>
                    <w:color w:val="00B050"/>
                    <w:lang w:eastAsia="fr-FR"/>
                  </w:rPr>
                </w:rPrChange>
              </w:rPr>
              <w:t xml:space="preserve"> Réponse AWB : OK</w:t>
            </w:r>
            <w:r w:rsidR="0034102D">
              <w:rPr>
                <w:rFonts w:eastAsia="Times New Roman" w:cs="Times New Roman"/>
                <w:b/>
                <w:color w:val="00B050"/>
                <w:lang w:eastAsia="fr-FR"/>
              </w:rPr>
              <w:t xml:space="preserve"> </w:t>
            </w:r>
          </w:p>
        </w:tc>
        <w:tc>
          <w:tcPr>
            <w:tcW w:w="1382" w:type="dxa"/>
            <w:tcBorders>
              <w:top w:val="nil"/>
              <w:left w:val="nil"/>
              <w:bottom w:val="single" w:sz="4" w:space="0" w:color="auto"/>
              <w:right w:val="single" w:sz="4" w:space="0" w:color="auto"/>
            </w:tcBorders>
            <w:shd w:val="clear" w:color="000000" w:fill="FFFFFF"/>
            <w:noWrap/>
            <w:vAlign w:val="bottom"/>
            <w:hideMark/>
          </w:tcPr>
          <w:p w:rsidR="00DB557E" w:rsidRPr="00922349" w:rsidRDefault="00DB557E" w:rsidP="00B90839">
            <w:pPr>
              <w:spacing w:line="240" w:lineRule="auto"/>
              <w:rPr>
                <w:rFonts w:eastAsia="Times New Roman" w:cs="Times New Roman"/>
                <w:lang w:eastAsia="fr-FR"/>
                <w:rPrChange w:id="714" w:author="Raja EL HAFI" w:date="2015-06-03T10:27:00Z">
                  <w:rPr>
                    <w:rFonts w:eastAsia="Times New Roman" w:cs="Times New Roman"/>
                    <w:color w:val="FF0000"/>
                    <w:lang w:eastAsia="fr-FR"/>
                  </w:rPr>
                </w:rPrChange>
              </w:rPr>
            </w:pPr>
            <w:r w:rsidRPr="00922349">
              <w:rPr>
                <w:rFonts w:eastAsia="Times New Roman" w:cs="Times New Roman"/>
                <w:lang w:eastAsia="fr-FR"/>
                <w:rPrChange w:id="715" w:author="Raja EL HAFI" w:date="2015-06-03T10:27:00Z">
                  <w:rPr>
                    <w:rFonts w:eastAsia="Times New Roman" w:cs="Times New Roman"/>
                    <w:color w:val="FF0000"/>
                    <w:lang w:eastAsia="fr-FR"/>
                  </w:rPr>
                </w:rPrChange>
              </w:rPr>
              <w:t>RHTS</w:t>
            </w:r>
          </w:p>
        </w:tc>
        <w:tc>
          <w:tcPr>
            <w:tcW w:w="1275" w:type="dxa"/>
            <w:tcBorders>
              <w:top w:val="nil"/>
              <w:left w:val="nil"/>
              <w:bottom w:val="single" w:sz="4" w:space="0" w:color="auto"/>
              <w:right w:val="single" w:sz="4" w:space="0" w:color="auto"/>
            </w:tcBorders>
            <w:shd w:val="clear" w:color="000000" w:fill="FFFFFF"/>
            <w:noWrap/>
            <w:vAlign w:val="bottom"/>
            <w:hideMark/>
          </w:tcPr>
          <w:p w:rsidR="00DB557E" w:rsidRPr="00922349" w:rsidRDefault="00DB557E" w:rsidP="00B90839">
            <w:pPr>
              <w:spacing w:line="240" w:lineRule="auto"/>
              <w:rPr>
                <w:rFonts w:eastAsia="Times New Roman" w:cs="Times New Roman"/>
                <w:lang w:eastAsia="fr-FR"/>
                <w:rPrChange w:id="716" w:author="Raja EL HAFI" w:date="2015-06-03T10:27:00Z">
                  <w:rPr>
                    <w:rFonts w:eastAsia="Times New Roman" w:cs="Times New Roman"/>
                    <w:color w:val="FF0000"/>
                    <w:lang w:eastAsia="fr-FR"/>
                  </w:rPr>
                </w:rPrChange>
              </w:rPr>
            </w:pPr>
            <w:r w:rsidRPr="00922349">
              <w:rPr>
                <w:rFonts w:eastAsia="Times New Roman" w:cs="Times New Roman"/>
                <w:lang w:eastAsia="fr-FR"/>
                <w:rPrChange w:id="717" w:author="Raja EL HAFI" w:date="2015-06-03T10:27:00Z">
                  <w:rPr>
                    <w:rFonts w:eastAsia="Times New Roman" w:cs="Times New Roman"/>
                    <w:color w:val="FF0000"/>
                    <w:lang w:eastAsia="fr-FR"/>
                  </w:rPr>
                </w:rPrChange>
              </w:rPr>
              <w:t>EXER / OVER</w:t>
            </w:r>
          </w:p>
        </w:tc>
        <w:tc>
          <w:tcPr>
            <w:tcW w:w="1134" w:type="dxa"/>
            <w:tcBorders>
              <w:top w:val="nil"/>
              <w:left w:val="nil"/>
              <w:bottom w:val="single" w:sz="4" w:space="0" w:color="auto"/>
              <w:right w:val="single" w:sz="4" w:space="0" w:color="auto"/>
            </w:tcBorders>
            <w:shd w:val="clear" w:color="000000" w:fill="FFFFFF"/>
            <w:noWrap/>
            <w:vAlign w:val="bottom"/>
            <w:hideMark/>
          </w:tcPr>
          <w:p w:rsidR="00DB557E" w:rsidRPr="00922349" w:rsidRDefault="00DB557E" w:rsidP="00B90839">
            <w:pPr>
              <w:spacing w:line="240" w:lineRule="auto"/>
              <w:rPr>
                <w:rFonts w:eastAsia="Times New Roman" w:cs="Times New Roman"/>
                <w:lang w:eastAsia="fr-FR"/>
                <w:rPrChange w:id="718" w:author="Raja EL HAFI" w:date="2015-06-03T10:27:00Z">
                  <w:rPr>
                    <w:rFonts w:eastAsia="Times New Roman" w:cs="Times New Roman"/>
                    <w:color w:val="FF0000"/>
                    <w:lang w:eastAsia="fr-FR"/>
                  </w:rPr>
                </w:rPrChange>
              </w:rPr>
            </w:pPr>
            <w:r w:rsidRPr="00922349">
              <w:rPr>
                <w:rFonts w:eastAsia="Times New Roman" w:cs="Times New Roman"/>
                <w:lang w:eastAsia="fr-FR"/>
                <w:rPrChange w:id="719" w:author="Raja EL HAFI" w:date="2015-06-03T10:27:00Z">
                  <w:rPr>
                    <w:rFonts w:eastAsia="Times New Roman" w:cs="Times New Roman"/>
                    <w:color w:val="FF0000"/>
                    <w:lang w:eastAsia="fr-FR"/>
                  </w:rPr>
                </w:rPrChange>
              </w:rPr>
              <w:t>Optionnels</w:t>
            </w:r>
          </w:p>
        </w:tc>
      </w:tr>
      <w:tr w:rsidR="00833C76"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jc w:val="right"/>
              <w:rPr>
                <w:rFonts w:eastAsia="Times New Roman" w:cs="Times New Roman"/>
                <w:color w:val="000000"/>
                <w:lang w:eastAsia="fr-FR"/>
              </w:rPr>
            </w:pPr>
            <w:r>
              <w:rPr>
                <w:rFonts w:eastAsia="Times New Roman" w:cs="Times New Roman"/>
                <w:color w:val="000000"/>
                <w:lang w:eastAsia="fr-FR"/>
              </w:rPr>
              <w:t>3</w:t>
            </w:r>
          </w:p>
        </w:tc>
        <w:tc>
          <w:tcPr>
            <w:tcW w:w="4638"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rPr>
                <w:rFonts w:eastAsia="Times New Roman" w:cs="Times New Roman"/>
                <w:color w:val="000000"/>
                <w:lang w:eastAsia="fr-FR"/>
              </w:rPr>
            </w:pPr>
            <w:r>
              <w:rPr>
                <w:rFonts w:eastAsia="Times New Roman" w:cs="Times New Roman"/>
                <w:color w:val="000000"/>
                <w:lang w:eastAsia="fr-FR"/>
              </w:rPr>
              <w:t>Attribution gratuite avec rompus</w:t>
            </w:r>
          </w:p>
        </w:tc>
        <w:tc>
          <w:tcPr>
            <w:tcW w:w="1382"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F1133E">
            <w:pPr>
              <w:spacing w:line="240" w:lineRule="auto"/>
              <w:rPr>
                <w:rFonts w:eastAsia="Times New Roman" w:cs="Times New Roman"/>
                <w:color w:val="000000"/>
                <w:lang w:eastAsia="fr-FR"/>
              </w:rPr>
            </w:pPr>
            <w:r>
              <w:rPr>
                <w:rFonts w:eastAsia="Times New Roman" w:cs="Times New Roman"/>
                <w:color w:val="000000"/>
                <w:lang w:eastAsia="fr-FR"/>
              </w:rPr>
              <w:t>BONU</w:t>
            </w:r>
            <w:del w:id="720" w:author="Raja EL HAFI" w:date="2015-06-02T17:58:00Z">
              <w:r w:rsidDel="00F1133E">
                <w:rPr>
                  <w:rFonts w:eastAsia="Times New Roman" w:cs="Times New Roman"/>
                  <w:color w:val="000000"/>
                  <w:lang w:eastAsia="fr-FR"/>
                </w:rPr>
                <w:delText>W</w:delText>
              </w:r>
            </w:del>
          </w:p>
        </w:tc>
        <w:tc>
          <w:tcPr>
            <w:tcW w:w="1275" w:type="dxa"/>
            <w:tcBorders>
              <w:top w:val="nil"/>
              <w:left w:val="nil"/>
              <w:bottom w:val="single" w:sz="4" w:space="0" w:color="auto"/>
              <w:right w:val="single" w:sz="4" w:space="0" w:color="auto"/>
            </w:tcBorders>
            <w:shd w:val="clear" w:color="000000" w:fill="FFFFFF"/>
            <w:noWrap/>
            <w:vAlign w:val="bottom"/>
            <w:hideMark/>
          </w:tcPr>
          <w:p w:rsidR="00833C76" w:rsidRPr="00965DBC" w:rsidRDefault="00833C76" w:rsidP="00B90839">
            <w:pPr>
              <w:spacing w:line="240" w:lineRule="auto"/>
              <w:rPr>
                <w:rFonts w:eastAsia="Times New Roman" w:cs="Times New Roman"/>
                <w:color w:val="000000"/>
                <w:lang w:eastAsia="fr-FR"/>
              </w:rPr>
            </w:pPr>
            <w:r w:rsidRPr="00965DBC">
              <w:rPr>
                <w:rFonts w:eastAsia="Times New Roman" w:cs="Times New Roman"/>
                <w:color w:val="000000"/>
                <w:lang w:eastAsia="fr-FR"/>
              </w:rPr>
              <w:t>SECU</w:t>
            </w:r>
          </w:p>
        </w:tc>
        <w:tc>
          <w:tcPr>
            <w:tcW w:w="1134"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rPr>
                <w:rFonts w:eastAsia="Times New Roman" w:cs="Times New Roman"/>
                <w:color w:val="000000"/>
                <w:lang w:eastAsia="fr-FR"/>
              </w:rPr>
            </w:pPr>
            <w:r>
              <w:rPr>
                <w:rFonts w:eastAsia="Times New Roman" w:cs="Times New Roman"/>
                <w:color w:val="000000"/>
                <w:lang w:eastAsia="fr-FR"/>
              </w:rPr>
              <w:t>Optionnel</w:t>
            </w:r>
          </w:p>
        </w:tc>
      </w:tr>
      <w:tr w:rsidR="00833C76"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jc w:val="right"/>
              <w:rPr>
                <w:rFonts w:eastAsia="Times New Roman" w:cs="Times New Roman"/>
                <w:color w:val="000000"/>
                <w:lang w:eastAsia="fr-FR"/>
              </w:rPr>
            </w:pPr>
            <w:r>
              <w:rPr>
                <w:rFonts w:eastAsia="Times New Roman" w:cs="Times New Roman"/>
                <w:color w:val="000000"/>
                <w:lang w:eastAsia="fr-FR"/>
              </w:rPr>
              <w:t>4</w:t>
            </w:r>
          </w:p>
        </w:tc>
        <w:tc>
          <w:tcPr>
            <w:tcW w:w="4638"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rPr>
                <w:rFonts w:eastAsia="Times New Roman" w:cs="Times New Roman"/>
                <w:color w:val="000000"/>
                <w:lang w:eastAsia="fr-FR"/>
              </w:rPr>
            </w:pPr>
            <w:r>
              <w:rPr>
                <w:rFonts w:eastAsia="Times New Roman" w:cs="Times New Roman"/>
                <w:color w:val="000000"/>
                <w:lang w:eastAsia="fr-FR"/>
              </w:rPr>
              <w:t>Fusion absorption avec rompus</w:t>
            </w:r>
          </w:p>
        </w:tc>
        <w:tc>
          <w:tcPr>
            <w:tcW w:w="1382" w:type="dxa"/>
            <w:tcBorders>
              <w:top w:val="nil"/>
              <w:left w:val="nil"/>
              <w:bottom w:val="single" w:sz="4" w:space="0" w:color="auto"/>
              <w:right w:val="single" w:sz="4" w:space="0" w:color="auto"/>
            </w:tcBorders>
            <w:shd w:val="clear" w:color="000000" w:fill="FFFFFF"/>
            <w:noWrap/>
            <w:vAlign w:val="bottom"/>
            <w:hideMark/>
          </w:tcPr>
          <w:p w:rsidR="00833C76" w:rsidRPr="00C31CFB" w:rsidRDefault="00965DBC" w:rsidP="00B90839">
            <w:pPr>
              <w:spacing w:line="240" w:lineRule="auto"/>
              <w:rPr>
                <w:rFonts w:eastAsia="Times New Roman" w:cs="Times New Roman"/>
                <w:color w:val="000000"/>
                <w:lang w:eastAsia="fr-FR"/>
              </w:rPr>
            </w:pPr>
            <w:r>
              <w:rPr>
                <w:rFonts w:eastAsia="Times New Roman" w:cs="Times New Roman"/>
                <w:color w:val="000000"/>
                <w:lang w:eastAsia="fr-FR"/>
              </w:rPr>
              <w:t>MRGR</w:t>
            </w:r>
            <w:del w:id="721" w:author="Raja EL HAFI" w:date="2015-06-02T17:58:00Z">
              <w:r w:rsidDel="00F1133E">
                <w:rPr>
                  <w:rFonts w:eastAsia="Times New Roman" w:cs="Times New Roman"/>
                  <w:color w:val="000000"/>
                  <w:lang w:eastAsia="fr-FR"/>
                </w:rPr>
                <w:delText>C</w:delText>
              </w:r>
            </w:del>
          </w:p>
        </w:tc>
        <w:tc>
          <w:tcPr>
            <w:tcW w:w="1275" w:type="dxa"/>
            <w:tcBorders>
              <w:top w:val="nil"/>
              <w:left w:val="nil"/>
              <w:bottom w:val="single" w:sz="4" w:space="0" w:color="auto"/>
              <w:right w:val="single" w:sz="4" w:space="0" w:color="auto"/>
            </w:tcBorders>
            <w:shd w:val="clear" w:color="000000" w:fill="FFFFFF"/>
            <w:noWrap/>
            <w:vAlign w:val="bottom"/>
            <w:hideMark/>
          </w:tcPr>
          <w:p w:rsidR="00833C76" w:rsidRPr="00965DBC" w:rsidRDefault="00965DBC" w:rsidP="00B90839">
            <w:pPr>
              <w:spacing w:line="240" w:lineRule="auto"/>
              <w:rPr>
                <w:rFonts w:eastAsia="Times New Roman" w:cs="Times New Roman"/>
                <w:color w:val="000000"/>
                <w:lang w:eastAsia="fr-FR"/>
              </w:rPr>
            </w:pPr>
            <w:r w:rsidRPr="00965DBC">
              <w:rPr>
                <w:rFonts w:eastAsia="Times New Roman" w:cs="Times New Roman"/>
                <w:color w:val="000000"/>
                <w:lang w:eastAsia="fr-FR"/>
              </w:rPr>
              <w:t>SECU</w:t>
            </w:r>
          </w:p>
        </w:tc>
        <w:tc>
          <w:tcPr>
            <w:tcW w:w="1134" w:type="dxa"/>
            <w:tcBorders>
              <w:top w:val="nil"/>
              <w:left w:val="nil"/>
              <w:bottom w:val="single" w:sz="4" w:space="0" w:color="auto"/>
              <w:right w:val="single" w:sz="4" w:space="0" w:color="auto"/>
            </w:tcBorders>
            <w:shd w:val="clear" w:color="000000" w:fill="FFFFFF"/>
            <w:noWrap/>
            <w:vAlign w:val="bottom"/>
            <w:hideMark/>
          </w:tcPr>
          <w:p w:rsidR="00833C76" w:rsidRPr="00C31CFB" w:rsidRDefault="00965DBC" w:rsidP="00B90839">
            <w:pPr>
              <w:spacing w:line="240" w:lineRule="auto"/>
              <w:rPr>
                <w:rFonts w:eastAsia="Times New Roman" w:cs="Times New Roman"/>
                <w:color w:val="000000"/>
                <w:lang w:eastAsia="fr-FR"/>
              </w:rPr>
            </w:pPr>
            <w:r>
              <w:rPr>
                <w:rFonts w:eastAsia="Times New Roman" w:cs="Times New Roman"/>
                <w:color w:val="000000"/>
                <w:lang w:eastAsia="fr-FR"/>
              </w:rPr>
              <w:t>Optionnel</w:t>
            </w:r>
          </w:p>
        </w:tc>
      </w:tr>
      <w:tr w:rsidR="00DB557E"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31CFB" w:rsidRDefault="00833C76" w:rsidP="00B90839">
            <w:pPr>
              <w:spacing w:line="240" w:lineRule="auto"/>
              <w:jc w:val="right"/>
              <w:rPr>
                <w:rFonts w:eastAsia="Times New Roman" w:cs="Times New Roman"/>
                <w:color w:val="000000"/>
                <w:lang w:eastAsia="fr-FR"/>
              </w:rPr>
            </w:pPr>
            <w:r>
              <w:rPr>
                <w:rFonts w:eastAsia="Times New Roman" w:cs="Times New Roman"/>
                <w:color w:val="000000"/>
                <w:lang w:eastAsia="fr-FR"/>
              </w:rPr>
              <w:t>5</w:t>
            </w:r>
          </w:p>
        </w:tc>
        <w:tc>
          <w:tcPr>
            <w:tcW w:w="4638" w:type="dxa"/>
            <w:tcBorders>
              <w:top w:val="nil"/>
              <w:left w:val="nil"/>
              <w:bottom w:val="single" w:sz="4" w:space="0" w:color="auto"/>
              <w:right w:val="single" w:sz="4" w:space="0" w:color="auto"/>
            </w:tcBorders>
            <w:shd w:val="clear" w:color="000000" w:fill="FFFFFF"/>
            <w:noWrap/>
            <w:vAlign w:val="bottom"/>
            <w:hideMark/>
          </w:tcPr>
          <w:p w:rsidR="00DB557E" w:rsidRPr="00C31CFB" w:rsidRDefault="00965DBC" w:rsidP="00B90839">
            <w:pPr>
              <w:spacing w:line="240" w:lineRule="auto"/>
              <w:rPr>
                <w:rFonts w:eastAsia="Times New Roman" w:cs="Times New Roman"/>
                <w:color w:val="000000"/>
                <w:lang w:eastAsia="fr-FR"/>
              </w:rPr>
            </w:pPr>
            <w:r>
              <w:rPr>
                <w:rFonts w:eastAsia="Times New Roman" w:cs="Times New Roman"/>
                <w:color w:val="000000"/>
                <w:lang w:eastAsia="fr-FR"/>
              </w:rPr>
              <w:t>Conversion des obligations (Remboursable en action ou convertible en action)</w:t>
            </w:r>
          </w:p>
        </w:tc>
        <w:tc>
          <w:tcPr>
            <w:tcW w:w="1382"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CONV</w:t>
            </w:r>
          </w:p>
        </w:tc>
        <w:tc>
          <w:tcPr>
            <w:tcW w:w="1275"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val="en-US" w:eastAsia="fr-FR"/>
              </w:rPr>
            </w:pPr>
            <w:r w:rsidRPr="00C31CFB">
              <w:rPr>
                <w:rFonts w:eastAsia="Times New Roman" w:cs="Times New Roman"/>
                <w:color w:val="000000"/>
                <w:lang w:val="en-US" w:eastAsia="fr-FR"/>
              </w:rPr>
              <w:t>CONV  (R up ou down)</w:t>
            </w:r>
          </w:p>
        </w:tc>
        <w:tc>
          <w:tcPr>
            <w:tcW w:w="1134"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Optionnel</w:t>
            </w:r>
          </w:p>
        </w:tc>
      </w:tr>
    </w:tbl>
    <w:p w:rsidR="00DB557E" w:rsidRDefault="00DB557E" w:rsidP="00DB557E">
      <w:pPr>
        <w:spacing w:before="240" w:after="240" w:line="100" w:lineRule="atLeast"/>
        <w:ind w:right="142"/>
        <w:jc w:val="both"/>
      </w:pPr>
    </w:p>
    <w:p w:rsidR="00DB557E" w:rsidRPr="008B74B5" w:rsidRDefault="00DB557E" w:rsidP="006E0B40">
      <w:pPr>
        <w:pStyle w:val="Style3"/>
        <w:numPr>
          <w:ilvl w:val="3"/>
          <w:numId w:val="2"/>
        </w:numPr>
        <w:shd w:val="clear" w:color="auto" w:fill="F2F2F2"/>
        <w:jc w:val="both"/>
        <w:rPr>
          <w:i/>
          <w:u w:val="single"/>
        </w:rPr>
      </w:pPr>
      <w:bookmarkStart w:id="722" w:name="_Toc425152057"/>
      <w:r w:rsidRPr="008B74B5">
        <w:rPr>
          <w:i/>
          <w:u w:val="single"/>
        </w:rPr>
        <w:t>OST volontaires</w:t>
      </w:r>
      <w:bookmarkEnd w:id="722"/>
    </w:p>
    <w:p w:rsidR="00DB557E" w:rsidRDefault="00DB557E" w:rsidP="006E0B40">
      <w:pPr>
        <w:numPr>
          <w:ilvl w:val="0"/>
          <w:numId w:val="5"/>
        </w:numPr>
        <w:spacing w:before="240" w:after="240" w:line="100" w:lineRule="atLeast"/>
        <w:ind w:right="142"/>
        <w:jc w:val="both"/>
      </w:pPr>
      <w:r>
        <w:t>Ci-joint la liste des OSTs volontaires ainsi que leurs codes ISO :</w:t>
      </w:r>
    </w:p>
    <w:tbl>
      <w:tblPr>
        <w:tblW w:w="9156" w:type="dxa"/>
        <w:tblInd w:w="56" w:type="dxa"/>
        <w:tblCellMar>
          <w:left w:w="70" w:type="dxa"/>
          <w:right w:w="70" w:type="dxa"/>
        </w:tblCellMar>
        <w:tblLook w:val="04A0" w:firstRow="1" w:lastRow="0" w:firstColumn="1" w:lastColumn="0" w:noHBand="0" w:noVBand="1"/>
      </w:tblPr>
      <w:tblGrid>
        <w:gridCol w:w="707"/>
        <w:gridCol w:w="3055"/>
        <w:gridCol w:w="1355"/>
        <w:gridCol w:w="2955"/>
        <w:gridCol w:w="1084"/>
      </w:tblGrid>
      <w:tr w:rsidR="00DB557E" w:rsidRPr="00142ADC" w:rsidTr="00B90839">
        <w:trPr>
          <w:trHeight w:val="321"/>
        </w:trPr>
        <w:tc>
          <w:tcPr>
            <w:tcW w:w="707"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jc w:val="center"/>
              <w:rPr>
                <w:rFonts w:eastAsia="Times New Roman" w:cs="Times New Roman"/>
                <w:color w:val="000000"/>
                <w:lang w:eastAsia="fr-FR"/>
              </w:rPr>
            </w:pPr>
            <w:r w:rsidRPr="00142ADC">
              <w:rPr>
                <w:rFonts w:eastAsia="Times New Roman" w:cs="Times New Roman"/>
                <w:color w:val="000000"/>
                <w:lang w:eastAsia="fr-FR"/>
              </w:rPr>
              <w:t>Num</w:t>
            </w:r>
          </w:p>
        </w:tc>
        <w:tc>
          <w:tcPr>
            <w:tcW w:w="305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Libelle OST</w:t>
            </w:r>
          </w:p>
        </w:tc>
        <w:tc>
          <w:tcPr>
            <w:tcW w:w="135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Code ISO</w:t>
            </w:r>
          </w:p>
        </w:tc>
        <w:tc>
          <w:tcPr>
            <w:tcW w:w="295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 xml:space="preserve">Option </w:t>
            </w:r>
          </w:p>
        </w:tc>
        <w:tc>
          <w:tcPr>
            <w:tcW w:w="1084"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jc w:val="center"/>
              <w:rPr>
                <w:rFonts w:eastAsia="Times New Roman" w:cs="Times New Roman"/>
                <w:color w:val="000000"/>
                <w:lang w:eastAsia="fr-FR"/>
              </w:rPr>
            </w:pPr>
            <w:r w:rsidRPr="00142ADC">
              <w:rPr>
                <w:rFonts w:eastAsia="Times New Roman" w:cs="Times New Roman"/>
                <w:color w:val="000000"/>
                <w:lang w:eastAsia="fr-FR"/>
              </w:rPr>
              <w:t>Type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1</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Offre publique d'achat</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TEND</w:t>
            </w:r>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SELL / 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2</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 xml:space="preserve">Offre publique de retrait </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82417E">
            <w:pPr>
              <w:spacing w:line="240" w:lineRule="auto"/>
              <w:rPr>
                <w:rFonts w:eastAsia="Times New Roman" w:cs="Times New Roman"/>
                <w:color w:val="000000"/>
                <w:lang w:eastAsia="fr-FR"/>
              </w:rPr>
              <w:pPrChange w:id="723" w:author="Brahim ERRAY" w:date="2016-02-29T14:52:00Z">
                <w:pPr>
                  <w:spacing w:line="240" w:lineRule="auto"/>
                </w:pPr>
              </w:pPrChange>
            </w:pPr>
            <w:r w:rsidRPr="00142ADC">
              <w:rPr>
                <w:rFonts w:eastAsia="Times New Roman" w:cs="Times New Roman"/>
                <w:color w:val="000000"/>
                <w:lang w:eastAsia="fr-FR"/>
              </w:rPr>
              <w:t>TEND</w:t>
            </w:r>
            <w:del w:id="724" w:author="Raja EL HAFI" w:date="2015-06-02T17:58:00Z">
              <w:r w:rsidRPr="00142ADC" w:rsidDel="00F1133E">
                <w:rPr>
                  <w:rFonts w:eastAsia="Times New Roman" w:cs="Times New Roman"/>
                  <w:color w:val="000000"/>
                  <w:lang w:eastAsia="fr-FR"/>
                </w:rPr>
                <w:delText>M</w:delText>
              </w:r>
            </w:del>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SELL / 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3</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Assemblée générale ordinaire</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OMET</w:t>
            </w:r>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ABST/CONY/CONN/SPLI/NOAC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4</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Assemblée générale extraordinaire</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XMET</w:t>
            </w:r>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ABST/CONY/CONN/SPLI/NOAC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bl>
    <w:p w:rsidR="00DB557E" w:rsidRDefault="00DB557E" w:rsidP="00DB557E">
      <w:pPr>
        <w:spacing w:before="240" w:after="240" w:line="100" w:lineRule="atLeast"/>
        <w:ind w:right="142"/>
        <w:jc w:val="both"/>
      </w:pPr>
      <w:bookmarkStart w:id="725" w:name="_GoBack"/>
      <w:bookmarkEnd w:id="725"/>
    </w:p>
    <w:p w:rsidR="00DB557E" w:rsidRDefault="00DB557E" w:rsidP="00DB557E">
      <w:pPr>
        <w:pStyle w:val="Style3"/>
        <w:shd w:val="clear" w:color="auto" w:fill="F2F2F2"/>
        <w:ind w:left="862"/>
        <w:jc w:val="both"/>
      </w:pPr>
      <w:bookmarkStart w:id="726" w:name="_Toc425152058"/>
      <w:r>
        <w:lastRenderedPageBreak/>
        <w:t>Création et mise à jour de l’annonce :</w:t>
      </w:r>
      <w:bookmarkEnd w:id="726"/>
    </w:p>
    <w:p w:rsidR="00DB557E" w:rsidRPr="00001A7B" w:rsidRDefault="00DB557E" w:rsidP="006E0B40">
      <w:pPr>
        <w:pStyle w:val="Style3"/>
        <w:numPr>
          <w:ilvl w:val="3"/>
          <w:numId w:val="2"/>
        </w:numPr>
        <w:shd w:val="clear" w:color="auto" w:fill="F2F2F2"/>
        <w:jc w:val="both"/>
        <w:rPr>
          <w:i/>
          <w:u w:val="single"/>
        </w:rPr>
      </w:pPr>
      <w:bookmarkStart w:id="727" w:name="_Toc425152059"/>
      <w:r w:rsidRPr="00001A7B">
        <w:rPr>
          <w:i/>
          <w:u w:val="single"/>
        </w:rPr>
        <w:t>Les sources d’information</w:t>
      </w:r>
      <w:bookmarkEnd w:id="727"/>
    </w:p>
    <w:p w:rsidR="00DB557E" w:rsidRPr="009A23E5" w:rsidRDefault="00DB557E" w:rsidP="006E0B40">
      <w:pPr>
        <w:numPr>
          <w:ilvl w:val="0"/>
          <w:numId w:val="5"/>
        </w:numPr>
        <w:spacing w:before="240" w:after="240" w:line="100" w:lineRule="atLeast"/>
        <w:ind w:right="142"/>
        <w:jc w:val="both"/>
        <w:rPr>
          <w:b/>
          <w:i/>
          <w:u w:val="single"/>
        </w:rPr>
      </w:pPr>
      <w:r>
        <w:t>Sur la base des éléments transmis par l’émetteur, MAROCLEAR prend en charge l’OST dans son référentiel et communique à la place, par une note d’information, toutes les données relatives au traitement de l’OST (Date, Valeur, coupons, agent payeur)</w:t>
      </w:r>
    </w:p>
    <w:p w:rsidR="00DB557E" w:rsidRPr="009A23E5" w:rsidRDefault="00DB557E" w:rsidP="006E0B40">
      <w:pPr>
        <w:numPr>
          <w:ilvl w:val="0"/>
          <w:numId w:val="5"/>
        </w:numPr>
        <w:spacing w:before="240" w:after="240" w:line="100" w:lineRule="atLeast"/>
        <w:ind w:right="142"/>
        <w:jc w:val="both"/>
        <w:rPr>
          <w:b/>
          <w:i/>
          <w:u w:val="single"/>
        </w:rPr>
      </w:pPr>
      <w:r>
        <w:t>Les autres diffuseurs d’informations (Centralisateur, bourse de valeur de Casablanca)</w:t>
      </w:r>
    </w:p>
    <w:p w:rsidR="00DB557E" w:rsidRPr="00866461" w:rsidRDefault="00DB557E" w:rsidP="006E0B40">
      <w:pPr>
        <w:numPr>
          <w:ilvl w:val="0"/>
          <w:numId w:val="5"/>
        </w:numPr>
        <w:spacing w:before="240" w:after="240" w:line="100" w:lineRule="atLeast"/>
        <w:ind w:right="142"/>
        <w:jc w:val="both"/>
        <w:rPr>
          <w:b/>
          <w:i/>
          <w:u w:val="single"/>
        </w:rPr>
      </w:pPr>
      <w:r>
        <w:t>Pour la saisie manuelle, il faudra préciser au niveau de l’annonce la source d’information des données (Maroclear, Centralisateur …)</w:t>
      </w:r>
    </w:p>
    <w:p w:rsidR="00DB557E" w:rsidRPr="008B74B5" w:rsidRDefault="00DB557E" w:rsidP="006E0B40">
      <w:pPr>
        <w:pStyle w:val="Style3"/>
        <w:numPr>
          <w:ilvl w:val="3"/>
          <w:numId w:val="2"/>
        </w:numPr>
        <w:shd w:val="clear" w:color="auto" w:fill="F2F2F2"/>
        <w:jc w:val="both"/>
        <w:rPr>
          <w:i/>
          <w:u w:val="single"/>
        </w:rPr>
      </w:pPr>
      <w:bookmarkStart w:id="728" w:name="_Toc425152060"/>
      <w:r w:rsidRPr="00001A7B">
        <w:rPr>
          <w:i/>
          <w:u w:val="single"/>
        </w:rPr>
        <w:t>Data Cleansing</w:t>
      </w:r>
      <w:bookmarkEnd w:id="728"/>
    </w:p>
    <w:p w:rsidR="00DB557E" w:rsidRDefault="00DB557E" w:rsidP="006E0B40">
      <w:pPr>
        <w:numPr>
          <w:ilvl w:val="0"/>
          <w:numId w:val="6"/>
        </w:numPr>
        <w:spacing w:before="240" w:after="240" w:line="100" w:lineRule="atLeast"/>
        <w:ind w:right="142"/>
        <w:jc w:val="both"/>
      </w:pPr>
      <w:r>
        <w:t xml:space="preserve">Pour permettre l’unicité des données relatives à l’OST, lorsque le teneur de compte dispose de plusieurs sources d’informations, le service Date Cleansing est mis à la disposition du client au niveau de MegaCor en sa version standard. </w:t>
      </w:r>
    </w:p>
    <w:p w:rsidR="00DB557E" w:rsidRDefault="00DB557E" w:rsidP="006E0B40">
      <w:pPr>
        <w:numPr>
          <w:ilvl w:val="0"/>
          <w:numId w:val="6"/>
        </w:numPr>
        <w:spacing w:before="240" w:after="240" w:line="100" w:lineRule="atLeast"/>
        <w:ind w:right="142"/>
        <w:jc w:val="both"/>
      </w:pPr>
      <w:r>
        <w:t>Une configuration qui prend en considération des critères de comparaison entre les annonces (Titres, les dates …) et de priorité des sources d’information permet de créer la « Golden Record », l’annonce la plus pertinente.</w:t>
      </w:r>
    </w:p>
    <w:p w:rsidR="00DB557E" w:rsidRDefault="00DB557E" w:rsidP="006E0B40">
      <w:pPr>
        <w:numPr>
          <w:ilvl w:val="0"/>
          <w:numId w:val="6"/>
        </w:numPr>
        <w:spacing w:before="240" w:after="240" w:line="100" w:lineRule="atLeast"/>
        <w:ind w:right="142"/>
        <w:jc w:val="both"/>
      </w:pPr>
      <w:r>
        <w:t>Le « Golden Record » doit permettre de gérer la priorité par type de marché et par type d’OST.</w:t>
      </w:r>
    </w:p>
    <w:p w:rsidR="00DB557E" w:rsidRDefault="00DB557E" w:rsidP="006E0B40">
      <w:pPr>
        <w:numPr>
          <w:ilvl w:val="0"/>
          <w:numId w:val="6"/>
        </w:numPr>
        <w:spacing w:before="240" w:after="240" w:line="100" w:lineRule="atLeast"/>
        <w:ind w:right="142"/>
        <w:jc w:val="both"/>
      </w:pPr>
      <w:r>
        <w:t>Au cas ou le flux ne soit pas complet ou que d’autres flux soient plus riches en information, l’utilisateur pourra choisir un autre flux en le validant manuellement ou en créant une annonce manuelle regroupant toutes les informations concernant l’OST sous le même numéro d’annonce crée par le premier flux prioritaire.</w:t>
      </w:r>
    </w:p>
    <w:p w:rsidR="00DB557E" w:rsidRPr="00001A7B" w:rsidRDefault="00DB557E" w:rsidP="006E0B40">
      <w:pPr>
        <w:pStyle w:val="Style3"/>
        <w:numPr>
          <w:ilvl w:val="3"/>
          <w:numId w:val="2"/>
        </w:numPr>
        <w:shd w:val="clear" w:color="auto" w:fill="F2F2F2"/>
        <w:jc w:val="both"/>
        <w:rPr>
          <w:i/>
          <w:u w:val="single"/>
        </w:rPr>
      </w:pPr>
      <w:bookmarkStart w:id="729" w:name="_Toc425152061"/>
      <w:r w:rsidRPr="00001A7B">
        <w:rPr>
          <w:i/>
          <w:u w:val="single"/>
        </w:rPr>
        <w:t>Création de l’annonce</w:t>
      </w:r>
      <w:bookmarkEnd w:id="729"/>
    </w:p>
    <w:p w:rsidR="00DB557E" w:rsidRDefault="00DB557E" w:rsidP="00DB557E">
      <w:pPr>
        <w:pStyle w:val="Corpsdetexte"/>
        <w:jc w:val="both"/>
      </w:pPr>
    </w:p>
    <w:p w:rsidR="00DB557E" w:rsidRDefault="00DB557E" w:rsidP="006E0B40">
      <w:pPr>
        <w:pStyle w:val="Corpsdetexte"/>
        <w:numPr>
          <w:ilvl w:val="0"/>
          <w:numId w:val="7"/>
        </w:numPr>
        <w:jc w:val="both"/>
      </w:pPr>
      <w:r>
        <w:t>La création des annonces relative au OST du marché local peut se faire par :</w:t>
      </w:r>
    </w:p>
    <w:p w:rsidR="00DB557E" w:rsidRDefault="00DB557E" w:rsidP="00DB557E">
      <w:pPr>
        <w:pStyle w:val="Corpsdetexte"/>
        <w:jc w:val="both"/>
      </w:pPr>
      <w:r w:rsidRPr="00C406CC">
        <w:rPr>
          <w:b/>
          <w:i/>
          <w:u w:val="single"/>
        </w:rPr>
        <w:t>Mode manuel</w:t>
      </w:r>
      <w:r>
        <w:rPr>
          <w:b/>
          <w:i/>
          <w:u w:val="single"/>
        </w:rPr>
        <w:t> </w:t>
      </w:r>
      <w:r w:rsidRPr="00C406CC">
        <w:t>:</w:t>
      </w:r>
      <w:r>
        <w:t xml:space="preserve"> à la réception de la note d’information de MAROCLEAR. Chaque événement aura son écran dédié et un profil de création par habilitation sera défini dans un document à part, la description de l’écran de création est à définir dans la section « </w:t>
      </w:r>
      <w:r w:rsidRPr="00107352">
        <w:rPr>
          <w:b/>
          <w:i/>
          <w:u w:val="single"/>
        </w:rPr>
        <w:t>Cas d’utilisation </w:t>
      </w:r>
      <w:r>
        <w:t>».</w:t>
      </w:r>
    </w:p>
    <w:p w:rsidR="00DB557E" w:rsidRDefault="00DB557E" w:rsidP="00DB557E">
      <w:pPr>
        <w:pStyle w:val="Corpsdetexte"/>
        <w:jc w:val="both"/>
      </w:pPr>
      <w:r w:rsidRPr="00107352">
        <w:rPr>
          <w:b/>
          <w:i/>
          <w:u w:val="single"/>
        </w:rPr>
        <w:t>Mode Automatique </w:t>
      </w:r>
      <w:r w:rsidR="00BC4A84" w:rsidRPr="00107352">
        <w:rPr>
          <w:b/>
          <w:i/>
          <w:u w:val="single"/>
        </w:rPr>
        <w:t>:</w:t>
      </w:r>
      <w:r w:rsidR="00BC4A84" w:rsidRPr="00107352">
        <w:t xml:space="preserve"> Depuis</w:t>
      </w:r>
      <w:r w:rsidRPr="00107352">
        <w:t xml:space="preserve"> </w:t>
      </w:r>
      <w:r>
        <w:t xml:space="preserve">le tableau d’amortissement configuré en amont au niveau du référentiel valeurs, 3 annonces </w:t>
      </w:r>
      <w:r w:rsidRPr="00107352">
        <w:rPr>
          <w:b/>
          <w:i/>
        </w:rPr>
        <w:t>(Paiement d’intérêts, remboursement partiel ou remboursement total)</w:t>
      </w:r>
      <w:r>
        <w:t xml:space="preserve"> devront être créées dans MegaCor selon le type de remboursement, le code coupon non encore fourni à ce moment, il serait possible de le rajouter ultérieurement par l’utilisateur. En cas de modification de l’échéancier sur le référentiel Valeurs, l’annonce doit être automatiquement modifiée si elle n’est pas activée.</w:t>
      </w:r>
    </w:p>
    <w:p w:rsidR="00DB557E" w:rsidRDefault="00DB557E" w:rsidP="00DB557E">
      <w:pPr>
        <w:pStyle w:val="Corpsdetexte"/>
        <w:jc w:val="both"/>
      </w:pPr>
      <w:r>
        <w:t>Actuellement une configuration permet de générer les annonces en J-10 date d’anniversaire, le contexte étant paramétrable.</w:t>
      </w:r>
    </w:p>
    <w:tbl>
      <w:tblPr>
        <w:tblW w:w="9069" w:type="dxa"/>
        <w:tblInd w:w="56" w:type="dxa"/>
        <w:tblCellMar>
          <w:left w:w="70" w:type="dxa"/>
          <w:right w:w="70" w:type="dxa"/>
        </w:tblCellMar>
        <w:tblLook w:val="04A0" w:firstRow="1" w:lastRow="0" w:firstColumn="1" w:lastColumn="0" w:noHBand="0" w:noVBand="1"/>
      </w:tblPr>
      <w:tblGrid>
        <w:gridCol w:w="2569"/>
        <w:gridCol w:w="2200"/>
        <w:gridCol w:w="2072"/>
        <w:gridCol w:w="2228"/>
      </w:tblGrid>
      <w:tr w:rsidR="00DB557E" w:rsidRPr="005D0434" w:rsidTr="00B90839">
        <w:trPr>
          <w:trHeight w:val="283"/>
        </w:trPr>
        <w:tc>
          <w:tcPr>
            <w:tcW w:w="2569"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 xml:space="preserve">Evènement </w:t>
            </w:r>
          </w:p>
        </w:tc>
        <w:tc>
          <w:tcPr>
            <w:tcW w:w="2200"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génération de l'OST</w:t>
            </w:r>
          </w:p>
        </w:tc>
        <w:tc>
          <w:tcPr>
            <w:tcW w:w="2072"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 xml:space="preserve">Date d'arrêté de position </w:t>
            </w:r>
          </w:p>
        </w:tc>
        <w:tc>
          <w:tcPr>
            <w:tcW w:w="2228"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Date de détachement Maroclear</w:t>
            </w:r>
          </w:p>
        </w:tc>
      </w:tr>
      <w:tr w:rsidR="00DB557E" w:rsidRPr="005D0434" w:rsidTr="00B90839">
        <w:trPr>
          <w:trHeight w:val="283"/>
        </w:trPr>
        <w:tc>
          <w:tcPr>
            <w:tcW w:w="256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lastRenderedPageBreak/>
              <w:t xml:space="preserve">Paiement des intérêts </w:t>
            </w:r>
          </w:p>
        </w:tc>
        <w:tc>
          <w:tcPr>
            <w:tcW w:w="2200"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J-10</w:t>
            </w:r>
          </w:p>
        </w:tc>
        <w:tc>
          <w:tcPr>
            <w:tcW w:w="2072"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tombée de coupon -1</w:t>
            </w:r>
          </w:p>
        </w:tc>
        <w:tc>
          <w:tcPr>
            <w:tcW w:w="2228"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fin depuis l'échéancier</w:t>
            </w:r>
          </w:p>
        </w:tc>
      </w:tr>
      <w:tr w:rsidR="00DB557E" w:rsidRPr="005D0434" w:rsidTr="00B90839">
        <w:trPr>
          <w:trHeight w:val="283"/>
        </w:trPr>
        <w:tc>
          <w:tcPr>
            <w:tcW w:w="256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Remboursement partiel du principal</w:t>
            </w:r>
          </w:p>
        </w:tc>
        <w:tc>
          <w:tcPr>
            <w:tcW w:w="2200"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J-10</w:t>
            </w:r>
          </w:p>
        </w:tc>
        <w:tc>
          <w:tcPr>
            <w:tcW w:w="2072"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tombée de coupon</w:t>
            </w:r>
          </w:p>
        </w:tc>
        <w:tc>
          <w:tcPr>
            <w:tcW w:w="2228"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fin depuis l'échéancier</w:t>
            </w:r>
          </w:p>
        </w:tc>
      </w:tr>
      <w:tr w:rsidR="00DB557E" w:rsidRPr="005D0434" w:rsidTr="00B90839">
        <w:trPr>
          <w:trHeight w:val="283"/>
        </w:trPr>
        <w:tc>
          <w:tcPr>
            <w:tcW w:w="256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Remboursement total du principal</w:t>
            </w:r>
          </w:p>
        </w:tc>
        <w:tc>
          <w:tcPr>
            <w:tcW w:w="2200"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J-10</w:t>
            </w:r>
          </w:p>
        </w:tc>
        <w:tc>
          <w:tcPr>
            <w:tcW w:w="2072"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tombée de coupon</w:t>
            </w:r>
          </w:p>
        </w:tc>
        <w:tc>
          <w:tcPr>
            <w:tcW w:w="2228"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fin depuis l'échéancier</w:t>
            </w:r>
          </w:p>
        </w:tc>
      </w:tr>
    </w:tbl>
    <w:p w:rsidR="00DB557E" w:rsidRDefault="00DB557E" w:rsidP="00DB557E">
      <w:pPr>
        <w:pStyle w:val="Corpsdetexte"/>
        <w:jc w:val="both"/>
      </w:pPr>
    </w:p>
    <w:p w:rsidR="00965DBC" w:rsidRDefault="00DB557E" w:rsidP="00DB557E">
      <w:pPr>
        <w:pStyle w:val="Corpsdetexte"/>
        <w:numPr>
          <w:ilvl w:val="0"/>
          <w:numId w:val="7"/>
        </w:numPr>
        <w:jc w:val="both"/>
      </w:pPr>
      <w:r>
        <w:t>A chaque annonce sera associé un numéro unique et un type d’opération sur titres (Selon la norme ISO 15022) de telle manière qu’il soit possible d’effectuer des requêtes par type d’OST</w:t>
      </w:r>
    </w:p>
    <w:p w:rsidR="00DB557E" w:rsidRPr="00965DBC" w:rsidRDefault="00965DBC" w:rsidP="00DB557E">
      <w:pPr>
        <w:pStyle w:val="Corpsdetexte"/>
        <w:numPr>
          <w:ilvl w:val="0"/>
          <w:numId w:val="7"/>
        </w:numPr>
        <w:jc w:val="both"/>
        <w:rPr>
          <w:color w:val="auto"/>
        </w:rPr>
      </w:pPr>
      <w:r w:rsidRPr="00965DBC">
        <w:rPr>
          <w:color w:val="auto"/>
        </w:rPr>
        <w:t xml:space="preserve">Remarque : </w:t>
      </w:r>
      <w:r w:rsidR="00F9745E" w:rsidRPr="00965DBC">
        <w:rPr>
          <w:color w:val="auto"/>
        </w:rPr>
        <w:t xml:space="preserve">Il a été décidé de gérer les obligations convertibles et remboursables dans un seul </w:t>
      </w:r>
      <w:r w:rsidRPr="00965DBC">
        <w:rPr>
          <w:color w:val="auto"/>
        </w:rPr>
        <w:t xml:space="preserve">écran. </w:t>
      </w:r>
      <w:r w:rsidR="00F9745E" w:rsidRPr="00965DBC">
        <w:rPr>
          <w:color w:val="auto"/>
        </w:rPr>
        <w:t>La gestion des 2 types d’obligations sera procédurale.</w:t>
      </w:r>
    </w:p>
    <w:p w:rsidR="00DB557E" w:rsidRPr="00FA50F6" w:rsidRDefault="00DB557E" w:rsidP="006E0B40">
      <w:pPr>
        <w:pStyle w:val="Style3"/>
        <w:numPr>
          <w:ilvl w:val="3"/>
          <w:numId w:val="2"/>
        </w:numPr>
        <w:shd w:val="clear" w:color="auto" w:fill="F2F2F2"/>
        <w:jc w:val="both"/>
        <w:rPr>
          <w:i/>
          <w:u w:val="single"/>
        </w:rPr>
      </w:pPr>
      <w:bookmarkStart w:id="730" w:name="_Toc425152062"/>
      <w:r w:rsidRPr="00FA50F6">
        <w:rPr>
          <w:i/>
          <w:u w:val="single"/>
        </w:rPr>
        <w:t>Validation des annonces</w:t>
      </w:r>
      <w:bookmarkEnd w:id="730"/>
    </w:p>
    <w:p w:rsidR="00DB557E" w:rsidRDefault="00DB557E" w:rsidP="00DB557E">
      <w:pPr>
        <w:pStyle w:val="Corpsdetexte"/>
        <w:jc w:val="both"/>
      </w:pPr>
    </w:p>
    <w:p w:rsidR="00DB557E" w:rsidRDefault="00DB557E" w:rsidP="006E0B40">
      <w:pPr>
        <w:pStyle w:val="Corpsdetexte"/>
        <w:numPr>
          <w:ilvl w:val="0"/>
          <w:numId w:val="7"/>
        </w:numPr>
        <w:jc w:val="both"/>
      </w:pPr>
      <w:r>
        <w:t xml:space="preserve">Toutes annonces est sujettes à un contrôle de 04 yeux suite à sa création, une alerte est à générer au niveau du tableau de bord pour les OST en statut « Préliminaire », le validateur aura à annuler ou </w:t>
      </w:r>
      <w:del w:id="731" w:author="Brahim ERRAY" w:date="2015-10-29T15:02:00Z">
        <w:r w:rsidDel="007A1EEB">
          <w:delText>a</w:delText>
        </w:r>
      </w:del>
      <w:ins w:id="732" w:author="Brahim ERRAY" w:date="2015-10-29T15:02:00Z">
        <w:r w:rsidR="007A1EEB">
          <w:t>à</w:t>
        </w:r>
      </w:ins>
      <w:r>
        <w:t xml:space="preserve"> valider l’annonce.</w:t>
      </w:r>
    </w:p>
    <w:p w:rsidR="00DB557E" w:rsidRDefault="00DB557E" w:rsidP="006E0B40">
      <w:pPr>
        <w:pStyle w:val="Corpsdetexte"/>
        <w:numPr>
          <w:ilvl w:val="0"/>
          <w:numId w:val="7"/>
        </w:numPr>
        <w:jc w:val="both"/>
      </w:pPr>
      <w:r>
        <w:t>Pour les mises à jour, ou bien qu’ils seront acceptés ou rejetés par l’utilisateur, dans ce cas le système ne va pas considérer les modifications effectuées.</w:t>
      </w:r>
    </w:p>
    <w:p w:rsidR="00DB557E" w:rsidRPr="005C59BB" w:rsidRDefault="00DB557E" w:rsidP="006E0B40">
      <w:pPr>
        <w:pStyle w:val="Style3"/>
        <w:numPr>
          <w:ilvl w:val="3"/>
          <w:numId w:val="2"/>
        </w:numPr>
        <w:shd w:val="clear" w:color="auto" w:fill="F2F2F2"/>
        <w:jc w:val="both"/>
        <w:rPr>
          <w:i/>
          <w:u w:val="single"/>
        </w:rPr>
      </w:pPr>
      <w:bookmarkStart w:id="733" w:name="_Toc425152063"/>
      <w:r w:rsidRPr="005C59BB">
        <w:rPr>
          <w:i/>
          <w:u w:val="single"/>
        </w:rPr>
        <w:t>Historisati</w:t>
      </w:r>
      <w:r>
        <w:rPr>
          <w:i/>
          <w:u w:val="single"/>
        </w:rPr>
        <w:t>on des annonces et de la documentation</w:t>
      </w:r>
      <w:bookmarkEnd w:id="733"/>
    </w:p>
    <w:p w:rsidR="00DB557E" w:rsidRDefault="00DB557E" w:rsidP="00DB557E">
      <w:pPr>
        <w:pStyle w:val="Corpsdetexte"/>
        <w:jc w:val="both"/>
      </w:pPr>
    </w:p>
    <w:p w:rsidR="00DB557E" w:rsidRDefault="00DB557E" w:rsidP="006E0B40">
      <w:pPr>
        <w:pStyle w:val="Corpsdetexte"/>
        <w:numPr>
          <w:ilvl w:val="0"/>
          <w:numId w:val="7"/>
        </w:numPr>
        <w:jc w:val="both"/>
      </w:pPr>
      <w:r>
        <w:t>MegaCor présente des écrans de Monitoring qui permettent de consulter à n’importe quel moment le statut des OSTs ainsi leurs dates de création et de mise à jour.</w:t>
      </w:r>
    </w:p>
    <w:p w:rsidR="00DB557E" w:rsidRDefault="00DB557E" w:rsidP="00DB557E">
      <w:pPr>
        <w:pStyle w:val="Corpsdetexte"/>
        <w:ind w:left="360"/>
        <w:jc w:val="both"/>
      </w:pPr>
    </w:p>
    <w:p w:rsidR="00DB557E" w:rsidRPr="00BB007F" w:rsidRDefault="00DB557E" w:rsidP="006E0B40">
      <w:pPr>
        <w:pStyle w:val="Style3"/>
        <w:numPr>
          <w:ilvl w:val="3"/>
          <w:numId w:val="2"/>
        </w:numPr>
        <w:shd w:val="clear" w:color="auto" w:fill="F2F2F2"/>
        <w:jc w:val="both"/>
        <w:rPr>
          <w:i/>
          <w:u w:val="single"/>
        </w:rPr>
      </w:pPr>
      <w:bookmarkStart w:id="734" w:name="_Toc425152064"/>
      <w:r w:rsidRPr="00BB007F">
        <w:rPr>
          <w:i/>
          <w:u w:val="single"/>
        </w:rPr>
        <w:t>Règles de gestion et de contrôle</w:t>
      </w:r>
      <w:bookmarkEnd w:id="734"/>
    </w:p>
    <w:bookmarkEnd w:id="625"/>
    <w:p w:rsidR="00DB557E" w:rsidRDefault="00DB557E" w:rsidP="00DB557E">
      <w:pPr>
        <w:pStyle w:val="Corpsdetexte"/>
        <w:jc w:val="both"/>
      </w:pPr>
    </w:p>
    <w:p w:rsidR="00DB557E" w:rsidRPr="00BB007F" w:rsidRDefault="00DB557E" w:rsidP="006E0B40">
      <w:pPr>
        <w:pStyle w:val="Corpsdetexte"/>
        <w:numPr>
          <w:ilvl w:val="0"/>
          <w:numId w:val="7"/>
        </w:numPr>
        <w:jc w:val="both"/>
        <w:rPr>
          <w:b/>
          <w:i/>
        </w:rPr>
      </w:pPr>
      <w:r w:rsidRPr="00BB007F">
        <w:rPr>
          <w:b/>
          <w:i/>
        </w:rPr>
        <w:t>Exploitation des données informations externes publiées lors des événements </w:t>
      </w:r>
      <w:r w:rsidR="00BC4A84" w:rsidRPr="00BB007F">
        <w:rPr>
          <w:b/>
          <w:i/>
        </w:rPr>
        <w:t>:</w:t>
      </w:r>
      <w:r w:rsidR="00BC4A84">
        <w:t xml:space="preserve"> L’utilisateur</w:t>
      </w:r>
      <w:r>
        <w:t xml:space="preserve"> doit saisir manuellement l’annonce en précisant la source d’information (MAROCLEAR, Bourse de Casablanca, CDVM, Emetteur)</w:t>
      </w:r>
    </w:p>
    <w:p w:rsidR="00DB557E" w:rsidRPr="00BB007F" w:rsidRDefault="00DB557E" w:rsidP="006E0B40">
      <w:pPr>
        <w:pStyle w:val="Corpsdetexte"/>
        <w:numPr>
          <w:ilvl w:val="0"/>
          <w:numId w:val="7"/>
        </w:numPr>
        <w:jc w:val="both"/>
        <w:rPr>
          <w:b/>
          <w:i/>
        </w:rPr>
      </w:pPr>
      <w:r>
        <w:rPr>
          <w:b/>
          <w:i/>
        </w:rPr>
        <w:t xml:space="preserve">Exploitation des données du référentiel : </w:t>
      </w:r>
      <w:r>
        <w:t>Valeur, prix de coupon ou remboursement depuis l’échéancier … etc.</w:t>
      </w:r>
    </w:p>
    <w:p w:rsidR="00DB557E" w:rsidRDefault="00DB557E" w:rsidP="006E0B40">
      <w:pPr>
        <w:pStyle w:val="Corpsdetexte"/>
        <w:numPr>
          <w:ilvl w:val="0"/>
          <w:numId w:val="7"/>
        </w:numPr>
        <w:jc w:val="both"/>
        <w:rPr>
          <w:b/>
          <w:i/>
        </w:rPr>
      </w:pPr>
      <w:r>
        <w:rPr>
          <w:b/>
          <w:i/>
        </w:rPr>
        <w:t xml:space="preserve">Mise à jour des annonces : </w:t>
      </w:r>
    </w:p>
    <w:p w:rsidR="00DB557E" w:rsidRDefault="00DB557E" w:rsidP="00DB557E">
      <w:pPr>
        <w:pStyle w:val="Corpsdetexte"/>
        <w:ind w:left="720"/>
        <w:jc w:val="both"/>
      </w:pPr>
      <w:r w:rsidRPr="00F9666E">
        <w:t>Manuellement</w:t>
      </w:r>
      <w:r>
        <w:t xml:space="preserve"> par l’utilisateur.</w:t>
      </w:r>
    </w:p>
    <w:p w:rsidR="00DB557E" w:rsidRDefault="00DB557E" w:rsidP="00DB557E">
      <w:pPr>
        <w:pStyle w:val="Corpsdetexte"/>
        <w:ind w:left="720"/>
        <w:jc w:val="both"/>
      </w:pPr>
      <w:r>
        <w:t>Automatique depuis le tableau d’amortissement mais avant la validation de l’annonce.</w:t>
      </w:r>
    </w:p>
    <w:p w:rsidR="00DB557E" w:rsidRPr="00BB007F" w:rsidRDefault="00DB557E" w:rsidP="00DB557E">
      <w:pPr>
        <w:pStyle w:val="Corpsdetexte"/>
        <w:ind w:left="720"/>
        <w:jc w:val="both"/>
        <w:rPr>
          <w:b/>
          <w:i/>
        </w:rPr>
      </w:pPr>
      <w:r>
        <w:t>Le système doit opérer un contrôle d’existence après chaque mise à jour via le processus Data</w:t>
      </w:r>
      <w:r w:rsidR="00BC4A84">
        <w:t xml:space="preserve"> </w:t>
      </w:r>
      <w:r>
        <w:t>Cleansing par les données les plus pertinentes (Code ISIN, Date de référence), en cas d’incohérence une nouvelle OST sera crée.</w:t>
      </w:r>
    </w:p>
    <w:p w:rsidR="00DB557E" w:rsidRPr="00204482" w:rsidRDefault="00DB557E" w:rsidP="00DB557E">
      <w:pPr>
        <w:pStyle w:val="Style3"/>
        <w:shd w:val="clear" w:color="auto" w:fill="F2F2F2"/>
        <w:ind w:left="862"/>
        <w:jc w:val="both"/>
      </w:pPr>
      <w:bookmarkStart w:id="735" w:name="_Toc425152065"/>
      <w:r w:rsidRPr="00204482">
        <w:t>Champ nécessaires par type d’annonce</w:t>
      </w:r>
      <w:bookmarkEnd w:id="735"/>
    </w:p>
    <w:p w:rsidR="00DB557E" w:rsidRDefault="00DB557E" w:rsidP="00DB557E">
      <w:pPr>
        <w:pStyle w:val="Corpsdetexte"/>
        <w:jc w:val="both"/>
      </w:pPr>
    </w:p>
    <w:p w:rsidR="00DB557E" w:rsidRPr="00345A6F" w:rsidRDefault="00DB557E" w:rsidP="00DB557E">
      <w:pPr>
        <w:pStyle w:val="Corpsdetexte"/>
        <w:jc w:val="both"/>
        <w:rPr>
          <w:b/>
          <w:i/>
        </w:rPr>
      </w:pPr>
      <w:r w:rsidRPr="00345A6F">
        <w:rPr>
          <w:b/>
          <w:i/>
        </w:rPr>
        <w:lastRenderedPageBreak/>
        <w:t>Les informations communes pour la création des OST sont :</w:t>
      </w:r>
    </w:p>
    <w:p w:rsidR="00DB557E" w:rsidRDefault="00DB557E" w:rsidP="006E0B40">
      <w:pPr>
        <w:pStyle w:val="Corpsdetexte"/>
        <w:numPr>
          <w:ilvl w:val="0"/>
          <w:numId w:val="8"/>
        </w:numPr>
        <w:jc w:val="both"/>
      </w:pPr>
      <w:r>
        <w:t>Code ISIN sujet de l’annonce</w:t>
      </w:r>
    </w:p>
    <w:p w:rsidR="00DB557E" w:rsidRDefault="00DB557E" w:rsidP="006E0B40">
      <w:pPr>
        <w:pStyle w:val="Corpsdetexte"/>
        <w:numPr>
          <w:ilvl w:val="0"/>
          <w:numId w:val="8"/>
        </w:numPr>
        <w:jc w:val="both"/>
      </w:pPr>
      <w:r>
        <w:t xml:space="preserve">Référence unique </w:t>
      </w:r>
    </w:p>
    <w:p w:rsidR="00DB557E" w:rsidRDefault="00DB557E" w:rsidP="006E0B40">
      <w:pPr>
        <w:pStyle w:val="Corpsdetexte"/>
        <w:numPr>
          <w:ilvl w:val="0"/>
          <w:numId w:val="8"/>
        </w:numPr>
        <w:jc w:val="both"/>
      </w:pPr>
      <w:r>
        <w:t>Code OST et son type.</w:t>
      </w:r>
    </w:p>
    <w:p w:rsidR="00DB557E" w:rsidRDefault="00DB557E" w:rsidP="006E0B40">
      <w:pPr>
        <w:pStyle w:val="Corpsdetexte"/>
        <w:numPr>
          <w:ilvl w:val="0"/>
          <w:numId w:val="8"/>
        </w:numPr>
        <w:jc w:val="both"/>
      </w:pPr>
      <w:r>
        <w:t>Le centralisateur de l’opération : Ici c’est l’agent payeur.</w:t>
      </w:r>
    </w:p>
    <w:p w:rsidR="00DB557E" w:rsidRDefault="00DB557E" w:rsidP="006E0B40">
      <w:pPr>
        <w:pStyle w:val="Corpsdetexte"/>
        <w:numPr>
          <w:ilvl w:val="0"/>
          <w:numId w:val="8"/>
        </w:numPr>
        <w:jc w:val="both"/>
      </w:pPr>
      <w:r>
        <w:t>Option par défaut dans le cas d’une OST avec choix (Exemple : DVOP)</w:t>
      </w:r>
    </w:p>
    <w:p w:rsidR="00DB557E" w:rsidRDefault="00DB557E" w:rsidP="006E0B40">
      <w:pPr>
        <w:pStyle w:val="Corpsdetexte"/>
        <w:numPr>
          <w:ilvl w:val="0"/>
          <w:numId w:val="8"/>
        </w:numPr>
        <w:jc w:val="both"/>
      </w:pPr>
      <w:r>
        <w:t>AWB demande à ce le compte espèce pivot soit renseigné dans les annonces avec mouvements espèces pour des fins comptable.</w:t>
      </w:r>
    </w:p>
    <w:p w:rsidR="00DB557E" w:rsidRDefault="00DB557E" w:rsidP="00DB557E">
      <w:pPr>
        <w:pStyle w:val="Corpsdetexte"/>
        <w:jc w:val="both"/>
      </w:pPr>
      <w:r>
        <w:t>NB : les données disponibles dans le référentiel ou les échéanciers y compris les dates sont reprises automatiquement dans l’annonce.</w:t>
      </w:r>
    </w:p>
    <w:p w:rsidR="00DB557E" w:rsidRPr="00345A6F" w:rsidRDefault="00DB557E" w:rsidP="00DB557E">
      <w:pPr>
        <w:pStyle w:val="Corpsdetexte"/>
        <w:jc w:val="both"/>
        <w:rPr>
          <w:b/>
          <w:i/>
        </w:rPr>
      </w:pPr>
      <w:r>
        <w:rPr>
          <w:b/>
          <w:i/>
        </w:rPr>
        <w:t>Les informations à consigner</w:t>
      </w:r>
      <w:r w:rsidRPr="00345A6F">
        <w:rPr>
          <w:b/>
          <w:i/>
        </w:rPr>
        <w:t xml:space="preserve"> sous les options sont :</w:t>
      </w:r>
    </w:p>
    <w:p w:rsidR="00DB557E" w:rsidRDefault="00DB557E" w:rsidP="006E0B40">
      <w:pPr>
        <w:pStyle w:val="Corpsdetexte"/>
        <w:numPr>
          <w:ilvl w:val="0"/>
          <w:numId w:val="8"/>
        </w:numPr>
        <w:jc w:val="both"/>
      </w:pPr>
      <w:r>
        <w:t>Code option (Ex : option CASH/ SECU) et le label de l’option</w:t>
      </w:r>
    </w:p>
    <w:p w:rsidR="00DB557E" w:rsidRDefault="00DB557E" w:rsidP="006E0B40">
      <w:pPr>
        <w:pStyle w:val="Corpsdetexte"/>
        <w:numPr>
          <w:ilvl w:val="0"/>
          <w:numId w:val="8"/>
        </w:numPr>
        <w:jc w:val="both"/>
      </w:pPr>
      <w:r>
        <w:t>Numéro de l’option : c’est a partir de ce champs que les informations seront déduites au niveau de l’option automatiquement.</w:t>
      </w:r>
    </w:p>
    <w:p w:rsidR="00DB557E" w:rsidRDefault="00DB557E" w:rsidP="006E0B40">
      <w:pPr>
        <w:pStyle w:val="Corpsdetexte"/>
        <w:numPr>
          <w:ilvl w:val="0"/>
          <w:numId w:val="8"/>
        </w:numPr>
        <w:jc w:val="both"/>
      </w:pPr>
      <w:r>
        <w:t>Date et heure d’ouverture de l’opération</w:t>
      </w:r>
    </w:p>
    <w:p w:rsidR="00DB557E" w:rsidRDefault="00DB557E" w:rsidP="006E0B40">
      <w:pPr>
        <w:pStyle w:val="Corpsdetexte"/>
        <w:numPr>
          <w:ilvl w:val="0"/>
          <w:numId w:val="8"/>
        </w:numPr>
        <w:jc w:val="both"/>
      </w:pPr>
      <w:r>
        <w:t>Date et heure de clôture de l’opération</w:t>
      </w:r>
    </w:p>
    <w:p w:rsidR="00DB557E" w:rsidRDefault="00DB557E" w:rsidP="006E0B40">
      <w:pPr>
        <w:pStyle w:val="Corpsdetexte"/>
        <w:numPr>
          <w:ilvl w:val="0"/>
          <w:numId w:val="8"/>
        </w:numPr>
        <w:jc w:val="both"/>
      </w:pPr>
      <w:r>
        <w:t>Date et heure limite client</w:t>
      </w:r>
    </w:p>
    <w:p w:rsidR="00DB557E" w:rsidRDefault="00DB557E" w:rsidP="006E0B40">
      <w:pPr>
        <w:pStyle w:val="Corpsdetexte"/>
        <w:numPr>
          <w:ilvl w:val="0"/>
          <w:numId w:val="8"/>
        </w:numPr>
        <w:jc w:val="both"/>
      </w:pPr>
      <w:r>
        <w:t>Date et heure limite marché</w:t>
      </w:r>
    </w:p>
    <w:p w:rsidR="00DB557E" w:rsidRPr="00345A6F" w:rsidRDefault="00DB557E" w:rsidP="00DB557E">
      <w:pPr>
        <w:pStyle w:val="Corpsdetexte"/>
        <w:jc w:val="both"/>
        <w:rPr>
          <w:b/>
          <w:i/>
        </w:rPr>
      </w:pPr>
      <w:r w:rsidRPr="00345A6F">
        <w:rPr>
          <w:b/>
          <w:i/>
        </w:rPr>
        <w:t xml:space="preserve">Les informations à </w:t>
      </w:r>
      <w:r>
        <w:rPr>
          <w:b/>
          <w:i/>
        </w:rPr>
        <w:t>renseigner</w:t>
      </w:r>
      <w:r w:rsidRPr="00345A6F">
        <w:rPr>
          <w:b/>
          <w:i/>
        </w:rPr>
        <w:t xml:space="preserve"> sous les mouvements titres de l’OST :</w:t>
      </w:r>
    </w:p>
    <w:p w:rsidR="00DB557E" w:rsidRDefault="00DB557E" w:rsidP="006E0B40">
      <w:pPr>
        <w:pStyle w:val="Corpsdetexte"/>
        <w:numPr>
          <w:ilvl w:val="0"/>
          <w:numId w:val="8"/>
        </w:numPr>
        <w:jc w:val="both"/>
      </w:pPr>
      <w:r>
        <w:t>Date et heure limite marché</w:t>
      </w:r>
    </w:p>
    <w:p w:rsidR="00DB557E" w:rsidRPr="00965DBC" w:rsidRDefault="00965DBC" w:rsidP="00456F36">
      <w:pPr>
        <w:pStyle w:val="Corpsdetexte"/>
        <w:numPr>
          <w:ilvl w:val="0"/>
          <w:numId w:val="8"/>
        </w:numPr>
        <w:jc w:val="both"/>
        <w:rPr>
          <w:color w:val="auto"/>
        </w:rPr>
      </w:pPr>
      <w:r w:rsidRPr="00965DBC">
        <w:rPr>
          <w:color w:val="auto"/>
        </w:rPr>
        <w:t xml:space="preserve">Un </w:t>
      </w:r>
      <w:r w:rsidR="00E41455" w:rsidRPr="00965DBC">
        <w:rPr>
          <w:color w:val="auto"/>
        </w:rPr>
        <w:t>champ « dernier cours connu » soit renseigné pour calculer les commissions sur les OST d’échange.</w:t>
      </w:r>
    </w:p>
    <w:p w:rsidR="00DB557E" w:rsidRPr="00045D93" w:rsidRDefault="00DB557E" w:rsidP="00DB557E">
      <w:pPr>
        <w:pStyle w:val="Corpsdetexte"/>
        <w:jc w:val="both"/>
        <w:rPr>
          <w:b/>
          <w:i/>
        </w:rPr>
      </w:pPr>
      <w:r w:rsidRPr="00045D93">
        <w:rPr>
          <w:b/>
          <w:i/>
        </w:rPr>
        <w:t>Les informations à renseigner sous les mouvements espèces de l’OST :</w:t>
      </w:r>
    </w:p>
    <w:p w:rsidR="00DB557E" w:rsidRDefault="00DB557E" w:rsidP="006E0B40">
      <w:pPr>
        <w:pStyle w:val="Corpsdetexte"/>
        <w:numPr>
          <w:ilvl w:val="0"/>
          <w:numId w:val="8"/>
        </w:numPr>
        <w:jc w:val="both"/>
      </w:pPr>
      <w:r>
        <w:t>Prix de l’opération (Exemple : Prix du coupon)</w:t>
      </w:r>
    </w:p>
    <w:p w:rsidR="00DB557E" w:rsidRDefault="00DB557E" w:rsidP="006E0B40">
      <w:pPr>
        <w:pStyle w:val="Corpsdetexte"/>
        <w:numPr>
          <w:ilvl w:val="0"/>
          <w:numId w:val="8"/>
        </w:numPr>
        <w:jc w:val="both"/>
      </w:pPr>
      <w:r>
        <w:t>Devise de l’opération (MAD : pour le marché local)</w:t>
      </w:r>
    </w:p>
    <w:p w:rsidR="00DB557E" w:rsidRDefault="00DB557E" w:rsidP="006E0B40">
      <w:pPr>
        <w:pStyle w:val="Corpsdetexte"/>
        <w:numPr>
          <w:ilvl w:val="0"/>
          <w:numId w:val="8"/>
        </w:numPr>
        <w:jc w:val="both"/>
      </w:pPr>
      <w:r>
        <w:t xml:space="preserve">Le type de cotation qui est toujours en montant </w:t>
      </w:r>
    </w:p>
    <w:p w:rsidR="00DB557E" w:rsidRPr="004C2A23" w:rsidRDefault="00DB557E" w:rsidP="00DB557E">
      <w:pPr>
        <w:pStyle w:val="Corpsdetexte"/>
        <w:jc w:val="both"/>
        <w:rPr>
          <w:b/>
          <w:i/>
        </w:rPr>
      </w:pPr>
      <w:r w:rsidRPr="004C2A23">
        <w:rPr>
          <w:b/>
          <w:i/>
        </w:rPr>
        <w:t>Ci-joint un tableau récapitulatif des champs nécessaires pour tous les types d’annonce :</w:t>
      </w:r>
    </w:p>
    <w:tbl>
      <w:tblPr>
        <w:tblW w:w="9463" w:type="dxa"/>
        <w:tblInd w:w="56" w:type="dxa"/>
        <w:tblCellMar>
          <w:left w:w="70" w:type="dxa"/>
          <w:right w:w="70" w:type="dxa"/>
        </w:tblCellMar>
        <w:tblLook w:val="04A0" w:firstRow="1" w:lastRow="0" w:firstColumn="1" w:lastColumn="0" w:noHBand="0" w:noVBand="1"/>
      </w:tblPr>
      <w:tblGrid>
        <w:gridCol w:w="3909"/>
        <w:gridCol w:w="5554"/>
      </w:tblGrid>
      <w:tr w:rsidR="00DB557E" w:rsidRPr="004C2A23" w:rsidTr="00B90839">
        <w:trPr>
          <w:trHeight w:val="301"/>
        </w:trPr>
        <w:tc>
          <w:tcPr>
            <w:tcW w:w="3909" w:type="dxa"/>
            <w:tcBorders>
              <w:top w:val="single" w:sz="4" w:space="0" w:color="auto"/>
              <w:left w:val="single" w:sz="4" w:space="0" w:color="auto"/>
              <w:bottom w:val="single" w:sz="4" w:space="0" w:color="auto"/>
              <w:right w:val="single" w:sz="4" w:space="0" w:color="auto"/>
            </w:tcBorders>
            <w:shd w:val="clear" w:color="000000" w:fill="C5D9F1"/>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OST </w:t>
            </w:r>
          </w:p>
        </w:tc>
        <w:tc>
          <w:tcPr>
            <w:tcW w:w="5554" w:type="dxa"/>
            <w:tcBorders>
              <w:top w:val="single" w:sz="4" w:space="0" w:color="auto"/>
              <w:left w:val="nil"/>
              <w:bottom w:val="single" w:sz="4" w:space="0" w:color="auto"/>
              <w:right w:val="single" w:sz="4" w:space="0" w:color="auto"/>
            </w:tcBorders>
            <w:shd w:val="clear" w:color="000000" w:fill="C5D9F1"/>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Champs nécessaires</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Paiement des intérêts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doit généré automatiquement depuis le référentiel valeur.</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Remboursement du principal</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remboursement ou prix du coupon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paiement (Intérêt ou remboursement)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lastRenderedPageBreak/>
              <w:t>Remboursement du principal en action ou en espèces</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Montant du remboursement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Ration de prix calculé depuis le prix d'obligation et le prix des actions</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des nouvelles actions</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d'amortissement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remboursement</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Echanges de titres</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Dates de début et date de clôture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Nouveau code ISIN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Proportion ou parité</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début de souscription </w:t>
            </w:r>
            <w:r w:rsidR="00BC4A84" w:rsidRPr="004C2A23">
              <w:rPr>
                <w:rFonts w:eastAsia="Times New Roman" w:cs="Times New Roman"/>
                <w:color w:val="000000"/>
                <w:lang w:eastAsia="fr-FR"/>
              </w:rPr>
              <w:t>(Pour</w:t>
            </w:r>
            <w:r w:rsidRPr="004C2A23">
              <w:rPr>
                <w:rFonts w:eastAsia="Times New Roman" w:cs="Times New Roman"/>
                <w:color w:val="000000"/>
                <w:lang w:eastAsia="fr-FR"/>
              </w:rPr>
              <w:t xml:space="preserve"> les échanges avec choix)</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fin de souscription (Pour les échanges avec choix)</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Cours de l'opération pour les titres entrants et sortant</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limite de présentation : Date d'opération</w:t>
            </w:r>
          </w:p>
        </w:tc>
      </w:tr>
      <w:tr w:rsidR="00DB557E" w:rsidRPr="004C2A23" w:rsidTr="00B90839">
        <w:trPr>
          <w:trHeight w:val="301"/>
        </w:trPr>
        <w:tc>
          <w:tcPr>
            <w:tcW w:w="39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903"/>
        </w:trPr>
        <w:tc>
          <w:tcPr>
            <w:tcW w:w="3909" w:type="dxa"/>
            <w:tcBorders>
              <w:top w:val="nil"/>
              <w:left w:val="single" w:sz="4" w:space="0" w:color="auto"/>
              <w:bottom w:val="nil"/>
              <w:right w:val="nil"/>
            </w:tcBorders>
            <w:shd w:val="clear" w:color="000000" w:fill="FFFFFF"/>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Paiement de dividendes en espèce avec détachement des coupons  y compris les OPCVM distribuant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coupon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détachement bourse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d'enregistrement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détachement Maroclear</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du coupon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paiement espèce</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Clé de répartition pour les OPCVMs distribuant pour des fins fiscales</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Paiement de dividendes optionnels</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Code droit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coupon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réinvestissement pour définir le nombre des titres à recevoir</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Code ISIN des actions nouvelles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début et de fin de sou</w:t>
            </w:r>
            <w:r>
              <w:rPr>
                <w:rFonts w:eastAsia="Times New Roman" w:cs="Times New Roman"/>
                <w:color w:val="000000"/>
                <w:lang w:eastAsia="fr-FR"/>
              </w:rPr>
              <w:t>sc</w:t>
            </w:r>
            <w:r w:rsidRPr="004C2A23">
              <w:rPr>
                <w:rFonts w:eastAsia="Times New Roman" w:cs="Times New Roman"/>
                <w:color w:val="000000"/>
                <w:lang w:eastAsia="fr-FR"/>
              </w:rPr>
              <w:t>ription</w:t>
            </w:r>
          </w:p>
        </w:tc>
      </w:tr>
      <w:tr w:rsidR="00DB557E" w:rsidRPr="004C2A23" w:rsidTr="00B90839">
        <w:trPr>
          <w:trHeight w:val="301"/>
        </w:trPr>
        <w:tc>
          <w:tcPr>
            <w:tcW w:w="39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single" w:sz="4" w:space="0" w:color="auto"/>
              <w:right w:val="single" w:sz="4" w:space="0" w:color="auto"/>
            </w:tcBorders>
            <w:shd w:val="clear" w:color="000000" w:fill="FFFFFF"/>
            <w:noWrap/>
            <w:vAlign w:val="bottom"/>
            <w:hideMark/>
          </w:tcPr>
          <w:p w:rsidR="00DB557E"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p w:rsidR="00215AF2" w:rsidRPr="00965DBC" w:rsidRDefault="00215AF2" w:rsidP="00B90839">
            <w:pPr>
              <w:spacing w:line="240" w:lineRule="auto"/>
              <w:rPr>
                <w:rFonts w:eastAsia="Times New Roman" w:cs="Times New Roman"/>
                <w:lang w:eastAsia="fr-FR"/>
              </w:rPr>
            </w:pPr>
            <w:r w:rsidRPr="00965DBC">
              <w:rPr>
                <w:rFonts w:eastAsia="Times New Roman" w:cs="Times New Roman"/>
                <w:lang w:eastAsia="fr-FR"/>
              </w:rPr>
              <w:t>Pourcentage autorisé pour le réinvestissement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Attribution de titres</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 la nouvelle valeur</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d'enregistrement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d'opération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Proportion ou parité</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Cours à l'opération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Souscription de titres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de la nouvelle valeur</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Parité pour l'option irréductible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détachement bourse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lastRenderedPageBreak/>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d'enregistrement</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début de souscription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fin de souscription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détachement Maroclear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Prix de souscription </w:t>
            </w:r>
          </w:p>
        </w:tc>
      </w:tr>
      <w:tr w:rsidR="00DB557E" w:rsidRPr="004C2A23" w:rsidTr="00B90839">
        <w:trPr>
          <w:trHeight w:val="301"/>
        </w:trPr>
        <w:tc>
          <w:tcPr>
            <w:tcW w:w="39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paiement espèce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Assemblée générale</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 la valeur sujet à l'assemblée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limite de la réponse client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limite de la réponse Marché</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limite de présentation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l'assemblée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Description</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Offre publique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 la valeur sujet à l'offre publique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paiement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vente des titres</w:t>
            </w:r>
          </w:p>
          <w:p w:rsidR="00DB557E" w:rsidRPr="004C2A23"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retrait pour l'offre publique de retrait </w:t>
            </w:r>
          </w:p>
        </w:tc>
      </w:tr>
    </w:tbl>
    <w:p w:rsidR="00DB557E" w:rsidRDefault="00DB557E" w:rsidP="00DB557E">
      <w:pPr>
        <w:pStyle w:val="Corpsdetexte"/>
        <w:jc w:val="both"/>
      </w:pPr>
    </w:p>
    <w:p w:rsidR="00DB557E" w:rsidRDefault="00DB557E" w:rsidP="00DB557E">
      <w:pPr>
        <w:pStyle w:val="Style3"/>
        <w:shd w:val="clear" w:color="auto" w:fill="F2F2F2"/>
        <w:ind w:left="862"/>
        <w:jc w:val="both"/>
      </w:pPr>
      <w:bookmarkStart w:id="736" w:name="_Toc425152066"/>
      <w:r>
        <w:t>Date de références</w:t>
      </w:r>
      <w:bookmarkEnd w:id="736"/>
    </w:p>
    <w:p w:rsidR="00DB557E" w:rsidRDefault="00DB557E" w:rsidP="00DB557E">
      <w:pPr>
        <w:pStyle w:val="Corpsdetexte"/>
        <w:jc w:val="both"/>
      </w:pPr>
    </w:p>
    <w:p w:rsidR="00DB557E" w:rsidRDefault="00DB557E" w:rsidP="00DB557E">
      <w:pPr>
        <w:pStyle w:val="Corpsdetexte"/>
        <w:jc w:val="both"/>
        <w:sectPr w:rsidR="00DB557E" w:rsidSect="00460E07">
          <w:pgSz w:w="11906" w:h="16838"/>
          <w:pgMar w:top="1417" w:right="1417" w:bottom="1417" w:left="1417" w:header="284" w:footer="0" w:gutter="0"/>
          <w:cols w:space="708"/>
          <w:docGrid w:linePitch="360"/>
        </w:sectPr>
      </w:pPr>
      <w:r>
        <w:t>Ceci est la liste des champs date de référence à renseigner au niveau des annonces :</w:t>
      </w:r>
    </w:p>
    <w:p w:rsidR="00DB557E" w:rsidRDefault="00DB557E" w:rsidP="00DB557E">
      <w:pPr>
        <w:pStyle w:val="Corpsdetexte"/>
        <w:jc w:val="both"/>
      </w:pPr>
    </w:p>
    <w:tbl>
      <w:tblPr>
        <w:tblW w:w="13160" w:type="dxa"/>
        <w:tblInd w:w="55" w:type="dxa"/>
        <w:tblCellMar>
          <w:left w:w="70" w:type="dxa"/>
          <w:right w:w="70" w:type="dxa"/>
        </w:tblCellMar>
        <w:tblLook w:val="04A0" w:firstRow="1" w:lastRow="0" w:firstColumn="1" w:lastColumn="0" w:noHBand="0" w:noVBand="1"/>
      </w:tblPr>
      <w:tblGrid>
        <w:gridCol w:w="1740"/>
        <w:gridCol w:w="5780"/>
        <w:gridCol w:w="5640"/>
      </w:tblGrid>
      <w:tr w:rsidR="00DB557E" w:rsidRPr="00381149" w:rsidTr="00B90839">
        <w:trPr>
          <w:trHeight w:val="300"/>
        </w:trPr>
        <w:tc>
          <w:tcPr>
            <w:tcW w:w="1740" w:type="dxa"/>
            <w:tcBorders>
              <w:top w:val="single" w:sz="4" w:space="0" w:color="auto"/>
              <w:left w:val="single" w:sz="4" w:space="0" w:color="auto"/>
              <w:bottom w:val="single" w:sz="4" w:space="0" w:color="auto"/>
              <w:right w:val="single" w:sz="4" w:space="0" w:color="auto"/>
            </w:tcBorders>
            <w:shd w:val="clear" w:color="000000" w:fill="C5D9F1"/>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Type d'OST</w:t>
            </w:r>
          </w:p>
        </w:tc>
        <w:tc>
          <w:tcPr>
            <w:tcW w:w="5780" w:type="dxa"/>
            <w:tcBorders>
              <w:top w:val="single" w:sz="4" w:space="0" w:color="auto"/>
              <w:left w:val="nil"/>
              <w:bottom w:val="single" w:sz="4" w:space="0" w:color="auto"/>
              <w:right w:val="single" w:sz="4" w:space="0" w:color="auto"/>
            </w:tcBorders>
            <w:shd w:val="clear" w:color="000000" w:fill="C5D9F1"/>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OST</w:t>
            </w:r>
          </w:p>
        </w:tc>
        <w:tc>
          <w:tcPr>
            <w:tcW w:w="5640" w:type="dxa"/>
            <w:tcBorders>
              <w:top w:val="single" w:sz="4" w:space="0" w:color="auto"/>
              <w:left w:val="nil"/>
              <w:bottom w:val="single" w:sz="4" w:space="0" w:color="auto"/>
              <w:right w:val="single" w:sz="4" w:space="0" w:color="auto"/>
            </w:tcBorders>
            <w:shd w:val="clear" w:color="000000" w:fill="C5D9F1"/>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Dates</w:t>
            </w:r>
          </w:p>
        </w:tc>
      </w:tr>
      <w:tr w:rsidR="00DB557E" w:rsidRPr="00381149" w:rsidTr="00B90839">
        <w:trPr>
          <w:trHeight w:val="600"/>
        </w:trPr>
        <w:tc>
          <w:tcPr>
            <w:tcW w:w="1740" w:type="dxa"/>
            <w:vMerge w:val="restart"/>
            <w:tcBorders>
              <w:top w:val="nil"/>
              <w:left w:val="single" w:sz="4" w:space="0" w:color="auto"/>
              <w:bottom w:val="single" w:sz="4" w:space="0" w:color="000000"/>
              <w:right w:val="single" w:sz="4" w:space="0" w:color="auto"/>
            </w:tcBorders>
            <w:shd w:val="clear" w:color="000000" w:fill="DDD9C3"/>
            <w:noWrap/>
            <w:vAlign w:val="center"/>
            <w:hideMark/>
          </w:tcPr>
          <w:p w:rsidR="00DB557E" w:rsidRPr="00381149" w:rsidRDefault="00DB557E" w:rsidP="00B90839">
            <w:pPr>
              <w:spacing w:line="240" w:lineRule="auto"/>
              <w:jc w:val="center"/>
              <w:rPr>
                <w:rFonts w:eastAsia="Times New Roman" w:cs="Times New Roman"/>
                <w:color w:val="000000"/>
                <w:lang w:eastAsia="fr-FR"/>
              </w:rPr>
            </w:pPr>
            <w:r w:rsidRPr="00381149">
              <w:rPr>
                <w:rFonts w:eastAsia="Times New Roman" w:cs="Times New Roman"/>
                <w:color w:val="000000"/>
                <w:lang w:eastAsia="fr-FR"/>
              </w:rPr>
              <w:t>Les OST d'offices</w:t>
            </w: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Paiement des dividendes en espèces y compris sur les OPCVM distribuant</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bourse</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Maroclear</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l'exercice</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paiement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d'expiration des coupons</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Paiement des intérêts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Remboursement d'une fraction du principal</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Maroclear</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remboursement du principal</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d'exercice</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clôture du coupon </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11420" w:type="dxa"/>
            <w:gridSpan w:val="2"/>
            <w:tcBorders>
              <w:top w:val="single" w:sz="4" w:space="0" w:color="auto"/>
              <w:left w:val="nil"/>
              <w:bottom w:val="single" w:sz="4" w:space="0" w:color="auto"/>
              <w:right w:val="single" w:sz="4" w:space="0" w:color="000000"/>
            </w:tcBorders>
            <w:shd w:val="clear" w:color="000000" w:fill="A5A5A5"/>
            <w:noWrap/>
            <w:vAlign w:val="bottom"/>
            <w:hideMark/>
          </w:tcPr>
          <w:p w:rsidR="00DB557E" w:rsidRPr="00381149" w:rsidRDefault="00DB557E" w:rsidP="00B90839">
            <w:pPr>
              <w:spacing w:line="240" w:lineRule="auto"/>
              <w:jc w:val="center"/>
              <w:rPr>
                <w:rFonts w:eastAsia="Times New Roman" w:cs="Times New Roman"/>
                <w:color w:val="000000"/>
                <w:lang w:eastAsia="fr-FR"/>
              </w:rPr>
            </w:pPr>
            <w:r w:rsidRPr="00381149">
              <w:rPr>
                <w:rFonts w:eastAsia="Times New Roman" w:cs="Times New Roman"/>
                <w:color w:val="000000"/>
                <w:lang w:eastAsia="fr-FR"/>
              </w:rPr>
              <w:t>Echange de titres</w:t>
            </w:r>
          </w:p>
        </w:tc>
      </w:tr>
      <w:tr w:rsidR="00DB557E" w:rsidRPr="00381149" w:rsidTr="00B90839">
        <w:trPr>
          <w:trHeight w:val="6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Division de la valeur nominale avec changement du code ISIN</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Regroupement des actions</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d'opération ou date de cotation des nouvelles valeurs</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Réduction de capital</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Fusion absorption sans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Assimilation</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Changement de dénomination</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Attribution gratuite sans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456F36" w:rsidRDefault="007443B4" w:rsidP="00B90839">
            <w:pPr>
              <w:spacing w:line="240" w:lineRule="auto"/>
              <w:rPr>
                <w:rFonts w:eastAsia="Times New Roman" w:cs="Times New Roman"/>
                <w:strike/>
                <w:color w:val="FF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456F36" w:rsidRDefault="007443B4" w:rsidP="00B90839">
            <w:pPr>
              <w:spacing w:line="240" w:lineRule="auto"/>
              <w:rPr>
                <w:rFonts w:eastAsia="Times New Roman" w:cs="Times New Roman"/>
                <w:strike/>
                <w:color w:val="FF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val="restart"/>
            <w:tcBorders>
              <w:top w:val="nil"/>
              <w:left w:val="single" w:sz="4" w:space="0" w:color="auto"/>
              <w:bottom w:val="single" w:sz="4" w:space="0" w:color="000000"/>
              <w:right w:val="single" w:sz="4" w:space="0" w:color="auto"/>
            </w:tcBorders>
            <w:shd w:val="clear" w:color="000000" w:fill="DDD9C3"/>
            <w:noWrap/>
            <w:vAlign w:val="center"/>
            <w:hideMark/>
          </w:tcPr>
          <w:p w:rsidR="007443B4" w:rsidRPr="00381149" w:rsidRDefault="007443B4" w:rsidP="00B90839">
            <w:pPr>
              <w:spacing w:line="240" w:lineRule="auto"/>
              <w:jc w:val="center"/>
              <w:rPr>
                <w:rFonts w:eastAsia="Times New Roman" w:cs="Times New Roman"/>
                <w:color w:val="000000"/>
                <w:lang w:eastAsia="fr-FR"/>
              </w:rPr>
            </w:pPr>
            <w:r w:rsidRPr="00381149">
              <w:rPr>
                <w:rFonts w:eastAsia="Times New Roman" w:cs="Times New Roman"/>
                <w:color w:val="000000"/>
                <w:lang w:eastAsia="fr-FR"/>
              </w:rPr>
              <w:t>Les OST optionnels</w:t>
            </w:r>
          </w:p>
        </w:tc>
        <w:tc>
          <w:tcPr>
            <w:tcW w:w="5780" w:type="dxa"/>
            <w:tcBorders>
              <w:top w:val="single" w:sz="4" w:space="0" w:color="auto"/>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Augmentation de capital en numéraire </w:t>
            </w:r>
          </w:p>
        </w:tc>
        <w:tc>
          <w:tcPr>
            <w:tcW w:w="5640" w:type="dxa"/>
            <w:tcBorders>
              <w:top w:val="single" w:sz="4" w:space="0" w:color="auto"/>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bourse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Pr>
                <w:rFonts w:eastAsia="Times New Roman" w:cs="Times New Roman"/>
                <w:color w:val="000000"/>
                <w:lang w:eastAsia="fr-FR"/>
              </w:rPr>
              <w:t>Conversion des obligations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Maroclear</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Paiement des dividendes optionnels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Période de souscription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r>
              <w:rPr>
                <w:rFonts w:eastAsia="Times New Roman" w:cs="Times New Roman"/>
                <w:color w:val="000000"/>
                <w:lang w:eastAsia="fr-FR"/>
              </w:rPr>
              <w:t>Fusion absorption avec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d'exercice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r>
              <w:rPr>
                <w:rFonts w:eastAsia="Times New Roman" w:cs="Times New Roman"/>
                <w:color w:val="000000"/>
                <w:lang w:eastAsia="fr-FR"/>
              </w:rPr>
              <w:t>Attribution gratuite avec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radiation des anciens titres ou des droits</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Assemblée générale ordinaire</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l'ouverture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Assemblée générale extraordinaire</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clôture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l'assemblée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 : J-5 Date de l'assemblée générale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nil"/>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Offre publique d'achat </w:t>
            </w:r>
          </w:p>
        </w:tc>
        <w:tc>
          <w:tcPr>
            <w:tcW w:w="5640" w:type="dxa"/>
            <w:tcBorders>
              <w:top w:val="nil"/>
              <w:left w:val="single" w:sz="4" w:space="0" w:color="auto"/>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d'ouverture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nil"/>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Offre publique de retrait</w:t>
            </w:r>
          </w:p>
        </w:tc>
        <w:tc>
          <w:tcPr>
            <w:tcW w:w="5640" w:type="dxa"/>
            <w:tcBorders>
              <w:top w:val="nil"/>
              <w:left w:val="single" w:sz="4" w:space="0" w:color="auto"/>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clôture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nil"/>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single" w:sz="4" w:space="0" w:color="auto"/>
              <w:bottom w:val="single" w:sz="4" w:space="0" w:color="auto"/>
              <w:right w:val="single" w:sz="4" w:space="0" w:color="auto"/>
            </w:tcBorders>
            <w:shd w:val="clear" w:color="000000" w:fill="FFFFFF"/>
            <w:noWrap/>
            <w:vAlign w:val="bottom"/>
            <w:hideMark/>
          </w:tcPr>
          <w:p w:rsidR="007443B4"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p w:rsidR="007443B4" w:rsidRPr="00381149" w:rsidRDefault="007443B4" w:rsidP="00B90839">
            <w:pPr>
              <w:spacing w:line="240" w:lineRule="auto"/>
              <w:rPr>
                <w:rFonts w:eastAsia="Times New Roman" w:cs="Times New Roman"/>
                <w:color w:val="000000"/>
                <w:lang w:eastAsia="fr-FR"/>
              </w:rPr>
            </w:pPr>
            <w:r>
              <w:rPr>
                <w:rFonts w:eastAsia="Times New Roman" w:cs="Times New Roman"/>
                <w:color w:val="000000"/>
                <w:lang w:eastAsia="fr-FR"/>
              </w:rPr>
              <w:t>Date de retrait des titres : pour l’OPR</w:t>
            </w:r>
          </w:p>
        </w:tc>
      </w:tr>
    </w:tbl>
    <w:p w:rsidR="00DB557E" w:rsidRDefault="00DB557E" w:rsidP="00DB557E">
      <w:pPr>
        <w:pStyle w:val="Corpsdetexte"/>
        <w:jc w:val="both"/>
      </w:pPr>
    </w:p>
    <w:p w:rsidR="00DB557E" w:rsidRDefault="00DB557E" w:rsidP="006E0B40">
      <w:pPr>
        <w:pStyle w:val="Corpsdetexte"/>
        <w:numPr>
          <w:ilvl w:val="0"/>
          <w:numId w:val="9"/>
        </w:numPr>
        <w:jc w:val="both"/>
      </w:pPr>
      <w:r>
        <w:t>Date de détachement bourse : 3 jours avant la date de détachement Maroclear</w:t>
      </w:r>
    </w:p>
    <w:p w:rsidR="00DB557E" w:rsidRDefault="00DB557E" w:rsidP="006E0B40">
      <w:pPr>
        <w:pStyle w:val="Corpsdetexte"/>
        <w:numPr>
          <w:ilvl w:val="0"/>
          <w:numId w:val="9"/>
        </w:numPr>
        <w:jc w:val="both"/>
      </w:pPr>
      <w:r>
        <w:t>Date de détachement Maroclear : correspond à la date de paiement des coupons</w:t>
      </w:r>
    </w:p>
    <w:p w:rsidR="00DB557E" w:rsidRDefault="00DB557E" w:rsidP="006E0B40">
      <w:pPr>
        <w:pStyle w:val="Corpsdetexte"/>
        <w:numPr>
          <w:ilvl w:val="0"/>
          <w:numId w:val="9"/>
        </w:numPr>
        <w:jc w:val="both"/>
      </w:pPr>
      <w:r>
        <w:t xml:space="preserve">Date d’exercice : date de paiement en sortie des coupons </w:t>
      </w:r>
    </w:p>
    <w:p w:rsidR="00DB557E" w:rsidRDefault="00DB557E" w:rsidP="006E0B40">
      <w:pPr>
        <w:pStyle w:val="Corpsdetexte"/>
        <w:numPr>
          <w:ilvl w:val="0"/>
          <w:numId w:val="9"/>
        </w:numPr>
        <w:jc w:val="both"/>
      </w:pPr>
      <w:r>
        <w:t>Date de paiement : Date de paiement de l’espèce</w:t>
      </w:r>
    </w:p>
    <w:p w:rsidR="00DB557E" w:rsidRDefault="00DB557E" w:rsidP="006E0B40">
      <w:pPr>
        <w:pStyle w:val="Corpsdetexte"/>
        <w:numPr>
          <w:ilvl w:val="0"/>
          <w:numId w:val="9"/>
        </w:numPr>
        <w:jc w:val="both"/>
      </w:pPr>
      <w:r>
        <w:t>Date de l’ouverture de l’opération : début de collecte des instructions</w:t>
      </w:r>
    </w:p>
    <w:p w:rsidR="00DB557E" w:rsidRDefault="00DB557E" w:rsidP="006E0B40">
      <w:pPr>
        <w:pStyle w:val="Corpsdetexte"/>
        <w:numPr>
          <w:ilvl w:val="0"/>
          <w:numId w:val="9"/>
        </w:numPr>
        <w:jc w:val="both"/>
      </w:pPr>
      <w:r>
        <w:t xml:space="preserve">Date de clôture de l’opération : fin de collecte des instructions (la période de souscription est généralement </w:t>
      </w:r>
      <w:r w:rsidR="00E973C8">
        <w:t>au-delà</w:t>
      </w:r>
      <w:r>
        <w:t xml:space="preserve"> de 20 jours).</w:t>
      </w:r>
    </w:p>
    <w:p w:rsidR="00DB557E" w:rsidRDefault="00DB557E" w:rsidP="006E0B40">
      <w:pPr>
        <w:pStyle w:val="Corpsdetexte"/>
        <w:numPr>
          <w:ilvl w:val="0"/>
          <w:numId w:val="9"/>
        </w:numPr>
        <w:jc w:val="both"/>
      </w:pPr>
      <w:r>
        <w:t xml:space="preserve">Date de radiation : </w:t>
      </w:r>
      <w:ins w:id="737" w:author="Raja EL HAFI" w:date="2015-06-03T10:19:00Z">
        <w:r w:rsidR="009C2F36">
          <w:t xml:space="preserve">c’est une date mentionnée à l’annonce à titre indicatif, étant la </w:t>
        </w:r>
      </w:ins>
      <w:r>
        <w:t xml:space="preserve">date à partir de laquelle on ne peut plus exercer les titres : Comme dans le cas </w:t>
      </w:r>
      <w:ins w:id="738" w:author="Raja EL HAFI" w:date="2015-06-03T10:20:00Z">
        <w:r w:rsidR="009C2F36">
          <w:t xml:space="preserve"> des </w:t>
        </w:r>
      </w:ins>
      <w:ins w:id="739" w:author="Raja EL HAFI" w:date="2015-06-03T10:21:00Z">
        <w:r w:rsidR="009C2F36">
          <w:t>annonces</w:t>
        </w:r>
      </w:ins>
      <w:ins w:id="740" w:author="Raja EL HAFI" w:date="2015-06-03T10:20:00Z">
        <w:r w:rsidR="009C2F36">
          <w:t xml:space="preserve"> listées dans le tableau </w:t>
        </w:r>
      </w:ins>
      <w:ins w:id="741" w:author="Raja EL HAFI" w:date="2015-06-03T10:21:00Z">
        <w:r w:rsidR="009C2F36">
          <w:t>ci-dessus</w:t>
        </w:r>
      </w:ins>
      <w:ins w:id="742" w:author="Raja EL HAFI" w:date="2015-06-03T10:20:00Z">
        <w:r w:rsidR="009C2F36">
          <w:t>,</w:t>
        </w:r>
      </w:ins>
      <w:ins w:id="743" w:author="Raja EL HAFI" w:date="2015-06-03T10:21:00Z">
        <w:r w:rsidR="009C2F36">
          <w:t xml:space="preserve"> </w:t>
        </w:r>
      </w:ins>
      <w:del w:id="744" w:author="Raja EL HAFI" w:date="2015-06-03T10:21:00Z">
        <w:r w:rsidDel="009C2F36">
          <w:delText xml:space="preserve">d’une division de la valeur nominal, </w:delText>
        </w:r>
      </w:del>
      <w:r>
        <w:t xml:space="preserve">à la date de radiation de l’ancienne valeur qui correspond à la date d’enregistrement de l’annonce, le client n’as plus le </w:t>
      </w:r>
      <w:r w:rsidR="00E973C8">
        <w:t>droit</w:t>
      </w:r>
      <w:r>
        <w:t xml:space="preserve"> de vendre le titre sujet à l’OST.</w:t>
      </w:r>
    </w:p>
    <w:p w:rsidR="00DB557E" w:rsidRDefault="00DB557E" w:rsidP="006E0B40">
      <w:pPr>
        <w:pStyle w:val="Corpsdetexte"/>
        <w:numPr>
          <w:ilvl w:val="0"/>
          <w:numId w:val="9"/>
        </w:numPr>
        <w:jc w:val="both"/>
      </w:pPr>
      <w:r>
        <w:t>Date d’exercice : il s’agit de la date de sortie des titres des comptes des ayants droits cela devra être effectué en concomitance avec l’impact espèce et/ou l’entrée des nouvelles valeurs.</w:t>
      </w:r>
    </w:p>
    <w:p w:rsidR="00DB557E" w:rsidRDefault="00DB557E" w:rsidP="00DB557E">
      <w:pPr>
        <w:pStyle w:val="Corpsdetexte"/>
        <w:jc w:val="both"/>
      </w:pPr>
    </w:p>
    <w:p w:rsidR="00DB557E" w:rsidRDefault="00DB557E" w:rsidP="00DB557E">
      <w:pPr>
        <w:pStyle w:val="Corpsdetexte"/>
        <w:jc w:val="both"/>
        <w:sectPr w:rsidR="00DB557E" w:rsidSect="00B90839">
          <w:pgSz w:w="16838" w:h="11906" w:orient="landscape"/>
          <w:pgMar w:top="1418" w:right="1418" w:bottom="1418" w:left="1418" w:header="284" w:footer="0" w:gutter="0"/>
          <w:cols w:space="708"/>
          <w:docGrid w:linePitch="360"/>
        </w:sectPr>
      </w:pPr>
    </w:p>
    <w:p w:rsidR="00DB557E" w:rsidRPr="004342C0" w:rsidRDefault="00DB557E" w:rsidP="00DB557E">
      <w:pPr>
        <w:pStyle w:val="Corpsdetexte"/>
        <w:jc w:val="both"/>
        <w:rPr>
          <w:b/>
          <w:i/>
        </w:rPr>
      </w:pPr>
      <w:r w:rsidRPr="004342C0">
        <w:rPr>
          <w:b/>
          <w:i/>
        </w:rPr>
        <w:lastRenderedPageBreak/>
        <w:t>Cycle de vie de l’annonce et différents statut :</w:t>
      </w:r>
    </w:p>
    <w:p w:rsidR="00DB557E" w:rsidRDefault="00DB557E" w:rsidP="00DB557E">
      <w:pPr>
        <w:pStyle w:val="Corpsdetexte"/>
        <w:jc w:val="both"/>
        <w:rPr>
          <w:b/>
          <w:i/>
          <w:color w:val="FF0000"/>
        </w:rPr>
      </w:pPr>
      <w:r>
        <w:rPr>
          <w:b/>
          <w:i/>
          <w:noProof/>
          <w:color w:val="FF0000"/>
          <w:lang w:eastAsia="fr-FR"/>
        </w:rPr>
        <w:drawing>
          <wp:inline distT="0" distB="0" distL="0" distR="0" wp14:anchorId="1FB8599E" wp14:editId="7E52C275">
            <wp:extent cx="5753100" cy="3667125"/>
            <wp:effectExtent l="0" t="0" r="0" b="0"/>
            <wp:docPr id="28" name="Image 28" descr="Cycle de vie d'une 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ycle de vie d'une 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667125"/>
                    </a:xfrm>
                    <a:prstGeom prst="rect">
                      <a:avLst/>
                    </a:prstGeom>
                    <a:noFill/>
                    <a:ln>
                      <a:noFill/>
                    </a:ln>
                  </pic:spPr>
                </pic:pic>
              </a:graphicData>
            </a:graphic>
          </wp:inline>
        </w:drawing>
      </w:r>
    </w:p>
    <w:p w:rsidR="00DB557E" w:rsidRPr="00927F15" w:rsidRDefault="00DB557E" w:rsidP="00DB557E">
      <w:pPr>
        <w:pStyle w:val="Corpsdetexte"/>
        <w:jc w:val="both"/>
        <w:rPr>
          <w:b/>
          <w:i/>
          <w:color w:val="FF0000"/>
        </w:rPr>
      </w:pPr>
    </w:p>
    <w:p w:rsidR="00DB557E" w:rsidRDefault="00DB557E" w:rsidP="006E0B40">
      <w:pPr>
        <w:pStyle w:val="Corpsdetexte"/>
        <w:numPr>
          <w:ilvl w:val="0"/>
          <w:numId w:val="10"/>
        </w:numPr>
        <w:jc w:val="both"/>
      </w:pPr>
      <w:r>
        <w:t>Comme le montre le schéma, l’annulation peut être effectuée à n’importe quelle étape de l’OST alors que la clôture ne se fait que suite au traitement de l’OST.</w:t>
      </w:r>
    </w:p>
    <w:p w:rsidR="00DB557E" w:rsidRDefault="00DB557E" w:rsidP="00DB557E">
      <w:pPr>
        <w:pStyle w:val="Style3"/>
        <w:shd w:val="clear" w:color="auto" w:fill="F2F2F2"/>
        <w:ind w:left="862"/>
        <w:jc w:val="both"/>
      </w:pPr>
      <w:bookmarkStart w:id="745" w:name="_Toc425152067"/>
      <w:r>
        <w:t>Alerte et notifications</w:t>
      </w:r>
      <w:bookmarkEnd w:id="745"/>
    </w:p>
    <w:p w:rsidR="00DB557E" w:rsidRDefault="00DB557E" w:rsidP="00DB557E">
      <w:pPr>
        <w:pStyle w:val="Corpsdetexte"/>
        <w:jc w:val="both"/>
      </w:pPr>
    </w:p>
    <w:p w:rsidR="00DB557E" w:rsidRDefault="00DB557E" w:rsidP="00DB557E">
      <w:pPr>
        <w:pStyle w:val="Corpsdetexte"/>
        <w:jc w:val="both"/>
      </w:pPr>
      <w:r>
        <w:t>Ce paragraphe décrit les alertes qui MegaCor doit générer dans le tableau de bord de l’utilisateur lors du traitement des OST :</w:t>
      </w:r>
    </w:p>
    <w:p w:rsidR="00DB557E" w:rsidRDefault="00DB557E" w:rsidP="006E0B40">
      <w:pPr>
        <w:pStyle w:val="Corpsdetexte"/>
        <w:numPr>
          <w:ilvl w:val="0"/>
          <w:numId w:val="10"/>
        </w:numPr>
        <w:jc w:val="both"/>
      </w:pPr>
      <w:r>
        <w:t>Mise à jour ou modification d’une annonce</w:t>
      </w:r>
    </w:p>
    <w:p w:rsidR="00DB557E" w:rsidRDefault="00DB557E" w:rsidP="006E0B40">
      <w:pPr>
        <w:pStyle w:val="Corpsdetexte"/>
        <w:numPr>
          <w:ilvl w:val="0"/>
          <w:numId w:val="10"/>
        </w:numPr>
        <w:jc w:val="both"/>
      </w:pPr>
      <w:r>
        <w:t>Les OSTs générées depuis le tableau d’amortissement</w:t>
      </w:r>
    </w:p>
    <w:p w:rsidR="00DB557E" w:rsidRDefault="00DB557E" w:rsidP="006E0B40">
      <w:pPr>
        <w:pStyle w:val="Corpsdetexte"/>
        <w:numPr>
          <w:ilvl w:val="0"/>
          <w:numId w:val="10"/>
        </w:numPr>
        <w:jc w:val="both"/>
      </w:pPr>
      <w:r>
        <w:t>Les annonces non activées dans la date d’arrêté de position</w:t>
      </w:r>
    </w:p>
    <w:p w:rsidR="00DB557E" w:rsidRDefault="00DB557E" w:rsidP="006E0B40">
      <w:pPr>
        <w:pStyle w:val="Corpsdetexte"/>
        <w:numPr>
          <w:ilvl w:val="0"/>
          <w:numId w:val="10"/>
        </w:numPr>
        <w:jc w:val="both"/>
      </w:pPr>
      <w:r>
        <w:t>Génération d’une alerte à la date d’opération d’une OST changement de dénomination depuis MegaCor dans MegaCommon pour l’utilisateur.</w:t>
      </w: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Style3"/>
        <w:shd w:val="clear" w:color="auto" w:fill="F2F2F2"/>
        <w:ind w:left="862"/>
        <w:jc w:val="both"/>
      </w:pPr>
      <w:bookmarkStart w:id="746" w:name="_Toc425152068"/>
      <w:r>
        <w:lastRenderedPageBreak/>
        <w:t>Eligibilité des ayants droits</w:t>
      </w:r>
      <w:bookmarkEnd w:id="746"/>
      <w:r>
        <w:t> </w:t>
      </w:r>
    </w:p>
    <w:p w:rsidR="00DB557E" w:rsidRDefault="00DB557E" w:rsidP="00DB557E">
      <w:pPr>
        <w:pStyle w:val="Corpsdetexte"/>
        <w:jc w:val="both"/>
      </w:pPr>
    </w:p>
    <w:p w:rsidR="00DB557E" w:rsidRPr="00302645" w:rsidRDefault="00DB557E" w:rsidP="006E0B40">
      <w:pPr>
        <w:pStyle w:val="Style3"/>
        <w:numPr>
          <w:ilvl w:val="3"/>
          <w:numId w:val="2"/>
        </w:numPr>
        <w:shd w:val="clear" w:color="auto" w:fill="F2F2F2"/>
        <w:jc w:val="both"/>
        <w:rPr>
          <w:i/>
          <w:sz w:val="22"/>
          <w:szCs w:val="22"/>
          <w:u w:val="single"/>
        </w:rPr>
      </w:pPr>
      <w:bookmarkStart w:id="747" w:name="_Toc425152069"/>
      <w:r w:rsidRPr="00302645">
        <w:rPr>
          <w:i/>
          <w:sz w:val="22"/>
          <w:szCs w:val="22"/>
          <w:u w:val="single"/>
        </w:rPr>
        <w:t>Recensement de la position éligible :</w:t>
      </w:r>
      <w:bookmarkEnd w:id="747"/>
    </w:p>
    <w:p w:rsidR="00DB557E" w:rsidRDefault="00DB557E" w:rsidP="00DB557E">
      <w:pPr>
        <w:pStyle w:val="Corpsdetexte"/>
        <w:ind w:left="720"/>
        <w:jc w:val="both"/>
      </w:pPr>
    </w:p>
    <w:p w:rsidR="00DB557E" w:rsidRDefault="00DB557E" w:rsidP="006E0B40">
      <w:pPr>
        <w:pStyle w:val="Corpsdetexte"/>
        <w:numPr>
          <w:ilvl w:val="0"/>
          <w:numId w:val="10"/>
        </w:numPr>
        <w:jc w:val="both"/>
      </w:pPr>
      <w:r>
        <w:t>Le recensement de la position éligible dans une OST est contraint pas la définition d’une date de référence pour chaque annonce dès son activation.</w:t>
      </w:r>
    </w:p>
    <w:p w:rsidR="00DB557E" w:rsidRDefault="00DB557E" w:rsidP="006E0B40">
      <w:pPr>
        <w:pStyle w:val="Corpsdetexte"/>
        <w:numPr>
          <w:ilvl w:val="0"/>
          <w:numId w:val="10"/>
        </w:numPr>
        <w:jc w:val="both"/>
      </w:pPr>
      <w:r>
        <w:t xml:space="preserve">La position éligible </w:t>
      </w:r>
      <w:del w:id="748" w:author="Raja EL HAFI" w:date="2015-06-10T17:52:00Z">
        <w:r w:rsidDel="00530ABB">
          <w:delText xml:space="preserve">ne </w:delText>
        </w:r>
      </w:del>
      <w:r>
        <w:t xml:space="preserve">dépend </w:t>
      </w:r>
      <w:del w:id="749" w:author="Raja EL HAFI" w:date="2015-06-10T17:52:00Z">
        <w:r w:rsidDel="00530ABB">
          <w:delText xml:space="preserve">pas </w:delText>
        </w:r>
      </w:del>
      <w:r>
        <w:t xml:space="preserve">de la date de consultation </w:t>
      </w:r>
      <w:del w:id="750" w:author="Raja EL HAFI" w:date="2015-06-10T17:52:00Z">
        <w:r w:rsidDel="00530ABB">
          <w:delText xml:space="preserve">mais </w:delText>
        </w:r>
      </w:del>
      <w:ins w:id="751" w:author="Raja EL HAFI" w:date="2015-06-10T17:52:00Z">
        <w:r w:rsidR="00530ABB">
          <w:t xml:space="preserve">et </w:t>
        </w:r>
      </w:ins>
      <w:r>
        <w:t>de la date de référence.</w:t>
      </w:r>
    </w:p>
    <w:p w:rsidR="00DB557E" w:rsidRDefault="00DB557E" w:rsidP="006E0B40">
      <w:pPr>
        <w:pStyle w:val="Corpsdetexte"/>
        <w:numPr>
          <w:ilvl w:val="0"/>
          <w:numId w:val="10"/>
        </w:numPr>
        <w:jc w:val="both"/>
      </w:pPr>
      <w:r>
        <w:t>Il est possible de consulter les positions éligibles des côtés clients et marché dans des écrans dédiés avec possibilité d’exporter le résultat en un fichier Excel pour des fins d’audit ou de reporting.</w:t>
      </w:r>
    </w:p>
    <w:p w:rsidR="00DB557E" w:rsidRDefault="00DB557E" w:rsidP="006E0B40">
      <w:pPr>
        <w:pStyle w:val="Corpsdetexte"/>
        <w:numPr>
          <w:ilvl w:val="0"/>
          <w:numId w:val="10"/>
        </w:numPr>
        <w:jc w:val="both"/>
      </w:pPr>
      <w:r>
        <w:t>En sortie l’utilisateur aura la liste des clients éligibles sur l’OST traitée avec le détail par catégorie d’</w:t>
      </w:r>
      <w:r w:rsidR="00E973C8">
        <w:t>avoir</w:t>
      </w:r>
      <w:r>
        <w:t>, position, masse de ségrégation, type de position, nature de client … etc</w:t>
      </w:r>
    </w:p>
    <w:p w:rsidR="00DB557E" w:rsidRDefault="00DB557E" w:rsidP="006E0B40">
      <w:pPr>
        <w:pStyle w:val="Corpsdetexte"/>
        <w:numPr>
          <w:ilvl w:val="0"/>
          <w:numId w:val="10"/>
        </w:numPr>
        <w:jc w:val="both"/>
      </w:pPr>
      <w:r>
        <w:t>Pour la position éligible marché, le système reprends la position des comptes Nostros chez Maroclear.</w:t>
      </w:r>
    </w:p>
    <w:p w:rsidR="00DB557E" w:rsidRDefault="00DB557E" w:rsidP="006E0B40">
      <w:pPr>
        <w:pStyle w:val="Corpsdetexte"/>
        <w:numPr>
          <w:ilvl w:val="0"/>
          <w:numId w:val="10"/>
        </w:numPr>
        <w:jc w:val="both"/>
      </w:pPr>
      <w:r>
        <w:t>La notification pour les clients sera générée à l’échelle de sa position éligible.</w:t>
      </w:r>
    </w:p>
    <w:p w:rsidR="00DB557E" w:rsidRDefault="00DB557E" w:rsidP="00DB557E">
      <w:pPr>
        <w:pStyle w:val="Corpsdetexte"/>
        <w:ind w:left="720"/>
        <w:jc w:val="both"/>
      </w:pPr>
    </w:p>
    <w:p w:rsidR="00DB557E" w:rsidRDefault="00DB557E" w:rsidP="00DB557E">
      <w:pPr>
        <w:pStyle w:val="Corpsdetexte"/>
        <w:jc w:val="both"/>
        <w:rPr>
          <w:b/>
          <w:i/>
        </w:rPr>
      </w:pPr>
      <w:r w:rsidRPr="00E7488C">
        <w:rPr>
          <w:b/>
          <w:i/>
        </w:rPr>
        <w:t>Date d’éligibilité</w:t>
      </w:r>
      <w:r>
        <w:rPr>
          <w:b/>
          <w:i/>
        </w:rPr>
        <w:t xml:space="preserve"> par </w:t>
      </w:r>
      <w:r w:rsidRPr="00E7488C">
        <w:rPr>
          <w:b/>
          <w:i/>
        </w:rPr>
        <w:t>OST :</w:t>
      </w:r>
    </w:p>
    <w:p w:rsidR="00DB557E" w:rsidRDefault="00DB557E" w:rsidP="00DB557E">
      <w:pPr>
        <w:pStyle w:val="Corpsdetexte"/>
        <w:jc w:val="both"/>
        <w:rPr>
          <w:b/>
          <w:i/>
        </w:rPr>
      </w:pPr>
    </w:p>
    <w:p w:rsidR="00DB557E" w:rsidRDefault="00DB557E" w:rsidP="006E0B40">
      <w:pPr>
        <w:pStyle w:val="Corpsdetexte"/>
        <w:numPr>
          <w:ilvl w:val="0"/>
          <w:numId w:val="11"/>
        </w:numPr>
        <w:jc w:val="both"/>
      </w:pPr>
      <w:r>
        <w:t>Dans cette partie on va définir les dates de références pour le calcul des positions éligibles (sachant que ces dates sont saisies manuellement ou générées selon l’échéancier). En prenant en considération les positions fermes, les flux et les suspens :</w:t>
      </w:r>
    </w:p>
    <w:p w:rsidR="00DB557E" w:rsidRDefault="00DB557E" w:rsidP="00DB557E">
      <w:pPr>
        <w:pStyle w:val="Corpsdetexte"/>
        <w:jc w:val="both"/>
      </w:pPr>
    </w:p>
    <w:p w:rsidR="00DB557E" w:rsidRDefault="00DB557E" w:rsidP="00DB557E">
      <w:pPr>
        <w:pStyle w:val="Corpsdetexte"/>
        <w:jc w:val="both"/>
      </w:pPr>
    </w:p>
    <w:p w:rsidR="00DB557E" w:rsidRPr="00BC558C" w:rsidRDefault="00DB557E" w:rsidP="00DB557E">
      <w:pPr>
        <w:spacing w:line="240" w:lineRule="auto"/>
        <w:jc w:val="both"/>
        <w:rPr>
          <w:rFonts w:eastAsia="Times New Roman" w:cs="Times New Roman"/>
          <w:b/>
          <w:i/>
          <w:iCs/>
          <w:color w:val="000000"/>
          <w:sz w:val="24"/>
          <w:szCs w:val="24"/>
          <w:lang w:eastAsia="fr-FR"/>
        </w:rPr>
      </w:pPr>
      <w:r w:rsidRPr="00BC558C">
        <w:rPr>
          <w:rFonts w:eastAsia="Times New Roman" w:cs="Times New Roman"/>
          <w:b/>
          <w:i/>
          <w:iCs/>
          <w:color w:val="000000"/>
          <w:sz w:val="24"/>
          <w:szCs w:val="24"/>
          <w:lang w:eastAsia="fr-FR"/>
        </w:rPr>
        <w:t>Position é</w:t>
      </w:r>
      <w:r>
        <w:rPr>
          <w:rFonts w:eastAsia="Times New Roman" w:cs="Times New Roman"/>
          <w:b/>
          <w:i/>
          <w:iCs/>
          <w:color w:val="000000"/>
          <w:sz w:val="24"/>
          <w:szCs w:val="24"/>
          <w:lang w:eastAsia="fr-FR"/>
        </w:rPr>
        <w:t>ligible = Position  ferme + Flux</w:t>
      </w:r>
      <w:r w:rsidRPr="00BC558C">
        <w:rPr>
          <w:rFonts w:eastAsia="Times New Roman" w:cs="Times New Roman"/>
          <w:b/>
          <w:i/>
          <w:iCs/>
          <w:color w:val="000000"/>
          <w:sz w:val="24"/>
          <w:szCs w:val="24"/>
          <w:lang w:eastAsia="fr-FR"/>
        </w:rPr>
        <w:t xml:space="preserve"> + Suspens</w:t>
      </w:r>
    </w:p>
    <w:p w:rsidR="00DB557E" w:rsidRDefault="003076D0" w:rsidP="00DB557E">
      <w:pPr>
        <w:pStyle w:val="Corpsdetexte"/>
        <w:jc w:val="both"/>
      </w:pPr>
      <w:r>
        <w:t xml:space="preserve"> </w:t>
      </w:r>
    </w:p>
    <w:p w:rsidR="003076D0" w:rsidRDefault="003076D0" w:rsidP="00DB557E">
      <w:pPr>
        <w:pStyle w:val="Corpsdetexte"/>
        <w:jc w:val="both"/>
      </w:pPr>
    </w:p>
    <w:p w:rsidR="003076D0" w:rsidRPr="00B54FD7" w:rsidRDefault="003076D0" w:rsidP="003076D0">
      <w:pPr>
        <w:pStyle w:val="Corpsdetexte"/>
        <w:sectPr w:rsidR="003076D0" w:rsidRPr="00B54FD7" w:rsidSect="00B90839">
          <w:pgSz w:w="11906" w:h="16838"/>
          <w:pgMar w:top="1418" w:right="1418" w:bottom="1418" w:left="1418" w:header="284" w:footer="0" w:gutter="0"/>
          <w:cols w:space="708"/>
          <w:docGrid w:linePitch="360"/>
        </w:sectPr>
      </w:pPr>
    </w:p>
    <w:tbl>
      <w:tblPr>
        <w:tblW w:w="15541" w:type="dxa"/>
        <w:tblInd w:w="-587" w:type="dxa"/>
        <w:tblCellMar>
          <w:left w:w="70" w:type="dxa"/>
          <w:right w:w="70" w:type="dxa"/>
        </w:tblCellMar>
        <w:tblLook w:val="04A0" w:firstRow="1" w:lastRow="0" w:firstColumn="1" w:lastColumn="0" w:noHBand="0" w:noVBand="1"/>
      </w:tblPr>
      <w:tblGrid>
        <w:gridCol w:w="799"/>
        <w:gridCol w:w="4111"/>
        <w:gridCol w:w="5386"/>
        <w:gridCol w:w="5245"/>
      </w:tblGrid>
      <w:tr w:rsidR="007443B4" w:rsidRPr="007443B4" w:rsidTr="00C17DCD">
        <w:trPr>
          <w:trHeight w:val="315"/>
        </w:trPr>
        <w:tc>
          <w:tcPr>
            <w:tcW w:w="799" w:type="dxa"/>
            <w:tcBorders>
              <w:top w:val="single" w:sz="8" w:space="0" w:color="auto"/>
              <w:left w:val="single" w:sz="8" w:space="0" w:color="auto"/>
              <w:bottom w:val="single" w:sz="8" w:space="0" w:color="auto"/>
              <w:right w:val="single" w:sz="8" w:space="0" w:color="auto"/>
            </w:tcBorders>
            <w:shd w:val="clear" w:color="000000" w:fill="A0E0E0"/>
            <w:vAlign w:val="bottom"/>
            <w:hideMark/>
          </w:tcPr>
          <w:p w:rsidR="007443B4" w:rsidRPr="007443B4" w:rsidRDefault="007443B4" w:rsidP="007443B4">
            <w:pPr>
              <w:spacing w:line="240" w:lineRule="auto"/>
              <w:jc w:val="center"/>
              <w:rPr>
                <w:rFonts w:ascii="Calibri" w:eastAsia="Times New Roman" w:hAnsi="Calibri" w:cs="Times New Roman"/>
                <w:lang w:eastAsia="fr-FR"/>
              </w:rPr>
            </w:pPr>
            <w:r w:rsidRPr="007443B4">
              <w:rPr>
                <w:rFonts w:ascii="Calibri" w:eastAsia="Times New Roman" w:hAnsi="Calibri" w:cs="Times New Roman"/>
                <w:lang w:eastAsia="fr-FR"/>
              </w:rPr>
              <w:lastRenderedPageBreak/>
              <w:t>Num</w:t>
            </w:r>
          </w:p>
        </w:tc>
        <w:tc>
          <w:tcPr>
            <w:tcW w:w="4111" w:type="dxa"/>
            <w:tcBorders>
              <w:top w:val="single" w:sz="8" w:space="0" w:color="auto"/>
              <w:left w:val="nil"/>
              <w:bottom w:val="single" w:sz="8" w:space="0" w:color="auto"/>
              <w:right w:val="single" w:sz="8" w:space="0" w:color="auto"/>
            </w:tcBorders>
            <w:shd w:val="clear" w:color="000000" w:fill="A0E0E0"/>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Opération sur titres</w:t>
            </w:r>
          </w:p>
        </w:tc>
        <w:tc>
          <w:tcPr>
            <w:tcW w:w="5386" w:type="dxa"/>
            <w:tcBorders>
              <w:top w:val="single" w:sz="8" w:space="0" w:color="auto"/>
              <w:left w:val="nil"/>
              <w:bottom w:val="single" w:sz="8" w:space="0" w:color="auto"/>
              <w:right w:val="single" w:sz="8" w:space="0" w:color="auto"/>
            </w:tcBorders>
            <w:shd w:val="clear" w:color="000000" w:fill="A0E0E0"/>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Date d'arrêté des positions </w:t>
            </w:r>
          </w:p>
        </w:tc>
        <w:tc>
          <w:tcPr>
            <w:tcW w:w="5245" w:type="dxa"/>
            <w:tcBorders>
              <w:top w:val="single" w:sz="8" w:space="0" w:color="auto"/>
              <w:left w:val="nil"/>
              <w:bottom w:val="single" w:sz="8" w:space="0" w:color="auto"/>
              <w:right w:val="single" w:sz="8" w:space="0" w:color="auto"/>
            </w:tcBorders>
            <w:shd w:val="clear" w:color="000000" w:fill="A0E0E0"/>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éligible</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Paiement des dividendes en espèce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2</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Paiement des intérêts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d'échéance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3</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Paiement des dividendes optionnels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4</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Remboursement du principal</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d'échéance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5</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Remboursement partiel du principal</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d'échéance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6</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Réduction du capital</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7</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Offre publique d'achat</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Limite de souscription client</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8</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Offre publique de retrait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Limite de souscription client</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Position dénouée </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9</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Augmentation du capital en numéraire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10</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Attribution gratuite sans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11</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Attribution gratuite avec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12</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Changement de dénomination</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13</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Fusion absorption sans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14</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Fusion absorption avec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6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15</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Assemblée générale ordinaire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Date d'enregistrement (J-1 date de l'assemblée </w:t>
            </w:r>
            <w:r w:rsidR="00C17DCD" w:rsidRPr="007443B4">
              <w:rPr>
                <w:rFonts w:ascii="Calibri" w:eastAsia="Times New Roman" w:hAnsi="Calibri" w:cs="Times New Roman"/>
                <w:lang w:eastAsia="fr-FR"/>
              </w:rPr>
              <w:t>générale)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avec suspens*</w:t>
            </w:r>
          </w:p>
        </w:tc>
      </w:tr>
      <w:tr w:rsidR="007443B4" w:rsidRPr="007443B4" w:rsidTr="00C17DCD">
        <w:trPr>
          <w:trHeight w:val="6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16</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Assemblée générale extraordinaire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Date d'enregistrement (J-1 date de l'assemblée </w:t>
            </w:r>
            <w:r w:rsidR="00C17DCD" w:rsidRPr="007443B4">
              <w:rPr>
                <w:rFonts w:ascii="Calibri" w:eastAsia="Times New Roman" w:hAnsi="Calibri" w:cs="Times New Roman"/>
                <w:lang w:eastAsia="fr-FR"/>
              </w:rPr>
              <w:t>générale)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17</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Assimilation</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18</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Division de la valeur nominal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19</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Regroupement des actions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20</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Conversion des obligations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avec suspens</w:t>
            </w:r>
          </w:p>
        </w:tc>
      </w:tr>
    </w:tbl>
    <w:p w:rsidR="00DB557E" w:rsidRDefault="00DB557E" w:rsidP="00DB557E">
      <w:pPr>
        <w:pStyle w:val="Corpsdetexte"/>
        <w:jc w:val="both"/>
      </w:pPr>
    </w:p>
    <w:p w:rsidR="003076D0" w:rsidRPr="00C17DCD" w:rsidRDefault="00C17DCD" w:rsidP="00DB557E">
      <w:pPr>
        <w:pStyle w:val="Corpsdetexte"/>
        <w:jc w:val="both"/>
        <w:rPr>
          <w:b/>
          <w:i/>
          <w:u w:val="single"/>
        </w:rPr>
      </w:pPr>
      <w:r>
        <w:rPr>
          <w:b/>
          <w:i/>
          <w:u w:val="single"/>
        </w:rPr>
        <w:t>*</w:t>
      </w:r>
      <w:r w:rsidRPr="00C17DCD">
        <w:rPr>
          <w:b/>
          <w:i/>
          <w:u w:val="single"/>
        </w:rPr>
        <w:t>NB : Le traitement des suspens ne sera considéré que pour les titres cotés.</w:t>
      </w:r>
    </w:p>
    <w:p w:rsidR="003076D0" w:rsidRDefault="003076D0" w:rsidP="003076D0"/>
    <w:p w:rsidR="003076D0" w:rsidRDefault="003076D0" w:rsidP="00DB557E">
      <w:pPr>
        <w:pStyle w:val="Corpsdetexte"/>
        <w:jc w:val="both"/>
        <w:sectPr w:rsidR="003076D0" w:rsidSect="00B90839">
          <w:pgSz w:w="16838" w:h="11906" w:orient="landscape"/>
          <w:pgMar w:top="1418" w:right="1418" w:bottom="1418" w:left="1418" w:header="284" w:footer="0" w:gutter="0"/>
          <w:cols w:space="708"/>
          <w:docGrid w:linePitch="360"/>
        </w:sectPr>
      </w:pPr>
    </w:p>
    <w:p w:rsidR="00DB557E" w:rsidRDefault="00DB557E" w:rsidP="00DB557E">
      <w:pPr>
        <w:pStyle w:val="Corpsdetexte"/>
        <w:jc w:val="both"/>
      </w:pPr>
    </w:p>
    <w:p w:rsidR="00DB557E" w:rsidRDefault="00DB557E" w:rsidP="006E0B40">
      <w:pPr>
        <w:pStyle w:val="Style3"/>
        <w:numPr>
          <w:ilvl w:val="3"/>
          <w:numId w:val="2"/>
        </w:numPr>
        <w:shd w:val="clear" w:color="auto" w:fill="F2F2F2"/>
        <w:jc w:val="both"/>
      </w:pPr>
      <w:bookmarkStart w:id="752" w:name="_Toc425152070"/>
      <w:r>
        <w:rPr>
          <w:i/>
          <w:sz w:val="22"/>
          <w:szCs w:val="22"/>
          <w:u w:val="single"/>
        </w:rPr>
        <w:t>Eligibilité selon la nature de position</w:t>
      </w:r>
      <w:bookmarkEnd w:id="752"/>
    </w:p>
    <w:p w:rsidR="00DB557E" w:rsidRDefault="00DB557E" w:rsidP="00DB557E">
      <w:pPr>
        <w:pStyle w:val="Corpsdetexte"/>
        <w:tabs>
          <w:tab w:val="clear" w:pos="708"/>
        </w:tabs>
        <w:ind w:left="720"/>
        <w:jc w:val="both"/>
      </w:pPr>
    </w:p>
    <w:p w:rsidR="00DB557E" w:rsidRDefault="00DB557E" w:rsidP="00DB557E">
      <w:pPr>
        <w:pStyle w:val="Corpsdetexte"/>
        <w:tabs>
          <w:tab w:val="clear" w:pos="708"/>
        </w:tabs>
        <w:ind w:left="720"/>
        <w:jc w:val="both"/>
      </w:pPr>
      <w:r>
        <w:t xml:space="preserve">Ci-joint la liste de position éligible à l’OST avec le traitement prévue en gestion des réclamations : </w:t>
      </w:r>
    </w:p>
    <w:tbl>
      <w:tblPr>
        <w:tblW w:w="9371" w:type="dxa"/>
        <w:tblInd w:w="55" w:type="dxa"/>
        <w:tblCellMar>
          <w:left w:w="70" w:type="dxa"/>
          <w:right w:w="70" w:type="dxa"/>
        </w:tblCellMar>
        <w:tblLook w:val="04A0" w:firstRow="1" w:lastRow="0" w:firstColumn="1" w:lastColumn="0" w:noHBand="0" w:noVBand="1"/>
      </w:tblPr>
      <w:tblGrid>
        <w:gridCol w:w="4040"/>
        <w:gridCol w:w="2496"/>
        <w:gridCol w:w="2835"/>
      </w:tblGrid>
      <w:tr w:rsidR="00DB557E" w:rsidRPr="00534A8B" w:rsidTr="00B90839">
        <w:trPr>
          <w:trHeight w:val="300"/>
        </w:trPr>
        <w:tc>
          <w:tcPr>
            <w:tcW w:w="4040"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xml:space="preserve">Nature de position </w:t>
            </w:r>
          </w:p>
        </w:tc>
        <w:tc>
          <w:tcPr>
            <w:tcW w:w="2496"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Eligible</w:t>
            </w:r>
          </w:p>
        </w:tc>
        <w:tc>
          <w:tcPr>
            <w:tcW w:w="283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Gestion des réclamations</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Dénouée</w:t>
            </w:r>
            <w:ins w:id="753" w:author="Raja EL HAFI" w:date="2015-06-10T10:46:00Z">
              <w:r w:rsidR="00530ABB">
                <w:rPr>
                  <w:rFonts w:eastAsia="Times New Roman" w:cs="Times New Roman"/>
                  <w:color w:val="000000"/>
                  <w:lang w:eastAsia="fr-FR"/>
                </w:rPr>
                <w:t xml:space="preserve"> (</w:t>
              </w:r>
              <w:r w:rsidR="00150DC9">
                <w:rPr>
                  <w:rFonts w:eastAsia="Times New Roman" w:cs="Times New Roman"/>
                  <w:color w:val="000000"/>
                  <w:lang w:eastAsia="fr-FR"/>
                </w:rPr>
                <w:t>Position)</w:t>
              </w:r>
            </w:ins>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Non</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150DC9" w:rsidP="00B90839">
            <w:pPr>
              <w:spacing w:line="240" w:lineRule="auto"/>
              <w:rPr>
                <w:rFonts w:eastAsia="Times New Roman" w:cs="Times New Roman"/>
                <w:color w:val="000000"/>
                <w:lang w:eastAsia="fr-FR"/>
              </w:rPr>
            </w:pPr>
            <w:ins w:id="754" w:author="Raja EL HAFI" w:date="2015-06-10T10:46:00Z">
              <w:r w:rsidRPr="00534A8B">
                <w:rPr>
                  <w:rFonts w:eastAsia="Times New Roman" w:cs="Times New Roman"/>
                  <w:color w:val="000000"/>
                  <w:lang w:eastAsia="fr-FR"/>
                </w:rPr>
                <w:t>Dénouée</w:t>
              </w:r>
              <w:r>
                <w:rPr>
                  <w:rFonts w:eastAsia="Times New Roman" w:cs="Times New Roman"/>
                  <w:color w:val="000000"/>
                  <w:lang w:eastAsia="fr-FR"/>
                </w:rPr>
                <w:t xml:space="preserve">  avec statut </w:t>
              </w:r>
            </w:ins>
            <w:r w:rsidR="00DB557E" w:rsidRPr="00534A8B">
              <w:rPr>
                <w:rFonts w:eastAsia="Times New Roman" w:cs="Times New Roman"/>
                <w:color w:val="000000"/>
                <w:lang w:eastAsia="fr-FR"/>
              </w:rPr>
              <w:t>Instruit</w:t>
            </w:r>
            <w:del w:id="755" w:author="Raja EL HAFI" w:date="2015-06-10T10:46:00Z">
              <w:r w:rsidR="00DB557E" w:rsidRPr="00534A8B" w:rsidDel="00150DC9">
                <w:rPr>
                  <w:rFonts w:eastAsia="Times New Roman" w:cs="Times New Roman"/>
                  <w:color w:val="000000"/>
                  <w:lang w:eastAsia="fr-FR"/>
                </w:rPr>
                <w:delText>e</w:delText>
              </w:r>
            </w:del>
            <w:r w:rsidR="00DB557E" w:rsidRPr="00534A8B">
              <w:rPr>
                <w:rFonts w:eastAsia="Times New Roman" w:cs="Times New Roman"/>
                <w:color w:val="000000"/>
                <w:lang w:eastAsia="fr-FR"/>
              </w:rPr>
              <w:t xml:space="preserve"> (Mouvement et non position)</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Nantis</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Bloquée</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Non</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Empruntée*</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Oui, réclamation a recevoir</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Prêtée*</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Oui, réclamation a envoyer</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xml:space="preserve">Mise en pension </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r>
              <w:rPr>
                <w:rFonts w:eastAsia="Times New Roman" w:cs="Times New Roman"/>
                <w:color w:val="000000"/>
                <w:lang w:eastAsia="fr-FR"/>
              </w:rPr>
              <w:t>, réclamation a envoyer</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xml:space="preserve">Prise en pension </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r>
              <w:rPr>
                <w:rFonts w:eastAsia="Times New Roman" w:cs="Times New Roman"/>
                <w:color w:val="000000"/>
                <w:lang w:eastAsia="fr-FR"/>
              </w:rPr>
              <w:t>, réclamation a recevoir</w:t>
            </w:r>
          </w:p>
        </w:tc>
      </w:tr>
      <w:tr w:rsidR="00DB557E" w:rsidRPr="00534A8B" w:rsidTr="00B90839">
        <w:trPr>
          <w:trHeight w:val="300"/>
        </w:trPr>
        <w:tc>
          <w:tcPr>
            <w:tcW w:w="4040" w:type="dxa"/>
            <w:tcBorders>
              <w:top w:val="nil"/>
              <w:left w:val="nil"/>
              <w:bottom w:val="nil"/>
              <w:right w:val="nil"/>
            </w:tcBorders>
            <w:shd w:val="clear" w:color="000000" w:fill="FFFFFF"/>
            <w:noWrap/>
            <w:vAlign w:val="bottom"/>
            <w:hideMark/>
          </w:tcPr>
          <w:p w:rsidR="00DB557E" w:rsidRDefault="00DB557E" w:rsidP="00B90839">
            <w:pPr>
              <w:spacing w:line="240" w:lineRule="auto"/>
              <w:ind w:left="720"/>
              <w:rPr>
                <w:rFonts w:eastAsia="Times New Roman" w:cs="Times New Roman"/>
                <w:color w:val="000000"/>
                <w:lang w:eastAsia="fr-FR"/>
              </w:rPr>
            </w:pPr>
          </w:p>
          <w:p w:rsidR="00DB557E" w:rsidRPr="00534A8B" w:rsidRDefault="00DB557E" w:rsidP="00B90839">
            <w:pPr>
              <w:spacing w:line="240" w:lineRule="auto"/>
              <w:ind w:left="720"/>
              <w:rPr>
                <w:rFonts w:eastAsia="Times New Roman" w:cs="Times New Roman"/>
                <w:color w:val="000000"/>
                <w:lang w:eastAsia="fr-FR"/>
              </w:rPr>
            </w:pPr>
            <w:r>
              <w:rPr>
                <w:rFonts w:eastAsia="Times New Roman" w:cs="Times New Roman"/>
                <w:color w:val="000000"/>
                <w:lang w:eastAsia="fr-FR"/>
              </w:rPr>
              <w:t>(*) Point en cours</w:t>
            </w:r>
          </w:p>
        </w:tc>
        <w:tc>
          <w:tcPr>
            <w:tcW w:w="2496" w:type="dxa"/>
            <w:tcBorders>
              <w:top w:val="nil"/>
              <w:left w:val="nil"/>
              <w:bottom w:val="nil"/>
              <w:right w:val="nil"/>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w:t>
            </w:r>
          </w:p>
        </w:tc>
        <w:tc>
          <w:tcPr>
            <w:tcW w:w="2835" w:type="dxa"/>
            <w:tcBorders>
              <w:top w:val="nil"/>
              <w:left w:val="nil"/>
              <w:bottom w:val="nil"/>
              <w:right w:val="nil"/>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w:t>
            </w:r>
          </w:p>
        </w:tc>
      </w:tr>
    </w:tbl>
    <w:p w:rsidR="00DB557E" w:rsidRDefault="00DB557E" w:rsidP="006E0B40">
      <w:pPr>
        <w:pStyle w:val="Style3"/>
        <w:numPr>
          <w:ilvl w:val="3"/>
          <w:numId w:val="2"/>
        </w:numPr>
        <w:shd w:val="clear" w:color="auto" w:fill="F2F2F2"/>
        <w:jc w:val="both"/>
      </w:pPr>
      <w:bookmarkStart w:id="756" w:name="_Toc425152071"/>
      <w:r>
        <w:rPr>
          <w:i/>
          <w:sz w:val="22"/>
          <w:szCs w:val="22"/>
          <w:u w:val="single"/>
        </w:rPr>
        <w:t>Eligibilité selon le type d’OST</w:t>
      </w:r>
      <w:bookmarkEnd w:id="756"/>
    </w:p>
    <w:p w:rsidR="00DB557E" w:rsidRDefault="00DB557E" w:rsidP="00DB557E">
      <w:pPr>
        <w:pStyle w:val="Corpsdetexte"/>
        <w:tabs>
          <w:tab w:val="clear" w:pos="708"/>
        </w:tabs>
        <w:jc w:val="both"/>
      </w:pPr>
    </w:p>
    <w:p w:rsidR="00DB557E" w:rsidRDefault="00DB557E" w:rsidP="00DB557E">
      <w:pPr>
        <w:pStyle w:val="Corpsdetexte"/>
        <w:jc w:val="both"/>
        <w:rPr>
          <w:b/>
          <w:i/>
        </w:rPr>
      </w:pPr>
      <w:r>
        <w:rPr>
          <w:b/>
          <w:i/>
        </w:rPr>
        <w:t>OST avec détachement de coupon :</w:t>
      </w:r>
    </w:p>
    <w:p w:rsidR="00DB557E" w:rsidRDefault="00DB557E" w:rsidP="00DB557E">
      <w:pPr>
        <w:pStyle w:val="Corpsdetexte"/>
        <w:jc w:val="both"/>
        <w:rPr>
          <w:b/>
          <w:i/>
        </w:rPr>
      </w:pPr>
    </w:p>
    <w:p w:rsidR="00215AF2" w:rsidRPr="00C26A5A" w:rsidRDefault="00DB557E" w:rsidP="00C26A5A">
      <w:pPr>
        <w:pStyle w:val="Corpsdetexte"/>
        <w:numPr>
          <w:ilvl w:val="0"/>
          <w:numId w:val="11"/>
        </w:numPr>
        <w:jc w:val="both"/>
        <w:rPr>
          <w:b/>
          <w:i/>
          <w:color w:val="auto"/>
          <w:sz w:val="24"/>
          <w:szCs w:val="24"/>
        </w:rPr>
      </w:pPr>
      <w:r w:rsidRPr="004C2CA3">
        <w:rPr>
          <w:sz w:val="24"/>
          <w:szCs w:val="24"/>
          <w:u w:val="single"/>
        </w:rPr>
        <w:t>Action cotées</w:t>
      </w:r>
      <w:r w:rsidRPr="004C2CA3">
        <w:rPr>
          <w:sz w:val="24"/>
          <w:szCs w:val="24"/>
        </w:rPr>
        <w:t xml:space="preserve"> : </w:t>
      </w:r>
      <w:r>
        <w:rPr>
          <w:sz w:val="24"/>
          <w:szCs w:val="24"/>
        </w:rPr>
        <w:t xml:space="preserve">Position ferme à la date </w:t>
      </w:r>
      <w:ins w:id="757" w:author="Raja EL HAFI" w:date="2015-06-10T17:55:00Z">
        <w:r w:rsidR="00530ABB">
          <w:rPr>
            <w:sz w:val="24"/>
            <w:szCs w:val="24"/>
          </w:rPr>
          <w:t>d</w:t>
        </w:r>
      </w:ins>
      <w:ins w:id="758" w:author="Raja EL HAFI" w:date="2015-06-10T17:56:00Z">
        <w:r w:rsidR="00530ABB">
          <w:rPr>
            <w:sz w:val="24"/>
            <w:szCs w:val="24"/>
          </w:rPr>
          <w:t xml:space="preserve">’arrêt de position </w:t>
        </w:r>
      </w:ins>
      <w:del w:id="759" w:author="Raja EL HAFI" w:date="2015-06-10T17:56:00Z">
        <w:r w:rsidDel="00530ABB">
          <w:rPr>
            <w:sz w:val="24"/>
            <w:szCs w:val="24"/>
          </w:rPr>
          <w:delText xml:space="preserve">d’enregistrement </w:delText>
        </w:r>
      </w:del>
      <w:r w:rsidRPr="00C26A5A">
        <w:rPr>
          <w:color w:val="auto"/>
          <w:sz w:val="24"/>
          <w:szCs w:val="24"/>
        </w:rPr>
        <w:t xml:space="preserve">+ </w:t>
      </w:r>
      <w:r w:rsidR="00215AF2" w:rsidRPr="00C26A5A">
        <w:rPr>
          <w:color w:val="auto"/>
          <w:sz w:val="24"/>
          <w:szCs w:val="24"/>
        </w:rPr>
        <w:t>les suspens tels que (</w:t>
      </w:r>
      <w:r w:rsidR="00215AF2" w:rsidRPr="00530ABB">
        <w:rPr>
          <w:b/>
          <w:color w:val="auto"/>
          <w:sz w:val="24"/>
          <w:szCs w:val="24"/>
        </w:rPr>
        <w:t>Date de négociation</w:t>
      </w:r>
      <w:r w:rsidR="00215AF2" w:rsidRPr="00C26A5A">
        <w:rPr>
          <w:color w:val="auto"/>
          <w:sz w:val="24"/>
          <w:szCs w:val="24"/>
        </w:rPr>
        <w:t xml:space="preserve"> =&lt; la date</w:t>
      </w:r>
      <w:ins w:id="760" w:author="Raja EL HAFI" w:date="2015-06-10T17:57:00Z">
        <w:r w:rsidR="00530ABB">
          <w:rPr>
            <w:color w:val="auto"/>
            <w:sz w:val="24"/>
            <w:szCs w:val="24"/>
          </w:rPr>
          <w:t xml:space="preserve"> d’</w:t>
        </w:r>
        <w:r w:rsidR="00530ABB">
          <w:rPr>
            <w:sz w:val="24"/>
            <w:szCs w:val="24"/>
          </w:rPr>
          <w:t xml:space="preserve">arrêt de </w:t>
        </w:r>
      </w:ins>
      <w:del w:id="761" w:author="Raja EL HAFI" w:date="2015-06-10T17:57:00Z">
        <w:r w:rsidR="00215AF2" w:rsidRPr="00C26A5A" w:rsidDel="00530ABB">
          <w:rPr>
            <w:color w:val="auto"/>
            <w:sz w:val="24"/>
            <w:szCs w:val="24"/>
          </w:rPr>
          <w:delText xml:space="preserve"> </w:delText>
        </w:r>
      </w:del>
      <w:ins w:id="762" w:author="Raja EL HAFI" w:date="2015-06-10T17:57:00Z">
        <w:r w:rsidR="00530ABB">
          <w:rPr>
            <w:sz w:val="24"/>
            <w:szCs w:val="24"/>
          </w:rPr>
          <w:t xml:space="preserve">position </w:t>
        </w:r>
      </w:ins>
      <w:del w:id="763" w:author="Raja EL HAFI" w:date="2015-06-10T17:57:00Z">
        <w:r w:rsidR="00215AF2" w:rsidRPr="00C26A5A" w:rsidDel="00530ABB">
          <w:rPr>
            <w:color w:val="auto"/>
            <w:sz w:val="24"/>
            <w:szCs w:val="24"/>
          </w:rPr>
          <w:delText>de détachement bourse</w:delText>
        </w:r>
      </w:del>
      <w:r w:rsidR="00215AF2" w:rsidRPr="00C26A5A">
        <w:rPr>
          <w:color w:val="auto"/>
          <w:sz w:val="24"/>
          <w:szCs w:val="24"/>
        </w:rPr>
        <w:t>)</w:t>
      </w:r>
    </w:p>
    <w:p w:rsidR="00215AF2" w:rsidRPr="00C26A5A" w:rsidRDefault="00215AF2" w:rsidP="00215AF2">
      <w:pPr>
        <w:pStyle w:val="Corpsdetexte"/>
        <w:ind w:left="720"/>
        <w:jc w:val="both"/>
        <w:rPr>
          <w:b/>
          <w:i/>
          <w:color w:val="auto"/>
          <w:sz w:val="24"/>
          <w:szCs w:val="24"/>
        </w:rPr>
      </w:pPr>
      <w:r w:rsidRPr="00C26A5A">
        <w:rPr>
          <w:color w:val="auto"/>
          <w:sz w:val="24"/>
          <w:szCs w:val="24"/>
        </w:rPr>
        <w:t>A noter également que pour les transferts internes dénoués entre la date de détachement bourse et la date d’enregistrement, les coupons doivent être détachés sur le compte titre de l’initiateur.</w:t>
      </w:r>
    </w:p>
    <w:p w:rsidR="00215AF2" w:rsidRPr="004C2CA3" w:rsidRDefault="00215AF2" w:rsidP="00215AF2">
      <w:pPr>
        <w:pStyle w:val="Corpsdetexte"/>
        <w:ind w:left="720"/>
        <w:jc w:val="both"/>
        <w:rPr>
          <w:b/>
          <w:i/>
          <w:sz w:val="24"/>
          <w:szCs w:val="24"/>
        </w:rPr>
      </w:pPr>
    </w:p>
    <w:p w:rsidR="00DB557E" w:rsidRPr="00D9467A" w:rsidRDefault="00DB557E" w:rsidP="006E0B40">
      <w:pPr>
        <w:pStyle w:val="Corpsdetexte"/>
        <w:numPr>
          <w:ilvl w:val="0"/>
          <w:numId w:val="11"/>
        </w:numPr>
        <w:jc w:val="both"/>
        <w:rPr>
          <w:b/>
          <w:i/>
          <w:sz w:val="24"/>
          <w:szCs w:val="24"/>
        </w:rPr>
      </w:pPr>
      <w:r w:rsidRPr="004C2CA3">
        <w:rPr>
          <w:sz w:val="24"/>
          <w:szCs w:val="24"/>
          <w:u w:val="single"/>
        </w:rPr>
        <w:t>Obligation non cotées</w:t>
      </w:r>
      <w:r>
        <w:rPr>
          <w:sz w:val="24"/>
          <w:szCs w:val="24"/>
        </w:rPr>
        <w:t> : Position ferme à la date</w:t>
      </w:r>
      <w:ins w:id="764" w:author="Raja EL HAFI" w:date="2015-06-10T17:57:00Z">
        <w:r w:rsidR="00530ABB">
          <w:rPr>
            <w:sz w:val="24"/>
            <w:szCs w:val="24"/>
          </w:rPr>
          <w:t xml:space="preserve"> d’arrêt de position</w:t>
        </w:r>
      </w:ins>
      <w:r>
        <w:rPr>
          <w:sz w:val="24"/>
          <w:szCs w:val="24"/>
        </w:rPr>
        <w:t xml:space="preserve"> </w:t>
      </w:r>
      <w:del w:id="765" w:author="Raja EL HAFI" w:date="2015-06-10T17:57:00Z">
        <w:r w:rsidDel="00530ABB">
          <w:rPr>
            <w:sz w:val="24"/>
            <w:szCs w:val="24"/>
          </w:rPr>
          <w:delText>d’enregistrement</w:delText>
        </w:r>
      </w:del>
      <w:r>
        <w:rPr>
          <w:sz w:val="24"/>
          <w:szCs w:val="24"/>
        </w:rPr>
        <w:t xml:space="preserve"> + les suspens tel (</w:t>
      </w:r>
      <w:r w:rsidRPr="00530ABB">
        <w:rPr>
          <w:b/>
          <w:sz w:val="24"/>
          <w:szCs w:val="24"/>
        </w:rPr>
        <w:t>Date de dénouement</w:t>
      </w:r>
      <w:r>
        <w:rPr>
          <w:sz w:val="24"/>
          <w:szCs w:val="24"/>
        </w:rPr>
        <w:t xml:space="preserve"> =&lt; la date </w:t>
      </w:r>
      <w:ins w:id="766" w:author="Raja EL HAFI" w:date="2015-06-10T17:57:00Z">
        <w:r w:rsidR="00530ABB">
          <w:rPr>
            <w:sz w:val="24"/>
            <w:szCs w:val="24"/>
          </w:rPr>
          <w:t xml:space="preserve"> </w:t>
        </w:r>
      </w:ins>
      <w:ins w:id="767" w:author="Raja EL HAFI" w:date="2015-06-10T17:58:00Z">
        <w:r w:rsidR="00530ABB">
          <w:rPr>
            <w:sz w:val="24"/>
            <w:szCs w:val="24"/>
          </w:rPr>
          <w:t>d’arrêt de position</w:t>
        </w:r>
      </w:ins>
      <w:del w:id="768" w:author="Raja EL HAFI" w:date="2015-06-10T17:58:00Z">
        <w:r w:rsidDel="00530ABB">
          <w:rPr>
            <w:sz w:val="24"/>
            <w:szCs w:val="24"/>
          </w:rPr>
          <w:delText>d’enregistrement</w:delText>
        </w:r>
      </w:del>
      <w:r>
        <w:rPr>
          <w:sz w:val="24"/>
          <w:szCs w:val="24"/>
        </w:rPr>
        <w:t>.</w:t>
      </w:r>
    </w:p>
    <w:p w:rsidR="00DB557E" w:rsidRPr="004C2CA3" w:rsidRDefault="00DB557E" w:rsidP="00DB557E">
      <w:pPr>
        <w:pStyle w:val="Corpsdetexte"/>
        <w:ind w:left="720"/>
        <w:jc w:val="both"/>
        <w:rPr>
          <w:b/>
          <w:i/>
          <w:sz w:val="24"/>
          <w:szCs w:val="24"/>
        </w:rPr>
      </w:pPr>
    </w:p>
    <w:p w:rsidR="00DB557E" w:rsidRPr="00A868F3" w:rsidRDefault="00DB557E" w:rsidP="00DB557E">
      <w:pPr>
        <w:pStyle w:val="Corpsdetexte"/>
        <w:ind w:left="720"/>
        <w:jc w:val="both"/>
        <w:rPr>
          <w:b/>
        </w:rPr>
      </w:pPr>
      <w:r>
        <w:rPr>
          <w:b/>
        </w:rPr>
        <w:t>OST sur flux :</w:t>
      </w:r>
    </w:p>
    <w:p w:rsidR="00DB557E" w:rsidRDefault="00DB557E" w:rsidP="00DB557E">
      <w:pPr>
        <w:pStyle w:val="Corpsdetexte"/>
        <w:jc w:val="both"/>
        <w:rPr>
          <w:b/>
          <w:i/>
        </w:rPr>
      </w:pPr>
    </w:p>
    <w:p w:rsidR="00DB557E" w:rsidRPr="003437A4" w:rsidRDefault="00DB557E" w:rsidP="006E0B40">
      <w:pPr>
        <w:pStyle w:val="Corpsdetexte"/>
        <w:numPr>
          <w:ilvl w:val="0"/>
          <w:numId w:val="12"/>
        </w:numPr>
        <w:jc w:val="both"/>
        <w:rPr>
          <w:sz w:val="24"/>
          <w:szCs w:val="24"/>
        </w:rPr>
      </w:pPr>
      <w:r w:rsidRPr="003437A4">
        <w:rPr>
          <w:sz w:val="24"/>
          <w:szCs w:val="24"/>
          <w:u w:val="single"/>
        </w:rPr>
        <w:t>Dénouement tardif</w:t>
      </w:r>
      <w:r w:rsidRPr="003437A4">
        <w:rPr>
          <w:sz w:val="24"/>
          <w:szCs w:val="24"/>
        </w:rPr>
        <w:t xml:space="preserve"> : Traités dans le composant Late trade pour les opérations qui </w:t>
      </w:r>
      <w:ins w:id="769" w:author="Raja EL HAFI" w:date="2015-06-10T17:59:00Z">
        <w:r w:rsidR="00530ABB">
          <w:rPr>
            <w:sz w:val="24"/>
            <w:szCs w:val="24"/>
          </w:rPr>
          <w:t xml:space="preserve">sont dénouées </w:t>
        </w:r>
      </w:ins>
      <w:del w:id="770" w:author="Raja EL HAFI" w:date="2015-06-10T17:59:00Z">
        <w:r w:rsidRPr="003437A4" w:rsidDel="00530ABB">
          <w:rPr>
            <w:sz w:val="24"/>
            <w:szCs w:val="24"/>
          </w:rPr>
          <w:delText xml:space="preserve">figurent </w:delText>
        </w:r>
      </w:del>
      <w:r w:rsidRPr="003437A4">
        <w:rPr>
          <w:sz w:val="24"/>
          <w:szCs w:val="24"/>
        </w:rPr>
        <w:t>entre la date de détachement et la veille de la date de paiement espèce.</w:t>
      </w:r>
    </w:p>
    <w:p w:rsidR="00DB557E" w:rsidRPr="003437A4" w:rsidRDefault="00DB557E" w:rsidP="006E0B40">
      <w:pPr>
        <w:pStyle w:val="Corpsdetexte"/>
        <w:numPr>
          <w:ilvl w:val="0"/>
          <w:numId w:val="12"/>
        </w:numPr>
        <w:jc w:val="both"/>
        <w:rPr>
          <w:sz w:val="24"/>
          <w:szCs w:val="24"/>
        </w:rPr>
      </w:pPr>
      <w:r w:rsidRPr="003437A4">
        <w:rPr>
          <w:sz w:val="24"/>
          <w:szCs w:val="24"/>
          <w:u w:val="single"/>
        </w:rPr>
        <w:t>Opération de mise et de prise en pension</w:t>
      </w:r>
      <w:r w:rsidRPr="003437A4">
        <w:rPr>
          <w:sz w:val="24"/>
          <w:szCs w:val="24"/>
        </w:rPr>
        <w:t> : Visibles sur l’écran de consultation de la position éligible.</w:t>
      </w:r>
    </w:p>
    <w:p w:rsidR="00DB557E" w:rsidRDefault="00DB557E" w:rsidP="006E0B40">
      <w:pPr>
        <w:pStyle w:val="Corpsdetexte"/>
        <w:numPr>
          <w:ilvl w:val="0"/>
          <w:numId w:val="12"/>
        </w:numPr>
        <w:jc w:val="both"/>
        <w:rPr>
          <w:sz w:val="24"/>
          <w:szCs w:val="24"/>
        </w:rPr>
      </w:pPr>
      <w:r w:rsidRPr="003437A4">
        <w:rPr>
          <w:sz w:val="24"/>
          <w:szCs w:val="24"/>
          <w:u w:val="single"/>
        </w:rPr>
        <w:lastRenderedPageBreak/>
        <w:t>Suspens</w:t>
      </w:r>
      <w:r w:rsidRPr="003437A4">
        <w:rPr>
          <w:sz w:val="24"/>
          <w:szCs w:val="24"/>
        </w:rPr>
        <w:t xml:space="preserve"> : </w:t>
      </w:r>
      <w:r>
        <w:rPr>
          <w:sz w:val="24"/>
          <w:szCs w:val="24"/>
        </w:rPr>
        <w:t>les opérations initiées ou ajustés avant la date d’arrêté de position et non encore dénouées.</w:t>
      </w:r>
    </w:p>
    <w:p w:rsidR="00DB557E" w:rsidRDefault="00DB557E" w:rsidP="00DB557E">
      <w:pPr>
        <w:pStyle w:val="Corpsdetexte"/>
        <w:ind w:left="720"/>
        <w:jc w:val="both"/>
        <w:rPr>
          <w:sz w:val="24"/>
          <w:szCs w:val="24"/>
        </w:rPr>
      </w:pPr>
    </w:p>
    <w:p w:rsidR="00DB557E" w:rsidRPr="00D9467A" w:rsidRDefault="00DB557E" w:rsidP="00DB557E">
      <w:pPr>
        <w:pStyle w:val="Corpsdetexte"/>
        <w:ind w:left="720"/>
        <w:jc w:val="both"/>
        <w:rPr>
          <w:i/>
          <w:sz w:val="24"/>
          <w:szCs w:val="24"/>
          <w:u w:val="single"/>
        </w:rPr>
      </w:pPr>
      <w:r w:rsidRPr="00D9467A">
        <w:rPr>
          <w:i/>
          <w:sz w:val="24"/>
          <w:szCs w:val="24"/>
          <w:u w:val="single"/>
        </w:rPr>
        <w:t xml:space="preserve">* Achat suspens : Réclamation </w:t>
      </w:r>
      <w:r>
        <w:rPr>
          <w:i/>
          <w:sz w:val="24"/>
          <w:szCs w:val="24"/>
          <w:u w:val="single"/>
        </w:rPr>
        <w:t>à générer à</w:t>
      </w:r>
      <w:r w:rsidRPr="00D9467A">
        <w:rPr>
          <w:i/>
          <w:sz w:val="24"/>
          <w:szCs w:val="24"/>
          <w:u w:val="single"/>
        </w:rPr>
        <w:t xml:space="preserve"> la contrepartie</w:t>
      </w:r>
    </w:p>
    <w:p w:rsidR="00DB557E" w:rsidRDefault="00DB557E" w:rsidP="00DB557E">
      <w:pPr>
        <w:pStyle w:val="Corpsdetexte"/>
        <w:ind w:left="720"/>
        <w:jc w:val="both"/>
        <w:rPr>
          <w:i/>
          <w:sz w:val="24"/>
          <w:szCs w:val="24"/>
          <w:u w:val="single"/>
        </w:rPr>
      </w:pPr>
      <w:r w:rsidRPr="00D9467A">
        <w:rPr>
          <w:i/>
          <w:sz w:val="24"/>
          <w:szCs w:val="24"/>
          <w:u w:val="single"/>
        </w:rPr>
        <w:t>* Vente suspens : Réclamation à recevoir de la contrepartie</w:t>
      </w:r>
    </w:p>
    <w:p w:rsidR="00DB557E" w:rsidRPr="00D9467A" w:rsidRDefault="00DB557E" w:rsidP="00DB557E">
      <w:pPr>
        <w:pStyle w:val="Corpsdetexte"/>
        <w:ind w:left="720"/>
        <w:jc w:val="both"/>
        <w:rPr>
          <w:i/>
          <w:sz w:val="24"/>
          <w:szCs w:val="24"/>
        </w:rPr>
      </w:pPr>
    </w:p>
    <w:p w:rsidR="00DB557E" w:rsidRDefault="00DB557E" w:rsidP="00DB557E">
      <w:pPr>
        <w:pStyle w:val="Corpsdetexte"/>
        <w:ind w:left="720"/>
        <w:jc w:val="both"/>
        <w:rPr>
          <w:b/>
          <w:i/>
          <w:sz w:val="24"/>
          <w:szCs w:val="24"/>
          <w:u w:val="single"/>
        </w:rPr>
      </w:pPr>
      <w:r w:rsidRPr="00936D9F">
        <w:rPr>
          <w:b/>
          <w:i/>
          <w:sz w:val="24"/>
          <w:szCs w:val="24"/>
          <w:u w:val="single"/>
        </w:rPr>
        <w:t>Schématisation</w:t>
      </w:r>
      <w:r>
        <w:rPr>
          <w:b/>
          <w:i/>
          <w:sz w:val="24"/>
          <w:szCs w:val="24"/>
          <w:u w:val="single"/>
        </w:rPr>
        <w:t xml:space="preserve"> de la position pour les OST à détachement :</w:t>
      </w:r>
    </w:p>
    <w:p w:rsidR="00DB557E" w:rsidRDefault="00DB557E" w:rsidP="00DB557E">
      <w:pPr>
        <w:pStyle w:val="Corpsdetexte"/>
        <w:ind w:left="720"/>
        <w:jc w:val="both"/>
        <w:rPr>
          <w:b/>
          <w:i/>
          <w:sz w:val="24"/>
          <w:szCs w:val="24"/>
          <w:u w:val="single"/>
        </w:rPr>
      </w:pPr>
    </w:p>
    <w:p w:rsidR="00DB557E" w:rsidRPr="003437A4" w:rsidRDefault="00DB557E" w:rsidP="00DB557E">
      <w:pPr>
        <w:pStyle w:val="Corpsdetexte"/>
        <w:jc w:val="both"/>
        <w:rPr>
          <w:sz w:val="24"/>
          <w:szCs w:val="24"/>
        </w:rPr>
      </w:pPr>
      <w:r>
        <w:rPr>
          <w:b/>
          <w:noProof/>
          <w:color w:val="FF0000"/>
          <w:sz w:val="24"/>
          <w:szCs w:val="24"/>
          <w:lang w:eastAsia="fr-FR"/>
        </w:rPr>
        <w:drawing>
          <wp:inline distT="0" distB="0" distL="0" distR="0" wp14:anchorId="47FB0E52" wp14:editId="05613789">
            <wp:extent cx="5753100" cy="3419475"/>
            <wp:effectExtent l="0" t="0" r="0" b="0"/>
            <wp:docPr id="27" name="Image 27" descr="OST sur flux sus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ST sur flux suspe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419475"/>
                    </a:xfrm>
                    <a:prstGeom prst="rect">
                      <a:avLst/>
                    </a:prstGeom>
                    <a:noFill/>
                    <a:ln>
                      <a:noFill/>
                    </a:ln>
                  </pic:spPr>
                </pic:pic>
              </a:graphicData>
            </a:graphic>
          </wp:inline>
        </w:drawing>
      </w:r>
    </w:p>
    <w:p w:rsidR="00DB557E" w:rsidRDefault="00DB557E" w:rsidP="00DB557E">
      <w:pPr>
        <w:pStyle w:val="Corpsdetexte"/>
        <w:tabs>
          <w:tab w:val="clear" w:pos="708"/>
        </w:tabs>
        <w:jc w:val="both"/>
      </w:pPr>
    </w:p>
    <w:p w:rsidR="00DB557E" w:rsidRDefault="00DB557E" w:rsidP="00DB557E">
      <w:pPr>
        <w:pStyle w:val="Corpsdetexte"/>
        <w:jc w:val="both"/>
        <w:rPr>
          <w:b/>
          <w:i/>
        </w:rPr>
      </w:pPr>
      <w:r>
        <w:rPr>
          <w:b/>
          <w:i/>
        </w:rPr>
        <w:t>OST d’échanges :</w:t>
      </w:r>
    </w:p>
    <w:p w:rsidR="00DB557E" w:rsidRDefault="00DB557E" w:rsidP="00DB557E">
      <w:pPr>
        <w:pStyle w:val="Corpsdetexte"/>
        <w:jc w:val="both"/>
        <w:rPr>
          <w:b/>
          <w:i/>
        </w:rPr>
      </w:pPr>
    </w:p>
    <w:p w:rsidR="00DB557E" w:rsidRDefault="00DB557E" w:rsidP="006E0B40">
      <w:pPr>
        <w:pStyle w:val="Corpsdetexte"/>
        <w:numPr>
          <w:ilvl w:val="0"/>
          <w:numId w:val="13"/>
        </w:numPr>
        <w:jc w:val="both"/>
        <w:rPr>
          <w:sz w:val="24"/>
          <w:szCs w:val="24"/>
        </w:rPr>
      </w:pPr>
      <w:r w:rsidRPr="00A868F3">
        <w:rPr>
          <w:sz w:val="24"/>
          <w:szCs w:val="24"/>
        </w:rPr>
        <w:t xml:space="preserve">La date </w:t>
      </w:r>
      <w:r>
        <w:rPr>
          <w:sz w:val="24"/>
          <w:szCs w:val="24"/>
        </w:rPr>
        <w:t>de référence sera la date d’enregistrement qui correspond à la veille de la date d’opération (Date de cotation des nouvelles actions au niveau de la bourse)</w:t>
      </w:r>
    </w:p>
    <w:p w:rsidR="00DB557E" w:rsidRDefault="00DB557E" w:rsidP="00DB557E">
      <w:pPr>
        <w:pStyle w:val="Corpsdetexte"/>
        <w:ind w:left="720"/>
        <w:jc w:val="both"/>
        <w:rPr>
          <w:sz w:val="24"/>
          <w:szCs w:val="24"/>
        </w:rPr>
      </w:pPr>
    </w:p>
    <w:p w:rsidR="00DB557E" w:rsidRDefault="00DB557E" w:rsidP="00DB557E">
      <w:pPr>
        <w:pStyle w:val="Corpsdetexte"/>
        <w:ind w:left="720"/>
        <w:jc w:val="both"/>
        <w:rPr>
          <w:b/>
        </w:rPr>
      </w:pPr>
      <w:r>
        <w:rPr>
          <w:b/>
        </w:rPr>
        <w:t>OST sur flux :</w:t>
      </w:r>
    </w:p>
    <w:p w:rsidR="00DB557E" w:rsidRDefault="00DB557E" w:rsidP="00DB557E">
      <w:pPr>
        <w:pStyle w:val="Corpsdetexte"/>
        <w:ind w:left="720"/>
        <w:jc w:val="both"/>
        <w:rPr>
          <w:b/>
        </w:rPr>
      </w:pPr>
    </w:p>
    <w:p w:rsidR="00DB557E" w:rsidRDefault="00DB557E" w:rsidP="006E0B40">
      <w:pPr>
        <w:pStyle w:val="Corpsdetexte"/>
        <w:numPr>
          <w:ilvl w:val="0"/>
          <w:numId w:val="13"/>
        </w:numPr>
        <w:jc w:val="both"/>
      </w:pPr>
      <w:r w:rsidRPr="002A58C9">
        <w:t xml:space="preserve">Tous les </w:t>
      </w:r>
      <w:r>
        <w:t>mouvements dont la date de négociation intervient à la date d’enregistrement et dont la date de dénouement intervient après cette date doivent être intégrés :</w:t>
      </w:r>
    </w:p>
    <w:p w:rsidR="00DB557E" w:rsidRPr="00B563B1" w:rsidRDefault="00DB557E" w:rsidP="00DB557E">
      <w:pPr>
        <w:pStyle w:val="Corpsdetexte"/>
        <w:ind w:left="720"/>
        <w:jc w:val="both"/>
        <w:rPr>
          <w:i/>
          <w:u w:val="single"/>
        </w:rPr>
      </w:pPr>
      <w:r w:rsidRPr="00B563B1">
        <w:rPr>
          <w:i/>
          <w:u w:val="single"/>
        </w:rPr>
        <w:t>* Date de négociation &lt; date d’opération</w:t>
      </w:r>
    </w:p>
    <w:p w:rsidR="00DB557E" w:rsidRPr="00A868F3" w:rsidRDefault="00DB557E" w:rsidP="00DB557E">
      <w:pPr>
        <w:pStyle w:val="Corpsdetexte"/>
        <w:ind w:left="360"/>
        <w:jc w:val="both"/>
        <w:rPr>
          <w:sz w:val="24"/>
          <w:szCs w:val="24"/>
        </w:rPr>
      </w:pPr>
    </w:p>
    <w:p w:rsidR="00DB557E" w:rsidRPr="007B6F56" w:rsidRDefault="00DB557E" w:rsidP="00DB557E">
      <w:pPr>
        <w:pStyle w:val="Corpsdetexte"/>
        <w:ind w:left="720"/>
        <w:jc w:val="both"/>
        <w:rPr>
          <w:b/>
          <w:i/>
          <w:sz w:val="24"/>
          <w:szCs w:val="24"/>
          <w:u w:val="single"/>
        </w:rPr>
      </w:pPr>
      <w:r w:rsidRPr="00936D9F">
        <w:rPr>
          <w:b/>
          <w:i/>
          <w:sz w:val="24"/>
          <w:szCs w:val="24"/>
          <w:u w:val="single"/>
        </w:rPr>
        <w:lastRenderedPageBreak/>
        <w:t>Schématisation</w:t>
      </w:r>
      <w:r>
        <w:rPr>
          <w:b/>
          <w:i/>
          <w:sz w:val="24"/>
          <w:szCs w:val="24"/>
          <w:u w:val="single"/>
        </w:rPr>
        <w:t xml:space="preserve"> de la position pour les OSTs d’échanges :</w:t>
      </w:r>
    </w:p>
    <w:p w:rsidR="00DB557E" w:rsidRDefault="00DB557E" w:rsidP="00DB557E">
      <w:pPr>
        <w:pStyle w:val="Corpsdetexte"/>
        <w:tabs>
          <w:tab w:val="clear" w:pos="708"/>
        </w:tabs>
        <w:jc w:val="both"/>
      </w:pPr>
      <w:r>
        <w:rPr>
          <w:noProof/>
          <w:lang w:eastAsia="fr-FR"/>
        </w:rPr>
        <w:drawing>
          <wp:inline distT="0" distB="0" distL="0" distR="0" wp14:anchorId="7D9C2AC7" wp14:editId="6B221458">
            <wp:extent cx="5753100" cy="1895475"/>
            <wp:effectExtent l="0" t="0" r="0" b="0"/>
            <wp:docPr id="26" name="Image 26" descr="OST d'é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ST d'échan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895475"/>
                    </a:xfrm>
                    <a:prstGeom prst="rect">
                      <a:avLst/>
                    </a:prstGeom>
                    <a:noFill/>
                    <a:ln>
                      <a:noFill/>
                    </a:ln>
                  </pic:spPr>
                </pic:pic>
              </a:graphicData>
            </a:graphic>
          </wp:inline>
        </w:drawing>
      </w:r>
    </w:p>
    <w:p w:rsidR="00DB557E" w:rsidRDefault="00DB557E" w:rsidP="00DB557E">
      <w:pPr>
        <w:pStyle w:val="Corpsdetexte"/>
        <w:tabs>
          <w:tab w:val="clear" w:pos="708"/>
        </w:tabs>
        <w:jc w:val="both"/>
      </w:pPr>
    </w:p>
    <w:p w:rsidR="00DB557E" w:rsidRDefault="00DB557E" w:rsidP="00DB557E">
      <w:pPr>
        <w:pStyle w:val="Style3"/>
        <w:shd w:val="clear" w:color="auto" w:fill="F2F2F2"/>
        <w:ind w:left="862"/>
        <w:jc w:val="both"/>
      </w:pPr>
      <w:bookmarkStart w:id="771" w:name="_Toc425152072"/>
      <w:r>
        <w:t>Notification des clients :</w:t>
      </w:r>
      <w:bookmarkEnd w:id="771"/>
    </w:p>
    <w:p w:rsidR="00DB557E" w:rsidRDefault="00DB557E" w:rsidP="00DB557E">
      <w:pPr>
        <w:pStyle w:val="Corpsdetexte"/>
        <w:tabs>
          <w:tab w:val="clear" w:pos="708"/>
        </w:tabs>
        <w:jc w:val="both"/>
      </w:pPr>
    </w:p>
    <w:p w:rsidR="00DB557E" w:rsidRPr="001E6702" w:rsidRDefault="00DB557E" w:rsidP="006E0B40">
      <w:pPr>
        <w:pStyle w:val="Style3"/>
        <w:numPr>
          <w:ilvl w:val="3"/>
          <w:numId w:val="2"/>
        </w:numPr>
        <w:shd w:val="clear" w:color="auto" w:fill="F2F2F2"/>
        <w:jc w:val="both"/>
        <w:rPr>
          <w:i/>
          <w:sz w:val="22"/>
          <w:szCs w:val="22"/>
          <w:u w:val="single"/>
        </w:rPr>
      </w:pPr>
      <w:bookmarkStart w:id="772" w:name="_Toc425152073"/>
      <w:r w:rsidRPr="001E6702">
        <w:rPr>
          <w:i/>
          <w:sz w:val="22"/>
          <w:szCs w:val="22"/>
          <w:u w:val="single"/>
        </w:rPr>
        <w:t>Description générale</w:t>
      </w:r>
      <w:bookmarkEnd w:id="772"/>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r>
        <w:t>La notification des clients éligibles à une OST est un processus lancé depuis le système manuellement ou automatiquement selon une configuration de date prédéfinie, il est possible de générer une alerte par rapport au nombre de jours séparant la date de notification par rapport à la date clé de l’annonce :</w:t>
      </w:r>
    </w:p>
    <w:p w:rsidR="00DB557E" w:rsidRDefault="00DB557E" w:rsidP="006E0B40">
      <w:pPr>
        <w:pStyle w:val="Corpsdetexte"/>
        <w:numPr>
          <w:ilvl w:val="0"/>
          <w:numId w:val="13"/>
        </w:numPr>
        <w:tabs>
          <w:tab w:val="clear" w:pos="708"/>
        </w:tabs>
        <w:jc w:val="both"/>
      </w:pPr>
      <w:r>
        <w:t>Date de détachement (Ex : Dividendes)</w:t>
      </w:r>
    </w:p>
    <w:p w:rsidR="00DB557E" w:rsidRDefault="00DB557E" w:rsidP="006E0B40">
      <w:pPr>
        <w:pStyle w:val="Corpsdetexte"/>
        <w:numPr>
          <w:ilvl w:val="0"/>
          <w:numId w:val="13"/>
        </w:numPr>
        <w:tabs>
          <w:tab w:val="clear" w:pos="708"/>
        </w:tabs>
        <w:jc w:val="both"/>
      </w:pPr>
      <w:r>
        <w:t>Date d’opération (Ex : OST d’échange)</w:t>
      </w:r>
    </w:p>
    <w:p w:rsidR="00DB557E" w:rsidRDefault="00DB557E" w:rsidP="00DB557E">
      <w:pPr>
        <w:pStyle w:val="Corpsdetexte"/>
        <w:tabs>
          <w:tab w:val="clear" w:pos="708"/>
        </w:tabs>
        <w:ind w:left="720"/>
        <w:jc w:val="both"/>
      </w:pPr>
    </w:p>
    <w:p w:rsidR="00DB557E" w:rsidRPr="001C4230" w:rsidRDefault="00DB557E" w:rsidP="006E0B40">
      <w:pPr>
        <w:pStyle w:val="Style3"/>
        <w:numPr>
          <w:ilvl w:val="3"/>
          <w:numId w:val="2"/>
        </w:numPr>
        <w:shd w:val="clear" w:color="auto" w:fill="F2F2F2"/>
        <w:jc w:val="both"/>
        <w:rPr>
          <w:i/>
          <w:sz w:val="22"/>
          <w:szCs w:val="22"/>
          <w:u w:val="single"/>
        </w:rPr>
      </w:pPr>
      <w:bookmarkStart w:id="773" w:name="_Toc425152074"/>
      <w:r w:rsidRPr="001C4230">
        <w:rPr>
          <w:i/>
          <w:sz w:val="22"/>
          <w:szCs w:val="22"/>
          <w:u w:val="single"/>
        </w:rPr>
        <w:t>Les raisons de notifications</w:t>
      </w:r>
      <w:bookmarkEnd w:id="773"/>
    </w:p>
    <w:p w:rsidR="00DB557E" w:rsidRDefault="00DB557E" w:rsidP="00DB557E">
      <w:pPr>
        <w:pStyle w:val="Corpsdetexte"/>
        <w:tabs>
          <w:tab w:val="clear" w:pos="708"/>
        </w:tabs>
        <w:jc w:val="both"/>
      </w:pPr>
    </w:p>
    <w:p w:rsidR="00DB557E" w:rsidRDefault="00DB557E" w:rsidP="00DB557E">
      <w:pPr>
        <w:jc w:val="both"/>
      </w:pPr>
      <w:r>
        <w:t>Les raisons de notification client sont configurables selon un SLA qui permet à l’utilisateur d’indiquer les événements qu’il estime nécessaires à la notification, au choix par client ou par type de client :</w:t>
      </w:r>
    </w:p>
    <w:p w:rsidR="00DB557E" w:rsidRDefault="00DB557E" w:rsidP="00DB557E">
      <w:pPr>
        <w:jc w:val="both"/>
      </w:pPr>
    </w:p>
    <w:p w:rsidR="00DB557E" w:rsidRDefault="00DB557E" w:rsidP="006E0B40">
      <w:pPr>
        <w:numPr>
          <w:ilvl w:val="0"/>
          <w:numId w:val="14"/>
        </w:numPr>
        <w:jc w:val="both"/>
      </w:pPr>
      <w:r>
        <w:t>Création de l’annonce</w:t>
      </w:r>
    </w:p>
    <w:p w:rsidR="00DB557E" w:rsidRDefault="00DB557E" w:rsidP="006E0B40">
      <w:pPr>
        <w:numPr>
          <w:ilvl w:val="0"/>
          <w:numId w:val="14"/>
        </w:numPr>
        <w:jc w:val="both"/>
      </w:pPr>
      <w:r>
        <w:t>Mise à jour de l’annonce</w:t>
      </w:r>
    </w:p>
    <w:p w:rsidR="00DB557E" w:rsidRDefault="00DB557E" w:rsidP="006E0B40">
      <w:pPr>
        <w:numPr>
          <w:ilvl w:val="0"/>
          <w:numId w:val="14"/>
        </w:numPr>
        <w:jc w:val="both"/>
      </w:pPr>
      <w:r>
        <w:t xml:space="preserve">Mise à jour de la position éligible </w:t>
      </w:r>
    </w:p>
    <w:p w:rsidR="00DB557E" w:rsidRDefault="00DB557E" w:rsidP="006E0B40">
      <w:pPr>
        <w:numPr>
          <w:ilvl w:val="0"/>
          <w:numId w:val="14"/>
        </w:numPr>
        <w:jc w:val="both"/>
      </w:pPr>
      <w:r>
        <w:t>Annulation de l’OST</w:t>
      </w:r>
    </w:p>
    <w:p w:rsidR="00DB557E" w:rsidRDefault="00DB557E" w:rsidP="006E0B40">
      <w:pPr>
        <w:numPr>
          <w:ilvl w:val="0"/>
          <w:numId w:val="14"/>
        </w:numPr>
        <w:jc w:val="both"/>
      </w:pPr>
      <w:r>
        <w:t>Calcul des exécutions</w:t>
      </w:r>
    </w:p>
    <w:p w:rsidR="00DB557E" w:rsidRDefault="00DB557E" w:rsidP="006E0B40">
      <w:pPr>
        <w:numPr>
          <w:ilvl w:val="0"/>
          <w:numId w:val="14"/>
        </w:numPr>
        <w:jc w:val="both"/>
      </w:pPr>
      <w:r>
        <w:t>Rappel sur instructions lors d’une OST au choix</w:t>
      </w:r>
    </w:p>
    <w:p w:rsidR="00DB557E" w:rsidRDefault="00DB557E" w:rsidP="006E0B40">
      <w:pPr>
        <w:numPr>
          <w:ilvl w:val="0"/>
          <w:numId w:val="14"/>
        </w:numPr>
        <w:jc w:val="both"/>
      </w:pPr>
      <w:r>
        <w:t>Confirmation</w:t>
      </w:r>
    </w:p>
    <w:p w:rsidR="00DB557E" w:rsidRDefault="00DB557E" w:rsidP="00DB557E">
      <w:pPr>
        <w:ind w:left="720"/>
        <w:jc w:val="both"/>
      </w:pPr>
    </w:p>
    <w:p w:rsidR="00215AF2" w:rsidRPr="000C1494" w:rsidRDefault="000C1494" w:rsidP="00215AF2">
      <w:pPr>
        <w:jc w:val="both"/>
      </w:pPr>
      <w:r w:rsidRPr="000C1494">
        <w:t xml:space="preserve">Le </w:t>
      </w:r>
      <w:r w:rsidR="00215AF2" w:rsidRPr="000C1494">
        <w:t>besoin est de pouvoir paramétrer par type de client les raisons de notification, pour tous les types d’OST (obligatoire, avec choix ou volontaire).</w:t>
      </w:r>
    </w:p>
    <w:p w:rsidR="00DB557E" w:rsidRDefault="00DB557E" w:rsidP="00DB557E">
      <w:pPr>
        <w:jc w:val="both"/>
      </w:pPr>
    </w:p>
    <w:p w:rsidR="00DB557E" w:rsidRPr="001C4230" w:rsidRDefault="00DB557E" w:rsidP="006E0B40">
      <w:pPr>
        <w:pStyle w:val="Style3"/>
        <w:numPr>
          <w:ilvl w:val="3"/>
          <w:numId w:val="2"/>
        </w:numPr>
        <w:shd w:val="clear" w:color="auto" w:fill="F2F2F2"/>
        <w:jc w:val="both"/>
        <w:rPr>
          <w:i/>
          <w:sz w:val="22"/>
          <w:szCs w:val="22"/>
          <w:u w:val="single"/>
        </w:rPr>
      </w:pPr>
      <w:bookmarkStart w:id="774" w:name="_Toc425152075"/>
      <w:r w:rsidRPr="001C4230">
        <w:rPr>
          <w:i/>
          <w:sz w:val="22"/>
          <w:szCs w:val="22"/>
          <w:u w:val="single"/>
        </w:rPr>
        <w:lastRenderedPageBreak/>
        <w:t>Règles générales de la notification</w:t>
      </w:r>
      <w:bookmarkEnd w:id="774"/>
    </w:p>
    <w:p w:rsidR="00DB557E" w:rsidRDefault="00DB557E" w:rsidP="00DB557E">
      <w:pPr>
        <w:pStyle w:val="Corpsdetexte"/>
        <w:tabs>
          <w:tab w:val="clear" w:pos="708"/>
        </w:tabs>
        <w:jc w:val="both"/>
      </w:pPr>
    </w:p>
    <w:p w:rsidR="00DB557E" w:rsidRDefault="00DB557E" w:rsidP="006E0B40">
      <w:pPr>
        <w:pStyle w:val="Corpsdetexte"/>
        <w:numPr>
          <w:ilvl w:val="0"/>
          <w:numId w:val="15"/>
        </w:numPr>
        <w:tabs>
          <w:tab w:val="clear" w:pos="708"/>
        </w:tabs>
        <w:jc w:val="both"/>
      </w:pPr>
      <w:r>
        <w:t xml:space="preserve">La notification ne serait possible que </w:t>
      </w:r>
      <w:r w:rsidR="00E973C8">
        <w:t>dès</w:t>
      </w:r>
      <w:r>
        <w:t xml:space="preserve"> la validation de l’annonce.</w:t>
      </w:r>
    </w:p>
    <w:p w:rsidR="00DB557E" w:rsidRDefault="00DB557E" w:rsidP="006E0B40">
      <w:pPr>
        <w:pStyle w:val="Corpsdetexte"/>
        <w:numPr>
          <w:ilvl w:val="0"/>
          <w:numId w:val="15"/>
        </w:numPr>
        <w:tabs>
          <w:tab w:val="clear" w:pos="708"/>
        </w:tabs>
        <w:jc w:val="both"/>
      </w:pPr>
      <w:r>
        <w:t>La notification peut être générée suite à la reconstitution de la position éligible du client ou suite au changement. (Envoi d’une notification annule et remplace)</w:t>
      </w:r>
    </w:p>
    <w:p w:rsidR="00DB557E" w:rsidRDefault="00DB557E" w:rsidP="006E0B40">
      <w:pPr>
        <w:pStyle w:val="Corpsdetexte"/>
        <w:numPr>
          <w:ilvl w:val="0"/>
          <w:numId w:val="15"/>
        </w:numPr>
        <w:tabs>
          <w:tab w:val="clear" w:pos="708"/>
        </w:tabs>
        <w:jc w:val="both"/>
      </w:pPr>
      <w:r>
        <w:t xml:space="preserve">La notification est envoyée à l’image de la position éligible du client y compris les suspens </w:t>
      </w:r>
    </w:p>
    <w:p w:rsidR="00DB557E" w:rsidRDefault="00DB557E" w:rsidP="006E0B40">
      <w:pPr>
        <w:pStyle w:val="Corpsdetexte"/>
        <w:numPr>
          <w:ilvl w:val="0"/>
          <w:numId w:val="15"/>
        </w:numPr>
        <w:tabs>
          <w:tab w:val="clear" w:pos="708"/>
        </w:tabs>
        <w:jc w:val="both"/>
      </w:pPr>
      <w:r>
        <w:t>Si l’annonce de l’OST est modifiée  après l’envoi de la première notification ou annulée, MegaCor enverra automatiquement une nouvelle notification client « Annule et remplace » ou annulation.</w:t>
      </w:r>
    </w:p>
    <w:p w:rsidR="00DB557E" w:rsidRDefault="00DB557E" w:rsidP="006E0B40">
      <w:pPr>
        <w:pStyle w:val="Corpsdetexte"/>
        <w:numPr>
          <w:ilvl w:val="0"/>
          <w:numId w:val="15"/>
        </w:numPr>
        <w:tabs>
          <w:tab w:val="clear" w:pos="708"/>
        </w:tabs>
        <w:jc w:val="both"/>
      </w:pPr>
      <w:r>
        <w:t>Si le système n’a pas généré une notification et que  l’annonce est modifiée, la notification ne doit pas être générée pour annulation.</w:t>
      </w:r>
    </w:p>
    <w:p w:rsidR="00DB557E" w:rsidRDefault="00DB557E" w:rsidP="006E0B40">
      <w:pPr>
        <w:pStyle w:val="Corpsdetexte"/>
        <w:numPr>
          <w:ilvl w:val="0"/>
          <w:numId w:val="15"/>
        </w:numPr>
        <w:tabs>
          <w:tab w:val="clear" w:pos="708"/>
        </w:tabs>
        <w:jc w:val="both"/>
      </w:pPr>
      <w:r>
        <w:t>Il devrait être possible de générer la notification par OST ou pas une liste d’OST</w:t>
      </w:r>
    </w:p>
    <w:p w:rsidR="00DB557E" w:rsidRDefault="00DB557E" w:rsidP="00DB557E">
      <w:pPr>
        <w:pStyle w:val="Corpsdetexte"/>
        <w:tabs>
          <w:tab w:val="clear" w:pos="708"/>
        </w:tabs>
        <w:jc w:val="both"/>
      </w:pPr>
    </w:p>
    <w:p w:rsidR="00DB557E" w:rsidRPr="000620BF" w:rsidRDefault="00DB557E" w:rsidP="006E0B40">
      <w:pPr>
        <w:pStyle w:val="Style3"/>
        <w:numPr>
          <w:ilvl w:val="3"/>
          <w:numId w:val="2"/>
        </w:numPr>
        <w:shd w:val="clear" w:color="auto" w:fill="F2F2F2"/>
        <w:jc w:val="both"/>
        <w:rPr>
          <w:i/>
          <w:u w:val="single"/>
        </w:rPr>
      </w:pPr>
      <w:bookmarkStart w:id="775" w:name="_Toc425152076"/>
      <w:r w:rsidRPr="000620BF">
        <w:rPr>
          <w:i/>
          <w:u w:val="single"/>
        </w:rPr>
        <w:t>Configuration de la notification</w:t>
      </w:r>
      <w:bookmarkEnd w:id="775"/>
    </w:p>
    <w:p w:rsidR="00DB557E" w:rsidRDefault="00DB557E" w:rsidP="00DB557E">
      <w:pPr>
        <w:pStyle w:val="Corpsdetexte"/>
        <w:tabs>
          <w:tab w:val="clear" w:pos="708"/>
        </w:tabs>
        <w:ind w:left="720"/>
        <w:jc w:val="both"/>
      </w:pPr>
    </w:p>
    <w:p w:rsidR="00DB557E" w:rsidRDefault="00DB557E" w:rsidP="00DB557E">
      <w:pPr>
        <w:pStyle w:val="Corpsdetexte"/>
        <w:tabs>
          <w:tab w:val="clear" w:pos="708"/>
        </w:tabs>
        <w:jc w:val="both"/>
      </w:pPr>
      <w:r>
        <w:t>MegaCor permet via une configuration la décision de notifier ou de ne pas notifier par :</w:t>
      </w:r>
    </w:p>
    <w:p w:rsidR="00DB557E" w:rsidRDefault="00DB557E" w:rsidP="006E0B40">
      <w:pPr>
        <w:pStyle w:val="Corpsdetexte"/>
        <w:numPr>
          <w:ilvl w:val="0"/>
          <w:numId w:val="16"/>
        </w:numPr>
        <w:tabs>
          <w:tab w:val="clear" w:pos="708"/>
        </w:tabs>
        <w:jc w:val="both"/>
      </w:pPr>
      <w:r>
        <w:t>Type d’annonce</w:t>
      </w:r>
    </w:p>
    <w:p w:rsidR="00DB557E" w:rsidRDefault="00DB557E" w:rsidP="006E0B40">
      <w:pPr>
        <w:pStyle w:val="Corpsdetexte"/>
        <w:numPr>
          <w:ilvl w:val="0"/>
          <w:numId w:val="16"/>
        </w:numPr>
        <w:tabs>
          <w:tab w:val="clear" w:pos="708"/>
        </w:tabs>
        <w:jc w:val="both"/>
      </w:pPr>
      <w:r>
        <w:t>Par statut de l’annonce</w:t>
      </w:r>
    </w:p>
    <w:p w:rsidR="00DB557E" w:rsidRDefault="00DB557E" w:rsidP="006E0B40">
      <w:pPr>
        <w:pStyle w:val="Corpsdetexte"/>
        <w:numPr>
          <w:ilvl w:val="0"/>
          <w:numId w:val="16"/>
        </w:numPr>
        <w:tabs>
          <w:tab w:val="clear" w:pos="708"/>
        </w:tabs>
        <w:jc w:val="both"/>
      </w:pPr>
      <w:r>
        <w:t>Par compte titre client, client ou par un groupe de client.</w:t>
      </w:r>
    </w:p>
    <w:p w:rsidR="00DB557E" w:rsidRDefault="00DB557E" w:rsidP="006E0B40">
      <w:pPr>
        <w:pStyle w:val="Corpsdetexte"/>
        <w:numPr>
          <w:ilvl w:val="0"/>
          <w:numId w:val="16"/>
        </w:numPr>
        <w:tabs>
          <w:tab w:val="clear" w:pos="708"/>
        </w:tabs>
        <w:jc w:val="both"/>
      </w:pPr>
      <w:r>
        <w:t>Pour une raison de notification donnée</w:t>
      </w:r>
    </w:p>
    <w:p w:rsidR="00DB557E" w:rsidRDefault="00DB557E" w:rsidP="00DB557E">
      <w:pPr>
        <w:pStyle w:val="Corpsdetexte"/>
        <w:tabs>
          <w:tab w:val="clear" w:pos="708"/>
        </w:tabs>
        <w:ind w:left="720"/>
        <w:jc w:val="both"/>
      </w:pPr>
    </w:p>
    <w:tbl>
      <w:tblPr>
        <w:tblW w:w="9111" w:type="dxa"/>
        <w:tblInd w:w="55" w:type="dxa"/>
        <w:tblCellMar>
          <w:left w:w="70" w:type="dxa"/>
          <w:right w:w="70" w:type="dxa"/>
        </w:tblCellMar>
        <w:tblLook w:val="04A0" w:firstRow="1" w:lastRow="0" w:firstColumn="1" w:lastColumn="0" w:noHBand="0" w:noVBand="1"/>
      </w:tblPr>
      <w:tblGrid>
        <w:gridCol w:w="4410"/>
        <w:gridCol w:w="4701"/>
      </w:tblGrid>
      <w:tr w:rsidR="00DB557E" w:rsidRPr="00D864CD" w:rsidTr="00B90839">
        <w:trPr>
          <w:trHeight w:val="302"/>
        </w:trPr>
        <w:tc>
          <w:tcPr>
            <w:tcW w:w="9111"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D864CD" w:rsidRDefault="00DB557E" w:rsidP="00B90839">
            <w:pPr>
              <w:spacing w:line="240" w:lineRule="auto"/>
              <w:jc w:val="center"/>
              <w:rPr>
                <w:rFonts w:eastAsia="Times New Roman" w:cs="Times New Roman"/>
                <w:color w:val="000000"/>
                <w:lang w:eastAsia="fr-FR"/>
              </w:rPr>
            </w:pPr>
            <w:r w:rsidRPr="00D864CD">
              <w:rPr>
                <w:rFonts w:eastAsia="Times New Roman" w:cs="Times New Roman"/>
                <w:color w:val="000000"/>
                <w:lang w:eastAsia="fr-FR"/>
              </w:rPr>
              <w:t xml:space="preserve">SLA de notification </w:t>
            </w:r>
          </w:p>
        </w:tc>
      </w:tr>
      <w:tr w:rsidR="00DB557E" w:rsidRPr="00D864CD" w:rsidTr="00B90839">
        <w:trPr>
          <w:trHeight w:val="302"/>
        </w:trPr>
        <w:tc>
          <w:tcPr>
            <w:tcW w:w="441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DB557E" w:rsidRPr="00D864CD" w:rsidRDefault="00DB557E" w:rsidP="00B90839">
            <w:pPr>
              <w:spacing w:line="240" w:lineRule="auto"/>
              <w:jc w:val="center"/>
              <w:rPr>
                <w:rFonts w:eastAsia="Times New Roman" w:cs="Times New Roman"/>
                <w:color w:val="000000"/>
                <w:lang w:eastAsia="fr-FR"/>
              </w:rPr>
            </w:pPr>
            <w:r w:rsidRPr="00D864CD">
              <w:rPr>
                <w:rFonts w:eastAsia="Times New Roman" w:cs="Times New Roman"/>
                <w:color w:val="000000"/>
                <w:lang w:eastAsia="fr-FR"/>
              </w:rPr>
              <w:t>Contexte de l'SLA</w:t>
            </w: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Type d'annonce</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Statut de l'annonce</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Compte titre client</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Client</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Groupe de client</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single" w:sz="4" w:space="0" w:color="auto"/>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Raison de notification</w:t>
            </w:r>
          </w:p>
        </w:tc>
      </w:tr>
      <w:tr w:rsidR="00DB557E" w:rsidRPr="00D864CD" w:rsidTr="00B90839">
        <w:trPr>
          <w:trHeight w:val="302"/>
        </w:trPr>
        <w:tc>
          <w:tcPr>
            <w:tcW w:w="441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DB557E" w:rsidRPr="00D864CD" w:rsidRDefault="00DB557E" w:rsidP="00B90839">
            <w:pPr>
              <w:spacing w:line="240" w:lineRule="auto"/>
              <w:jc w:val="center"/>
              <w:rPr>
                <w:rFonts w:eastAsia="Times New Roman" w:cs="Times New Roman"/>
                <w:color w:val="000000"/>
                <w:lang w:eastAsia="fr-FR"/>
              </w:rPr>
            </w:pPr>
            <w:r w:rsidRPr="00D864CD">
              <w:rPr>
                <w:rFonts w:eastAsia="Times New Roman" w:cs="Times New Roman"/>
                <w:color w:val="000000"/>
                <w:lang w:eastAsia="fr-FR"/>
              </w:rPr>
              <w:t>Résultat de l'SLA</w:t>
            </w: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Notifier : Oui / Non</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single" w:sz="4" w:space="0" w:color="auto"/>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Date de début de notification</w:t>
            </w:r>
          </w:p>
        </w:tc>
      </w:tr>
    </w:tbl>
    <w:p w:rsidR="00DB557E" w:rsidRDefault="00DB557E" w:rsidP="00DB557E">
      <w:pPr>
        <w:pStyle w:val="Corpsdetexte"/>
        <w:tabs>
          <w:tab w:val="clear" w:pos="708"/>
        </w:tabs>
        <w:jc w:val="both"/>
      </w:pPr>
    </w:p>
    <w:p w:rsidR="00DB557E" w:rsidRPr="008D548E" w:rsidRDefault="00DB557E" w:rsidP="006E0B40">
      <w:pPr>
        <w:pStyle w:val="Style3"/>
        <w:numPr>
          <w:ilvl w:val="3"/>
          <w:numId w:val="2"/>
        </w:numPr>
        <w:shd w:val="clear" w:color="auto" w:fill="F2F2F2"/>
        <w:jc w:val="both"/>
        <w:rPr>
          <w:i/>
          <w:sz w:val="22"/>
          <w:szCs w:val="22"/>
          <w:u w:val="single"/>
        </w:rPr>
      </w:pPr>
      <w:bookmarkStart w:id="776" w:name="_Toc425152077"/>
      <w:r w:rsidRPr="000B7438">
        <w:rPr>
          <w:i/>
          <w:sz w:val="22"/>
          <w:szCs w:val="22"/>
          <w:u w:val="single"/>
        </w:rPr>
        <w:t>Moyen de notification</w:t>
      </w:r>
      <w:bookmarkEnd w:id="776"/>
    </w:p>
    <w:p w:rsidR="00DB557E" w:rsidRDefault="00DB557E" w:rsidP="00DB557E">
      <w:pPr>
        <w:pStyle w:val="Corpsdetexte"/>
        <w:tabs>
          <w:tab w:val="clear" w:pos="708"/>
        </w:tabs>
        <w:ind w:left="720"/>
        <w:jc w:val="both"/>
      </w:pPr>
    </w:p>
    <w:p w:rsidR="00DB557E" w:rsidRDefault="00DB557E" w:rsidP="00DB557E">
      <w:pPr>
        <w:pStyle w:val="Corpsdetexte"/>
        <w:tabs>
          <w:tab w:val="clear" w:pos="708"/>
        </w:tabs>
        <w:jc w:val="both"/>
      </w:pPr>
      <w:r>
        <w:t>Il est possible de configurer le media de notification dans le contexte d’SLA suivant :</w:t>
      </w:r>
    </w:p>
    <w:p w:rsidR="00DB557E" w:rsidRDefault="00DB557E" w:rsidP="00DB557E">
      <w:pPr>
        <w:pStyle w:val="Corpsdetexte"/>
        <w:tabs>
          <w:tab w:val="clear" w:pos="708"/>
        </w:tabs>
        <w:jc w:val="both"/>
      </w:pPr>
      <w:r>
        <w:t xml:space="preserve">Les notifications reprennent notamment les caractéristiques de l’OST avec indication de la position éligible, le règlement prévu, la date de paiement, le prix de l’opération … </w:t>
      </w:r>
      <w:del w:id="777" w:author="Brahim ERRAY" w:date="2015-11-24T15:40:00Z">
        <w:r w:rsidDel="00912223">
          <w:delText>etc</w:delText>
        </w:r>
      </w:del>
      <w:ins w:id="778" w:author="Brahim ERRAY" w:date="2015-11-24T15:40:00Z">
        <w:r w:rsidR="00912223">
          <w:t>etc.</w:t>
        </w:r>
      </w:ins>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p>
    <w:tbl>
      <w:tblPr>
        <w:tblW w:w="9117" w:type="dxa"/>
        <w:tblInd w:w="55" w:type="dxa"/>
        <w:tblCellMar>
          <w:left w:w="70" w:type="dxa"/>
          <w:right w:w="70" w:type="dxa"/>
        </w:tblCellMar>
        <w:tblLook w:val="04A0" w:firstRow="1" w:lastRow="0" w:firstColumn="1" w:lastColumn="0" w:noHBand="0" w:noVBand="1"/>
      </w:tblPr>
      <w:tblGrid>
        <w:gridCol w:w="3084"/>
        <w:gridCol w:w="6033"/>
      </w:tblGrid>
      <w:tr w:rsidR="00DB557E" w:rsidRPr="0037702F" w:rsidTr="00B90839">
        <w:trPr>
          <w:trHeight w:val="280"/>
        </w:trPr>
        <w:tc>
          <w:tcPr>
            <w:tcW w:w="9117"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37702F" w:rsidRDefault="00DB557E" w:rsidP="00B90839">
            <w:pPr>
              <w:spacing w:line="240" w:lineRule="auto"/>
              <w:jc w:val="center"/>
              <w:rPr>
                <w:rFonts w:eastAsia="Times New Roman" w:cs="Times New Roman"/>
                <w:color w:val="000000"/>
                <w:lang w:eastAsia="fr-FR"/>
              </w:rPr>
            </w:pPr>
            <w:r w:rsidRPr="0037702F">
              <w:rPr>
                <w:rFonts w:eastAsia="Times New Roman" w:cs="Times New Roman"/>
                <w:color w:val="000000"/>
                <w:lang w:eastAsia="fr-FR"/>
              </w:rPr>
              <w:t xml:space="preserve">SLA de notification </w:t>
            </w:r>
          </w:p>
        </w:tc>
      </w:tr>
      <w:tr w:rsidR="00DB557E" w:rsidRPr="0037702F" w:rsidTr="00B90839">
        <w:trPr>
          <w:trHeight w:val="280"/>
        </w:trPr>
        <w:tc>
          <w:tcPr>
            <w:tcW w:w="3084" w:type="dxa"/>
            <w:vMerge w:val="restart"/>
            <w:tcBorders>
              <w:top w:val="nil"/>
              <w:left w:val="single" w:sz="4" w:space="0" w:color="auto"/>
              <w:bottom w:val="nil"/>
              <w:right w:val="single" w:sz="4" w:space="0" w:color="auto"/>
            </w:tcBorders>
            <w:shd w:val="clear" w:color="000000" w:fill="FFFFFF"/>
            <w:vAlign w:val="center"/>
            <w:hideMark/>
          </w:tcPr>
          <w:p w:rsidR="00DB557E" w:rsidRPr="0037702F" w:rsidRDefault="00DB557E" w:rsidP="00B90839">
            <w:pPr>
              <w:spacing w:line="240" w:lineRule="auto"/>
              <w:jc w:val="center"/>
              <w:rPr>
                <w:rFonts w:eastAsia="Times New Roman" w:cs="Times New Roman"/>
                <w:color w:val="000000"/>
                <w:lang w:eastAsia="fr-FR"/>
              </w:rPr>
            </w:pPr>
            <w:r w:rsidRPr="0037702F">
              <w:rPr>
                <w:rFonts w:eastAsia="Times New Roman" w:cs="Times New Roman"/>
                <w:color w:val="000000"/>
                <w:lang w:eastAsia="fr-FR"/>
              </w:rPr>
              <w:t>Contexte de l'SLA</w:t>
            </w:r>
          </w:p>
        </w:tc>
        <w:tc>
          <w:tcPr>
            <w:tcW w:w="6033" w:type="dxa"/>
            <w:tcBorders>
              <w:top w:val="nil"/>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Type d'annonce</w:t>
            </w:r>
          </w:p>
        </w:tc>
      </w:tr>
      <w:tr w:rsidR="00DB557E" w:rsidRPr="0037702F" w:rsidTr="00B90839">
        <w:trPr>
          <w:trHeight w:val="280"/>
        </w:trPr>
        <w:tc>
          <w:tcPr>
            <w:tcW w:w="3084" w:type="dxa"/>
            <w:vMerge/>
            <w:tcBorders>
              <w:top w:val="nil"/>
              <w:left w:val="single" w:sz="4" w:space="0" w:color="auto"/>
              <w:bottom w:val="nil"/>
              <w:right w:val="single" w:sz="4" w:space="0" w:color="auto"/>
            </w:tcBorders>
            <w:vAlign w:val="center"/>
            <w:hideMark/>
          </w:tcPr>
          <w:p w:rsidR="00DB557E" w:rsidRPr="0037702F" w:rsidRDefault="00DB557E" w:rsidP="00B90839">
            <w:pPr>
              <w:spacing w:line="240" w:lineRule="auto"/>
              <w:rPr>
                <w:rFonts w:eastAsia="Times New Roman" w:cs="Times New Roman"/>
                <w:color w:val="000000"/>
                <w:lang w:eastAsia="fr-FR"/>
              </w:rPr>
            </w:pPr>
          </w:p>
        </w:tc>
        <w:tc>
          <w:tcPr>
            <w:tcW w:w="6033" w:type="dxa"/>
            <w:tcBorders>
              <w:top w:val="nil"/>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Structure commerciale (Compte titre client, client, groupe de client)</w:t>
            </w:r>
          </w:p>
        </w:tc>
      </w:tr>
      <w:tr w:rsidR="00DB557E" w:rsidRPr="0037702F" w:rsidTr="00B90839">
        <w:trPr>
          <w:trHeight w:val="280"/>
        </w:trPr>
        <w:tc>
          <w:tcPr>
            <w:tcW w:w="3084" w:type="dxa"/>
            <w:vMerge/>
            <w:tcBorders>
              <w:top w:val="nil"/>
              <w:left w:val="single" w:sz="4" w:space="0" w:color="auto"/>
              <w:bottom w:val="nil"/>
              <w:right w:val="single" w:sz="4" w:space="0" w:color="auto"/>
            </w:tcBorders>
            <w:vAlign w:val="center"/>
            <w:hideMark/>
          </w:tcPr>
          <w:p w:rsidR="00DB557E" w:rsidRPr="0037702F" w:rsidRDefault="00DB557E" w:rsidP="00B90839">
            <w:pPr>
              <w:spacing w:line="240" w:lineRule="auto"/>
              <w:rPr>
                <w:rFonts w:eastAsia="Times New Roman" w:cs="Times New Roman"/>
                <w:color w:val="000000"/>
                <w:lang w:eastAsia="fr-FR"/>
              </w:rPr>
            </w:pPr>
          </w:p>
        </w:tc>
        <w:tc>
          <w:tcPr>
            <w:tcW w:w="6033" w:type="dxa"/>
            <w:tcBorders>
              <w:top w:val="nil"/>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 xml:space="preserve">Profil de </w:t>
            </w:r>
            <w:del w:id="779" w:author="Brahim ERRAY" w:date="2015-11-24T15:47:00Z">
              <w:r w:rsidRPr="0037702F" w:rsidDel="00C63CED">
                <w:rPr>
                  <w:rFonts w:eastAsia="Times New Roman" w:cs="Times New Roman"/>
                  <w:color w:val="000000"/>
                  <w:lang w:eastAsia="fr-FR"/>
                </w:rPr>
                <w:delText>reporting</w:delText>
              </w:r>
            </w:del>
            <w:ins w:id="780" w:author="Brahim ERRAY" w:date="2015-11-24T15:47:00Z">
              <w:r w:rsidR="00C63CED" w:rsidRPr="0037702F">
                <w:rPr>
                  <w:rFonts w:eastAsia="Times New Roman" w:cs="Times New Roman"/>
                  <w:color w:val="000000"/>
                  <w:lang w:eastAsia="fr-FR"/>
                </w:rPr>
                <w:t>Reporting</w:t>
              </w:r>
            </w:ins>
            <w:r w:rsidRPr="0037702F">
              <w:rPr>
                <w:rFonts w:eastAsia="Times New Roman" w:cs="Times New Roman"/>
                <w:color w:val="000000"/>
                <w:lang w:eastAsia="fr-FR"/>
              </w:rPr>
              <w:t xml:space="preserve"> client</w:t>
            </w:r>
          </w:p>
        </w:tc>
      </w:tr>
      <w:tr w:rsidR="00DB557E" w:rsidRPr="0037702F" w:rsidTr="00B90839">
        <w:trPr>
          <w:trHeight w:val="280"/>
        </w:trPr>
        <w:tc>
          <w:tcPr>
            <w:tcW w:w="308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DB557E" w:rsidRPr="0037702F" w:rsidRDefault="00DB557E" w:rsidP="00B90839">
            <w:pPr>
              <w:spacing w:line="240" w:lineRule="auto"/>
              <w:jc w:val="center"/>
              <w:rPr>
                <w:rFonts w:eastAsia="Times New Roman" w:cs="Times New Roman"/>
                <w:color w:val="000000"/>
                <w:lang w:eastAsia="fr-FR"/>
              </w:rPr>
            </w:pPr>
            <w:r w:rsidRPr="0037702F">
              <w:rPr>
                <w:rFonts w:eastAsia="Times New Roman" w:cs="Times New Roman"/>
                <w:color w:val="000000"/>
                <w:lang w:eastAsia="fr-FR"/>
              </w:rPr>
              <w:t>Résultat de l'SLA</w:t>
            </w:r>
          </w:p>
        </w:tc>
        <w:tc>
          <w:tcPr>
            <w:tcW w:w="6033" w:type="dxa"/>
            <w:tcBorders>
              <w:top w:val="single" w:sz="4" w:space="0" w:color="auto"/>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 xml:space="preserve">Template du message a </w:t>
            </w:r>
            <w:del w:id="781" w:author="Brahim ERRAY" w:date="2015-11-24T15:47:00Z">
              <w:r w:rsidRPr="0037702F" w:rsidDel="00C63CED">
                <w:rPr>
                  <w:rFonts w:eastAsia="Times New Roman" w:cs="Times New Roman"/>
                  <w:color w:val="000000"/>
                  <w:lang w:eastAsia="fr-FR"/>
                </w:rPr>
                <w:delText>envoyer</w:delText>
              </w:r>
            </w:del>
            <w:ins w:id="782" w:author="Brahim ERRAY" w:date="2015-11-24T15:47:00Z">
              <w:r w:rsidR="00C63CED" w:rsidRPr="0037702F">
                <w:rPr>
                  <w:rFonts w:eastAsia="Times New Roman" w:cs="Times New Roman"/>
                  <w:color w:val="000000"/>
                  <w:lang w:eastAsia="fr-FR"/>
                </w:rPr>
                <w:t>envoyé</w:t>
              </w:r>
            </w:ins>
            <w:r w:rsidRPr="0037702F">
              <w:rPr>
                <w:rFonts w:eastAsia="Times New Roman" w:cs="Times New Roman"/>
                <w:color w:val="000000"/>
                <w:lang w:eastAsia="fr-FR"/>
              </w:rPr>
              <w:t xml:space="preserve"> (Swift, Report)</w:t>
            </w:r>
          </w:p>
        </w:tc>
      </w:tr>
      <w:tr w:rsidR="00DB557E" w:rsidRPr="0037702F" w:rsidTr="00B90839">
        <w:trPr>
          <w:trHeight w:val="280"/>
        </w:trPr>
        <w:tc>
          <w:tcPr>
            <w:tcW w:w="3084" w:type="dxa"/>
            <w:vMerge/>
            <w:tcBorders>
              <w:top w:val="single" w:sz="4" w:space="0" w:color="auto"/>
              <w:left w:val="single" w:sz="4" w:space="0" w:color="auto"/>
              <w:bottom w:val="single" w:sz="4" w:space="0" w:color="000000"/>
              <w:right w:val="single" w:sz="4" w:space="0" w:color="auto"/>
            </w:tcBorders>
            <w:vAlign w:val="center"/>
            <w:hideMark/>
          </w:tcPr>
          <w:p w:rsidR="00DB557E" w:rsidRPr="0037702F" w:rsidRDefault="00DB557E" w:rsidP="00B90839">
            <w:pPr>
              <w:spacing w:line="240" w:lineRule="auto"/>
              <w:rPr>
                <w:rFonts w:eastAsia="Times New Roman" w:cs="Times New Roman"/>
                <w:color w:val="000000"/>
                <w:lang w:eastAsia="fr-FR"/>
              </w:rPr>
            </w:pPr>
          </w:p>
        </w:tc>
        <w:tc>
          <w:tcPr>
            <w:tcW w:w="6033" w:type="dxa"/>
            <w:tcBorders>
              <w:top w:val="nil"/>
              <w:left w:val="nil"/>
              <w:bottom w:val="single" w:sz="4" w:space="0" w:color="auto"/>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Canal de notification (Email, Mail, SMS …)</w:t>
            </w:r>
          </w:p>
        </w:tc>
      </w:tr>
    </w:tbl>
    <w:p w:rsidR="00DB557E" w:rsidRDefault="00DB557E" w:rsidP="00DB557E">
      <w:pPr>
        <w:pStyle w:val="Corpsdetexte"/>
        <w:tabs>
          <w:tab w:val="clear" w:pos="708"/>
        </w:tabs>
        <w:jc w:val="both"/>
      </w:pPr>
    </w:p>
    <w:p w:rsidR="00DB557E" w:rsidRPr="0003617A" w:rsidRDefault="00DB557E" w:rsidP="006E0B40">
      <w:pPr>
        <w:pStyle w:val="Style3"/>
        <w:numPr>
          <w:ilvl w:val="3"/>
          <w:numId w:val="2"/>
        </w:numPr>
        <w:shd w:val="clear" w:color="auto" w:fill="F2F2F2"/>
        <w:jc w:val="both"/>
        <w:rPr>
          <w:i/>
          <w:sz w:val="22"/>
          <w:szCs w:val="22"/>
          <w:u w:val="single"/>
        </w:rPr>
      </w:pPr>
      <w:bookmarkStart w:id="783" w:name="_Toc425152078"/>
      <w:r w:rsidRPr="0003617A">
        <w:rPr>
          <w:i/>
          <w:sz w:val="22"/>
          <w:szCs w:val="22"/>
          <w:u w:val="single"/>
        </w:rPr>
        <w:t>Notification générale</w:t>
      </w:r>
      <w:bookmarkEnd w:id="783"/>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r>
        <w:t xml:space="preserve">La notification générale n’est pas conditionnée par l’éligibilité </w:t>
      </w:r>
      <w:r>
        <w:tab/>
        <w:t xml:space="preserve">des ayants droits, il serait possible que le système lance une notification pour </w:t>
      </w:r>
      <w:del w:id="784" w:author="Brahim ERRAY" w:date="2015-11-24T15:47:00Z">
        <w:r w:rsidDel="00C63CED">
          <w:delText>tout</w:delText>
        </w:r>
      </w:del>
      <w:ins w:id="785" w:author="Brahim ERRAY" w:date="2015-11-24T15:47:00Z">
        <w:r w:rsidR="00C63CED">
          <w:t>tous</w:t>
        </w:r>
      </w:ins>
      <w:r>
        <w:t xml:space="preserve"> les clients de la banque via un media prédéfinie (Mail, Email, </w:t>
      </w:r>
      <w:del w:id="786" w:author="Brahim ERRAY" w:date="2015-11-24T15:47:00Z">
        <w:r w:rsidDel="00C63CED">
          <w:delText>reporting</w:delText>
        </w:r>
      </w:del>
      <w:ins w:id="787" w:author="Brahim ERRAY" w:date="2015-11-24T15:47:00Z">
        <w:r w:rsidR="00C63CED">
          <w:t>Reporting</w:t>
        </w:r>
      </w:ins>
      <w:r>
        <w:t xml:space="preserve"> … ETC).</w:t>
      </w:r>
    </w:p>
    <w:p w:rsidR="00DB557E" w:rsidRPr="00F55B21" w:rsidRDefault="00DB557E" w:rsidP="006E0B40">
      <w:pPr>
        <w:pStyle w:val="Style3"/>
        <w:numPr>
          <w:ilvl w:val="3"/>
          <w:numId w:val="2"/>
        </w:numPr>
        <w:shd w:val="clear" w:color="auto" w:fill="F2F2F2"/>
        <w:jc w:val="both"/>
        <w:rPr>
          <w:i/>
          <w:sz w:val="22"/>
          <w:szCs w:val="22"/>
          <w:u w:val="single"/>
        </w:rPr>
      </w:pPr>
      <w:bookmarkStart w:id="788" w:name="_Toc425152079"/>
      <w:r w:rsidRPr="00F55B21">
        <w:rPr>
          <w:i/>
          <w:sz w:val="22"/>
          <w:szCs w:val="22"/>
          <w:u w:val="single"/>
        </w:rPr>
        <w:t>Envoi des rappels pour les OST optionnelles</w:t>
      </w:r>
      <w:bookmarkEnd w:id="788"/>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r>
        <w:t>Pour les OST optionnelles, il est possible de configurer plusieurs dates d’envoi de Rappel pour les clients ayant une position instruites ou des clients ayant une quantité restante non instruite.</w:t>
      </w:r>
    </w:p>
    <w:tbl>
      <w:tblPr>
        <w:tblW w:w="9072" w:type="dxa"/>
        <w:tblInd w:w="55" w:type="dxa"/>
        <w:tblCellMar>
          <w:left w:w="70" w:type="dxa"/>
          <w:right w:w="70" w:type="dxa"/>
        </w:tblCellMar>
        <w:tblLook w:val="04A0" w:firstRow="1" w:lastRow="0" w:firstColumn="1" w:lastColumn="0" w:noHBand="0" w:noVBand="1"/>
      </w:tblPr>
      <w:tblGrid>
        <w:gridCol w:w="3069"/>
        <w:gridCol w:w="6003"/>
      </w:tblGrid>
      <w:tr w:rsidR="00DB557E" w:rsidRPr="00294EB0" w:rsidTr="00B90839">
        <w:trPr>
          <w:trHeight w:val="297"/>
        </w:trPr>
        <w:tc>
          <w:tcPr>
            <w:tcW w:w="9072"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294EB0" w:rsidRDefault="00DB557E" w:rsidP="00B90839">
            <w:pPr>
              <w:spacing w:line="240" w:lineRule="auto"/>
              <w:jc w:val="center"/>
              <w:rPr>
                <w:rFonts w:eastAsia="Times New Roman" w:cs="Times New Roman"/>
                <w:color w:val="000000"/>
                <w:lang w:eastAsia="fr-FR"/>
              </w:rPr>
            </w:pPr>
            <w:r w:rsidRPr="00294EB0">
              <w:rPr>
                <w:rFonts w:eastAsia="Times New Roman" w:cs="Times New Roman"/>
                <w:color w:val="000000"/>
                <w:lang w:eastAsia="fr-FR"/>
              </w:rPr>
              <w:t>SLA date d'envoi de Rappels</w:t>
            </w:r>
          </w:p>
        </w:tc>
      </w:tr>
      <w:tr w:rsidR="00DB557E" w:rsidRPr="00294EB0" w:rsidTr="00B90839">
        <w:trPr>
          <w:trHeight w:val="297"/>
        </w:trPr>
        <w:tc>
          <w:tcPr>
            <w:tcW w:w="3069" w:type="dxa"/>
            <w:vMerge w:val="restart"/>
            <w:tcBorders>
              <w:top w:val="nil"/>
              <w:left w:val="single" w:sz="4" w:space="0" w:color="auto"/>
              <w:bottom w:val="nil"/>
              <w:right w:val="single" w:sz="4" w:space="0" w:color="auto"/>
            </w:tcBorders>
            <w:shd w:val="clear" w:color="000000" w:fill="FFFFFF"/>
            <w:vAlign w:val="center"/>
            <w:hideMark/>
          </w:tcPr>
          <w:p w:rsidR="00DB557E" w:rsidRPr="00294EB0" w:rsidRDefault="00DB557E" w:rsidP="00B90839">
            <w:pPr>
              <w:spacing w:line="240" w:lineRule="auto"/>
              <w:jc w:val="center"/>
              <w:rPr>
                <w:rFonts w:eastAsia="Times New Roman" w:cs="Times New Roman"/>
                <w:color w:val="000000"/>
                <w:lang w:eastAsia="fr-FR"/>
              </w:rPr>
            </w:pPr>
            <w:r w:rsidRPr="00294EB0">
              <w:rPr>
                <w:rFonts w:eastAsia="Times New Roman" w:cs="Times New Roman"/>
                <w:color w:val="000000"/>
                <w:lang w:eastAsia="fr-FR"/>
              </w:rPr>
              <w:t>Contexte de l'SLA</w:t>
            </w:r>
          </w:p>
        </w:tc>
        <w:tc>
          <w:tcPr>
            <w:tcW w:w="6002" w:type="dxa"/>
            <w:tcBorders>
              <w:top w:val="nil"/>
              <w:left w:val="nil"/>
              <w:bottom w:val="nil"/>
              <w:right w:val="single" w:sz="4" w:space="0" w:color="auto"/>
            </w:tcBorders>
            <w:shd w:val="clear" w:color="000000" w:fill="FFFFFF"/>
            <w:noWrap/>
            <w:vAlign w:val="bottom"/>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Type de l'annonce</w:t>
            </w:r>
          </w:p>
        </w:tc>
      </w:tr>
      <w:tr w:rsidR="00DB557E" w:rsidRPr="00294EB0" w:rsidTr="00B90839">
        <w:trPr>
          <w:trHeight w:val="297"/>
        </w:trPr>
        <w:tc>
          <w:tcPr>
            <w:tcW w:w="3069" w:type="dxa"/>
            <w:vMerge/>
            <w:tcBorders>
              <w:top w:val="nil"/>
              <w:left w:val="single" w:sz="4" w:space="0" w:color="auto"/>
              <w:bottom w:val="nil"/>
              <w:right w:val="single" w:sz="4" w:space="0" w:color="auto"/>
            </w:tcBorders>
            <w:vAlign w:val="center"/>
            <w:hideMark/>
          </w:tcPr>
          <w:p w:rsidR="00DB557E" w:rsidRPr="00294EB0" w:rsidRDefault="00DB557E" w:rsidP="00B90839">
            <w:pPr>
              <w:spacing w:line="240" w:lineRule="auto"/>
              <w:rPr>
                <w:rFonts w:eastAsia="Times New Roman" w:cs="Times New Roman"/>
                <w:color w:val="000000"/>
                <w:lang w:eastAsia="fr-FR"/>
              </w:rPr>
            </w:pPr>
          </w:p>
        </w:tc>
        <w:tc>
          <w:tcPr>
            <w:tcW w:w="6002" w:type="dxa"/>
            <w:tcBorders>
              <w:top w:val="nil"/>
              <w:left w:val="nil"/>
              <w:bottom w:val="nil"/>
              <w:right w:val="single" w:sz="4" w:space="0" w:color="auto"/>
            </w:tcBorders>
            <w:shd w:val="clear" w:color="000000" w:fill="FFFFFF"/>
            <w:noWrap/>
            <w:vAlign w:val="bottom"/>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Marché</w:t>
            </w:r>
          </w:p>
        </w:tc>
      </w:tr>
      <w:tr w:rsidR="00DB557E" w:rsidRPr="00294EB0" w:rsidTr="00B90839">
        <w:trPr>
          <w:trHeight w:val="297"/>
        </w:trPr>
        <w:tc>
          <w:tcPr>
            <w:tcW w:w="306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DB557E" w:rsidRPr="00294EB0" w:rsidRDefault="00DB557E" w:rsidP="00B90839">
            <w:pPr>
              <w:spacing w:line="240" w:lineRule="auto"/>
              <w:jc w:val="center"/>
              <w:rPr>
                <w:rFonts w:eastAsia="Times New Roman" w:cs="Times New Roman"/>
                <w:color w:val="000000"/>
                <w:lang w:eastAsia="fr-FR"/>
              </w:rPr>
            </w:pPr>
            <w:r w:rsidRPr="00294EB0">
              <w:rPr>
                <w:rFonts w:eastAsia="Times New Roman" w:cs="Times New Roman"/>
                <w:color w:val="000000"/>
                <w:lang w:eastAsia="fr-FR"/>
              </w:rPr>
              <w:t>Résultat de l'SLA</w:t>
            </w:r>
          </w:p>
        </w:tc>
        <w:tc>
          <w:tcPr>
            <w:tcW w:w="6002" w:type="dxa"/>
            <w:tcBorders>
              <w:top w:val="single" w:sz="4" w:space="0" w:color="auto"/>
              <w:left w:val="nil"/>
              <w:bottom w:val="nil"/>
              <w:right w:val="single" w:sz="4" w:space="0" w:color="auto"/>
            </w:tcBorders>
            <w:shd w:val="clear" w:color="000000" w:fill="FFFFFF"/>
            <w:noWrap/>
            <w:vAlign w:val="center"/>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Date de référence : Date limite d'instruction client -X Jours</w:t>
            </w:r>
          </w:p>
        </w:tc>
      </w:tr>
      <w:tr w:rsidR="00DB557E" w:rsidRPr="00294EB0" w:rsidTr="00B90839">
        <w:trPr>
          <w:trHeight w:val="297"/>
        </w:trPr>
        <w:tc>
          <w:tcPr>
            <w:tcW w:w="3069" w:type="dxa"/>
            <w:vMerge/>
            <w:tcBorders>
              <w:top w:val="single" w:sz="4" w:space="0" w:color="auto"/>
              <w:left w:val="single" w:sz="4" w:space="0" w:color="auto"/>
              <w:bottom w:val="single" w:sz="4" w:space="0" w:color="000000"/>
              <w:right w:val="single" w:sz="4" w:space="0" w:color="auto"/>
            </w:tcBorders>
            <w:vAlign w:val="center"/>
            <w:hideMark/>
          </w:tcPr>
          <w:p w:rsidR="00DB557E" w:rsidRPr="00294EB0" w:rsidRDefault="00DB557E" w:rsidP="00B90839">
            <w:pPr>
              <w:spacing w:line="240" w:lineRule="auto"/>
              <w:rPr>
                <w:rFonts w:eastAsia="Times New Roman" w:cs="Times New Roman"/>
                <w:color w:val="000000"/>
                <w:lang w:eastAsia="fr-FR"/>
              </w:rPr>
            </w:pPr>
          </w:p>
        </w:tc>
        <w:tc>
          <w:tcPr>
            <w:tcW w:w="6002" w:type="dxa"/>
            <w:tcBorders>
              <w:top w:val="nil"/>
              <w:left w:val="nil"/>
              <w:bottom w:val="single" w:sz="4" w:space="0" w:color="auto"/>
              <w:right w:val="single" w:sz="4" w:space="0" w:color="auto"/>
            </w:tcBorders>
            <w:shd w:val="clear" w:color="000000" w:fill="FFFFFF"/>
            <w:noWrap/>
            <w:vAlign w:val="center"/>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Heure de notification</w:t>
            </w:r>
          </w:p>
        </w:tc>
      </w:tr>
    </w:tbl>
    <w:p w:rsidR="00DB557E" w:rsidRDefault="00DB557E" w:rsidP="00DB557E">
      <w:pPr>
        <w:pStyle w:val="Corpsdetexte"/>
        <w:tabs>
          <w:tab w:val="clear" w:pos="708"/>
        </w:tabs>
        <w:jc w:val="both"/>
      </w:pPr>
    </w:p>
    <w:p w:rsidR="00DB557E" w:rsidRDefault="00DB557E" w:rsidP="00DB557E">
      <w:pPr>
        <w:pStyle w:val="Style3"/>
        <w:shd w:val="clear" w:color="auto" w:fill="F2F2F2"/>
        <w:ind w:left="862"/>
        <w:jc w:val="both"/>
      </w:pPr>
      <w:bookmarkStart w:id="789" w:name="_Toc425152080"/>
      <w:r>
        <w:t>Détachement des droits et exercice</w:t>
      </w:r>
      <w:bookmarkEnd w:id="789"/>
    </w:p>
    <w:p w:rsidR="00DB557E" w:rsidRDefault="00DB557E" w:rsidP="00DB557E">
      <w:pPr>
        <w:pStyle w:val="Corpsdetexte"/>
        <w:tabs>
          <w:tab w:val="clear" w:pos="708"/>
        </w:tabs>
        <w:jc w:val="both"/>
      </w:pPr>
    </w:p>
    <w:p w:rsidR="00DB557E" w:rsidRPr="00834AF5" w:rsidRDefault="00DB557E" w:rsidP="006E0B40">
      <w:pPr>
        <w:pStyle w:val="Style3"/>
        <w:numPr>
          <w:ilvl w:val="3"/>
          <w:numId w:val="2"/>
        </w:numPr>
        <w:shd w:val="clear" w:color="auto" w:fill="F2F2F2"/>
        <w:jc w:val="both"/>
        <w:rPr>
          <w:i/>
          <w:sz w:val="22"/>
          <w:szCs w:val="22"/>
          <w:u w:val="single"/>
        </w:rPr>
      </w:pPr>
      <w:bookmarkStart w:id="790" w:name="_Toc425152081"/>
      <w:r w:rsidRPr="00834AF5">
        <w:rPr>
          <w:i/>
          <w:sz w:val="22"/>
          <w:szCs w:val="22"/>
          <w:u w:val="single"/>
        </w:rPr>
        <w:t>Détachement des droits</w:t>
      </w:r>
      <w:bookmarkEnd w:id="790"/>
    </w:p>
    <w:p w:rsidR="00DB557E" w:rsidRDefault="00DB557E" w:rsidP="00DB557E">
      <w:pPr>
        <w:pStyle w:val="Paragraphedeliste1"/>
        <w:spacing w:before="240" w:after="240" w:line="100" w:lineRule="atLeast"/>
        <w:ind w:left="0" w:right="142"/>
        <w:jc w:val="both"/>
      </w:pPr>
      <w:r>
        <w:t>Plusieurs opérations sur titres sur le marché marocain se matérialisent par un détachement de droit sur les comptes des teneurs de position à la date de détachement Maroclear (Date de paiement).</w:t>
      </w:r>
    </w:p>
    <w:p w:rsidR="00DB557E" w:rsidRPr="00834AF5" w:rsidRDefault="00DB557E" w:rsidP="006E0B40">
      <w:pPr>
        <w:pStyle w:val="Paragraphedeliste1"/>
        <w:numPr>
          <w:ilvl w:val="0"/>
          <w:numId w:val="17"/>
        </w:numPr>
        <w:spacing w:before="240" w:after="240" w:line="100" w:lineRule="atLeast"/>
        <w:ind w:right="142"/>
        <w:jc w:val="both"/>
        <w:rPr>
          <w:b/>
          <w:i/>
        </w:rPr>
      </w:pPr>
      <w:r w:rsidRPr="00834AF5">
        <w:rPr>
          <w:b/>
          <w:i/>
        </w:rPr>
        <w:t>La date de détachement</w:t>
      </w:r>
      <w:r>
        <w:rPr>
          <w:b/>
          <w:i/>
        </w:rPr>
        <w:t xml:space="preserve"> : </w:t>
      </w:r>
      <w:r>
        <w:t>Date à laquelle les droits sont crédités sur les comptes des clients AttijariWafa Bank, sur les livres de Maroclear.</w:t>
      </w:r>
    </w:p>
    <w:p w:rsidR="00DB557E" w:rsidRPr="004844C7" w:rsidRDefault="00DB557E" w:rsidP="006E0B40">
      <w:pPr>
        <w:pStyle w:val="Paragraphedeliste1"/>
        <w:numPr>
          <w:ilvl w:val="0"/>
          <w:numId w:val="17"/>
        </w:numPr>
        <w:spacing w:before="240" w:after="240" w:line="100" w:lineRule="atLeast"/>
        <w:ind w:right="142"/>
        <w:jc w:val="both"/>
      </w:pPr>
      <w:r w:rsidRPr="00834AF5">
        <w:t xml:space="preserve">Il a </w:t>
      </w:r>
      <w:r>
        <w:t xml:space="preserve">été soulevé lors des ateliers de différencier entre la date de détachement Maroclear </w:t>
      </w:r>
      <w:r w:rsidRPr="00834AF5">
        <w:rPr>
          <w:b/>
          <w:i/>
        </w:rPr>
        <w:t>(Payment Date)</w:t>
      </w:r>
      <w:r>
        <w:t xml:space="preserve"> et la date de détachement bourse </w:t>
      </w:r>
      <w:r w:rsidRPr="00834AF5">
        <w:rPr>
          <w:b/>
          <w:i/>
        </w:rPr>
        <w:t>(Ex- date)</w:t>
      </w:r>
      <w:r>
        <w:rPr>
          <w:b/>
          <w:i/>
        </w:rPr>
        <w:t>.</w:t>
      </w:r>
    </w:p>
    <w:p w:rsidR="00DB557E" w:rsidRDefault="00DB557E" w:rsidP="006E0B40">
      <w:pPr>
        <w:pStyle w:val="Paragraphedeliste1"/>
        <w:numPr>
          <w:ilvl w:val="0"/>
          <w:numId w:val="17"/>
        </w:numPr>
        <w:spacing w:before="240" w:after="240" w:line="100" w:lineRule="atLeast"/>
        <w:ind w:right="142"/>
        <w:jc w:val="both"/>
      </w:pPr>
      <w:r w:rsidRPr="004844C7">
        <w:t xml:space="preserve">Le coupon </w:t>
      </w:r>
      <w:r w:rsidR="00E973C8" w:rsidRPr="004844C7">
        <w:t>à</w:t>
      </w:r>
      <w:r w:rsidRPr="004844C7">
        <w:t xml:space="preserve"> détacher doivent être crée préalablement au niveau du référentiel valeur et rattaché à la valeur détachante.</w:t>
      </w:r>
    </w:p>
    <w:p w:rsidR="00DB557E" w:rsidRPr="004844C7" w:rsidRDefault="00DB557E" w:rsidP="006E0B40">
      <w:pPr>
        <w:pStyle w:val="Paragraphedeliste1"/>
        <w:numPr>
          <w:ilvl w:val="0"/>
          <w:numId w:val="17"/>
        </w:numPr>
        <w:spacing w:before="240" w:after="240" w:line="100" w:lineRule="atLeast"/>
        <w:ind w:right="142"/>
        <w:jc w:val="both"/>
      </w:pPr>
      <w:r>
        <w:lastRenderedPageBreak/>
        <w:t xml:space="preserve">La condition de validité d’un coupon est que la date de détachement bourse doit être incluse dans sa durée de vie </w:t>
      </w:r>
      <w:r w:rsidRPr="004844C7">
        <w:rPr>
          <w:b/>
          <w:i/>
        </w:rPr>
        <w:t>(Date de début d’exercice, Date de fin d’exercice)</w:t>
      </w:r>
    </w:p>
    <w:p w:rsidR="00DB557E" w:rsidRDefault="00DB557E" w:rsidP="006E0B40">
      <w:pPr>
        <w:pStyle w:val="Paragraphedeliste1"/>
        <w:numPr>
          <w:ilvl w:val="0"/>
          <w:numId w:val="17"/>
        </w:numPr>
        <w:spacing w:before="240" w:after="240" w:line="100" w:lineRule="atLeast"/>
        <w:ind w:right="142"/>
        <w:jc w:val="both"/>
        <w:rPr>
          <w:b/>
          <w:i/>
        </w:rPr>
      </w:pPr>
      <w:r>
        <w:t xml:space="preserve">Un coupon peut être crée à usage technique dédié à une opération de détachement, comme il peut être négociable au niveau de la bourse </w:t>
      </w:r>
      <w:r w:rsidRPr="004844C7">
        <w:rPr>
          <w:b/>
          <w:i/>
        </w:rPr>
        <w:t>(Cas d’une Augmentation de capital en numéraire)</w:t>
      </w:r>
      <w:r>
        <w:rPr>
          <w:b/>
          <w:i/>
        </w:rPr>
        <w:t>.</w:t>
      </w:r>
    </w:p>
    <w:p w:rsidR="00DB557E" w:rsidRPr="002C5907" w:rsidRDefault="00DB557E" w:rsidP="006E0B40">
      <w:pPr>
        <w:pStyle w:val="Paragraphedeliste1"/>
        <w:numPr>
          <w:ilvl w:val="0"/>
          <w:numId w:val="17"/>
        </w:numPr>
        <w:spacing w:before="240" w:after="240" w:line="100" w:lineRule="atLeast"/>
        <w:ind w:right="142"/>
        <w:jc w:val="both"/>
      </w:pPr>
      <w:r w:rsidRPr="00697DB1">
        <w:t xml:space="preserve">Le détachement des coupons peut </w:t>
      </w:r>
      <w:r>
        <w:t>s’effectuer</w:t>
      </w:r>
      <w:r w:rsidRPr="00697DB1">
        <w:t xml:space="preserve"> manuellement </w:t>
      </w:r>
      <w:r w:rsidRPr="00697DB1">
        <w:rPr>
          <w:u w:val="single"/>
        </w:rPr>
        <w:t xml:space="preserve">du côté marché </w:t>
      </w:r>
      <w:r w:rsidRPr="00697DB1">
        <w:t>via la simulation d’un paiement titre</w:t>
      </w:r>
      <w:r>
        <w:t xml:space="preserve"> entrant</w:t>
      </w:r>
      <w:r w:rsidRPr="00697DB1">
        <w:t xml:space="preserve"> ou par  la réception</w:t>
      </w:r>
      <w:r>
        <w:t xml:space="preserve"> du fichier comptable RSM </w:t>
      </w:r>
      <w:r w:rsidRPr="00F643FE">
        <w:rPr>
          <w:b/>
        </w:rPr>
        <w:t>(Spécifier dans la section paiement)</w:t>
      </w:r>
    </w:p>
    <w:p w:rsidR="00DB557E" w:rsidRPr="002C5907" w:rsidRDefault="00DB557E" w:rsidP="006E0B40">
      <w:pPr>
        <w:pStyle w:val="Paragraphedeliste1"/>
        <w:numPr>
          <w:ilvl w:val="0"/>
          <w:numId w:val="17"/>
        </w:numPr>
        <w:spacing w:before="240" w:after="240" w:line="100" w:lineRule="atLeast"/>
        <w:ind w:right="142"/>
        <w:jc w:val="both"/>
      </w:pPr>
      <w:r>
        <w:t xml:space="preserve">Pour un paiement de dividende en espèce, Maroclear peut transmettre deux codes coupons pour détachement à titre ordinaire et exceptionnel, AWB précise qu’un seul code sera rattaché à la valeur mère pour traiter l’OST. </w:t>
      </w:r>
    </w:p>
    <w:p w:rsidR="00475CC1" w:rsidRPr="000C1494" w:rsidRDefault="00475CC1" w:rsidP="00475CC1">
      <w:pPr>
        <w:pStyle w:val="Paragraphedeliste1"/>
        <w:spacing w:before="240" w:after="240" w:line="100" w:lineRule="atLeast"/>
        <w:ind w:left="0" w:right="142"/>
        <w:jc w:val="both"/>
        <w:rPr>
          <w:color w:val="auto"/>
        </w:rPr>
      </w:pPr>
      <w:r w:rsidRPr="000C1494">
        <w:rPr>
          <w:color w:val="auto"/>
        </w:rPr>
        <w:t>Remarque AWB : Tout achat négocié avant la date de veille du détachement Bourse  est éligible au dividende.</w:t>
      </w:r>
    </w:p>
    <w:p w:rsidR="00DB557E" w:rsidRPr="00834AF5" w:rsidRDefault="00DB557E" w:rsidP="006E0B40">
      <w:pPr>
        <w:pStyle w:val="Style3"/>
        <w:numPr>
          <w:ilvl w:val="3"/>
          <w:numId w:val="2"/>
        </w:numPr>
        <w:shd w:val="clear" w:color="auto" w:fill="F2F2F2"/>
        <w:jc w:val="both"/>
        <w:rPr>
          <w:i/>
          <w:sz w:val="22"/>
          <w:szCs w:val="22"/>
          <w:u w:val="single"/>
        </w:rPr>
      </w:pPr>
      <w:bookmarkStart w:id="791" w:name="_Toc425152082"/>
      <w:r w:rsidRPr="00834AF5">
        <w:rPr>
          <w:i/>
          <w:sz w:val="22"/>
          <w:szCs w:val="22"/>
          <w:u w:val="single"/>
        </w:rPr>
        <w:t>Exercice des droits</w:t>
      </w:r>
      <w:bookmarkEnd w:id="791"/>
    </w:p>
    <w:p w:rsidR="00DB557E" w:rsidRDefault="00DB557E" w:rsidP="00DB557E">
      <w:pPr>
        <w:pStyle w:val="Paragraphedeliste1"/>
        <w:spacing w:before="240" w:after="240" w:line="100" w:lineRule="atLeast"/>
        <w:ind w:left="0" w:right="142"/>
        <w:jc w:val="both"/>
        <w:rPr>
          <w:b/>
          <w:i/>
        </w:rPr>
      </w:pPr>
      <w:r>
        <w:t xml:space="preserve">L’étape de détachement de coupon est suivie par une étape d’exercice. Qui consiste à vire, via Maroclear les droits détachés vers le centralisateur </w:t>
      </w:r>
      <w:r w:rsidRPr="00184524">
        <w:rPr>
          <w:b/>
          <w:i/>
        </w:rPr>
        <w:t>(Information mentionnée lors de la création de l’annonce</w:t>
      </w:r>
      <w:r>
        <w:rPr>
          <w:b/>
          <w:i/>
        </w:rPr>
        <w:t> : Agent Payeur</w:t>
      </w:r>
      <w:r w:rsidRPr="00184524">
        <w:rPr>
          <w:b/>
          <w:i/>
        </w:rPr>
        <w:t>).</w:t>
      </w:r>
    </w:p>
    <w:p w:rsidR="00DB557E" w:rsidRDefault="00DB557E" w:rsidP="006E0B40">
      <w:pPr>
        <w:pStyle w:val="Paragraphedeliste1"/>
        <w:numPr>
          <w:ilvl w:val="0"/>
          <w:numId w:val="18"/>
        </w:numPr>
        <w:spacing w:before="240" w:after="240" w:line="100" w:lineRule="atLeast"/>
        <w:ind w:right="142"/>
        <w:jc w:val="both"/>
      </w:pPr>
      <w:r w:rsidRPr="00697DB1">
        <w:t>L’exercice doit se faire sur MegaCor afin de mettre à jour la position des ayants droits au niveau de la position dans MegaCommon.</w:t>
      </w:r>
    </w:p>
    <w:p w:rsidR="00DB557E" w:rsidRPr="00F643FE" w:rsidRDefault="00DB557E" w:rsidP="006E0B40">
      <w:pPr>
        <w:pStyle w:val="Paragraphedeliste1"/>
        <w:numPr>
          <w:ilvl w:val="0"/>
          <w:numId w:val="18"/>
        </w:numPr>
        <w:spacing w:before="240" w:after="240" w:line="100" w:lineRule="atLeast"/>
        <w:ind w:right="142"/>
        <w:jc w:val="both"/>
      </w:pPr>
      <w:r>
        <w:t xml:space="preserve">L’exercice des droits détachés sur les comptes des ayants droits peut s’effectuer manuellement </w:t>
      </w:r>
      <w:r w:rsidRPr="00F643FE">
        <w:rPr>
          <w:u w:val="single"/>
        </w:rPr>
        <w:t>du côté marché</w:t>
      </w:r>
      <w:r>
        <w:t xml:space="preserve"> via la simulation d’un paiement titre sortant ou par la réception du fichier comptable RCQ </w:t>
      </w:r>
      <w:r w:rsidRPr="00F643FE">
        <w:rPr>
          <w:b/>
        </w:rPr>
        <w:t>(Spécifier dans la section paiement)</w:t>
      </w:r>
    </w:p>
    <w:p w:rsidR="00DB557E" w:rsidRDefault="00DB557E" w:rsidP="006E0B40">
      <w:pPr>
        <w:pStyle w:val="Paragraphedeliste1"/>
        <w:numPr>
          <w:ilvl w:val="0"/>
          <w:numId w:val="18"/>
        </w:numPr>
        <w:spacing w:before="240" w:after="240" w:line="100" w:lineRule="atLeast"/>
        <w:ind w:right="142"/>
        <w:jc w:val="both"/>
      </w:pPr>
      <w:r>
        <w:t>Après la génération du paiement client, une alerte est remontée vers le gestionnaire de MegaCommon valeur pour désactiver les droits et les titres sujet à remboursement  final.</w:t>
      </w:r>
    </w:p>
    <w:p w:rsidR="00DB557E" w:rsidRDefault="00DB557E" w:rsidP="00DB557E">
      <w:pPr>
        <w:pStyle w:val="Paragraphedeliste1"/>
        <w:spacing w:before="240" w:after="240" w:line="100" w:lineRule="atLeast"/>
        <w:ind w:right="142"/>
        <w:jc w:val="both"/>
      </w:pPr>
    </w:p>
    <w:p w:rsidR="00DB557E" w:rsidRDefault="00DB557E" w:rsidP="00DB557E">
      <w:pPr>
        <w:pStyle w:val="Style3"/>
        <w:shd w:val="clear" w:color="auto" w:fill="F2F2F2"/>
        <w:ind w:left="862"/>
        <w:jc w:val="both"/>
      </w:pPr>
      <w:bookmarkStart w:id="792" w:name="_Toc425152083"/>
      <w:r>
        <w:t>Calcul des exécutions</w:t>
      </w:r>
      <w:bookmarkEnd w:id="792"/>
    </w:p>
    <w:p w:rsidR="00DB557E" w:rsidRDefault="00DB557E" w:rsidP="00DB557E">
      <w:pPr>
        <w:pStyle w:val="Corpsdetexte"/>
        <w:tabs>
          <w:tab w:val="clear" w:pos="708"/>
        </w:tabs>
        <w:jc w:val="both"/>
      </w:pPr>
    </w:p>
    <w:p w:rsidR="00DB557E" w:rsidRPr="006953F8" w:rsidRDefault="00DB557E" w:rsidP="006E0B40">
      <w:pPr>
        <w:pStyle w:val="Style3"/>
        <w:numPr>
          <w:ilvl w:val="3"/>
          <w:numId w:val="2"/>
        </w:numPr>
        <w:shd w:val="clear" w:color="auto" w:fill="F2F2F2"/>
        <w:jc w:val="both"/>
        <w:rPr>
          <w:i/>
          <w:u w:val="single"/>
        </w:rPr>
      </w:pPr>
      <w:bookmarkStart w:id="793" w:name="_Toc425152084"/>
      <w:r w:rsidRPr="006953F8">
        <w:rPr>
          <w:i/>
          <w:u w:val="single"/>
        </w:rPr>
        <w:t>Description générale</w:t>
      </w:r>
      <w:bookmarkEnd w:id="793"/>
    </w:p>
    <w:p w:rsidR="00DB557E" w:rsidRDefault="00DB557E" w:rsidP="00DB557E">
      <w:pPr>
        <w:pStyle w:val="Paragraphedeliste1"/>
        <w:spacing w:before="240" w:after="240" w:line="100" w:lineRule="atLeast"/>
        <w:ind w:left="0" w:right="142"/>
        <w:jc w:val="both"/>
      </w:pPr>
      <w:r>
        <w:t>Les exécutions client et marché sont un calcul prévisionnel de ce que le dépositaire va percevoir ou payer (Calcul des droits / Titre et espèces).</w:t>
      </w:r>
    </w:p>
    <w:p w:rsidR="00DB557E" w:rsidRDefault="00DB557E" w:rsidP="00DB557E">
      <w:pPr>
        <w:pStyle w:val="Paragraphedeliste1"/>
        <w:spacing w:before="240" w:after="240" w:line="100" w:lineRule="atLeast"/>
        <w:ind w:left="0" w:right="142"/>
        <w:jc w:val="both"/>
      </w:pPr>
      <w:r>
        <w:t>Il possible d’exporter le résultat de calcul des exécutions à n’importe quelle étape de l’OST pour des fins d’audit ou de contrôle du résultat.</w:t>
      </w:r>
    </w:p>
    <w:p w:rsidR="00DB557E" w:rsidRDefault="00DB557E" w:rsidP="00DB557E">
      <w:pPr>
        <w:pStyle w:val="Paragraphedeliste1"/>
        <w:spacing w:before="240" w:after="240" w:line="100" w:lineRule="atLeast"/>
        <w:ind w:left="0" w:right="142"/>
        <w:jc w:val="both"/>
      </w:pPr>
      <w:r>
        <w:t>Ci-joint une schématisation du calcul des exécutions :</w:t>
      </w:r>
    </w:p>
    <w:p w:rsidR="00DB557E" w:rsidRPr="006953F8" w:rsidRDefault="00DB557E" w:rsidP="006E0B40">
      <w:pPr>
        <w:pStyle w:val="Style3"/>
        <w:numPr>
          <w:ilvl w:val="3"/>
          <w:numId w:val="2"/>
        </w:numPr>
        <w:shd w:val="clear" w:color="auto" w:fill="F2F2F2"/>
        <w:jc w:val="both"/>
        <w:rPr>
          <w:i/>
          <w:u w:val="single"/>
        </w:rPr>
      </w:pPr>
      <w:bookmarkStart w:id="794" w:name="_Toc425152085"/>
      <w:r w:rsidRPr="006953F8">
        <w:rPr>
          <w:i/>
          <w:u w:val="single"/>
        </w:rPr>
        <w:t>Exécutions clients</w:t>
      </w:r>
      <w:bookmarkEnd w:id="794"/>
    </w:p>
    <w:p w:rsidR="00DB557E" w:rsidRDefault="00DB557E" w:rsidP="00DB557E">
      <w:pPr>
        <w:pStyle w:val="Paragraphedeliste1"/>
        <w:spacing w:before="240" w:after="240" w:line="100" w:lineRule="atLeast"/>
        <w:ind w:left="0" w:right="142"/>
        <w:jc w:val="both"/>
      </w:pPr>
      <w:r>
        <w:t>Les exécutions clients sont détaillées par compte titre client et se basant sur la position éligible :</w:t>
      </w:r>
    </w:p>
    <w:p w:rsidR="00DB557E" w:rsidRDefault="00DB557E" w:rsidP="006E0B40">
      <w:pPr>
        <w:pStyle w:val="Paragraphedeliste1"/>
        <w:numPr>
          <w:ilvl w:val="0"/>
          <w:numId w:val="19"/>
        </w:numPr>
        <w:spacing w:before="240" w:after="240" w:line="100" w:lineRule="atLeast"/>
        <w:ind w:right="142"/>
        <w:jc w:val="both"/>
      </w:pPr>
      <w:r>
        <w:lastRenderedPageBreak/>
        <w:t>Sur la base de ces exécutions, il y aura la comptabilisation des droits sur les comptes des clients.</w:t>
      </w:r>
    </w:p>
    <w:p w:rsidR="00DB557E" w:rsidRPr="00252796" w:rsidRDefault="00DB557E" w:rsidP="006E0B40">
      <w:pPr>
        <w:pStyle w:val="Paragraphedeliste1"/>
        <w:numPr>
          <w:ilvl w:val="0"/>
          <w:numId w:val="19"/>
        </w:numPr>
        <w:spacing w:before="240" w:after="240" w:line="100" w:lineRule="atLeast"/>
        <w:ind w:right="142"/>
        <w:jc w:val="both"/>
      </w:pPr>
      <w:r>
        <w:t>Il serait possible de visualiser plusieurs informations pertinentes lors de la consultation des résultats des exécutions en mode Monitoring ou en version éclatée </w:t>
      </w:r>
      <w:r w:rsidRPr="00252796">
        <w:rPr>
          <w:i/>
          <w:u w:val="single"/>
        </w:rPr>
        <w:t xml:space="preserve">(Code client, compte titre de l’opération, compte espèce client, valeur, quantité, Montant de l’opération,  type d’impact … </w:t>
      </w:r>
      <w:r w:rsidR="00DF5609" w:rsidRPr="00252796">
        <w:rPr>
          <w:i/>
          <w:u w:val="single"/>
        </w:rPr>
        <w:t>etc.</w:t>
      </w:r>
      <w:r w:rsidRPr="00252796">
        <w:rPr>
          <w:i/>
          <w:u w:val="single"/>
        </w:rPr>
        <w:t>)</w:t>
      </w:r>
    </w:p>
    <w:p w:rsidR="00DB557E" w:rsidRDefault="00DB557E" w:rsidP="006E0B40">
      <w:pPr>
        <w:pStyle w:val="Paragraphedeliste1"/>
        <w:numPr>
          <w:ilvl w:val="0"/>
          <w:numId w:val="19"/>
        </w:numPr>
        <w:spacing w:before="240" w:after="240" w:line="100" w:lineRule="atLeast"/>
        <w:ind w:right="142"/>
        <w:jc w:val="both"/>
      </w:pPr>
      <w:r w:rsidRPr="00252796">
        <w:t>Le  cal</w:t>
      </w:r>
      <w:r>
        <w:t>cul des exécutions évaluera en simultané les montants des commissions et des taxes  à prélever sur les comptes espèces des clients s’ils existent. (Taxe, taux appliqué, base imposable, Commission HT, TVA/ commission, Commission TTC)</w:t>
      </w:r>
    </w:p>
    <w:p w:rsidR="00DB557E" w:rsidRPr="00252796" w:rsidRDefault="00DB557E" w:rsidP="006E0B40">
      <w:pPr>
        <w:pStyle w:val="Paragraphedeliste1"/>
        <w:numPr>
          <w:ilvl w:val="0"/>
          <w:numId w:val="19"/>
        </w:numPr>
        <w:spacing w:before="240" w:after="240" w:line="100" w:lineRule="atLeast"/>
        <w:ind w:right="142"/>
        <w:jc w:val="both"/>
      </w:pPr>
      <w:r>
        <w:t xml:space="preserve">Pour les OST optionnels les exécutions clients sont </w:t>
      </w:r>
      <w:del w:id="795" w:author="Brahim ERRAY" w:date="2016-01-23T12:10:00Z">
        <w:r w:rsidDel="008A6AFC">
          <w:delText>générés</w:delText>
        </w:r>
      </w:del>
      <w:ins w:id="796" w:author="Brahim ERRAY" w:date="2016-01-23T12:10:00Z">
        <w:r w:rsidR="008A6AFC">
          <w:t>générées</w:t>
        </w:r>
      </w:ins>
      <w:r>
        <w:t xml:space="preserve"> automatiquement </w:t>
      </w:r>
      <w:del w:id="797" w:author="Brahim ERRAY" w:date="2016-01-22T12:00:00Z">
        <w:r w:rsidDel="000B6856">
          <w:delText>des</w:delText>
        </w:r>
      </w:del>
      <w:ins w:id="798" w:author="Brahim ERRAY" w:date="2016-01-22T12:00:00Z">
        <w:r w:rsidR="000B6856">
          <w:t>dès</w:t>
        </w:r>
      </w:ins>
      <w:r>
        <w:t xml:space="preserve"> la saisie de l’instruction client. </w:t>
      </w:r>
    </w:p>
    <w:p w:rsidR="00DB557E" w:rsidRDefault="00DB557E" w:rsidP="00DB557E">
      <w:pPr>
        <w:pStyle w:val="Paragraphedeliste1"/>
        <w:spacing w:before="240" w:after="240" w:line="100" w:lineRule="atLeast"/>
        <w:ind w:left="0" w:right="142"/>
        <w:jc w:val="both"/>
      </w:pPr>
      <w:r>
        <w:t>Dans le cadre de l’éligibilité du compte espèce, le système permet la configuration via le contexte suivant :</w:t>
      </w:r>
    </w:p>
    <w:tbl>
      <w:tblPr>
        <w:tblW w:w="9102" w:type="dxa"/>
        <w:tblInd w:w="55" w:type="dxa"/>
        <w:tblCellMar>
          <w:left w:w="70" w:type="dxa"/>
          <w:right w:w="70" w:type="dxa"/>
        </w:tblCellMar>
        <w:tblLook w:val="04A0" w:firstRow="1" w:lastRow="0" w:firstColumn="1" w:lastColumn="0" w:noHBand="0" w:noVBand="1"/>
      </w:tblPr>
      <w:tblGrid>
        <w:gridCol w:w="3080"/>
        <w:gridCol w:w="6022"/>
      </w:tblGrid>
      <w:tr w:rsidR="00DB557E" w:rsidRPr="00CA60EB" w:rsidTr="00B90839">
        <w:trPr>
          <w:trHeight w:val="300"/>
        </w:trPr>
        <w:tc>
          <w:tcPr>
            <w:tcW w:w="9102"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CA60EB" w:rsidRDefault="00DB557E" w:rsidP="00B90839">
            <w:pPr>
              <w:spacing w:line="240" w:lineRule="auto"/>
              <w:jc w:val="center"/>
              <w:rPr>
                <w:rFonts w:eastAsia="Times New Roman" w:cs="Times New Roman"/>
                <w:color w:val="000000"/>
                <w:lang w:eastAsia="fr-FR"/>
              </w:rPr>
            </w:pPr>
            <w:r w:rsidRPr="00CA60EB">
              <w:rPr>
                <w:rFonts w:eastAsia="Times New Roman" w:cs="Times New Roman"/>
                <w:color w:val="000000"/>
                <w:lang w:eastAsia="fr-FR"/>
              </w:rPr>
              <w:t>SLA Compte espèce éligible</w:t>
            </w:r>
          </w:p>
        </w:tc>
      </w:tr>
      <w:tr w:rsidR="00DB557E" w:rsidRPr="00CA60EB" w:rsidTr="00B90839">
        <w:trPr>
          <w:trHeight w:val="300"/>
        </w:trPr>
        <w:tc>
          <w:tcPr>
            <w:tcW w:w="3080" w:type="dxa"/>
            <w:vMerge w:val="restart"/>
            <w:tcBorders>
              <w:top w:val="nil"/>
              <w:left w:val="single" w:sz="4" w:space="0" w:color="auto"/>
              <w:bottom w:val="nil"/>
              <w:right w:val="single" w:sz="4" w:space="0" w:color="auto"/>
            </w:tcBorders>
            <w:shd w:val="clear" w:color="000000" w:fill="FFFFFF"/>
            <w:vAlign w:val="center"/>
            <w:hideMark/>
          </w:tcPr>
          <w:p w:rsidR="00DB557E" w:rsidRPr="00CA60EB" w:rsidRDefault="00DB557E" w:rsidP="00B90839">
            <w:pPr>
              <w:spacing w:line="240" w:lineRule="auto"/>
              <w:jc w:val="center"/>
              <w:rPr>
                <w:rFonts w:eastAsia="Times New Roman" w:cs="Times New Roman"/>
                <w:color w:val="000000"/>
                <w:lang w:eastAsia="fr-FR"/>
              </w:rPr>
            </w:pPr>
            <w:r w:rsidRPr="00CA60EB">
              <w:rPr>
                <w:rFonts w:eastAsia="Times New Roman" w:cs="Times New Roman"/>
                <w:color w:val="000000"/>
                <w:lang w:eastAsia="fr-FR"/>
              </w:rPr>
              <w:t>Contexte de l'SLA</w:t>
            </w:r>
          </w:p>
        </w:tc>
        <w:tc>
          <w:tcPr>
            <w:tcW w:w="6022" w:type="dxa"/>
            <w:tcBorders>
              <w:top w:val="nil"/>
              <w:left w:val="nil"/>
              <w:bottom w:val="nil"/>
              <w:right w:val="single" w:sz="4" w:space="0" w:color="auto"/>
            </w:tcBorders>
            <w:shd w:val="clear" w:color="000000" w:fill="FFFFFF"/>
            <w:noWrap/>
            <w:vAlign w:val="bottom"/>
            <w:hideMark/>
          </w:tcPr>
          <w:p w:rsidR="00DB557E" w:rsidRPr="00CA60EB" w:rsidRDefault="00DB557E" w:rsidP="00B90839">
            <w:pPr>
              <w:spacing w:line="240" w:lineRule="auto"/>
              <w:rPr>
                <w:rFonts w:eastAsia="Times New Roman" w:cs="Times New Roman"/>
                <w:color w:val="000000"/>
                <w:lang w:eastAsia="fr-FR"/>
              </w:rPr>
            </w:pPr>
            <w:r w:rsidRPr="00CA60EB">
              <w:rPr>
                <w:rFonts w:eastAsia="Times New Roman" w:cs="Times New Roman"/>
                <w:color w:val="000000"/>
                <w:lang w:eastAsia="fr-FR"/>
              </w:rPr>
              <w:t>Structure commerciale (Client, compte titre client)</w:t>
            </w:r>
          </w:p>
        </w:tc>
      </w:tr>
      <w:tr w:rsidR="00DB557E" w:rsidRPr="00CA60EB" w:rsidTr="00B90839">
        <w:trPr>
          <w:trHeight w:val="300"/>
        </w:trPr>
        <w:tc>
          <w:tcPr>
            <w:tcW w:w="3080" w:type="dxa"/>
            <w:vMerge/>
            <w:tcBorders>
              <w:top w:val="nil"/>
              <w:left w:val="single" w:sz="4" w:space="0" w:color="auto"/>
              <w:bottom w:val="nil"/>
              <w:right w:val="single" w:sz="4" w:space="0" w:color="auto"/>
            </w:tcBorders>
            <w:vAlign w:val="center"/>
            <w:hideMark/>
          </w:tcPr>
          <w:p w:rsidR="00DB557E" w:rsidRPr="00CA60EB" w:rsidRDefault="00DB557E" w:rsidP="00B90839">
            <w:pPr>
              <w:spacing w:line="240" w:lineRule="auto"/>
              <w:rPr>
                <w:rFonts w:eastAsia="Times New Roman" w:cs="Times New Roman"/>
                <w:color w:val="000000"/>
                <w:lang w:eastAsia="fr-FR"/>
              </w:rPr>
            </w:pPr>
          </w:p>
        </w:tc>
        <w:tc>
          <w:tcPr>
            <w:tcW w:w="6022" w:type="dxa"/>
            <w:tcBorders>
              <w:top w:val="nil"/>
              <w:left w:val="nil"/>
              <w:bottom w:val="nil"/>
              <w:right w:val="single" w:sz="4" w:space="0" w:color="auto"/>
            </w:tcBorders>
            <w:shd w:val="clear" w:color="000000" w:fill="FFFFFF"/>
            <w:noWrap/>
            <w:vAlign w:val="bottom"/>
            <w:hideMark/>
          </w:tcPr>
          <w:p w:rsidR="00DB557E" w:rsidRPr="00CA60EB" w:rsidRDefault="00DB557E" w:rsidP="00B90839">
            <w:pPr>
              <w:spacing w:line="240" w:lineRule="auto"/>
              <w:rPr>
                <w:rFonts w:eastAsia="Times New Roman" w:cs="Times New Roman"/>
                <w:color w:val="000000"/>
                <w:lang w:eastAsia="fr-FR"/>
              </w:rPr>
            </w:pPr>
            <w:r w:rsidRPr="00CA60EB">
              <w:rPr>
                <w:rFonts w:eastAsia="Times New Roman" w:cs="Times New Roman"/>
                <w:color w:val="000000"/>
                <w:lang w:eastAsia="fr-FR"/>
              </w:rPr>
              <w:t xml:space="preserve">Type de l'annonce </w:t>
            </w:r>
          </w:p>
        </w:tc>
      </w:tr>
      <w:tr w:rsidR="00DB557E" w:rsidRPr="00CA60EB" w:rsidTr="00B90839">
        <w:trPr>
          <w:trHeight w:val="300"/>
        </w:trPr>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B557E" w:rsidRPr="00CA60EB" w:rsidRDefault="00DB557E" w:rsidP="00B90839">
            <w:pPr>
              <w:spacing w:line="240" w:lineRule="auto"/>
              <w:jc w:val="center"/>
              <w:rPr>
                <w:rFonts w:eastAsia="Times New Roman" w:cs="Times New Roman"/>
                <w:color w:val="000000"/>
                <w:lang w:eastAsia="fr-FR"/>
              </w:rPr>
            </w:pPr>
            <w:r w:rsidRPr="00CA60EB">
              <w:rPr>
                <w:rFonts w:eastAsia="Times New Roman" w:cs="Times New Roman"/>
                <w:color w:val="000000"/>
                <w:lang w:eastAsia="fr-FR"/>
              </w:rPr>
              <w:t>Résultat de l'SLA</w:t>
            </w:r>
          </w:p>
        </w:tc>
        <w:tc>
          <w:tcPr>
            <w:tcW w:w="6022" w:type="dxa"/>
            <w:tcBorders>
              <w:top w:val="single" w:sz="4" w:space="0" w:color="auto"/>
              <w:left w:val="nil"/>
              <w:bottom w:val="single" w:sz="4" w:space="0" w:color="auto"/>
              <w:right w:val="single" w:sz="4" w:space="0" w:color="auto"/>
            </w:tcBorders>
            <w:shd w:val="clear" w:color="000000" w:fill="FFFFFF"/>
            <w:noWrap/>
            <w:vAlign w:val="center"/>
            <w:hideMark/>
          </w:tcPr>
          <w:p w:rsidR="00DB557E" w:rsidRPr="00CA60EB" w:rsidRDefault="00DB557E" w:rsidP="00B90839">
            <w:pPr>
              <w:spacing w:line="240" w:lineRule="auto"/>
              <w:rPr>
                <w:rFonts w:eastAsia="Times New Roman" w:cs="Times New Roman"/>
                <w:color w:val="000000"/>
                <w:lang w:eastAsia="fr-FR"/>
              </w:rPr>
            </w:pPr>
            <w:r w:rsidRPr="00CA60EB">
              <w:rPr>
                <w:rFonts w:eastAsia="Times New Roman" w:cs="Times New Roman"/>
                <w:color w:val="000000"/>
                <w:lang w:eastAsia="fr-FR"/>
              </w:rPr>
              <w:t>Compte espèce éligible</w:t>
            </w:r>
          </w:p>
        </w:tc>
      </w:tr>
    </w:tbl>
    <w:p w:rsidR="00DB557E" w:rsidRDefault="00DB557E" w:rsidP="00DB557E">
      <w:pPr>
        <w:pStyle w:val="Paragraphedeliste1"/>
        <w:spacing w:before="240" w:after="240" w:line="100" w:lineRule="atLeast"/>
        <w:ind w:left="0" w:right="142"/>
        <w:jc w:val="both"/>
      </w:pPr>
      <w:r>
        <w:t>NB : si la configuration n’est  pas disponible au niveau du module MegaCor, l’information du compte espèce éligible est récupérée automatiquement depuis le module MegaCommon comme configuration de base.</w:t>
      </w:r>
    </w:p>
    <w:p w:rsidR="00DB557E" w:rsidRDefault="00DB557E" w:rsidP="00DB557E">
      <w:pPr>
        <w:pStyle w:val="Style3"/>
        <w:shd w:val="clear" w:color="auto" w:fill="F2F2F2"/>
        <w:ind w:left="862"/>
        <w:jc w:val="both"/>
      </w:pPr>
      <w:bookmarkStart w:id="799" w:name="_Toc425152086"/>
      <w:r>
        <w:t>Exécution marché</w:t>
      </w:r>
      <w:bookmarkEnd w:id="799"/>
    </w:p>
    <w:p w:rsidR="00DB557E" w:rsidRPr="00252796" w:rsidRDefault="00DB557E" w:rsidP="00DB557E">
      <w:pPr>
        <w:pStyle w:val="Paragraphedeliste1"/>
        <w:spacing w:before="240" w:after="240" w:line="100" w:lineRule="atLeast"/>
        <w:ind w:left="0" w:right="142"/>
        <w:jc w:val="both"/>
      </w:pPr>
    </w:p>
    <w:p w:rsidR="00DB557E" w:rsidRPr="00425EA0" w:rsidRDefault="00DB557E" w:rsidP="006E0B40">
      <w:pPr>
        <w:pStyle w:val="Style3"/>
        <w:numPr>
          <w:ilvl w:val="3"/>
          <w:numId w:val="2"/>
        </w:numPr>
        <w:shd w:val="clear" w:color="auto" w:fill="F2F2F2"/>
        <w:jc w:val="both"/>
        <w:rPr>
          <w:i/>
          <w:u w:val="single"/>
        </w:rPr>
      </w:pPr>
      <w:bookmarkStart w:id="800" w:name="_Toc425152087"/>
      <w:r w:rsidRPr="00425EA0">
        <w:rPr>
          <w:i/>
          <w:u w:val="single"/>
        </w:rPr>
        <w:t>Description générale</w:t>
      </w:r>
      <w:bookmarkEnd w:id="800"/>
    </w:p>
    <w:p w:rsidR="00DB557E" w:rsidRDefault="00DB557E" w:rsidP="00DB557E">
      <w:pPr>
        <w:pStyle w:val="Paragraphedeliste1"/>
        <w:spacing w:before="240" w:after="240" w:line="100" w:lineRule="atLeast"/>
        <w:ind w:left="0" w:right="142"/>
        <w:jc w:val="both"/>
      </w:pPr>
      <w:r>
        <w:t>Les exécutions marché sont détaillés par compte Nostro et se basant sur la position marché :</w:t>
      </w:r>
    </w:p>
    <w:p w:rsidR="00DB557E" w:rsidRDefault="00DB557E" w:rsidP="006E0B40">
      <w:pPr>
        <w:pStyle w:val="Paragraphedeliste1"/>
        <w:numPr>
          <w:ilvl w:val="0"/>
          <w:numId w:val="19"/>
        </w:numPr>
        <w:spacing w:before="240" w:after="240" w:line="100" w:lineRule="atLeast"/>
        <w:ind w:right="142"/>
        <w:jc w:val="both"/>
      </w:pPr>
      <w:r>
        <w:t>Il n’y a pas de comptabilisation, ni d’impact de la position de masse, mais il s’agit d’un simple calcul prévisionnel titres et espèces qui va servir de base pour la réconciliation avec le paiement marché perçu ou/et livré.</w:t>
      </w:r>
    </w:p>
    <w:p w:rsidR="00DB557E" w:rsidDel="00922349" w:rsidRDefault="00DB557E" w:rsidP="006E0B40">
      <w:pPr>
        <w:pStyle w:val="Paragraphedeliste1"/>
        <w:numPr>
          <w:ilvl w:val="0"/>
          <w:numId w:val="19"/>
        </w:numPr>
        <w:spacing w:before="240" w:after="240" w:line="100" w:lineRule="atLeast"/>
        <w:ind w:right="142"/>
        <w:jc w:val="both"/>
        <w:rPr>
          <w:del w:id="801" w:author="Raja EL HAFI" w:date="2015-06-03T10:35:00Z"/>
        </w:rPr>
      </w:pPr>
      <w:del w:id="802" w:author="Raja EL HAFI" w:date="2015-06-03T10:35:00Z">
        <w:r w:rsidDel="00922349">
          <w:delText>Le calcul prévisionnel espèce sert de base pour l’envoi des prévisions de trésorerie au service monétaire.</w:delText>
        </w:r>
      </w:del>
    </w:p>
    <w:p w:rsidR="00DB557E" w:rsidRDefault="00DB557E" w:rsidP="006E0B40">
      <w:pPr>
        <w:pStyle w:val="Paragraphedeliste1"/>
        <w:numPr>
          <w:ilvl w:val="0"/>
          <w:numId w:val="19"/>
        </w:numPr>
        <w:spacing w:before="240" w:after="240" w:line="100" w:lineRule="atLeast"/>
        <w:ind w:right="142"/>
        <w:jc w:val="both"/>
      </w:pPr>
      <w:r>
        <w:t>Dans le cadre des OSTs optionnels, les exécutions marché sont générés automatiquement dés la consolidation des instructions clients.</w:t>
      </w:r>
    </w:p>
    <w:p w:rsidR="00DB557E" w:rsidRDefault="00DB557E" w:rsidP="006E0B40">
      <w:pPr>
        <w:pStyle w:val="Paragraphedeliste1"/>
        <w:numPr>
          <w:ilvl w:val="0"/>
          <w:numId w:val="19"/>
        </w:numPr>
        <w:spacing w:before="240" w:after="240" w:line="100" w:lineRule="atLeast"/>
        <w:ind w:left="720" w:right="142"/>
        <w:jc w:val="both"/>
      </w:pPr>
      <w:r>
        <w:t>La consolidation se fera par au niveau des exécutions marché par masse de ségrégation, par type d’option et par arrondissement dans le cadre des OST avec soulte espèce (Exemple : DVOP).</w:t>
      </w:r>
    </w:p>
    <w:p w:rsidR="00DB557E" w:rsidRDefault="00DB557E" w:rsidP="00DB557E">
      <w:pPr>
        <w:pStyle w:val="Paragraphedeliste1"/>
        <w:spacing w:before="240" w:after="240" w:line="100" w:lineRule="atLeast"/>
        <w:ind w:left="0" w:right="142"/>
        <w:jc w:val="both"/>
      </w:pPr>
    </w:p>
    <w:p w:rsidR="00DB557E" w:rsidRDefault="00DB557E" w:rsidP="00DB557E">
      <w:pPr>
        <w:pStyle w:val="Style3"/>
        <w:shd w:val="clear" w:color="auto" w:fill="F2F2F2"/>
        <w:ind w:left="862"/>
        <w:jc w:val="both"/>
      </w:pPr>
      <w:bookmarkStart w:id="803" w:name="_Toc425152088"/>
      <w:r>
        <w:lastRenderedPageBreak/>
        <w:t>Gestion des rompus</w:t>
      </w:r>
      <w:bookmarkEnd w:id="803"/>
    </w:p>
    <w:p w:rsidR="00DB557E" w:rsidRDefault="00DB557E" w:rsidP="00DB557E">
      <w:pPr>
        <w:pStyle w:val="Paragraphedeliste1"/>
        <w:spacing w:before="240" w:after="240" w:line="100" w:lineRule="atLeast"/>
        <w:ind w:left="0" w:right="142"/>
        <w:jc w:val="both"/>
      </w:pPr>
      <w:r>
        <w:t>Dans le cas ou le nombre des titres nouveaux résultant de l’application de la parité fixée par l’émetteur sur le nombre de titres anciens ou des droits détenus par un titulaire n’est pas un entier comme pour les opérations de souscription, d’attribution et d’échange.</w:t>
      </w:r>
    </w:p>
    <w:p w:rsidR="00DB557E" w:rsidRDefault="00DB557E" w:rsidP="00DB557E">
      <w:pPr>
        <w:pStyle w:val="Paragraphedeliste1"/>
        <w:spacing w:before="240" w:after="240" w:line="100" w:lineRule="atLeast"/>
        <w:ind w:left="0" w:right="142"/>
        <w:jc w:val="both"/>
      </w:pPr>
      <w:r>
        <w:t>Les rompus sont aussi générés pour les OST calculant un Ratio de prix, ce ratio sera multiplié par la quantité éligible du client afin de calculer la quantité à recevoir.</w:t>
      </w:r>
    </w:p>
    <w:p w:rsidR="00DB557E" w:rsidRDefault="00DB557E" w:rsidP="00DB557E">
      <w:pPr>
        <w:pStyle w:val="Paragraphedeliste1"/>
        <w:spacing w:before="240" w:after="240" w:line="100" w:lineRule="atLeast"/>
        <w:ind w:left="0" w:right="142"/>
        <w:jc w:val="both"/>
      </w:pPr>
    </w:p>
    <w:tbl>
      <w:tblPr>
        <w:tblW w:w="6140" w:type="dxa"/>
        <w:tblInd w:w="1467" w:type="dxa"/>
        <w:tblCellMar>
          <w:left w:w="70" w:type="dxa"/>
          <w:right w:w="70" w:type="dxa"/>
        </w:tblCellMar>
        <w:tblLook w:val="04A0" w:firstRow="1" w:lastRow="0" w:firstColumn="1" w:lastColumn="0" w:noHBand="0" w:noVBand="1"/>
      </w:tblPr>
      <w:tblGrid>
        <w:gridCol w:w="1500"/>
        <w:gridCol w:w="4640"/>
      </w:tblGrid>
      <w:tr w:rsidR="00DB557E" w:rsidRPr="00CA66F4" w:rsidTr="00B90839">
        <w:trPr>
          <w:trHeight w:val="300"/>
        </w:trPr>
        <w:tc>
          <w:tcPr>
            <w:tcW w:w="1500" w:type="dxa"/>
            <w:vMerge w:val="restart"/>
            <w:tcBorders>
              <w:top w:val="nil"/>
              <w:left w:val="nil"/>
              <w:bottom w:val="nil"/>
              <w:right w:val="nil"/>
            </w:tcBorders>
            <w:shd w:val="clear" w:color="000000" w:fill="FFFFFF"/>
            <w:vAlign w:val="center"/>
            <w:hideMark/>
          </w:tcPr>
          <w:p w:rsidR="00DB557E" w:rsidRPr="00CA66F4" w:rsidRDefault="00DB557E" w:rsidP="00B90839">
            <w:pPr>
              <w:spacing w:line="240" w:lineRule="auto"/>
              <w:rPr>
                <w:rFonts w:eastAsia="Times New Roman" w:cs="Times New Roman"/>
                <w:b/>
                <w:i/>
                <w:color w:val="000000"/>
                <w:lang w:eastAsia="fr-FR"/>
              </w:rPr>
            </w:pPr>
            <w:r w:rsidRPr="00CA66F4">
              <w:rPr>
                <w:rFonts w:eastAsia="Times New Roman" w:cs="Times New Roman"/>
                <w:b/>
                <w:i/>
                <w:color w:val="000000"/>
                <w:lang w:eastAsia="fr-FR"/>
              </w:rPr>
              <w:t>Ratio de Prix =</w:t>
            </w:r>
          </w:p>
        </w:tc>
        <w:tc>
          <w:tcPr>
            <w:tcW w:w="4640" w:type="dxa"/>
            <w:tcBorders>
              <w:top w:val="nil"/>
              <w:left w:val="nil"/>
              <w:bottom w:val="nil"/>
              <w:right w:val="nil"/>
            </w:tcBorders>
            <w:shd w:val="clear" w:color="000000" w:fill="FFFFFF"/>
            <w:noWrap/>
            <w:vAlign w:val="bottom"/>
            <w:hideMark/>
          </w:tcPr>
          <w:p w:rsidR="00DB557E" w:rsidRPr="00CA66F4" w:rsidRDefault="00DB557E" w:rsidP="00B90839">
            <w:pPr>
              <w:spacing w:line="240" w:lineRule="auto"/>
              <w:jc w:val="center"/>
              <w:rPr>
                <w:rFonts w:eastAsia="Times New Roman" w:cs="Times New Roman"/>
                <w:b/>
                <w:i/>
                <w:color w:val="000000"/>
                <w:lang w:eastAsia="fr-FR"/>
              </w:rPr>
            </w:pPr>
            <w:r w:rsidRPr="00CA66F4">
              <w:rPr>
                <w:rFonts w:eastAsia="Times New Roman" w:cs="Times New Roman"/>
                <w:b/>
                <w:i/>
                <w:color w:val="000000"/>
                <w:lang w:eastAsia="fr-FR"/>
              </w:rPr>
              <w:t>Prix de coupon</w:t>
            </w:r>
          </w:p>
        </w:tc>
      </w:tr>
      <w:tr w:rsidR="00DB557E" w:rsidRPr="00CA66F4" w:rsidTr="00B90839">
        <w:trPr>
          <w:trHeight w:val="300"/>
        </w:trPr>
        <w:tc>
          <w:tcPr>
            <w:tcW w:w="1500" w:type="dxa"/>
            <w:vMerge/>
            <w:tcBorders>
              <w:top w:val="nil"/>
              <w:left w:val="nil"/>
              <w:bottom w:val="nil"/>
              <w:right w:val="nil"/>
            </w:tcBorders>
            <w:vAlign w:val="center"/>
            <w:hideMark/>
          </w:tcPr>
          <w:p w:rsidR="00DB557E" w:rsidRPr="00CA66F4" w:rsidRDefault="00DB557E" w:rsidP="00B90839">
            <w:pPr>
              <w:spacing w:line="240" w:lineRule="auto"/>
              <w:rPr>
                <w:rFonts w:eastAsia="Times New Roman" w:cs="Times New Roman"/>
                <w:color w:val="000000"/>
                <w:lang w:eastAsia="fr-FR"/>
              </w:rPr>
            </w:pPr>
          </w:p>
        </w:tc>
        <w:tc>
          <w:tcPr>
            <w:tcW w:w="4640" w:type="dxa"/>
            <w:tcBorders>
              <w:top w:val="single" w:sz="4" w:space="0" w:color="auto"/>
              <w:left w:val="nil"/>
              <w:bottom w:val="nil"/>
              <w:right w:val="nil"/>
            </w:tcBorders>
            <w:shd w:val="clear" w:color="000000" w:fill="FFFFFF"/>
            <w:noWrap/>
            <w:vAlign w:val="bottom"/>
            <w:hideMark/>
          </w:tcPr>
          <w:p w:rsidR="00DB557E" w:rsidRPr="00CA66F4" w:rsidRDefault="00DB557E" w:rsidP="00B90839">
            <w:pPr>
              <w:spacing w:line="240" w:lineRule="auto"/>
              <w:rPr>
                <w:rFonts w:eastAsia="Times New Roman" w:cs="Times New Roman"/>
                <w:b/>
                <w:i/>
                <w:color w:val="000000"/>
                <w:lang w:eastAsia="fr-FR"/>
              </w:rPr>
            </w:pPr>
            <w:r w:rsidRPr="00CA66F4">
              <w:rPr>
                <w:rFonts w:eastAsia="Times New Roman" w:cs="Times New Roman"/>
                <w:b/>
                <w:i/>
                <w:color w:val="000000"/>
                <w:lang w:eastAsia="fr-FR"/>
              </w:rPr>
              <w:t xml:space="preserve">Prix de </w:t>
            </w:r>
            <w:r w:rsidRPr="0086327E">
              <w:rPr>
                <w:rFonts w:eastAsia="Times New Roman" w:cs="Times New Roman"/>
                <w:b/>
                <w:i/>
                <w:color w:val="000000"/>
                <w:lang w:eastAsia="fr-FR"/>
              </w:rPr>
              <w:t>réinvestissement</w:t>
            </w:r>
            <w:r w:rsidRPr="00CA66F4">
              <w:rPr>
                <w:rFonts w:eastAsia="Times New Roman" w:cs="Times New Roman"/>
                <w:b/>
                <w:i/>
                <w:color w:val="000000"/>
                <w:lang w:eastAsia="fr-FR"/>
              </w:rPr>
              <w:t xml:space="preserve"> des nouvelles valeurs</w:t>
            </w:r>
          </w:p>
        </w:tc>
      </w:tr>
    </w:tbl>
    <w:p w:rsidR="00DB557E" w:rsidRDefault="00DB557E" w:rsidP="00DB557E">
      <w:pPr>
        <w:pStyle w:val="Paragraphedeliste1"/>
        <w:spacing w:before="240" w:after="240" w:line="100" w:lineRule="atLeast"/>
        <w:ind w:left="0" w:right="142"/>
        <w:jc w:val="both"/>
      </w:pPr>
      <w:r>
        <w:t>Le traitement de ces rompus diffère selon le cas :</w:t>
      </w:r>
    </w:p>
    <w:p w:rsidR="00DB557E" w:rsidRDefault="00DB557E" w:rsidP="00DB557E">
      <w:pPr>
        <w:pStyle w:val="Paragraphedeliste1"/>
        <w:spacing w:before="240" w:after="240" w:line="100" w:lineRule="atLeast"/>
        <w:ind w:left="0" w:right="142"/>
        <w:jc w:val="both"/>
        <w:rPr>
          <w:b/>
          <w:i/>
          <w:u w:val="single"/>
        </w:rPr>
      </w:pPr>
      <w:r w:rsidRPr="002D43F4">
        <w:rPr>
          <w:b/>
          <w:i/>
          <w:u w:val="single"/>
        </w:rPr>
        <w:t xml:space="preserve">Traitement 1 : </w:t>
      </w:r>
    </w:p>
    <w:p w:rsidR="00DB557E" w:rsidRPr="002D43F4" w:rsidRDefault="00DB557E" w:rsidP="006E0B40">
      <w:pPr>
        <w:pStyle w:val="Paragraphedeliste1"/>
        <w:numPr>
          <w:ilvl w:val="0"/>
          <w:numId w:val="19"/>
        </w:numPr>
        <w:spacing w:before="240" w:after="240" w:line="100" w:lineRule="atLeast"/>
        <w:ind w:right="142"/>
        <w:jc w:val="both"/>
      </w:pPr>
      <w:r w:rsidRPr="002D43F4">
        <w:t>Vendre les rompus en passant par MegaTrade</w:t>
      </w:r>
    </w:p>
    <w:p w:rsidR="00DB557E" w:rsidRPr="002D43F4" w:rsidRDefault="00DB557E" w:rsidP="00DB557E">
      <w:pPr>
        <w:pStyle w:val="Paragraphedeliste1"/>
        <w:spacing w:before="240" w:after="240" w:line="100" w:lineRule="atLeast"/>
        <w:ind w:left="0" w:right="142"/>
        <w:jc w:val="both"/>
        <w:rPr>
          <w:b/>
          <w:i/>
          <w:u w:val="single"/>
        </w:rPr>
      </w:pPr>
      <w:r w:rsidRPr="002D43F4">
        <w:rPr>
          <w:b/>
          <w:i/>
          <w:u w:val="single"/>
        </w:rPr>
        <w:t>Traitement 2 :</w:t>
      </w:r>
    </w:p>
    <w:p w:rsidR="00DB557E" w:rsidRDefault="00DB557E" w:rsidP="006E0B40">
      <w:pPr>
        <w:pStyle w:val="Paragraphedeliste1"/>
        <w:numPr>
          <w:ilvl w:val="0"/>
          <w:numId w:val="19"/>
        </w:numPr>
        <w:spacing w:before="240" w:after="240" w:line="100" w:lineRule="atLeast"/>
        <w:ind w:right="142"/>
        <w:jc w:val="both"/>
      </w:pPr>
      <w:r>
        <w:t>Acheter ou bien vendre les titres directement depuis l’agence (Ordres non généré depuis MegaCor) pour augmenter le potentiel d’exécution du client.</w:t>
      </w:r>
    </w:p>
    <w:p w:rsidR="00DB557E" w:rsidRDefault="00DB557E" w:rsidP="006E0B40">
      <w:pPr>
        <w:pStyle w:val="Paragraphedeliste1"/>
        <w:numPr>
          <w:ilvl w:val="0"/>
          <w:numId w:val="19"/>
        </w:numPr>
        <w:spacing w:before="240" w:after="240" w:line="100" w:lineRule="atLeast"/>
        <w:ind w:right="142"/>
        <w:jc w:val="both"/>
      </w:pPr>
      <w:r>
        <w:t>Il est possible que le système génère le calcul des exécutions une première fois pour constater les rompus et de le relancer une deuxième fois suite à l’achat de nouveaux titres par le client.</w:t>
      </w:r>
    </w:p>
    <w:p w:rsidR="00DB557E" w:rsidRPr="002D43F4" w:rsidRDefault="00DB557E" w:rsidP="00DB557E">
      <w:pPr>
        <w:pStyle w:val="Paragraphedeliste1"/>
        <w:spacing w:before="240" w:after="240" w:line="100" w:lineRule="atLeast"/>
        <w:ind w:left="0" w:right="142"/>
        <w:jc w:val="both"/>
        <w:rPr>
          <w:b/>
          <w:i/>
          <w:u w:val="single"/>
        </w:rPr>
      </w:pPr>
      <w:r>
        <w:rPr>
          <w:b/>
          <w:i/>
          <w:u w:val="single"/>
        </w:rPr>
        <w:t>Traitement 3</w:t>
      </w:r>
      <w:r w:rsidRPr="002D43F4">
        <w:rPr>
          <w:b/>
          <w:i/>
          <w:u w:val="single"/>
        </w:rPr>
        <w:t> :</w:t>
      </w:r>
    </w:p>
    <w:p w:rsidR="00DB557E" w:rsidRDefault="00DB557E" w:rsidP="006E0B40">
      <w:pPr>
        <w:pStyle w:val="Paragraphedeliste1"/>
        <w:numPr>
          <w:ilvl w:val="0"/>
          <w:numId w:val="19"/>
        </w:numPr>
        <w:spacing w:before="240" w:after="240" w:line="100" w:lineRule="atLeast"/>
        <w:ind w:right="142"/>
        <w:jc w:val="both"/>
      </w:pPr>
      <w:r>
        <w:t>Dans le cadre d’un dividende optionnel le client a le choix d’opter pour un arrondissement supérieur ou d’un arrondissement inférieur de la quantité des nouveaux titres à recevoir, Ceci se fait par la réception ou la livraison d’une soulte espèce.</w:t>
      </w:r>
    </w:p>
    <w:p w:rsidR="00DB557E" w:rsidRDefault="00DB557E" w:rsidP="00DB557E">
      <w:pPr>
        <w:pStyle w:val="Style3"/>
        <w:shd w:val="clear" w:color="auto" w:fill="F2F2F2"/>
        <w:ind w:left="862"/>
        <w:jc w:val="both"/>
      </w:pPr>
      <w:bookmarkStart w:id="804" w:name="_Toc425152089"/>
      <w:r>
        <w:t>Communication des ordres vers le carnet</w:t>
      </w:r>
      <w:bookmarkEnd w:id="804"/>
    </w:p>
    <w:p w:rsidR="00DB557E" w:rsidRDefault="00DB557E" w:rsidP="00DB557E">
      <w:pPr>
        <w:pStyle w:val="Paragraphedeliste1"/>
        <w:spacing w:before="240" w:after="240" w:line="100" w:lineRule="atLeast"/>
        <w:ind w:left="0" w:right="142"/>
        <w:jc w:val="both"/>
      </w:pPr>
      <w:r>
        <w:t>Les ventes des droits négociables formant rompus dans le cadre d’une OST à parité passent par le carnet d’ordre :</w:t>
      </w:r>
    </w:p>
    <w:p w:rsidR="00DB557E" w:rsidRDefault="00DB557E" w:rsidP="006E0B40">
      <w:pPr>
        <w:pStyle w:val="Paragraphedeliste1"/>
        <w:numPr>
          <w:ilvl w:val="0"/>
          <w:numId w:val="19"/>
        </w:numPr>
        <w:spacing w:before="240" w:after="240" w:line="100" w:lineRule="atLeast"/>
        <w:ind w:right="142"/>
        <w:jc w:val="both"/>
      </w:pPr>
      <w:r>
        <w:t>Le BOT saisi les instructions de vente depuis MegaCor et l’ordre est crée directement sur MegaTrade.</w:t>
      </w:r>
    </w:p>
    <w:p w:rsidR="00DB557E" w:rsidRDefault="00DB557E" w:rsidP="006E0B40">
      <w:pPr>
        <w:pStyle w:val="Paragraphedeliste1"/>
        <w:numPr>
          <w:ilvl w:val="0"/>
          <w:numId w:val="19"/>
        </w:numPr>
        <w:spacing w:before="240" w:after="240" w:line="100" w:lineRule="atLeast"/>
        <w:ind w:right="142"/>
        <w:jc w:val="both"/>
      </w:pPr>
      <w:r>
        <w:t>Une référence unique sera rattachée entre l’opération sur titre et l’ordre (Référence OST, référence client) pour connaître l’origine de l’ordre, la date de validité de l’ordre sera de 3 jours avec un type de prix « au marché ».</w:t>
      </w:r>
    </w:p>
    <w:p w:rsidR="00DB557E" w:rsidRDefault="00DB557E" w:rsidP="00DB557E">
      <w:pPr>
        <w:pStyle w:val="Paragraphedeliste1"/>
        <w:spacing w:before="240" w:after="240" w:line="100" w:lineRule="atLeast"/>
        <w:ind w:left="644" w:right="142"/>
        <w:jc w:val="both"/>
      </w:pPr>
    </w:p>
    <w:p w:rsidR="00DB557E" w:rsidRPr="00686B7C" w:rsidRDefault="00DB557E" w:rsidP="00DB557E">
      <w:pPr>
        <w:pStyle w:val="Style3"/>
        <w:shd w:val="clear" w:color="auto" w:fill="F2F2F2"/>
        <w:ind w:left="862"/>
        <w:jc w:val="both"/>
      </w:pPr>
      <w:bookmarkStart w:id="805" w:name="_Toc425152090"/>
      <w:r w:rsidRPr="00686B7C">
        <w:t>Gestion des instructions clients</w:t>
      </w:r>
      <w:bookmarkEnd w:id="805"/>
    </w:p>
    <w:p w:rsidR="00DB557E" w:rsidRDefault="00DB557E" w:rsidP="00DB557E">
      <w:pPr>
        <w:jc w:val="both"/>
        <w:rPr>
          <w:b/>
          <w:i/>
          <w:sz w:val="20"/>
          <w:szCs w:val="20"/>
        </w:rPr>
      </w:pPr>
    </w:p>
    <w:p w:rsidR="00DB557E" w:rsidRPr="00D65B5D" w:rsidRDefault="00DB557E" w:rsidP="006E0B40">
      <w:pPr>
        <w:pStyle w:val="Style3"/>
        <w:numPr>
          <w:ilvl w:val="3"/>
          <w:numId w:val="2"/>
        </w:numPr>
        <w:shd w:val="clear" w:color="auto" w:fill="F2F2F2"/>
        <w:jc w:val="both"/>
        <w:rPr>
          <w:i/>
          <w:sz w:val="22"/>
          <w:szCs w:val="22"/>
          <w:u w:val="single"/>
        </w:rPr>
      </w:pPr>
      <w:bookmarkStart w:id="806" w:name="_Toc425152091"/>
      <w:r w:rsidRPr="00D65B5D">
        <w:rPr>
          <w:i/>
          <w:sz w:val="22"/>
          <w:szCs w:val="22"/>
          <w:u w:val="single"/>
        </w:rPr>
        <w:lastRenderedPageBreak/>
        <w:t>Description générale</w:t>
      </w:r>
      <w:bookmarkEnd w:id="806"/>
    </w:p>
    <w:p w:rsidR="00DB557E" w:rsidRDefault="00DB557E" w:rsidP="00DB557E">
      <w:pPr>
        <w:jc w:val="both"/>
      </w:pPr>
    </w:p>
    <w:p w:rsidR="00DB557E" w:rsidRDefault="00DB557E" w:rsidP="00DB557E">
      <w:pPr>
        <w:jc w:val="both"/>
      </w:pPr>
      <w:r w:rsidRPr="00686B7C">
        <w:t xml:space="preserve">Dans </w:t>
      </w:r>
      <w:r>
        <w:t>le cadre des opérations sur titres optionnelles, l’utilisateur doit saisir les instructions clients manuellement dans MegaCor et rattacher le bulletin de souscription du client.</w:t>
      </w:r>
    </w:p>
    <w:p w:rsidR="00DB557E" w:rsidRDefault="00DB557E" w:rsidP="00DB557E">
      <w:pPr>
        <w:jc w:val="both"/>
      </w:pPr>
      <w:r>
        <w:t>MegaCor assure plusieurs méthodes de saisie d’instructions :</w:t>
      </w:r>
    </w:p>
    <w:p w:rsidR="00DB557E" w:rsidRDefault="00DB557E" w:rsidP="00DB557E">
      <w:pPr>
        <w:jc w:val="both"/>
      </w:pPr>
    </w:p>
    <w:p w:rsidR="00DB557E" w:rsidRDefault="00DB557E" w:rsidP="006E0B40">
      <w:pPr>
        <w:pStyle w:val="Paragraphedeliste1"/>
        <w:numPr>
          <w:ilvl w:val="0"/>
          <w:numId w:val="19"/>
        </w:numPr>
        <w:spacing w:before="240" w:after="240" w:line="100" w:lineRule="atLeast"/>
        <w:ind w:right="142"/>
        <w:jc w:val="both"/>
      </w:pPr>
      <w:r>
        <w:t>Saisie manuelle des instructions sur le compte client.</w:t>
      </w:r>
    </w:p>
    <w:p w:rsidR="00DB557E" w:rsidRDefault="00DB557E" w:rsidP="006E0B40">
      <w:pPr>
        <w:pStyle w:val="Paragraphedeliste1"/>
        <w:numPr>
          <w:ilvl w:val="0"/>
          <w:numId w:val="19"/>
        </w:numPr>
        <w:spacing w:before="240" w:after="240" w:line="100" w:lineRule="atLeast"/>
        <w:ind w:right="142"/>
        <w:jc w:val="both"/>
      </w:pPr>
      <w:r>
        <w:t>Saisie des instructions en masse</w:t>
      </w:r>
    </w:p>
    <w:p w:rsidR="00DB557E" w:rsidRDefault="00DB557E" w:rsidP="006E0B40">
      <w:pPr>
        <w:pStyle w:val="Paragraphedeliste1"/>
        <w:numPr>
          <w:ilvl w:val="0"/>
          <w:numId w:val="19"/>
        </w:numPr>
        <w:spacing w:before="240" w:after="240" w:line="100" w:lineRule="atLeast"/>
        <w:ind w:right="142"/>
        <w:jc w:val="both"/>
      </w:pPr>
      <w:r>
        <w:t>Définir une instruction par défaut dans une OST</w:t>
      </w:r>
    </w:p>
    <w:p w:rsidR="00DB557E" w:rsidRDefault="00DB557E" w:rsidP="006E0B40">
      <w:pPr>
        <w:pStyle w:val="Paragraphedeliste1"/>
        <w:numPr>
          <w:ilvl w:val="0"/>
          <w:numId w:val="19"/>
        </w:numPr>
        <w:spacing w:before="240" w:after="240" w:line="100" w:lineRule="atLeast"/>
        <w:ind w:right="142"/>
        <w:jc w:val="both"/>
      </w:pPr>
      <w:r>
        <w:t>Définir une instruction par défaut « Standing » par client.</w:t>
      </w:r>
    </w:p>
    <w:p w:rsidR="00922349" w:rsidRPr="00922349" w:rsidRDefault="00475CC1" w:rsidP="009802C6">
      <w:pPr>
        <w:pStyle w:val="Paragraphedeliste1"/>
        <w:spacing w:before="240" w:after="240" w:line="100" w:lineRule="atLeast"/>
        <w:ind w:left="284" w:right="142"/>
        <w:jc w:val="both"/>
        <w:rPr>
          <w:ins w:id="807" w:author="Raja EL HAFI" w:date="2015-06-03T10:36:00Z"/>
          <w:color w:val="auto"/>
          <w:rPrChange w:id="808" w:author="Raja EL HAFI" w:date="2015-06-03T10:36:00Z">
            <w:rPr>
              <w:ins w:id="809" w:author="Raja EL HAFI" w:date="2015-06-03T10:36:00Z"/>
              <w:color w:val="FF0000"/>
            </w:rPr>
          </w:rPrChange>
        </w:rPr>
      </w:pPr>
      <w:r w:rsidRPr="00922349">
        <w:rPr>
          <w:color w:val="auto"/>
          <w:rPrChange w:id="810" w:author="Raja EL HAFI" w:date="2015-06-03T10:36:00Z">
            <w:rPr>
              <w:color w:val="FF0000"/>
            </w:rPr>
          </w:rPrChange>
        </w:rPr>
        <w:t>Remarque AWB</w:t>
      </w:r>
      <w:r w:rsidR="000C1494" w:rsidRPr="00922349">
        <w:rPr>
          <w:color w:val="auto"/>
          <w:rPrChange w:id="811" w:author="Raja EL HAFI" w:date="2015-06-03T10:36:00Z">
            <w:rPr>
              <w:color w:val="FF0000"/>
            </w:rPr>
          </w:rPrChange>
        </w:rPr>
        <w:t>: Réception</w:t>
      </w:r>
      <w:r w:rsidRPr="00922349">
        <w:rPr>
          <w:color w:val="auto"/>
          <w:rPrChange w:id="812" w:author="Raja EL HAFI" w:date="2015-06-03T10:36:00Z">
            <w:rPr>
              <w:color w:val="FF0000"/>
            </w:rPr>
          </w:rPrChange>
        </w:rPr>
        <w:t xml:space="preserve"> d’une instruction via Swift MT 565</w:t>
      </w:r>
      <w:r w:rsidR="009802C6" w:rsidRPr="00922349">
        <w:rPr>
          <w:color w:val="auto"/>
          <w:rPrChange w:id="813" w:author="Raja EL HAFI" w:date="2015-06-03T10:36:00Z">
            <w:rPr>
              <w:color w:val="FF0000"/>
            </w:rPr>
          </w:rPrChange>
        </w:rPr>
        <w:t xml:space="preserve"> </w:t>
      </w:r>
    </w:p>
    <w:p w:rsidR="00922349" w:rsidRPr="00922349" w:rsidRDefault="009802C6" w:rsidP="009802C6">
      <w:pPr>
        <w:pStyle w:val="Paragraphedeliste1"/>
        <w:spacing w:before="240" w:after="240" w:line="100" w:lineRule="atLeast"/>
        <w:ind w:left="284" w:right="142"/>
        <w:jc w:val="both"/>
        <w:rPr>
          <w:ins w:id="814" w:author="Raja EL HAFI" w:date="2015-06-03T10:36:00Z"/>
          <w:color w:val="auto"/>
          <w:rPrChange w:id="815" w:author="Raja EL HAFI" w:date="2015-06-03T10:36:00Z">
            <w:rPr>
              <w:ins w:id="816" w:author="Raja EL HAFI" w:date="2015-06-03T10:36:00Z"/>
              <w:b/>
              <w:color w:val="00B050"/>
            </w:rPr>
          </w:rPrChange>
        </w:rPr>
      </w:pPr>
      <w:r w:rsidRPr="00922349">
        <w:rPr>
          <w:color w:val="auto"/>
          <w:rPrChange w:id="817" w:author="Raja EL HAFI" w:date="2015-06-03T10:36:00Z">
            <w:rPr>
              <w:color w:val="FF0000"/>
            </w:rPr>
          </w:rPrChange>
        </w:rPr>
        <w:sym w:font="Wingdings" w:char="F0E8"/>
      </w:r>
      <w:r w:rsidRPr="00922349">
        <w:rPr>
          <w:color w:val="auto"/>
          <w:rPrChange w:id="818" w:author="Raja EL HAFI" w:date="2015-06-03T10:36:00Z">
            <w:rPr>
              <w:color w:val="FF0000"/>
            </w:rPr>
          </w:rPrChange>
        </w:rPr>
        <w:t xml:space="preserve"> </w:t>
      </w:r>
      <w:r w:rsidR="000C1494" w:rsidRPr="00922349">
        <w:rPr>
          <w:color w:val="auto"/>
          <w:rPrChange w:id="819" w:author="Raja EL HAFI" w:date="2015-06-03T10:36:00Z">
            <w:rPr>
              <w:b/>
              <w:color w:val="00B050"/>
            </w:rPr>
          </w:rPrChange>
        </w:rPr>
        <w:t>Remarque Vermeg : Les Swift IN seront traités dans une spécification à part.</w:t>
      </w:r>
      <w:r w:rsidR="00DB3863" w:rsidRPr="00922349">
        <w:rPr>
          <w:color w:val="auto"/>
          <w:rPrChange w:id="820" w:author="Raja EL HAFI" w:date="2015-06-03T10:36:00Z">
            <w:rPr>
              <w:b/>
              <w:color w:val="00B050"/>
            </w:rPr>
          </w:rPrChange>
        </w:rPr>
        <w:t xml:space="preserve"> </w:t>
      </w:r>
    </w:p>
    <w:p w:rsidR="000C1494" w:rsidRPr="00922349" w:rsidRDefault="00DB3863" w:rsidP="009802C6">
      <w:pPr>
        <w:pStyle w:val="Paragraphedeliste1"/>
        <w:spacing w:before="240" w:after="240" w:line="100" w:lineRule="atLeast"/>
        <w:ind w:left="284" w:right="142"/>
        <w:jc w:val="both"/>
        <w:rPr>
          <w:ins w:id="821" w:author="Raja EL HAFI" w:date="2015-06-03T10:36:00Z"/>
          <w:color w:val="auto"/>
          <w:rPrChange w:id="822" w:author="Raja EL HAFI" w:date="2015-06-03T10:36:00Z">
            <w:rPr>
              <w:ins w:id="823" w:author="Raja EL HAFI" w:date="2015-06-03T10:36:00Z"/>
              <w:b/>
              <w:color w:val="FF0000"/>
            </w:rPr>
          </w:rPrChange>
        </w:rPr>
      </w:pPr>
      <w:r w:rsidRPr="00922349">
        <w:rPr>
          <w:color w:val="auto"/>
          <w:rPrChange w:id="824" w:author="Raja EL HAFI" w:date="2015-06-03T10:36:00Z">
            <w:rPr>
              <w:b/>
              <w:color w:val="FF0000"/>
            </w:rPr>
          </w:rPrChange>
        </w:rPr>
        <w:t>==&gt; Réponse AWB :</w:t>
      </w:r>
      <w:r w:rsidR="000C1494" w:rsidRPr="00922349">
        <w:rPr>
          <w:color w:val="auto"/>
          <w:rPrChange w:id="825" w:author="Raja EL HAFI" w:date="2015-06-03T10:36:00Z">
            <w:rPr>
              <w:b/>
              <w:color w:val="FF0000"/>
            </w:rPr>
          </w:rPrChange>
        </w:rPr>
        <w:t xml:space="preserve"> </w:t>
      </w:r>
      <w:r w:rsidRPr="00922349">
        <w:rPr>
          <w:color w:val="auto"/>
          <w:rPrChange w:id="826" w:author="Raja EL HAFI" w:date="2015-06-03T10:36:00Z">
            <w:rPr>
              <w:b/>
              <w:color w:val="FF0000"/>
            </w:rPr>
          </w:rPrChange>
        </w:rPr>
        <w:t>(Cf . Remarque page 13)</w:t>
      </w:r>
    </w:p>
    <w:p w:rsidR="00922349" w:rsidRPr="009802C6" w:rsidRDefault="00922349" w:rsidP="009802C6">
      <w:pPr>
        <w:pStyle w:val="Paragraphedeliste1"/>
        <w:spacing w:before="240" w:after="240" w:line="100" w:lineRule="atLeast"/>
        <w:ind w:left="284" w:right="142"/>
        <w:jc w:val="both"/>
        <w:rPr>
          <w:color w:val="FF0000"/>
        </w:rPr>
      </w:pPr>
      <w:ins w:id="827" w:author="Raja EL HAFI" w:date="2015-06-03T10:36:00Z">
        <w:r>
          <w:rPr>
            <w:b/>
            <w:color w:val="FF0000"/>
          </w:rPr>
          <w:t>Reponse Vermeg : Ok, les swifts sont gérés selon la normalisation Maroclear.</w:t>
        </w:r>
      </w:ins>
    </w:p>
    <w:p w:rsidR="00DB557E" w:rsidRPr="00686B7C" w:rsidRDefault="00DB557E" w:rsidP="006E0B40">
      <w:pPr>
        <w:pStyle w:val="Style3"/>
        <w:numPr>
          <w:ilvl w:val="3"/>
          <w:numId w:val="2"/>
        </w:numPr>
        <w:shd w:val="clear" w:color="auto" w:fill="F2F2F2"/>
        <w:jc w:val="both"/>
        <w:rPr>
          <w:i/>
          <w:sz w:val="22"/>
          <w:szCs w:val="22"/>
          <w:u w:val="single"/>
        </w:rPr>
      </w:pPr>
      <w:bookmarkStart w:id="828" w:name="_Toc425152092"/>
      <w:r w:rsidRPr="00686B7C">
        <w:rPr>
          <w:i/>
          <w:sz w:val="22"/>
          <w:szCs w:val="22"/>
          <w:u w:val="single"/>
        </w:rPr>
        <w:t>Saisie manuelle des instructions</w:t>
      </w:r>
      <w:bookmarkEnd w:id="828"/>
    </w:p>
    <w:p w:rsidR="00DB557E" w:rsidRDefault="00DB557E" w:rsidP="00DB557E">
      <w:pPr>
        <w:jc w:val="both"/>
        <w:rPr>
          <w:b/>
          <w:i/>
          <w:sz w:val="20"/>
          <w:szCs w:val="20"/>
        </w:rPr>
      </w:pPr>
    </w:p>
    <w:p w:rsidR="00DB557E" w:rsidRPr="00433015" w:rsidRDefault="00DB557E" w:rsidP="00DB557E">
      <w:pPr>
        <w:jc w:val="both"/>
      </w:pPr>
      <w:r w:rsidRPr="00433015">
        <w:t>A la réception du bulletin de souscription, l’utilisateur saisit manuellement l’instruction en définissant :</w:t>
      </w:r>
    </w:p>
    <w:p w:rsidR="00DB557E" w:rsidRPr="00433015" w:rsidRDefault="00DB557E" w:rsidP="006E0B40">
      <w:pPr>
        <w:pStyle w:val="Paragraphedeliste1"/>
        <w:numPr>
          <w:ilvl w:val="0"/>
          <w:numId w:val="19"/>
        </w:numPr>
        <w:spacing w:before="240" w:after="240" w:line="100" w:lineRule="atLeast"/>
        <w:ind w:right="142"/>
        <w:jc w:val="both"/>
      </w:pPr>
      <w:r w:rsidRPr="00433015">
        <w:t>La référence de l’annonce.</w:t>
      </w:r>
    </w:p>
    <w:p w:rsidR="00DB557E" w:rsidRPr="00433015" w:rsidRDefault="00DB557E" w:rsidP="006E0B40">
      <w:pPr>
        <w:pStyle w:val="Paragraphedeliste1"/>
        <w:numPr>
          <w:ilvl w:val="0"/>
          <w:numId w:val="19"/>
        </w:numPr>
        <w:spacing w:before="240" w:after="240" w:line="100" w:lineRule="atLeast"/>
        <w:ind w:right="142"/>
        <w:jc w:val="both"/>
      </w:pPr>
      <w:r w:rsidRPr="00433015">
        <w:t>L’option.</w:t>
      </w:r>
    </w:p>
    <w:p w:rsidR="00DB557E" w:rsidRPr="00433015" w:rsidRDefault="00DB557E" w:rsidP="006E0B40">
      <w:pPr>
        <w:pStyle w:val="Paragraphedeliste1"/>
        <w:numPr>
          <w:ilvl w:val="0"/>
          <w:numId w:val="19"/>
        </w:numPr>
        <w:spacing w:before="240" w:after="240" w:line="100" w:lineRule="atLeast"/>
        <w:ind w:right="142"/>
        <w:jc w:val="both"/>
      </w:pPr>
      <w:r w:rsidRPr="00433015">
        <w:t>Le compte titre client.</w:t>
      </w:r>
    </w:p>
    <w:p w:rsidR="00DB557E" w:rsidRPr="00433015" w:rsidRDefault="00DB557E" w:rsidP="006E0B40">
      <w:pPr>
        <w:pStyle w:val="Paragraphedeliste1"/>
        <w:numPr>
          <w:ilvl w:val="0"/>
          <w:numId w:val="19"/>
        </w:numPr>
        <w:spacing w:before="240" w:after="240" w:line="100" w:lineRule="atLeast"/>
        <w:ind w:right="142"/>
        <w:jc w:val="both"/>
      </w:pPr>
      <w:r w:rsidRPr="00433015">
        <w:t xml:space="preserve">La quantité </w:t>
      </w:r>
    </w:p>
    <w:p w:rsidR="00DB557E" w:rsidRPr="00433015" w:rsidRDefault="00DB557E" w:rsidP="006E0B40">
      <w:pPr>
        <w:pStyle w:val="Paragraphedeliste1"/>
        <w:numPr>
          <w:ilvl w:val="0"/>
          <w:numId w:val="19"/>
        </w:numPr>
        <w:spacing w:before="240" w:after="240" w:line="100" w:lineRule="atLeast"/>
        <w:ind w:right="142"/>
        <w:jc w:val="both"/>
      </w:pPr>
      <w:r w:rsidRPr="00433015">
        <w:t>La nature de position</w:t>
      </w:r>
    </w:p>
    <w:p w:rsidR="00DB557E" w:rsidRPr="00433015" w:rsidRDefault="00DB557E" w:rsidP="00DB557E">
      <w:pPr>
        <w:pStyle w:val="Paragraphedeliste1"/>
        <w:spacing w:before="240" w:after="240" w:line="100" w:lineRule="atLeast"/>
        <w:ind w:left="0" w:right="142"/>
        <w:jc w:val="both"/>
      </w:pPr>
      <w:r w:rsidRPr="00433015">
        <w:t>NB : En saisissant la référence de l’OST avec le compte titre du client souscripteur, le système déduira automatiquement la quantité disponible du client pour instruction.</w:t>
      </w:r>
    </w:p>
    <w:p w:rsidR="00DB557E" w:rsidRPr="0021069B" w:rsidRDefault="00DB557E" w:rsidP="006E0B40">
      <w:pPr>
        <w:pStyle w:val="Style3"/>
        <w:numPr>
          <w:ilvl w:val="3"/>
          <w:numId w:val="2"/>
        </w:numPr>
        <w:shd w:val="clear" w:color="auto" w:fill="F2F2F2"/>
        <w:jc w:val="both"/>
        <w:rPr>
          <w:i/>
          <w:sz w:val="22"/>
          <w:szCs w:val="22"/>
          <w:u w:val="single"/>
        </w:rPr>
      </w:pPr>
      <w:bookmarkStart w:id="829" w:name="_Toc425152093"/>
      <w:r w:rsidRPr="0021069B">
        <w:rPr>
          <w:i/>
          <w:sz w:val="22"/>
          <w:szCs w:val="22"/>
          <w:u w:val="single"/>
        </w:rPr>
        <w:t>Saisie en masse</w:t>
      </w:r>
      <w:bookmarkEnd w:id="829"/>
    </w:p>
    <w:p w:rsidR="00DB557E" w:rsidRDefault="00DB557E" w:rsidP="00DB557E">
      <w:pPr>
        <w:jc w:val="both"/>
        <w:rPr>
          <w:b/>
          <w:i/>
          <w:sz w:val="20"/>
          <w:szCs w:val="20"/>
        </w:rPr>
      </w:pPr>
    </w:p>
    <w:p w:rsidR="00DB557E" w:rsidRPr="00433015" w:rsidRDefault="00DB557E" w:rsidP="006E0B40">
      <w:pPr>
        <w:pStyle w:val="Paragraphedeliste1"/>
        <w:numPr>
          <w:ilvl w:val="0"/>
          <w:numId w:val="19"/>
        </w:numPr>
        <w:spacing w:before="240" w:after="240" w:line="100" w:lineRule="atLeast"/>
        <w:ind w:right="142"/>
        <w:jc w:val="both"/>
      </w:pPr>
      <w:r w:rsidRPr="00433015">
        <w:t>La saisie en masse permet de générer des instructions pour les clients éligibles à l’annonce en indiquant l’option, l’arrondissement, et le traitement des rompus.</w:t>
      </w:r>
    </w:p>
    <w:p w:rsidR="00DB557E" w:rsidRPr="00433015" w:rsidRDefault="00DB557E" w:rsidP="006E0B40">
      <w:pPr>
        <w:pStyle w:val="Paragraphedeliste1"/>
        <w:numPr>
          <w:ilvl w:val="0"/>
          <w:numId w:val="19"/>
        </w:numPr>
        <w:spacing w:before="240" w:after="240" w:line="100" w:lineRule="atLeast"/>
        <w:ind w:right="142"/>
        <w:jc w:val="both"/>
      </w:pPr>
      <w:r w:rsidRPr="00433015">
        <w:t>Ceci permet à l’utilisateur de générer  en même temps les instructions pour tous les clients ayant choisis la même option.</w:t>
      </w:r>
    </w:p>
    <w:p w:rsidR="00DB557E" w:rsidRPr="00DB05D5" w:rsidRDefault="00DB557E" w:rsidP="006E0B40">
      <w:pPr>
        <w:pStyle w:val="Style3"/>
        <w:numPr>
          <w:ilvl w:val="3"/>
          <w:numId w:val="2"/>
        </w:numPr>
        <w:shd w:val="clear" w:color="auto" w:fill="F2F2F2"/>
        <w:jc w:val="both"/>
        <w:rPr>
          <w:i/>
          <w:sz w:val="22"/>
          <w:szCs w:val="22"/>
          <w:u w:val="single"/>
        </w:rPr>
      </w:pPr>
      <w:bookmarkStart w:id="830" w:name="_Toc425152094"/>
      <w:r w:rsidRPr="00DB05D5">
        <w:rPr>
          <w:i/>
          <w:sz w:val="22"/>
          <w:szCs w:val="22"/>
          <w:u w:val="single"/>
        </w:rPr>
        <w:t>Génération des instructions pour l’option par défaut</w:t>
      </w:r>
      <w:bookmarkEnd w:id="830"/>
    </w:p>
    <w:p w:rsidR="00DB557E" w:rsidRPr="00433015" w:rsidRDefault="00DB557E" w:rsidP="00DB557E">
      <w:pPr>
        <w:jc w:val="both"/>
      </w:pPr>
    </w:p>
    <w:p w:rsidR="00DB557E" w:rsidRPr="00433015" w:rsidRDefault="00DB557E" w:rsidP="00DB557E">
      <w:pPr>
        <w:jc w:val="both"/>
      </w:pPr>
      <w:r w:rsidRPr="00433015">
        <w:lastRenderedPageBreak/>
        <w:t>Les opérations sur titres obligatoire avec choix nécessitent toujours la définition d’une instruction par défaut qui doit être exercé en fin de période de souscription là ou le client ne se prononce pas.</w:t>
      </w:r>
    </w:p>
    <w:p w:rsidR="00DB557E" w:rsidRPr="00433015" w:rsidRDefault="00DB557E" w:rsidP="00DB557E">
      <w:pPr>
        <w:jc w:val="both"/>
      </w:pPr>
    </w:p>
    <w:p w:rsidR="00DB557E" w:rsidRPr="00433015" w:rsidRDefault="00DB557E" w:rsidP="00DB557E">
      <w:pPr>
        <w:jc w:val="both"/>
      </w:pPr>
      <w:r w:rsidRPr="00433015">
        <w:t>La définition de l’option par défaut est rattachée à un flag « Par défaut » sous l’une des options de l’annonce, il est possible de la configurer en amont par OST, comme elle pourrait être modifiée par l’utilisateur.</w:t>
      </w:r>
    </w:p>
    <w:p w:rsidR="00DB557E" w:rsidRPr="00433015" w:rsidRDefault="00DB557E" w:rsidP="00DB557E">
      <w:pPr>
        <w:jc w:val="both"/>
      </w:pPr>
    </w:p>
    <w:p w:rsidR="00DB557E" w:rsidRPr="00433015" w:rsidRDefault="00DB557E" w:rsidP="00DB557E">
      <w:pPr>
        <w:jc w:val="both"/>
      </w:pPr>
      <w:r w:rsidRPr="00433015">
        <w:t>MegaCor permet aussi de configurer l’option par défaut en un processus automatique lors de la fin de souscription (JOB).</w:t>
      </w:r>
    </w:p>
    <w:p w:rsidR="00DB557E" w:rsidRPr="00433015" w:rsidRDefault="00DB557E" w:rsidP="00DB557E">
      <w:pPr>
        <w:jc w:val="both"/>
      </w:pPr>
    </w:p>
    <w:p w:rsidR="00DB557E" w:rsidRPr="00433015" w:rsidRDefault="00DB557E" w:rsidP="00DB557E">
      <w:pPr>
        <w:jc w:val="both"/>
      </w:pPr>
      <w:r w:rsidRPr="00433015">
        <w:t>Exemple : Lors d’une distribution de dividendes par actions, le teneur de compte génère automatiquement une instruction sur l’option espèces pour les clients silencieux</w:t>
      </w:r>
    </w:p>
    <w:p w:rsidR="00DB557E" w:rsidRPr="00433015" w:rsidRDefault="00DB557E" w:rsidP="00DB557E">
      <w:pPr>
        <w:jc w:val="both"/>
        <w:rPr>
          <w:b/>
          <w:i/>
        </w:rPr>
      </w:pPr>
    </w:p>
    <w:p w:rsidR="00DB557E" w:rsidRPr="00433015" w:rsidRDefault="00DB557E" w:rsidP="00DB557E">
      <w:pPr>
        <w:jc w:val="both"/>
        <w:rPr>
          <w:b/>
          <w:i/>
        </w:rPr>
      </w:pPr>
    </w:p>
    <w:p w:rsidR="00DB557E" w:rsidRPr="008965C2" w:rsidRDefault="00DB557E" w:rsidP="006E0B40">
      <w:pPr>
        <w:pStyle w:val="Style3"/>
        <w:numPr>
          <w:ilvl w:val="3"/>
          <w:numId w:val="2"/>
        </w:numPr>
        <w:shd w:val="clear" w:color="auto" w:fill="F2F2F2"/>
        <w:jc w:val="both"/>
        <w:rPr>
          <w:i/>
          <w:sz w:val="22"/>
          <w:szCs w:val="22"/>
          <w:u w:val="single"/>
        </w:rPr>
      </w:pPr>
      <w:bookmarkStart w:id="831" w:name="_Toc425152095"/>
      <w:r w:rsidRPr="008965C2">
        <w:rPr>
          <w:i/>
          <w:sz w:val="22"/>
          <w:szCs w:val="22"/>
          <w:u w:val="single"/>
        </w:rPr>
        <w:t>Définir une instruction par défaut « Standing »</w:t>
      </w:r>
      <w:r>
        <w:rPr>
          <w:i/>
          <w:sz w:val="22"/>
          <w:szCs w:val="22"/>
          <w:u w:val="single"/>
        </w:rPr>
        <w:t xml:space="preserve"> par client</w:t>
      </w:r>
      <w:bookmarkEnd w:id="831"/>
    </w:p>
    <w:p w:rsidR="00DB557E" w:rsidRDefault="00DB557E" w:rsidP="00DB557E">
      <w:pPr>
        <w:jc w:val="both"/>
        <w:rPr>
          <w:b/>
          <w:i/>
          <w:sz w:val="20"/>
          <w:szCs w:val="20"/>
        </w:rPr>
      </w:pPr>
    </w:p>
    <w:p w:rsidR="00DB557E" w:rsidRPr="00433015" w:rsidRDefault="00DB557E" w:rsidP="00DB557E">
      <w:pPr>
        <w:jc w:val="both"/>
      </w:pPr>
      <w:r w:rsidRPr="00433015">
        <w:t>Un client peut toujours convenir une option par défaut selon des règles bien particulières au niveau de l’SLA instruction par défaut :</w:t>
      </w:r>
    </w:p>
    <w:p w:rsidR="00DB557E" w:rsidRPr="00433015" w:rsidRDefault="00DB557E" w:rsidP="00DB557E">
      <w:pPr>
        <w:jc w:val="both"/>
      </w:pPr>
    </w:p>
    <w:p w:rsidR="00DB557E" w:rsidRPr="00433015" w:rsidRDefault="00DB557E" w:rsidP="00DB557E">
      <w:pPr>
        <w:jc w:val="both"/>
      </w:pPr>
    </w:p>
    <w:tbl>
      <w:tblPr>
        <w:tblW w:w="9143" w:type="dxa"/>
        <w:tblInd w:w="55" w:type="dxa"/>
        <w:tblCellMar>
          <w:left w:w="70" w:type="dxa"/>
          <w:right w:w="70" w:type="dxa"/>
        </w:tblCellMar>
        <w:tblLook w:val="04A0" w:firstRow="1" w:lastRow="0" w:firstColumn="1" w:lastColumn="0" w:noHBand="0" w:noVBand="1"/>
      </w:tblPr>
      <w:tblGrid>
        <w:gridCol w:w="2728"/>
        <w:gridCol w:w="6415"/>
      </w:tblGrid>
      <w:tr w:rsidR="00DB557E" w:rsidRPr="00433015" w:rsidTr="00B90839">
        <w:trPr>
          <w:trHeight w:val="300"/>
        </w:trPr>
        <w:tc>
          <w:tcPr>
            <w:tcW w:w="9143"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433015" w:rsidRDefault="00DB557E" w:rsidP="00B90839">
            <w:pPr>
              <w:spacing w:line="240" w:lineRule="auto"/>
              <w:jc w:val="center"/>
              <w:rPr>
                <w:rFonts w:eastAsia="Times New Roman" w:cs="Times New Roman"/>
                <w:color w:val="000000"/>
                <w:lang w:eastAsia="fr-FR"/>
              </w:rPr>
            </w:pPr>
            <w:r w:rsidRPr="00433015">
              <w:rPr>
                <w:rFonts w:eastAsia="Times New Roman" w:cs="Times New Roman"/>
                <w:color w:val="000000"/>
                <w:lang w:eastAsia="fr-FR"/>
              </w:rPr>
              <w:t xml:space="preserve">SLA Instruction par défaut </w:t>
            </w:r>
          </w:p>
        </w:tc>
      </w:tr>
      <w:tr w:rsidR="00DB557E" w:rsidRPr="00433015" w:rsidTr="00B90839">
        <w:trPr>
          <w:trHeight w:val="300"/>
        </w:trPr>
        <w:tc>
          <w:tcPr>
            <w:tcW w:w="2728" w:type="dxa"/>
            <w:vMerge w:val="restart"/>
            <w:tcBorders>
              <w:top w:val="nil"/>
              <w:left w:val="single" w:sz="4" w:space="0" w:color="auto"/>
              <w:bottom w:val="nil"/>
              <w:right w:val="single" w:sz="4" w:space="0" w:color="auto"/>
            </w:tcBorders>
            <w:shd w:val="clear" w:color="000000" w:fill="FFFFFF"/>
            <w:vAlign w:val="center"/>
            <w:hideMark/>
          </w:tcPr>
          <w:p w:rsidR="00DB557E" w:rsidRPr="00433015" w:rsidRDefault="00DB557E" w:rsidP="00B90839">
            <w:pPr>
              <w:spacing w:line="240" w:lineRule="auto"/>
              <w:jc w:val="center"/>
              <w:rPr>
                <w:rFonts w:eastAsia="Times New Roman" w:cs="Times New Roman"/>
                <w:color w:val="000000"/>
                <w:lang w:eastAsia="fr-FR"/>
              </w:rPr>
            </w:pPr>
            <w:r w:rsidRPr="00433015">
              <w:rPr>
                <w:rFonts w:eastAsia="Times New Roman" w:cs="Times New Roman"/>
                <w:color w:val="000000"/>
                <w:lang w:eastAsia="fr-FR"/>
              </w:rPr>
              <w:t>Contexte de l'SLA</w:t>
            </w:r>
          </w:p>
        </w:tc>
        <w:tc>
          <w:tcPr>
            <w:tcW w:w="6415" w:type="dxa"/>
            <w:tcBorders>
              <w:top w:val="nil"/>
              <w:left w:val="nil"/>
              <w:bottom w:val="nil"/>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Structure commerciale (Client, compte titre client)</w:t>
            </w:r>
          </w:p>
        </w:tc>
      </w:tr>
      <w:tr w:rsidR="00DB557E" w:rsidRPr="00433015" w:rsidTr="00B90839">
        <w:trPr>
          <w:trHeight w:val="300"/>
        </w:trPr>
        <w:tc>
          <w:tcPr>
            <w:tcW w:w="2728" w:type="dxa"/>
            <w:vMerge/>
            <w:tcBorders>
              <w:top w:val="nil"/>
              <w:left w:val="single" w:sz="4" w:space="0" w:color="auto"/>
              <w:bottom w:val="nil"/>
              <w:right w:val="single" w:sz="4" w:space="0" w:color="auto"/>
            </w:tcBorders>
            <w:vAlign w:val="center"/>
            <w:hideMark/>
          </w:tcPr>
          <w:p w:rsidR="00DB557E" w:rsidRPr="00433015" w:rsidRDefault="00DB557E" w:rsidP="00B90839">
            <w:pPr>
              <w:spacing w:line="240" w:lineRule="auto"/>
              <w:rPr>
                <w:rFonts w:eastAsia="Times New Roman" w:cs="Times New Roman"/>
                <w:color w:val="000000"/>
                <w:lang w:eastAsia="fr-FR"/>
              </w:rPr>
            </w:pPr>
          </w:p>
        </w:tc>
        <w:tc>
          <w:tcPr>
            <w:tcW w:w="6415" w:type="dxa"/>
            <w:tcBorders>
              <w:top w:val="nil"/>
              <w:left w:val="nil"/>
              <w:bottom w:val="nil"/>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Marché</w:t>
            </w:r>
          </w:p>
        </w:tc>
      </w:tr>
      <w:tr w:rsidR="00DB557E" w:rsidRPr="00433015" w:rsidTr="00B90839">
        <w:trPr>
          <w:trHeight w:val="300"/>
        </w:trPr>
        <w:tc>
          <w:tcPr>
            <w:tcW w:w="2728" w:type="dxa"/>
            <w:vMerge/>
            <w:tcBorders>
              <w:top w:val="nil"/>
              <w:left w:val="single" w:sz="4" w:space="0" w:color="auto"/>
              <w:bottom w:val="nil"/>
              <w:right w:val="single" w:sz="4" w:space="0" w:color="auto"/>
            </w:tcBorders>
            <w:vAlign w:val="center"/>
            <w:hideMark/>
          </w:tcPr>
          <w:p w:rsidR="00DB557E" w:rsidRPr="00433015" w:rsidRDefault="00DB557E" w:rsidP="00B90839">
            <w:pPr>
              <w:spacing w:line="240" w:lineRule="auto"/>
              <w:rPr>
                <w:rFonts w:eastAsia="Times New Roman" w:cs="Times New Roman"/>
                <w:color w:val="000000"/>
                <w:lang w:eastAsia="fr-FR"/>
              </w:rPr>
            </w:pPr>
          </w:p>
        </w:tc>
        <w:tc>
          <w:tcPr>
            <w:tcW w:w="6415" w:type="dxa"/>
            <w:tcBorders>
              <w:top w:val="nil"/>
              <w:left w:val="nil"/>
              <w:bottom w:val="nil"/>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Type de l'annonce </w:t>
            </w:r>
          </w:p>
        </w:tc>
      </w:tr>
      <w:tr w:rsidR="00DB557E" w:rsidRPr="00433015" w:rsidTr="00B90839">
        <w:trPr>
          <w:trHeight w:val="300"/>
        </w:trPr>
        <w:tc>
          <w:tcPr>
            <w:tcW w:w="272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B557E" w:rsidRPr="00433015" w:rsidRDefault="00DB557E" w:rsidP="00B90839">
            <w:pPr>
              <w:spacing w:line="240" w:lineRule="auto"/>
              <w:jc w:val="center"/>
              <w:rPr>
                <w:rFonts w:eastAsia="Times New Roman" w:cs="Times New Roman"/>
                <w:color w:val="000000"/>
                <w:lang w:eastAsia="fr-FR"/>
              </w:rPr>
            </w:pPr>
            <w:r w:rsidRPr="00433015">
              <w:rPr>
                <w:rFonts w:eastAsia="Times New Roman" w:cs="Times New Roman"/>
                <w:color w:val="000000"/>
                <w:lang w:eastAsia="fr-FR"/>
              </w:rPr>
              <w:t>Résultat de l'SLA</w:t>
            </w:r>
          </w:p>
        </w:tc>
        <w:tc>
          <w:tcPr>
            <w:tcW w:w="6415" w:type="dxa"/>
            <w:tcBorders>
              <w:top w:val="single" w:sz="4" w:space="0" w:color="auto"/>
              <w:left w:val="nil"/>
              <w:bottom w:val="single" w:sz="4" w:space="0" w:color="auto"/>
              <w:right w:val="single" w:sz="4" w:space="0" w:color="auto"/>
            </w:tcBorders>
            <w:shd w:val="clear" w:color="000000" w:fill="FFFFFF"/>
            <w:noWrap/>
            <w:vAlign w:val="center"/>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Option par défaut</w:t>
            </w:r>
          </w:p>
        </w:tc>
      </w:tr>
    </w:tbl>
    <w:p w:rsidR="00DB557E" w:rsidRDefault="00DB557E" w:rsidP="00DB557E">
      <w:pPr>
        <w:jc w:val="both"/>
        <w:rPr>
          <w:b/>
          <w:i/>
          <w:sz w:val="20"/>
          <w:szCs w:val="20"/>
        </w:rPr>
      </w:pPr>
    </w:p>
    <w:p w:rsidR="00DB557E" w:rsidRPr="007D6E0B" w:rsidRDefault="00DB557E" w:rsidP="006E0B40">
      <w:pPr>
        <w:pStyle w:val="Style3"/>
        <w:numPr>
          <w:ilvl w:val="3"/>
          <w:numId w:val="2"/>
        </w:numPr>
        <w:shd w:val="clear" w:color="auto" w:fill="F2F2F2"/>
        <w:jc w:val="both"/>
        <w:rPr>
          <w:i/>
          <w:sz w:val="22"/>
          <w:szCs w:val="22"/>
          <w:u w:val="single"/>
        </w:rPr>
      </w:pPr>
      <w:bookmarkStart w:id="832" w:name="_Toc425152096"/>
      <w:r w:rsidRPr="007D6E0B">
        <w:rPr>
          <w:i/>
          <w:sz w:val="22"/>
          <w:szCs w:val="22"/>
          <w:u w:val="single"/>
        </w:rPr>
        <w:t>Annulation des instructions clients</w:t>
      </w:r>
      <w:bookmarkEnd w:id="832"/>
    </w:p>
    <w:p w:rsidR="00DB557E" w:rsidRDefault="00DB557E" w:rsidP="00DB557E">
      <w:pPr>
        <w:jc w:val="both"/>
        <w:rPr>
          <w:i/>
          <w:u w:val="single"/>
        </w:rPr>
      </w:pPr>
    </w:p>
    <w:p w:rsidR="00DB557E" w:rsidRDefault="00DB557E" w:rsidP="00DB557E">
      <w:pPr>
        <w:jc w:val="both"/>
      </w:pPr>
      <w:r>
        <w:t>L’annulation des instructions est possible depuis MegaCor, l’utilisateur peut préciser s’il s’agit d’une annulation suite à une erreur de saisie (Demande par l’utilisateur) ou d’une demande explicite de l’ayant droit (Demandé par le client), les données de la première instruction saisie seront archivées au niveau du système.</w:t>
      </w:r>
    </w:p>
    <w:p w:rsidR="00DB557E" w:rsidRDefault="00DB557E" w:rsidP="00DB557E">
      <w:pPr>
        <w:jc w:val="both"/>
      </w:pPr>
    </w:p>
    <w:p w:rsidR="00DB557E" w:rsidRDefault="00DB557E" w:rsidP="00DB557E">
      <w:pPr>
        <w:jc w:val="both"/>
      </w:pPr>
      <w:r>
        <w:t>Le processus d’annulation passe par une étape de validation suite à laquelle le statut de l’instruction passe à « Instruction annulée », les exécutions qui sont générés automatiquement depuis la saisie de l’instruction seront systématiquement annulés et leurs statut passe à « Annulé ».</w:t>
      </w:r>
    </w:p>
    <w:p w:rsidR="00DB557E" w:rsidRDefault="00DB557E" w:rsidP="00DB557E">
      <w:pPr>
        <w:jc w:val="both"/>
      </w:pPr>
    </w:p>
    <w:p w:rsidR="00DB557E" w:rsidRPr="007D6E0B" w:rsidRDefault="00DB557E" w:rsidP="00DB557E">
      <w:pPr>
        <w:jc w:val="both"/>
      </w:pPr>
      <w:r>
        <w:t>Le système permet aussi d’annuler le rejet, l’instruction revient dans ce cas à sont statut initiale « Instruction validée » et les exécutions redeviennent sous statut « crée ».</w:t>
      </w:r>
    </w:p>
    <w:p w:rsidR="00DB557E" w:rsidRDefault="00DB557E" w:rsidP="00DB557E">
      <w:pPr>
        <w:jc w:val="both"/>
        <w:rPr>
          <w:b/>
          <w:i/>
          <w:sz w:val="20"/>
          <w:szCs w:val="20"/>
        </w:rPr>
      </w:pPr>
    </w:p>
    <w:p w:rsidR="00DB557E" w:rsidRDefault="00DB557E" w:rsidP="00DB557E">
      <w:pPr>
        <w:jc w:val="both"/>
        <w:rPr>
          <w:b/>
          <w:i/>
          <w:sz w:val="20"/>
          <w:szCs w:val="20"/>
        </w:rPr>
      </w:pPr>
    </w:p>
    <w:p w:rsidR="00DB557E" w:rsidRDefault="00DB557E" w:rsidP="00DB557E">
      <w:pPr>
        <w:jc w:val="both"/>
        <w:rPr>
          <w:b/>
          <w:i/>
          <w:sz w:val="20"/>
          <w:szCs w:val="20"/>
        </w:rPr>
      </w:pPr>
    </w:p>
    <w:p w:rsidR="00DB557E" w:rsidRPr="00644967" w:rsidRDefault="00DB557E" w:rsidP="006E0B40">
      <w:pPr>
        <w:pStyle w:val="Style3"/>
        <w:numPr>
          <w:ilvl w:val="3"/>
          <w:numId w:val="2"/>
        </w:numPr>
        <w:shd w:val="clear" w:color="auto" w:fill="F2F2F2"/>
        <w:jc w:val="both"/>
        <w:rPr>
          <w:i/>
          <w:sz w:val="22"/>
          <w:szCs w:val="22"/>
          <w:u w:val="single"/>
        </w:rPr>
      </w:pPr>
      <w:bookmarkStart w:id="833" w:name="_Toc425152097"/>
      <w:r w:rsidRPr="00644967">
        <w:rPr>
          <w:i/>
          <w:sz w:val="22"/>
          <w:szCs w:val="22"/>
          <w:u w:val="single"/>
        </w:rPr>
        <w:t>Instruction des clients lors d’une assemblée générale et blocage des positions</w:t>
      </w:r>
      <w:bookmarkEnd w:id="833"/>
    </w:p>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DB557E">
      <w:pPr>
        <w:jc w:val="both"/>
      </w:pPr>
      <w:r w:rsidRPr="00433015">
        <w:t>A la réception des instructions des clients éligibles à une assemblée générale, le système opère un blocage des positions à la saisie et le déblocage se fera à J+1 de la date de l’assemblée en mode manuel ou automatiquement via un Job préconfiguré.</w:t>
      </w:r>
    </w:p>
    <w:p w:rsidR="00DB557E" w:rsidRPr="00433015" w:rsidRDefault="00DB557E" w:rsidP="00DB557E">
      <w:pPr>
        <w:jc w:val="both"/>
      </w:pPr>
    </w:p>
    <w:tbl>
      <w:tblPr>
        <w:tblW w:w="9300" w:type="dxa"/>
        <w:tblInd w:w="55" w:type="dxa"/>
        <w:tblCellMar>
          <w:left w:w="70" w:type="dxa"/>
          <w:right w:w="70" w:type="dxa"/>
        </w:tblCellMar>
        <w:tblLook w:val="04A0" w:firstRow="1" w:lastRow="0" w:firstColumn="1" w:lastColumn="0" w:noHBand="0" w:noVBand="1"/>
      </w:tblPr>
      <w:tblGrid>
        <w:gridCol w:w="4480"/>
        <w:gridCol w:w="4820"/>
      </w:tblGrid>
      <w:tr w:rsidR="00DB557E" w:rsidRPr="00433015" w:rsidTr="00B90839">
        <w:trPr>
          <w:trHeight w:val="300"/>
        </w:trPr>
        <w:tc>
          <w:tcPr>
            <w:tcW w:w="4480" w:type="dxa"/>
            <w:tcBorders>
              <w:top w:val="single" w:sz="4" w:space="0" w:color="auto"/>
              <w:left w:val="single" w:sz="4" w:space="0" w:color="auto"/>
              <w:bottom w:val="single" w:sz="4" w:space="0" w:color="auto"/>
              <w:right w:val="single" w:sz="4" w:space="0" w:color="auto"/>
            </w:tcBorders>
            <w:shd w:val="clear" w:color="000000" w:fill="BFBFB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A la saisie de l'instruction </w:t>
            </w:r>
          </w:p>
        </w:tc>
        <w:tc>
          <w:tcPr>
            <w:tcW w:w="4820" w:type="dxa"/>
            <w:tcBorders>
              <w:top w:val="single" w:sz="4" w:space="0" w:color="auto"/>
              <w:left w:val="nil"/>
              <w:bottom w:val="single" w:sz="4" w:space="0" w:color="auto"/>
              <w:right w:val="single" w:sz="4" w:space="0" w:color="auto"/>
            </w:tcBorders>
            <w:shd w:val="clear" w:color="000000" w:fill="BFBFB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A J+1 date de l'assemblée générale</w:t>
            </w:r>
          </w:p>
        </w:tc>
      </w:tr>
      <w:tr w:rsidR="00DB557E" w:rsidRPr="00433015" w:rsidTr="00B90839">
        <w:trPr>
          <w:trHeight w:val="300"/>
        </w:trPr>
        <w:tc>
          <w:tcPr>
            <w:tcW w:w="448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Débit de la position dénouée</w:t>
            </w:r>
          </w:p>
        </w:tc>
        <w:tc>
          <w:tcPr>
            <w:tcW w:w="48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Crédit de la position dénouée</w:t>
            </w:r>
          </w:p>
        </w:tc>
      </w:tr>
      <w:tr w:rsidR="00DB557E" w:rsidRPr="00433015" w:rsidTr="00B90839">
        <w:trPr>
          <w:trHeight w:val="300"/>
        </w:trPr>
        <w:tc>
          <w:tcPr>
            <w:tcW w:w="448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Crédit de la position bloquée</w:t>
            </w:r>
          </w:p>
        </w:tc>
        <w:tc>
          <w:tcPr>
            <w:tcW w:w="48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Débit de la position bloquée </w:t>
            </w:r>
          </w:p>
        </w:tc>
      </w:tr>
    </w:tbl>
    <w:p w:rsidR="00DB557E" w:rsidRPr="00433015" w:rsidRDefault="00DB557E" w:rsidP="00DB557E">
      <w:pPr>
        <w:jc w:val="both"/>
      </w:pPr>
    </w:p>
    <w:p w:rsidR="00DB557E" w:rsidRPr="00433015" w:rsidRDefault="00DB557E" w:rsidP="00DB557E">
      <w:pPr>
        <w:jc w:val="both"/>
        <w:rPr>
          <w:b/>
          <w:i/>
        </w:rPr>
      </w:pPr>
    </w:p>
    <w:p w:rsidR="00DB557E" w:rsidRDefault="00DB557E" w:rsidP="00DB557E">
      <w:pPr>
        <w:jc w:val="both"/>
        <w:rPr>
          <w:b/>
          <w:i/>
          <w:sz w:val="20"/>
          <w:szCs w:val="20"/>
        </w:rPr>
      </w:pPr>
    </w:p>
    <w:p w:rsidR="00DB557E" w:rsidRPr="0092383E" w:rsidRDefault="00DB557E" w:rsidP="006E0B40">
      <w:pPr>
        <w:pStyle w:val="Style3"/>
        <w:numPr>
          <w:ilvl w:val="3"/>
          <w:numId w:val="2"/>
        </w:numPr>
        <w:shd w:val="clear" w:color="auto" w:fill="F2F2F2"/>
        <w:jc w:val="both"/>
        <w:rPr>
          <w:i/>
          <w:sz w:val="22"/>
          <w:szCs w:val="22"/>
          <w:u w:val="single"/>
        </w:rPr>
      </w:pPr>
      <w:bookmarkStart w:id="834" w:name="_Toc425152098"/>
      <w:r w:rsidRPr="0092383E">
        <w:rPr>
          <w:i/>
          <w:sz w:val="22"/>
          <w:szCs w:val="22"/>
          <w:u w:val="single"/>
        </w:rPr>
        <w:t>Alerte</w:t>
      </w:r>
      <w:r>
        <w:rPr>
          <w:i/>
          <w:sz w:val="22"/>
          <w:szCs w:val="22"/>
          <w:u w:val="single"/>
        </w:rPr>
        <w:t>s</w:t>
      </w:r>
      <w:r w:rsidRPr="0092383E">
        <w:rPr>
          <w:i/>
          <w:sz w:val="22"/>
          <w:szCs w:val="22"/>
          <w:u w:val="single"/>
        </w:rPr>
        <w:t xml:space="preserve"> et notification</w:t>
      </w:r>
      <w:r>
        <w:rPr>
          <w:i/>
          <w:sz w:val="22"/>
          <w:szCs w:val="22"/>
          <w:u w:val="single"/>
        </w:rPr>
        <w:t>s</w:t>
      </w:r>
      <w:bookmarkEnd w:id="834"/>
    </w:p>
    <w:p w:rsidR="00DB557E" w:rsidRDefault="00DB557E" w:rsidP="00DB557E">
      <w:pPr>
        <w:jc w:val="both"/>
        <w:rPr>
          <w:b/>
          <w:i/>
          <w:sz w:val="20"/>
          <w:szCs w:val="20"/>
        </w:rPr>
      </w:pPr>
    </w:p>
    <w:p w:rsidR="00DB557E" w:rsidRPr="00433015" w:rsidRDefault="00DB557E" w:rsidP="00DB557E">
      <w:pPr>
        <w:jc w:val="both"/>
      </w:pPr>
      <w:r w:rsidRPr="00433015">
        <w:t>Plusieurs alertes pouvant être configurées sous le tableau de bord de MegaCor sur l’état des instructions :</w:t>
      </w:r>
    </w:p>
    <w:p w:rsidR="00DB557E" w:rsidRPr="00433015" w:rsidRDefault="00DB557E" w:rsidP="00DB557E">
      <w:pPr>
        <w:jc w:val="both"/>
      </w:pPr>
    </w:p>
    <w:p w:rsidR="00DB557E" w:rsidRPr="00433015" w:rsidRDefault="00DB557E" w:rsidP="006E0B40">
      <w:pPr>
        <w:numPr>
          <w:ilvl w:val="0"/>
          <w:numId w:val="22"/>
        </w:numPr>
        <w:jc w:val="both"/>
      </w:pPr>
      <w:r w:rsidRPr="00433015">
        <w:t>Les instructions clients rejetées.</w:t>
      </w:r>
    </w:p>
    <w:p w:rsidR="00DB557E" w:rsidRPr="00433015" w:rsidRDefault="00DB557E" w:rsidP="006E0B40">
      <w:pPr>
        <w:numPr>
          <w:ilvl w:val="0"/>
          <w:numId w:val="22"/>
        </w:numPr>
        <w:jc w:val="both"/>
      </w:pPr>
      <w:r w:rsidRPr="00433015">
        <w:t>Les demandes de rejets des instructions clients en attente de validation.</w:t>
      </w:r>
    </w:p>
    <w:p w:rsidR="00DB557E" w:rsidRPr="00433015" w:rsidRDefault="00DB557E" w:rsidP="006E0B40">
      <w:pPr>
        <w:numPr>
          <w:ilvl w:val="0"/>
          <w:numId w:val="22"/>
        </w:numPr>
        <w:jc w:val="both"/>
      </w:pPr>
      <w:r w:rsidRPr="00433015">
        <w:t>Les instructions client en un statut « invalide »</w:t>
      </w:r>
    </w:p>
    <w:p w:rsidR="00DB557E" w:rsidRPr="00433015" w:rsidRDefault="00DB557E" w:rsidP="006E0B40">
      <w:pPr>
        <w:numPr>
          <w:ilvl w:val="0"/>
          <w:numId w:val="22"/>
        </w:numPr>
        <w:jc w:val="both"/>
      </w:pPr>
      <w:r w:rsidRPr="00433015">
        <w:t>Les demandes d’annulation des instructions en attente de validation</w:t>
      </w:r>
    </w:p>
    <w:p w:rsidR="00DB557E" w:rsidRPr="00433015" w:rsidRDefault="00DB557E" w:rsidP="006E0B40">
      <w:pPr>
        <w:numPr>
          <w:ilvl w:val="0"/>
          <w:numId w:val="22"/>
        </w:numPr>
        <w:jc w:val="both"/>
      </w:pPr>
      <w:r w:rsidRPr="00433015">
        <w:t>Une alerte à J+1 pour les instructions relatives aux assemblées générales pour que l’utilisateur BOT débloque les positions des participants.</w:t>
      </w:r>
    </w:p>
    <w:p w:rsidR="00DB557E" w:rsidRPr="00433015" w:rsidRDefault="00DB557E" w:rsidP="00DB557E">
      <w:pPr>
        <w:jc w:val="both"/>
        <w:rPr>
          <w:b/>
          <w:i/>
        </w:rPr>
      </w:pPr>
    </w:p>
    <w:p w:rsidR="00DB557E" w:rsidRDefault="00DB557E" w:rsidP="00DB557E">
      <w:pPr>
        <w:jc w:val="both"/>
        <w:rPr>
          <w:b/>
          <w:i/>
          <w:sz w:val="20"/>
          <w:szCs w:val="20"/>
        </w:rPr>
      </w:pPr>
    </w:p>
    <w:p w:rsidR="00DB557E" w:rsidRPr="00EE64F8" w:rsidRDefault="00DB557E" w:rsidP="00DB557E">
      <w:pPr>
        <w:pStyle w:val="Style3"/>
        <w:shd w:val="clear" w:color="auto" w:fill="F2F2F2"/>
        <w:ind w:left="862"/>
        <w:jc w:val="both"/>
      </w:pPr>
      <w:bookmarkStart w:id="835" w:name="_Toc425152099"/>
      <w:r w:rsidRPr="00EE64F8">
        <w:t>Gestion du paiement</w:t>
      </w:r>
      <w:bookmarkEnd w:id="835"/>
    </w:p>
    <w:p w:rsidR="00DB557E" w:rsidRDefault="00DB557E" w:rsidP="00DB557E">
      <w:pPr>
        <w:jc w:val="both"/>
        <w:rPr>
          <w:b/>
          <w:i/>
          <w:sz w:val="20"/>
          <w:szCs w:val="20"/>
        </w:rPr>
      </w:pPr>
    </w:p>
    <w:p w:rsidR="00DB557E" w:rsidRPr="00116F83" w:rsidRDefault="00DB557E" w:rsidP="006E0B40">
      <w:pPr>
        <w:pStyle w:val="Style3"/>
        <w:numPr>
          <w:ilvl w:val="3"/>
          <w:numId w:val="2"/>
        </w:numPr>
        <w:shd w:val="clear" w:color="auto" w:fill="F2F2F2"/>
        <w:jc w:val="both"/>
        <w:rPr>
          <w:i/>
          <w:sz w:val="22"/>
          <w:szCs w:val="22"/>
          <w:u w:val="single"/>
        </w:rPr>
      </w:pPr>
      <w:bookmarkStart w:id="836" w:name="_Toc425152100"/>
      <w:r w:rsidRPr="00116F83">
        <w:rPr>
          <w:i/>
          <w:sz w:val="22"/>
          <w:szCs w:val="22"/>
          <w:u w:val="single"/>
        </w:rPr>
        <w:t>Description générale</w:t>
      </w:r>
      <w:bookmarkEnd w:id="836"/>
    </w:p>
    <w:p w:rsidR="00DB557E" w:rsidRDefault="00DB557E" w:rsidP="00DB557E">
      <w:pPr>
        <w:jc w:val="both"/>
        <w:rPr>
          <w:sz w:val="24"/>
          <w:szCs w:val="24"/>
        </w:rPr>
      </w:pPr>
    </w:p>
    <w:p w:rsidR="00DB557E" w:rsidRDefault="00DB557E" w:rsidP="00DB557E">
      <w:pPr>
        <w:jc w:val="both"/>
        <w:rPr>
          <w:sz w:val="24"/>
          <w:szCs w:val="24"/>
        </w:rPr>
      </w:pPr>
    </w:p>
    <w:p w:rsidR="00DB557E" w:rsidRPr="00433015" w:rsidRDefault="00DB557E" w:rsidP="00DB557E">
      <w:pPr>
        <w:jc w:val="both"/>
      </w:pPr>
      <w:r w:rsidRPr="00433015">
        <w:t>MegaCor permet de gérer la réception des paiements titres et espèce reçu du marché lors du traitement de l’OST, ceci veut dire que la réconciliation entre le calcul prévisionnelle et le paiement du marché se fait en automatique.</w:t>
      </w:r>
    </w:p>
    <w:p w:rsidR="00DB557E" w:rsidRPr="00433015" w:rsidRDefault="00DB557E" w:rsidP="00DB557E">
      <w:pPr>
        <w:jc w:val="both"/>
      </w:pPr>
    </w:p>
    <w:p w:rsidR="00DB557E" w:rsidRPr="00433015" w:rsidRDefault="00DB557E" w:rsidP="00DB557E">
      <w:pPr>
        <w:jc w:val="both"/>
      </w:pPr>
      <w:r w:rsidRPr="00433015">
        <w:t>Pour les transactions rattachées au OST sur flux dont Maroclear n’envoi pas le paiement, le calcul sera simulé manuellement au niveau du système et non pas via la réception des fichiers comptables.</w:t>
      </w:r>
    </w:p>
    <w:p w:rsidR="00DB557E" w:rsidRPr="00433015" w:rsidRDefault="00DB557E" w:rsidP="00DB557E">
      <w:pPr>
        <w:jc w:val="both"/>
      </w:pPr>
    </w:p>
    <w:p w:rsidR="00DB557E" w:rsidRPr="00433015" w:rsidRDefault="00DB557E" w:rsidP="00DB557E">
      <w:pPr>
        <w:jc w:val="both"/>
      </w:pPr>
      <w:r w:rsidRPr="00433015">
        <w:t>Aussi chaque transaction sera traitée à part et le système ne procédera pas à la consolidation de ces opération du coté client et marché pour différence de dénouement.</w:t>
      </w:r>
    </w:p>
    <w:p w:rsidR="00DB557E" w:rsidRPr="00433015" w:rsidRDefault="00DB557E" w:rsidP="00DB557E">
      <w:pPr>
        <w:jc w:val="both"/>
      </w:pPr>
    </w:p>
    <w:p w:rsidR="00DB557E" w:rsidRPr="001B7955" w:rsidRDefault="00DB557E" w:rsidP="006E0B40">
      <w:pPr>
        <w:pStyle w:val="Style3"/>
        <w:numPr>
          <w:ilvl w:val="3"/>
          <w:numId w:val="2"/>
        </w:numPr>
        <w:shd w:val="clear" w:color="auto" w:fill="F2F2F2"/>
        <w:jc w:val="both"/>
        <w:rPr>
          <w:b w:val="0"/>
          <w:i/>
          <w:sz w:val="22"/>
          <w:szCs w:val="22"/>
          <w:u w:val="single"/>
        </w:rPr>
      </w:pPr>
      <w:bookmarkStart w:id="837" w:name="_Toc425152101"/>
      <w:r w:rsidRPr="001B7955">
        <w:rPr>
          <w:i/>
          <w:sz w:val="22"/>
          <w:szCs w:val="22"/>
          <w:u w:val="single"/>
        </w:rPr>
        <w:t xml:space="preserve">Paiement </w:t>
      </w:r>
      <w:r>
        <w:rPr>
          <w:i/>
          <w:sz w:val="22"/>
          <w:szCs w:val="22"/>
          <w:u w:val="single"/>
        </w:rPr>
        <w:t>Marché</w:t>
      </w:r>
      <w:bookmarkEnd w:id="837"/>
    </w:p>
    <w:p w:rsidR="00DB557E" w:rsidRDefault="00DB557E" w:rsidP="00DB557E">
      <w:pPr>
        <w:jc w:val="both"/>
        <w:rPr>
          <w:b/>
          <w:i/>
          <w:sz w:val="20"/>
          <w:szCs w:val="20"/>
        </w:rPr>
      </w:pPr>
    </w:p>
    <w:p w:rsidR="00DB557E" w:rsidRPr="00433015" w:rsidRDefault="00DB557E" w:rsidP="00DB557E">
      <w:pPr>
        <w:jc w:val="both"/>
      </w:pPr>
      <w:r w:rsidRPr="00433015">
        <w:t>Le paiement peut être un paiement titres ou espèces.</w:t>
      </w:r>
    </w:p>
    <w:p w:rsidR="00DB557E" w:rsidRPr="00433015" w:rsidRDefault="00DB557E" w:rsidP="00DB557E">
      <w:pPr>
        <w:pStyle w:val="Paragraphedeliste1"/>
        <w:spacing w:before="240" w:after="240" w:line="100" w:lineRule="atLeast"/>
        <w:ind w:left="644" w:right="142"/>
        <w:jc w:val="both"/>
        <w:rPr>
          <w:b/>
          <w:i/>
        </w:rPr>
      </w:pPr>
      <w:r w:rsidRPr="00433015">
        <w:rPr>
          <w:b/>
          <w:i/>
        </w:rPr>
        <w:lastRenderedPageBreak/>
        <w:t xml:space="preserve">Titre : </w:t>
      </w:r>
    </w:p>
    <w:p w:rsidR="00DB557E" w:rsidRPr="00433015" w:rsidRDefault="00DB557E" w:rsidP="006E0B40">
      <w:pPr>
        <w:pStyle w:val="Paragraphedeliste1"/>
        <w:numPr>
          <w:ilvl w:val="0"/>
          <w:numId w:val="19"/>
        </w:numPr>
        <w:spacing w:before="240" w:after="240" w:line="100" w:lineRule="atLeast"/>
        <w:ind w:right="142"/>
        <w:jc w:val="both"/>
        <w:rPr>
          <w:b/>
          <w:i/>
        </w:rPr>
      </w:pPr>
      <w:r w:rsidRPr="00433015">
        <w:t xml:space="preserve">Le paiement reçu de Maroclear est total, la constatation comptable se fait sur la base du fichier RCQ (Exercice des droits entrée et sortie des titres) ou RSM (Détachement des coupons), les fichiers de Maroclear sont reçus en fin de journée et contenant tous les paiements du jour même. </w:t>
      </w:r>
    </w:p>
    <w:p w:rsidR="00DB557E" w:rsidRPr="00433015" w:rsidRDefault="00DB557E" w:rsidP="006E0B40">
      <w:pPr>
        <w:pStyle w:val="Paragraphedeliste1"/>
        <w:numPr>
          <w:ilvl w:val="0"/>
          <w:numId w:val="19"/>
        </w:numPr>
        <w:spacing w:before="240" w:after="240" w:line="100" w:lineRule="atLeast"/>
        <w:ind w:right="142"/>
        <w:jc w:val="both"/>
      </w:pPr>
      <w:r w:rsidRPr="00433015">
        <w:t>La réconciliation entre les exécutions et les paiements marché se fait sur la base du titre de l’opération, la quantité à attribuer, et le jour de paiement tel que :</w:t>
      </w:r>
    </w:p>
    <w:p w:rsidR="00DB557E" w:rsidRPr="00433015" w:rsidRDefault="00DB557E" w:rsidP="00DB557E">
      <w:pPr>
        <w:pStyle w:val="Paragraphedeliste1"/>
        <w:spacing w:before="240" w:after="240" w:line="100" w:lineRule="atLeast"/>
        <w:ind w:left="644" w:right="142"/>
        <w:jc w:val="both"/>
        <w:rPr>
          <w:b/>
          <w:i/>
        </w:rPr>
      </w:pPr>
      <w:r w:rsidRPr="00433015">
        <w:rPr>
          <w:b/>
          <w:i/>
        </w:rPr>
        <w:t>Date de paiement fichier comptable = date du jour = date de paiement de l’annonce</w:t>
      </w:r>
    </w:p>
    <w:p w:rsidR="00DB557E" w:rsidRPr="00433015" w:rsidRDefault="00DB557E" w:rsidP="00DB557E">
      <w:pPr>
        <w:pStyle w:val="Paragraphedeliste1"/>
        <w:spacing w:before="240" w:after="240" w:line="100" w:lineRule="atLeast"/>
        <w:ind w:left="644" w:right="142"/>
        <w:jc w:val="both"/>
        <w:rPr>
          <w:i/>
        </w:rPr>
      </w:pPr>
      <w:r w:rsidRPr="00433015">
        <w:rPr>
          <w:i/>
        </w:rPr>
        <w:t>[Se référer à la spécification technique des interfaces]</w:t>
      </w:r>
    </w:p>
    <w:p w:rsidR="00DB557E" w:rsidRPr="00433015" w:rsidRDefault="00DB557E" w:rsidP="00DB557E">
      <w:pPr>
        <w:pStyle w:val="Paragraphedeliste1"/>
        <w:spacing w:before="240" w:after="240" w:line="100" w:lineRule="atLeast"/>
        <w:ind w:left="0" w:right="142"/>
        <w:jc w:val="both"/>
        <w:rPr>
          <w:b/>
          <w:i/>
        </w:rPr>
      </w:pPr>
      <w:r w:rsidRPr="00433015">
        <w:rPr>
          <w:b/>
          <w:i/>
        </w:rPr>
        <w:t xml:space="preserve">Espèce : </w:t>
      </w:r>
    </w:p>
    <w:p w:rsidR="00DB557E" w:rsidRPr="00433015" w:rsidRDefault="00DB557E" w:rsidP="00DB557E">
      <w:pPr>
        <w:pStyle w:val="Paragraphedeliste1"/>
        <w:spacing w:before="240" w:after="240" w:line="100" w:lineRule="atLeast"/>
        <w:ind w:left="644" w:right="142"/>
        <w:jc w:val="both"/>
        <w:rPr>
          <w:b/>
          <w:i/>
        </w:rPr>
      </w:pPr>
      <w:r w:rsidRPr="00433015">
        <w:t>La création du paiement espèce se fait sur la base des montants reçus de l’émetteur via le centralisateur en brut ou en net, cette opération doit être saisi manuellement par l’utilisateur BOT.</w:t>
      </w:r>
    </w:p>
    <w:p w:rsidR="00DB557E" w:rsidRPr="00433015" w:rsidRDefault="00DB557E" w:rsidP="006E0B40">
      <w:pPr>
        <w:pStyle w:val="Paragraphedeliste1"/>
        <w:numPr>
          <w:ilvl w:val="0"/>
          <w:numId w:val="19"/>
        </w:numPr>
        <w:spacing w:before="240" w:after="240" w:line="100" w:lineRule="atLeast"/>
        <w:ind w:right="142"/>
        <w:jc w:val="both"/>
        <w:rPr>
          <w:b/>
          <w:i/>
          <w:u w:val="single"/>
        </w:rPr>
      </w:pPr>
      <w:r w:rsidRPr="00433015">
        <w:rPr>
          <w:i/>
          <w:u w:val="single"/>
        </w:rPr>
        <w:t>Si paiement brut :</w:t>
      </w:r>
      <w:r w:rsidRPr="00433015">
        <w:t xml:space="preserve"> la réconciliation et l’allocation du montant espèce doit se faire sur la base du brut, le système opère « La retenue à la source » -Si existe- sur les clients pour déverser le montant espèce net [Voir la section Taxe].</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 xml:space="preserve">Si paiement net : </w:t>
      </w:r>
      <w:r w:rsidRPr="00433015">
        <w:t>Pour certain paiement d’intérêts dans lesquels l’émetteur procède lui-même au prélèvement de la retenue d’impôt, le montant perçue sera en net et l’utilisateur BOT doit préciser l’information au niveau du champ « Nature de paiement » pour ne pas sanctionner doublement les clients éligibles.</w:t>
      </w:r>
    </w:p>
    <w:p w:rsidR="00DB557E" w:rsidRPr="00433015" w:rsidRDefault="00DB557E" w:rsidP="00DB557E">
      <w:pPr>
        <w:pStyle w:val="Paragraphedeliste1"/>
        <w:spacing w:before="240" w:after="240" w:line="100" w:lineRule="atLeast"/>
        <w:ind w:left="644" w:right="142"/>
        <w:jc w:val="both"/>
        <w:rPr>
          <w:b/>
          <w:i/>
        </w:rPr>
      </w:pPr>
      <w:r w:rsidRPr="00433015">
        <w:rPr>
          <w:b/>
          <w:i/>
        </w:rPr>
        <w:t xml:space="preserve">Réconciliation : </w:t>
      </w:r>
    </w:p>
    <w:p w:rsidR="00DB557E" w:rsidRPr="00433015" w:rsidRDefault="00DB557E" w:rsidP="00DB557E">
      <w:pPr>
        <w:pStyle w:val="Paragraphedeliste1"/>
        <w:spacing w:before="240" w:after="240" w:line="100" w:lineRule="atLeast"/>
        <w:ind w:left="644" w:right="142"/>
        <w:jc w:val="both"/>
      </w:pPr>
      <w:r w:rsidRPr="00433015">
        <w:t>Le processus de réconciliation est transparent pour le client car il se déclenche automatiquement lors de la création du paiement marché :</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Critères de réconciliation avec la position éligible marché :</w:t>
      </w:r>
    </w:p>
    <w:p w:rsidR="00DB557E" w:rsidRPr="00433015" w:rsidRDefault="00DB557E" w:rsidP="006E0B40">
      <w:pPr>
        <w:pStyle w:val="Paragraphedeliste1"/>
        <w:numPr>
          <w:ilvl w:val="0"/>
          <w:numId w:val="20"/>
        </w:numPr>
        <w:spacing w:before="240" w:after="240" w:line="100" w:lineRule="atLeast"/>
        <w:ind w:right="142"/>
        <w:jc w:val="both"/>
      </w:pPr>
      <w:r w:rsidRPr="00433015">
        <w:t>Compte Nostro</w:t>
      </w:r>
    </w:p>
    <w:p w:rsidR="00DB557E" w:rsidRPr="00433015" w:rsidRDefault="00DB557E" w:rsidP="006E0B40">
      <w:pPr>
        <w:pStyle w:val="Paragraphedeliste1"/>
        <w:numPr>
          <w:ilvl w:val="0"/>
          <w:numId w:val="20"/>
        </w:numPr>
        <w:spacing w:before="240" w:after="240" w:line="100" w:lineRule="atLeast"/>
        <w:ind w:right="142"/>
        <w:jc w:val="both"/>
      </w:pPr>
      <w:r w:rsidRPr="00433015">
        <w:t>Le sens de l’opération</w:t>
      </w:r>
    </w:p>
    <w:p w:rsidR="00DB557E" w:rsidRPr="00433015" w:rsidRDefault="00DB557E" w:rsidP="006E0B40">
      <w:pPr>
        <w:pStyle w:val="Paragraphedeliste1"/>
        <w:numPr>
          <w:ilvl w:val="0"/>
          <w:numId w:val="20"/>
        </w:numPr>
        <w:spacing w:before="240" w:after="240" w:line="100" w:lineRule="atLeast"/>
        <w:ind w:right="142"/>
        <w:jc w:val="both"/>
      </w:pPr>
      <w:r w:rsidRPr="00433015">
        <w:t>Titre en entrée ou titre en sortie</w:t>
      </w:r>
    </w:p>
    <w:p w:rsidR="00DB557E" w:rsidRPr="00433015" w:rsidRDefault="00DB557E" w:rsidP="006E0B40">
      <w:pPr>
        <w:pStyle w:val="Paragraphedeliste1"/>
        <w:numPr>
          <w:ilvl w:val="0"/>
          <w:numId w:val="20"/>
        </w:numPr>
        <w:spacing w:before="240" w:after="240" w:line="100" w:lineRule="atLeast"/>
        <w:ind w:right="142"/>
        <w:jc w:val="both"/>
      </w:pPr>
      <w:r w:rsidRPr="00433015">
        <w:t>Quantité éligible marché</w:t>
      </w:r>
    </w:p>
    <w:p w:rsidR="00DB557E" w:rsidRPr="00433015" w:rsidRDefault="00DB557E" w:rsidP="006E0B40">
      <w:pPr>
        <w:pStyle w:val="Paragraphedeliste1"/>
        <w:numPr>
          <w:ilvl w:val="0"/>
          <w:numId w:val="20"/>
        </w:numPr>
        <w:spacing w:before="240" w:after="240" w:line="100" w:lineRule="atLeast"/>
        <w:ind w:right="142"/>
        <w:jc w:val="both"/>
      </w:pPr>
      <w:r w:rsidRPr="00433015">
        <w:t>Nature de la position</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Critères de réconciliation avec les positions éligibles clients :</w:t>
      </w:r>
    </w:p>
    <w:p w:rsidR="00DB557E" w:rsidRPr="00433015" w:rsidRDefault="00DB557E" w:rsidP="006E0B40">
      <w:pPr>
        <w:pStyle w:val="Paragraphedeliste1"/>
        <w:numPr>
          <w:ilvl w:val="0"/>
          <w:numId w:val="20"/>
        </w:numPr>
        <w:spacing w:before="240" w:after="240" w:line="100" w:lineRule="atLeast"/>
        <w:ind w:right="142"/>
        <w:jc w:val="both"/>
      </w:pPr>
      <w:r w:rsidRPr="00433015">
        <w:t>Sens de l’opération</w:t>
      </w:r>
    </w:p>
    <w:p w:rsidR="00DB557E" w:rsidRPr="00433015" w:rsidRDefault="00DB557E" w:rsidP="006E0B40">
      <w:pPr>
        <w:pStyle w:val="Paragraphedeliste1"/>
        <w:numPr>
          <w:ilvl w:val="0"/>
          <w:numId w:val="20"/>
        </w:numPr>
        <w:spacing w:before="240" w:after="240" w:line="100" w:lineRule="atLeast"/>
        <w:ind w:right="142"/>
        <w:jc w:val="both"/>
      </w:pPr>
      <w:r w:rsidRPr="00433015">
        <w:t>Titre en entrée ou titre en sortie</w:t>
      </w:r>
    </w:p>
    <w:p w:rsidR="00DB557E" w:rsidRPr="00433015" w:rsidRDefault="00DB557E" w:rsidP="006E0B40">
      <w:pPr>
        <w:pStyle w:val="Paragraphedeliste1"/>
        <w:numPr>
          <w:ilvl w:val="0"/>
          <w:numId w:val="20"/>
        </w:numPr>
        <w:spacing w:before="240" w:after="240" w:line="100" w:lineRule="atLeast"/>
        <w:ind w:right="142"/>
        <w:jc w:val="both"/>
      </w:pPr>
      <w:r w:rsidRPr="00433015">
        <w:t>Nature de la position</w:t>
      </w:r>
    </w:p>
    <w:p w:rsidR="00DB557E" w:rsidRPr="00433015" w:rsidRDefault="00DB557E" w:rsidP="006E0B40">
      <w:pPr>
        <w:pStyle w:val="Paragraphedeliste1"/>
        <w:numPr>
          <w:ilvl w:val="0"/>
          <w:numId w:val="20"/>
        </w:numPr>
        <w:spacing w:before="240" w:after="240" w:line="100" w:lineRule="atLeast"/>
        <w:ind w:right="142"/>
        <w:jc w:val="both"/>
      </w:pPr>
      <w:r w:rsidRPr="00433015">
        <w:lastRenderedPageBreak/>
        <w:t>Quantité de la position éligible.</w:t>
      </w:r>
    </w:p>
    <w:p w:rsidR="00DB557E" w:rsidRPr="00433015" w:rsidRDefault="00DB557E" w:rsidP="006E0B40">
      <w:pPr>
        <w:pStyle w:val="Paragraphedeliste1"/>
        <w:numPr>
          <w:ilvl w:val="0"/>
          <w:numId w:val="19"/>
        </w:numPr>
        <w:spacing w:before="240" w:after="240" w:line="100" w:lineRule="atLeast"/>
        <w:ind w:right="142"/>
        <w:jc w:val="both"/>
      </w:pPr>
      <w:r w:rsidRPr="00433015">
        <w:t>MegaCor permet aussi de gérer en décalé la réconciliation (exécution / paiement) marché dans le contexte des OST à flux (titre/ espèce). Il serait possible de réconcilier le paiement titre en premier (Coupons à livrer), l’allouer sur les comptes des clients, puis procéder à la même étape pour la jambe espèce.</w:t>
      </w:r>
    </w:p>
    <w:p w:rsidR="00DB557E" w:rsidRDefault="00DB557E" w:rsidP="00DB557E">
      <w:pPr>
        <w:pStyle w:val="Paragraphedeliste1"/>
        <w:spacing w:before="240" w:after="240" w:line="100" w:lineRule="atLeast"/>
        <w:ind w:left="644" w:right="142"/>
        <w:jc w:val="both"/>
        <w:rPr>
          <w:sz w:val="24"/>
          <w:szCs w:val="24"/>
        </w:rPr>
      </w:pPr>
    </w:p>
    <w:p w:rsidR="00DB557E" w:rsidRPr="00061F44" w:rsidRDefault="00DB557E" w:rsidP="00DB557E">
      <w:pPr>
        <w:pStyle w:val="Style3"/>
        <w:shd w:val="clear" w:color="auto" w:fill="F2F2F2"/>
        <w:ind w:left="862"/>
        <w:jc w:val="both"/>
      </w:pPr>
      <w:bookmarkStart w:id="838" w:name="_Toc425152102"/>
      <w:r>
        <w:t>Allocation</w:t>
      </w:r>
      <w:bookmarkEnd w:id="838"/>
    </w:p>
    <w:p w:rsidR="00DB557E" w:rsidRDefault="00DB557E" w:rsidP="00DB557E">
      <w:pPr>
        <w:jc w:val="both"/>
        <w:rPr>
          <w:b/>
          <w:i/>
          <w:sz w:val="20"/>
          <w:szCs w:val="20"/>
        </w:rPr>
      </w:pPr>
    </w:p>
    <w:p w:rsidR="00DB557E" w:rsidRPr="0063598E" w:rsidRDefault="00DB557E" w:rsidP="006E0B40">
      <w:pPr>
        <w:pStyle w:val="Style3"/>
        <w:numPr>
          <w:ilvl w:val="3"/>
          <w:numId w:val="2"/>
        </w:numPr>
        <w:shd w:val="clear" w:color="auto" w:fill="F2F2F2"/>
        <w:jc w:val="both"/>
        <w:rPr>
          <w:i/>
          <w:sz w:val="22"/>
          <w:szCs w:val="22"/>
          <w:u w:val="single"/>
        </w:rPr>
      </w:pPr>
      <w:bookmarkStart w:id="839" w:name="_Toc425152103"/>
      <w:r w:rsidRPr="0063598E">
        <w:rPr>
          <w:i/>
          <w:sz w:val="22"/>
          <w:szCs w:val="22"/>
          <w:u w:val="single"/>
        </w:rPr>
        <w:t>Description générale</w:t>
      </w:r>
      <w:bookmarkEnd w:id="839"/>
    </w:p>
    <w:p w:rsidR="00DB557E" w:rsidRDefault="00DB557E" w:rsidP="00DB557E">
      <w:pPr>
        <w:jc w:val="both"/>
        <w:rPr>
          <w:b/>
          <w:i/>
          <w:sz w:val="20"/>
          <w:szCs w:val="20"/>
        </w:rPr>
      </w:pPr>
    </w:p>
    <w:p w:rsidR="00DB557E" w:rsidRPr="00433015" w:rsidRDefault="00DB557E" w:rsidP="00DB557E">
      <w:pPr>
        <w:jc w:val="both"/>
      </w:pPr>
      <w:r w:rsidRPr="00433015">
        <w:t>A la réception du paiement marché qui est réconcilié totalement avec l’exécution marché, l’allocation doit se faire sur tous les comptes éligibles à l’OST.</w:t>
      </w:r>
    </w:p>
    <w:p w:rsidR="00DB557E" w:rsidRPr="00433015" w:rsidRDefault="00DB557E" w:rsidP="00DB557E">
      <w:pPr>
        <w:jc w:val="both"/>
      </w:pPr>
    </w:p>
    <w:p w:rsidR="00DB557E" w:rsidRPr="00433015" w:rsidRDefault="00DB557E" w:rsidP="00DB557E">
      <w:pPr>
        <w:jc w:val="both"/>
      </w:pPr>
      <w:r w:rsidRPr="00433015">
        <w:t xml:space="preserve">Il s’agit d’un processus automatique et invisible à l’utilisateur qui verra le statut des exécutions client passer a </w:t>
      </w:r>
      <w:r w:rsidRPr="00433015">
        <w:rPr>
          <w:b/>
          <w:i/>
        </w:rPr>
        <w:t xml:space="preserve">« Allouée » </w:t>
      </w:r>
      <w:r w:rsidR="00E973C8" w:rsidRPr="00433015">
        <w:t>dès</w:t>
      </w:r>
      <w:r w:rsidRPr="00433015">
        <w:t xml:space="preserve"> la création du paiement marché</w:t>
      </w:r>
      <w:ins w:id="840" w:author="Raja EL HAFI" w:date="2015-06-03T12:10:00Z">
        <w:r w:rsidR="00B71335">
          <w:t xml:space="preserve"> </w:t>
        </w:r>
      </w:ins>
      <w:ins w:id="841" w:author="Raja EL HAFI" w:date="2015-06-03T12:11:00Z">
        <w:r w:rsidR="00B71335">
          <w:t>réconcilié totalement avec l’éxecution Marché</w:t>
        </w:r>
      </w:ins>
      <w:ins w:id="842" w:author="Raja EL HAFI" w:date="2015-06-03T12:10:00Z">
        <w:r w:rsidR="00B71335">
          <w:t xml:space="preserve"> </w:t>
        </w:r>
      </w:ins>
      <w:del w:id="843" w:author="Raja EL HAFI" w:date="2015-06-03T12:10:00Z">
        <w:r w:rsidRPr="00433015" w:rsidDel="00B71335">
          <w:delText>.</w:delText>
        </w:r>
      </w:del>
    </w:p>
    <w:p w:rsidR="00DB557E" w:rsidRDefault="00B71335" w:rsidP="00DB557E">
      <w:pPr>
        <w:jc w:val="both"/>
        <w:rPr>
          <w:ins w:id="844" w:author="Raja EL HAFI" w:date="2015-06-03T12:11:00Z"/>
        </w:rPr>
      </w:pPr>
      <w:ins w:id="845" w:author="Raja EL HAFI" w:date="2015-06-03T12:11:00Z">
        <w:r>
          <w:t xml:space="preserve">Si la réconciliation est </w:t>
        </w:r>
      </w:ins>
      <w:ins w:id="846" w:author="Raja EL HAFI" w:date="2015-07-20T13:02:00Z">
        <w:r w:rsidR="00676058">
          <w:t xml:space="preserve">partielle, le système bloque l’allocation automatique et </w:t>
        </w:r>
      </w:ins>
      <w:ins w:id="847" w:author="Raja EL HAFI" w:date="2015-06-03T12:11:00Z">
        <w:r>
          <w:t xml:space="preserve"> l’utilisateur peut </w:t>
        </w:r>
        <w:r w:rsidR="00737E3B">
          <w:t>procéder à une allocation manuelle.</w:t>
        </w:r>
      </w:ins>
    </w:p>
    <w:p w:rsidR="00737E3B" w:rsidRPr="00433015" w:rsidRDefault="00737E3B" w:rsidP="00DB557E">
      <w:pPr>
        <w:jc w:val="both"/>
      </w:pPr>
    </w:p>
    <w:p w:rsidR="00DB557E" w:rsidRPr="00433015" w:rsidRDefault="00DB557E" w:rsidP="00DB557E">
      <w:pPr>
        <w:jc w:val="both"/>
      </w:pPr>
      <w:r w:rsidRPr="00433015">
        <w:t>A rappeler que la position éligible ne tient pas compte des ventes non encore dénouées et celles en suspens (La paiement reçu du marché sera uniquement sur les positions dénouées).</w:t>
      </w:r>
    </w:p>
    <w:p w:rsidR="00DB557E" w:rsidRPr="00433015" w:rsidRDefault="00DB557E" w:rsidP="00DB557E">
      <w:pPr>
        <w:jc w:val="both"/>
      </w:pPr>
      <w:r w:rsidRPr="00433015">
        <w:t>Pour les achats non dénoués et réclamés, un complément de paiement devra être viré par la contrepartie et alloué manuellement.</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Les critères d’allocation de paiement sur les comptes des clients éligibles :</w:t>
      </w:r>
    </w:p>
    <w:p w:rsidR="00DB557E" w:rsidRPr="00433015" w:rsidRDefault="00DB557E" w:rsidP="006E0B40">
      <w:pPr>
        <w:numPr>
          <w:ilvl w:val="0"/>
          <w:numId w:val="21"/>
        </w:numPr>
        <w:jc w:val="both"/>
      </w:pPr>
      <w:r w:rsidRPr="00433015">
        <w:t>La catégorie d’avoir</w:t>
      </w:r>
    </w:p>
    <w:p w:rsidR="00DB557E" w:rsidRPr="00433015" w:rsidRDefault="00DB557E" w:rsidP="006E0B40">
      <w:pPr>
        <w:numPr>
          <w:ilvl w:val="0"/>
          <w:numId w:val="21"/>
        </w:numPr>
        <w:jc w:val="both"/>
      </w:pPr>
      <w:r w:rsidRPr="00433015">
        <w:t>Le sens de l’opération</w:t>
      </w:r>
    </w:p>
    <w:p w:rsidR="00DB557E" w:rsidRPr="00433015" w:rsidRDefault="00DB557E" w:rsidP="006E0B40">
      <w:pPr>
        <w:numPr>
          <w:ilvl w:val="0"/>
          <w:numId w:val="21"/>
        </w:numPr>
        <w:jc w:val="both"/>
      </w:pPr>
      <w:r w:rsidRPr="00433015">
        <w:t>Titre en entrée ou en sortie selon le cas</w:t>
      </w:r>
    </w:p>
    <w:p w:rsidR="00DB557E" w:rsidRPr="00433015" w:rsidRDefault="00DB557E" w:rsidP="006E0B40">
      <w:pPr>
        <w:numPr>
          <w:ilvl w:val="0"/>
          <w:numId w:val="21"/>
        </w:numPr>
        <w:jc w:val="both"/>
      </w:pPr>
      <w:r w:rsidRPr="00433015">
        <w:t>La devise pour les paiements espèce (MAD pour le marché local)</w:t>
      </w:r>
    </w:p>
    <w:p w:rsidR="00DB557E" w:rsidRPr="00433015" w:rsidRDefault="00DB557E" w:rsidP="006E0B40">
      <w:pPr>
        <w:numPr>
          <w:ilvl w:val="0"/>
          <w:numId w:val="21"/>
        </w:numPr>
        <w:jc w:val="both"/>
      </w:pPr>
      <w:r w:rsidRPr="00433015">
        <w:t>Nature de position</w:t>
      </w:r>
    </w:p>
    <w:p w:rsidR="00DB557E" w:rsidRDefault="00DB557E" w:rsidP="006E0B40">
      <w:pPr>
        <w:numPr>
          <w:ilvl w:val="0"/>
          <w:numId w:val="21"/>
        </w:numPr>
        <w:jc w:val="both"/>
        <w:rPr>
          <w:sz w:val="24"/>
          <w:szCs w:val="24"/>
        </w:rPr>
      </w:pPr>
      <w:r w:rsidRPr="00433015">
        <w:t>La position éligible du client</w:t>
      </w:r>
    </w:p>
    <w:p w:rsidR="00DB557E" w:rsidRDefault="00DB557E" w:rsidP="00DB557E">
      <w:pPr>
        <w:jc w:val="both"/>
        <w:rPr>
          <w:sz w:val="24"/>
          <w:szCs w:val="24"/>
        </w:rPr>
      </w:pPr>
    </w:p>
    <w:p w:rsidR="00DB557E" w:rsidRPr="00C476B7" w:rsidRDefault="00DB557E" w:rsidP="00DB557E">
      <w:pPr>
        <w:pStyle w:val="Style3"/>
        <w:shd w:val="clear" w:color="auto" w:fill="F2F2F2"/>
        <w:ind w:left="862"/>
        <w:jc w:val="both"/>
      </w:pPr>
      <w:bookmarkStart w:id="848" w:name="_Toc425152104"/>
      <w:r>
        <w:t>Paiement client</w:t>
      </w:r>
      <w:bookmarkEnd w:id="848"/>
    </w:p>
    <w:p w:rsidR="00DB557E" w:rsidRPr="00BF1FB0" w:rsidRDefault="00DB557E" w:rsidP="00DB557E">
      <w:pPr>
        <w:jc w:val="both"/>
        <w:rPr>
          <w:sz w:val="24"/>
          <w:szCs w:val="24"/>
        </w:rPr>
      </w:pPr>
    </w:p>
    <w:p w:rsidR="00DB557E" w:rsidRPr="00EE3842" w:rsidRDefault="00DB557E" w:rsidP="006E0B40">
      <w:pPr>
        <w:pStyle w:val="Style3"/>
        <w:numPr>
          <w:ilvl w:val="3"/>
          <w:numId w:val="2"/>
        </w:numPr>
        <w:shd w:val="clear" w:color="auto" w:fill="F2F2F2"/>
        <w:jc w:val="both"/>
        <w:rPr>
          <w:i/>
          <w:sz w:val="22"/>
          <w:szCs w:val="22"/>
          <w:u w:val="single"/>
        </w:rPr>
      </w:pPr>
      <w:bookmarkStart w:id="849" w:name="_Toc425152105"/>
      <w:r w:rsidRPr="00EE3842">
        <w:rPr>
          <w:i/>
          <w:sz w:val="22"/>
          <w:szCs w:val="22"/>
          <w:u w:val="single"/>
        </w:rPr>
        <w:t>Description générale</w:t>
      </w:r>
      <w:bookmarkEnd w:id="849"/>
    </w:p>
    <w:p w:rsidR="00DB557E" w:rsidRDefault="00DB557E" w:rsidP="00DB557E">
      <w:pPr>
        <w:jc w:val="both"/>
        <w:rPr>
          <w:b/>
          <w:i/>
          <w:sz w:val="20"/>
          <w:szCs w:val="20"/>
        </w:rPr>
      </w:pPr>
    </w:p>
    <w:p w:rsidR="00DB557E" w:rsidRPr="00433015" w:rsidRDefault="00DB557E" w:rsidP="00DB557E">
      <w:pPr>
        <w:jc w:val="both"/>
      </w:pPr>
      <w:r w:rsidRPr="00433015">
        <w:t xml:space="preserve">Le paiement client peut être en titre comme en espèce, pour les règlements en espèces, il doit être possible de renseigner </w:t>
      </w:r>
      <w:r w:rsidRPr="00433015">
        <w:rPr>
          <w:b/>
          <w:i/>
          <w:u w:val="single"/>
        </w:rPr>
        <w:t>la date de valeur</w:t>
      </w:r>
      <w:r w:rsidRPr="00433015">
        <w:rPr>
          <w:i/>
        </w:rPr>
        <w:t xml:space="preserve">, </w:t>
      </w:r>
      <w:r w:rsidRPr="00433015">
        <w:t>qui correspond à la date à laquelle les intérêts débiteurs ou créditeurs commencent à courir soit le crédit ou le débit effectif sur le compte espèces du client, il s’agit donc d’une date communiquée dans le flux espèce vers le système bancaire, à défaut la date métier sera la date la date du jour.</w:t>
      </w:r>
    </w:p>
    <w:p w:rsidR="00DB557E" w:rsidRPr="00433015" w:rsidRDefault="00DB557E" w:rsidP="00DB557E">
      <w:pPr>
        <w:jc w:val="both"/>
      </w:pPr>
    </w:p>
    <w:p w:rsidR="00DB557E" w:rsidRPr="00433015" w:rsidRDefault="00DB557E" w:rsidP="00DB557E">
      <w:pPr>
        <w:jc w:val="both"/>
      </w:pPr>
      <w:r w:rsidRPr="00433015">
        <w:t xml:space="preserve">AWB demande à ce que </w:t>
      </w:r>
      <w:del w:id="850" w:author="Raja EL HAFI" w:date="2015-06-03T12:05:00Z">
        <w:r w:rsidRPr="00433015" w:rsidDel="00B71335">
          <w:delText xml:space="preserve">les </w:delText>
        </w:r>
      </w:del>
      <w:ins w:id="851" w:author="Raja EL HAFI" w:date="2015-06-03T12:05:00Z">
        <w:r w:rsidR="00B71335">
          <w:t>l'</w:t>
        </w:r>
      </w:ins>
      <w:r w:rsidRPr="00433015">
        <w:t>étape</w:t>
      </w:r>
      <w:del w:id="852" w:author="Raja EL HAFI" w:date="2015-06-03T12:05:00Z">
        <w:r w:rsidRPr="00433015" w:rsidDel="00B71335">
          <w:delText>s</w:delText>
        </w:r>
      </w:del>
      <w:r w:rsidRPr="00433015">
        <w:t xml:space="preserve"> de validation de sortie des titres </w:t>
      </w:r>
      <w:del w:id="853" w:author="Raja EL HAFI" w:date="2015-06-03T12:05:00Z">
        <w:r w:rsidRPr="00433015" w:rsidDel="00B71335">
          <w:delText xml:space="preserve">ainsi que celle de confirmation du paiement (Génération des avis d’opération) soient </w:delText>
        </w:r>
      </w:del>
      <w:ins w:id="854" w:author="Raja EL HAFI" w:date="2015-06-03T12:05:00Z">
        <w:r w:rsidR="00B71335">
          <w:t xml:space="preserve">est </w:t>
        </w:r>
      </w:ins>
      <w:r w:rsidRPr="00433015">
        <w:t>déclenché</w:t>
      </w:r>
      <w:ins w:id="855" w:author="Raja EL HAFI" w:date="2015-06-03T12:05:00Z">
        <w:r w:rsidR="00B71335">
          <w:t>e</w:t>
        </w:r>
      </w:ins>
      <w:del w:id="856" w:author="Raja EL HAFI" w:date="2015-06-03T12:05:00Z">
        <w:r w:rsidRPr="00433015" w:rsidDel="00B71335">
          <w:delText>s</w:delText>
        </w:r>
      </w:del>
      <w:r w:rsidRPr="00433015">
        <w:t xml:space="preserve"> directement</w:t>
      </w:r>
      <w:r>
        <w:rPr>
          <w:sz w:val="24"/>
          <w:szCs w:val="24"/>
        </w:rPr>
        <w:t xml:space="preserve"> depuis la génération </w:t>
      </w:r>
      <w:r w:rsidRPr="00433015">
        <w:t xml:space="preserve">du paiement client, l’appel à la mise à jour de la position CMP se fera aussi à la même étape </w:t>
      </w:r>
      <w:r w:rsidRPr="00433015">
        <w:rPr>
          <w:b/>
        </w:rPr>
        <w:t>(Voir section Coût moyen pondéré).</w:t>
      </w:r>
    </w:p>
    <w:p w:rsidR="00DB557E" w:rsidRDefault="00DB557E" w:rsidP="00DB557E">
      <w:pPr>
        <w:jc w:val="both"/>
        <w:rPr>
          <w:ins w:id="857" w:author="Raja EL HAFI" w:date="2015-06-03T12:05:00Z"/>
          <w:b/>
          <w:i/>
        </w:rPr>
      </w:pPr>
    </w:p>
    <w:p w:rsidR="00B71335" w:rsidRPr="00B71335" w:rsidRDefault="00B71335" w:rsidP="00DB557E">
      <w:pPr>
        <w:jc w:val="both"/>
        <w:rPr>
          <w:ins w:id="858" w:author="Raja EL HAFI" w:date="2015-06-03T12:06:00Z"/>
          <w:i/>
        </w:rPr>
      </w:pPr>
      <w:ins w:id="859" w:author="Raja EL HAFI" w:date="2015-06-03T12:06:00Z">
        <w:r w:rsidRPr="00B71335">
          <w:rPr>
            <w:i/>
          </w:rPr>
          <w:t xml:space="preserve">Afin de s’aligner avec le marché </w:t>
        </w:r>
      </w:ins>
      <w:ins w:id="860" w:author="Raja EL HAFI" w:date="2015-06-03T12:07:00Z">
        <w:r w:rsidRPr="00B71335">
          <w:rPr>
            <w:i/>
          </w:rPr>
          <w:t>étranger, La</w:t>
        </w:r>
      </w:ins>
      <w:ins w:id="861" w:author="Raja EL HAFI" w:date="2015-06-03T12:05:00Z">
        <w:r w:rsidRPr="00B71335">
          <w:rPr>
            <w:i/>
          </w:rPr>
          <w:t xml:space="preserve"> confirmation de paiement sera déclenché</w:t>
        </w:r>
      </w:ins>
      <w:ins w:id="862" w:author="Raja EL HAFI" w:date="2015-06-03T12:06:00Z">
        <w:r w:rsidRPr="00B71335">
          <w:rPr>
            <w:i/>
          </w:rPr>
          <w:t>e</w:t>
        </w:r>
      </w:ins>
      <w:ins w:id="863" w:author="Raja EL HAFI" w:date="2015-06-03T12:05:00Z">
        <w:r w:rsidRPr="00B71335">
          <w:rPr>
            <w:i/>
          </w:rPr>
          <w:t xml:space="preserve"> par l’utilisateur </w:t>
        </w:r>
      </w:ins>
      <w:ins w:id="864" w:author="Raja EL HAFI" w:date="2015-06-03T12:06:00Z">
        <w:r w:rsidRPr="00B71335">
          <w:rPr>
            <w:i/>
          </w:rPr>
          <w:t xml:space="preserve">manuellement </w:t>
        </w:r>
      </w:ins>
      <w:ins w:id="865" w:author="Raja EL HAFI" w:date="2015-06-03T12:07:00Z">
        <w:r>
          <w:rPr>
            <w:i/>
          </w:rPr>
          <w:t xml:space="preserve">après vérification des Montants/ quantités payés, </w:t>
        </w:r>
      </w:ins>
      <w:ins w:id="866" w:author="Raja EL HAFI" w:date="2015-06-03T12:06:00Z">
        <w:r w:rsidRPr="00B71335">
          <w:rPr>
            <w:i/>
          </w:rPr>
          <w:t>ou par un job automatique configuré à l’avance.</w:t>
        </w:r>
      </w:ins>
    </w:p>
    <w:p w:rsidR="00B71335" w:rsidRDefault="00B71335" w:rsidP="00DB557E">
      <w:pPr>
        <w:jc w:val="both"/>
        <w:rPr>
          <w:ins w:id="867" w:author="Raja EL HAFI" w:date="2015-06-03T12:06:00Z"/>
          <w:b/>
          <w:i/>
        </w:rPr>
      </w:pPr>
    </w:p>
    <w:p w:rsidR="00B71335" w:rsidRPr="00433015" w:rsidRDefault="00B71335" w:rsidP="00DB557E">
      <w:pPr>
        <w:jc w:val="both"/>
        <w:rPr>
          <w:b/>
          <w:i/>
        </w:rPr>
      </w:pPr>
    </w:p>
    <w:p w:rsidR="00DB557E" w:rsidRPr="00433015" w:rsidRDefault="00DB557E" w:rsidP="00DB557E">
      <w:pPr>
        <w:jc w:val="both"/>
        <w:rPr>
          <w:b/>
          <w:i/>
        </w:rPr>
      </w:pPr>
      <w:r w:rsidRPr="00433015">
        <w:rPr>
          <w:b/>
          <w:i/>
        </w:rPr>
        <w:t>Titre :</w:t>
      </w:r>
    </w:p>
    <w:p w:rsidR="00DB557E" w:rsidRPr="00433015" w:rsidRDefault="00DB557E" w:rsidP="00DB557E">
      <w:pPr>
        <w:jc w:val="both"/>
        <w:rPr>
          <w:b/>
          <w:i/>
        </w:rPr>
      </w:pPr>
    </w:p>
    <w:p w:rsidR="00DB557E" w:rsidRPr="00433015" w:rsidRDefault="00DB557E" w:rsidP="00DB557E">
      <w:pPr>
        <w:jc w:val="both"/>
      </w:pPr>
      <w:r w:rsidRPr="00433015">
        <w:t>Selon la règle de droit constaté, le client doit être payé le jour du paiement tel que annoncé dans l’avis Maroclear.</w:t>
      </w:r>
    </w:p>
    <w:p w:rsidR="00DB557E" w:rsidRPr="00433015" w:rsidRDefault="00DB557E" w:rsidP="00DB557E">
      <w:pPr>
        <w:jc w:val="both"/>
      </w:pPr>
      <w:r w:rsidRPr="00433015">
        <w:t>Dans le cadre d’une opération sur titres avec détachement de coupon (Exemple : INTR)</w:t>
      </w:r>
    </w:p>
    <w:p w:rsidR="00DB557E" w:rsidRPr="00433015" w:rsidRDefault="00DB557E" w:rsidP="00DB557E">
      <w:pPr>
        <w:jc w:val="both"/>
      </w:pPr>
    </w:p>
    <w:p w:rsidR="00DB557E" w:rsidRPr="00433015" w:rsidRDefault="00DB557E" w:rsidP="006E0B40">
      <w:pPr>
        <w:pStyle w:val="Paragraphedeliste1"/>
        <w:numPr>
          <w:ilvl w:val="0"/>
          <w:numId w:val="19"/>
        </w:numPr>
        <w:spacing w:before="240" w:after="240" w:line="100" w:lineRule="atLeast"/>
        <w:ind w:right="142"/>
        <w:jc w:val="both"/>
      </w:pPr>
      <w:r w:rsidRPr="00433015">
        <w:t>Le détachement des coupons doit s’opérer à la date de détachement Maroclear.</w:t>
      </w:r>
    </w:p>
    <w:p w:rsidR="00DB557E" w:rsidRPr="00433015" w:rsidRDefault="00DB557E" w:rsidP="006E0B40">
      <w:pPr>
        <w:pStyle w:val="Paragraphedeliste1"/>
        <w:numPr>
          <w:ilvl w:val="0"/>
          <w:numId w:val="19"/>
        </w:numPr>
        <w:spacing w:before="240" w:after="240" w:line="100" w:lineRule="atLeast"/>
        <w:ind w:right="142"/>
        <w:jc w:val="both"/>
      </w:pPr>
      <w:r w:rsidRPr="00433015">
        <w:t>L’exercice des droits est initié par l’utilisateur dans la période d’exercice et correspond à la date de paiement sortie de droit et entrée de la nouvelle valeur.</w:t>
      </w:r>
    </w:p>
    <w:p w:rsidR="00DB557E" w:rsidRPr="00433015" w:rsidRDefault="00DB557E" w:rsidP="00DB557E">
      <w:pPr>
        <w:pStyle w:val="Paragraphedeliste1"/>
        <w:spacing w:before="240" w:after="240" w:line="100" w:lineRule="atLeast"/>
        <w:ind w:left="0" w:right="142"/>
        <w:jc w:val="both"/>
      </w:pPr>
      <w:r w:rsidRPr="00433015">
        <w:t>Les nouveaux titres, qu’il s’agit d’une OST sans ou avec choix, ne sont constatés sur les comptes des clients qu’à leur date de réception effective chez le dépositaire central.</w:t>
      </w:r>
    </w:p>
    <w:p w:rsidR="00DB557E" w:rsidRPr="00433015" w:rsidRDefault="00DB557E" w:rsidP="00DB557E">
      <w:pPr>
        <w:jc w:val="both"/>
        <w:rPr>
          <w:b/>
          <w:i/>
        </w:rPr>
      </w:pPr>
      <w:r w:rsidRPr="00433015">
        <w:rPr>
          <w:b/>
          <w:i/>
        </w:rPr>
        <w:t>Espèce :</w:t>
      </w:r>
    </w:p>
    <w:p w:rsidR="00DB557E" w:rsidRPr="00433015" w:rsidRDefault="00DB557E" w:rsidP="00DB557E">
      <w:pPr>
        <w:jc w:val="both"/>
        <w:rPr>
          <w:b/>
          <w:i/>
        </w:rPr>
      </w:pPr>
    </w:p>
    <w:p w:rsidR="00DB557E" w:rsidRPr="00433015" w:rsidRDefault="00DB557E" w:rsidP="00DB557E">
      <w:pPr>
        <w:jc w:val="both"/>
        <w:rPr>
          <w:b/>
          <w:i/>
        </w:rPr>
      </w:pPr>
    </w:p>
    <w:p w:rsidR="00DB557E" w:rsidRPr="00433015" w:rsidRDefault="00DB557E" w:rsidP="00DB557E">
      <w:pPr>
        <w:jc w:val="both"/>
      </w:pPr>
      <w:r w:rsidRPr="00433015">
        <w:t>Le paiement peut être reçu en brut ou en net, ci-joint un tableau récapitulatif sur les montants attribués au client suite à une OST :</w:t>
      </w:r>
    </w:p>
    <w:p w:rsidR="00DB557E" w:rsidRPr="0092383E" w:rsidRDefault="00DB557E" w:rsidP="00DB557E">
      <w:pPr>
        <w:jc w:val="both"/>
        <w:rPr>
          <w:sz w:val="24"/>
          <w:szCs w:val="24"/>
        </w:rPr>
      </w:pPr>
    </w:p>
    <w:tbl>
      <w:tblPr>
        <w:tblpPr w:leftFromText="141" w:rightFromText="141" w:vertAnchor="text" w:horzAnchor="margin" w:tblpXSpec="center" w:tblpY="53"/>
        <w:tblW w:w="10609" w:type="dxa"/>
        <w:tblCellMar>
          <w:left w:w="70" w:type="dxa"/>
          <w:right w:w="70" w:type="dxa"/>
        </w:tblCellMar>
        <w:tblLook w:val="04A0" w:firstRow="1" w:lastRow="0" w:firstColumn="1" w:lastColumn="0" w:noHBand="0" w:noVBand="1"/>
      </w:tblPr>
      <w:tblGrid>
        <w:gridCol w:w="1708"/>
        <w:gridCol w:w="2417"/>
        <w:gridCol w:w="3546"/>
        <w:gridCol w:w="2938"/>
      </w:tblGrid>
      <w:tr w:rsidR="00DB557E" w:rsidRPr="00985481" w:rsidTr="00B90839">
        <w:trPr>
          <w:trHeight w:val="301"/>
        </w:trPr>
        <w:tc>
          <w:tcPr>
            <w:tcW w:w="1708"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 </w:t>
            </w:r>
          </w:p>
        </w:tc>
        <w:tc>
          <w:tcPr>
            <w:tcW w:w="2417" w:type="dxa"/>
            <w:tcBorders>
              <w:top w:val="single" w:sz="4" w:space="0" w:color="auto"/>
              <w:left w:val="nil"/>
              <w:bottom w:val="single" w:sz="4" w:space="0" w:color="auto"/>
              <w:right w:val="single" w:sz="4" w:space="0" w:color="auto"/>
            </w:tcBorders>
            <w:shd w:val="clear" w:color="000000" w:fill="BFBFBF"/>
            <w:vAlign w:val="center"/>
            <w:hideMark/>
          </w:tcPr>
          <w:p w:rsidR="00DB557E" w:rsidRPr="00985481" w:rsidRDefault="00DB557E" w:rsidP="00B90839">
            <w:pPr>
              <w:spacing w:line="240" w:lineRule="auto"/>
              <w:jc w:val="center"/>
              <w:rPr>
                <w:rFonts w:eastAsia="Times New Roman" w:cs="Times New Roman"/>
                <w:color w:val="000000"/>
                <w:lang w:eastAsia="fr-FR"/>
              </w:rPr>
            </w:pPr>
            <w:r>
              <w:rPr>
                <w:rFonts w:eastAsia="Times New Roman" w:cs="Times New Roman"/>
                <w:color w:val="000000"/>
                <w:lang w:eastAsia="fr-FR"/>
              </w:rPr>
              <w:t>Processus</w:t>
            </w:r>
          </w:p>
        </w:tc>
        <w:tc>
          <w:tcPr>
            <w:tcW w:w="3546" w:type="dxa"/>
            <w:tcBorders>
              <w:top w:val="single" w:sz="4" w:space="0" w:color="auto"/>
              <w:left w:val="nil"/>
              <w:bottom w:val="single" w:sz="4" w:space="0" w:color="auto"/>
              <w:right w:val="single" w:sz="4" w:space="0" w:color="auto"/>
            </w:tcBorders>
            <w:shd w:val="clear" w:color="000000" w:fill="BFBFBF"/>
            <w:vAlign w:val="bottom"/>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 xml:space="preserve">Paiement en Brut </w:t>
            </w:r>
          </w:p>
        </w:tc>
        <w:tc>
          <w:tcPr>
            <w:tcW w:w="2938" w:type="dxa"/>
            <w:tcBorders>
              <w:top w:val="single" w:sz="4" w:space="0" w:color="auto"/>
              <w:left w:val="nil"/>
              <w:bottom w:val="single" w:sz="4" w:space="0" w:color="auto"/>
              <w:right w:val="single" w:sz="4" w:space="0" w:color="auto"/>
            </w:tcBorders>
            <w:shd w:val="clear" w:color="000000" w:fill="BFBFBF"/>
            <w:vAlign w:val="bottom"/>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Paiement en net</w:t>
            </w:r>
          </w:p>
        </w:tc>
      </w:tr>
      <w:tr w:rsidR="00DB557E" w:rsidRPr="00985481" w:rsidTr="00B90839">
        <w:trPr>
          <w:trHeight w:val="602"/>
        </w:trPr>
        <w:tc>
          <w:tcPr>
            <w:tcW w:w="1708" w:type="dxa"/>
            <w:vMerge w:val="restart"/>
            <w:tcBorders>
              <w:top w:val="nil"/>
              <w:left w:val="single" w:sz="4" w:space="0" w:color="auto"/>
              <w:bottom w:val="single" w:sz="4" w:space="0" w:color="auto"/>
              <w:right w:val="single" w:sz="4" w:space="0" w:color="auto"/>
            </w:tcBorders>
            <w:shd w:val="clear" w:color="000000" w:fill="8DB4E3"/>
            <w:noWrap/>
            <w:vAlign w:val="center"/>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Les opérations de débit</w:t>
            </w:r>
          </w:p>
        </w:tc>
        <w:tc>
          <w:tcPr>
            <w:tcW w:w="2417" w:type="dxa"/>
            <w:tcBorders>
              <w:top w:val="nil"/>
              <w:left w:val="nil"/>
              <w:bottom w:val="single" w:sz="4" w:space="0" w:color="auto"/>
              <w:right w:val="single" w:sz="4" w:space="0" w:color="auto"/>
            </w:tcBorders>
            <w:shd w:val="clear" w:color="auto" w:fill="auto"/>
            <w:vAlign w:val="center"/>
            <w:hideMark/>
          </w:tcPr>
          <w:p w:rsidR="00DB557E" w:rsidRPr="00985481" w:rsidRDefault="00DB557E"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Augmentation de capital</w:t>
            </w:r>
          </w:p>
        </w:tc>
        <w:tc>
          <w:tcPr>
            <w:tcW w:w="3546" w:type="dxa"/>
            <w:tcBorders>
              <w:top w:val="nil"/>
              <w:left w:val="nil"/>
              <w:bottom w:val="single" w:sz="4" w:space="0" w:color="auto"/>
              <w:right w:val="single" w:sz="4" w:space="0" w:color="auto"/>
            </w:tcBorders>
            <w:shd w:val="clear" w:color="auto" w:fill="auto"/>
            <w:vAlign w:val="bottom"/>
            <w:hideMark/>
          </w:tcPr>
          <w:p w:rsidR="00DB557E" w:rsidRDefault="00DB557E" w:rsidP="00B90839">
            <w:pPr>
              <w:spacing w:line="240" w:lineRule="auto"/>
              <w:rPr>
                <w:ins w:id="868" w:author="Raja EL HAFI" w:date="2015-06-10T16:23:00Z"/>
                <w:rFonts w:eastAsia="Times New Roman" w:cs="Times New Roman"/>
                <w:i/>
                <w:color w:val="000000"/>
                <w:lang w:eastAsia="fr-FR"/>
              </w:rPr>
            </w:pPr>
            <w:r w:rsidRPr="00985481">
              <w:rPr>
                <w:rFonts w:eastAsia="Times New Roman" w:cs="Times New Roman"/>
                <w:i/>
                <w:color w:val="000000"/>
                <w:lang w:eastAsia="fr-FR"/>
              </w:rPr>
              <w:t xml:space="preserve">Paiement net client = Montant Brut + Commission SDB ttc + Impôt de bourse ttc  </w:t>
            </w:r>
            <w:ins w:id="869" w:author="Raja EL HAFI" w:date="2015-06-10T16:23:00Z">
              <w:r w:rsidR="00CF7C65">
                <w:rPr>
                  <w:rFonts w:eastAsia="Times New Roman" w:cs="Times New Roman"/>
                  <w:i/>
                  <w:color w:val="000000"/>
                  <w:lang w:eastAsia="fr-FR"/>
                </w:rPr>
                <w:t>+ commission R/L</w:t>
              </w:r>
            </w:ins>
          </w:p>
          <w:p w:rsidR="00CF7C65" w:rsidRDefault="00CF7C65" w:rsidP="00B90839">
            <w:pPr>
              <w:spacing w:line="240" w:lineRule="auto"/>
              <w:rPr>
                <w:ins w:id="870" w:author="Raja EL HAFI" w:date="2015-06-10T16:23:00Z"/>
                <w:rFonts w:eastAsia="Times New Roman" w:cs="Times New Roman"/>
                <w:i/>
                <w:color w:val="000000"/>
                <w:lang w:eastAsia="fr-FR"/>
              </w:rPr>
            </w:pPr>
          </w:p>
          <w:p w:rsidR="00CF7C65" w:rsidRDefault="00CF7C65" w:rsidP="00B90839">
            <w:pPr>
              <w:spacing w:line="240" w:lineRule="auto"/>
              <w:rPr>
                <w:ins w:id="871" w:author="Raja EL HAFI" w:date="2015-06-10T16:23:00Z"/>
                <w:rFonts w:eastAsia="Times New Roman" w:cs="Times New Roman"/>
                <w:i/>
                <w:color w:val="000000"/>
                <w:lang w:eastAsia="fr-FR"/>
              </w:rPr>
            </w:pPr>
            <w:ins w:id="872" w:author="Raja EL HAFI" w:date="2015-06-10T16:23:00Z">
              <w:r>
                <w:rPr>
                  <w:rFonts w:eastAsia="Times New Roman" w:cs="Times New Roman"/>
                  <w:i/>
                  <w:color w:val="000000"/>
                  <w:lang w:eastAsia="fr-FR"/>
                </w:rPr>
                <w:t>Si  option Irréductible ou option réductible ( après allocation)</w:t>
              </w:r>
            </w:ins>
          </w:p>
          <w:p w:rsidR="00CF7C65" w:rsidRPr="00985481" w:rsidRDefault="00CF7C65" w:rsidP="00B90839">
            <w:pPr>
              <w:spacing w:line="240" w:lineRule="auto"/>
              <w:rPr>
                <w:rFonts w:eastAsia="Times New Roman" w:cs="Times New Roman"/>
                <w:i/>
                <w:color w:val="000000"/>
                <w:lang w:eastAsia="fr-FR"/>
              </w:rPr>
            </w:pPr>
          </w:p>
        </w:tc>
        <w:tc>
          <w:tcPr>
            <w:tcW w:w="2938" w:type="dxa"/>
            <w:tcBorders>
              <w:top w:val="nil"/>
              <w:left w:val="nil"/>
              <w:bottom w:val="single" w:sz="4" w:space="0" w:color="auto"/>
              <w:right w:val="single" w:sz="4" w:space="0" w:color="auto"/>
            </w:tcBorders>
            <w:shd w:val="clear" w:color="auto" w:fill="auto"/>
            <w:vAlign w:val="bottom"/>
            <w:hideMark/>
          </w:tcPr>
          <w:p w:rsidR="00DB557E" w:rsidRPr="00985481" w:rsidRDefault="00DB557E"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DB557E" w:rsidRPr="00985481" w:rsidTr="00B90839">
        <w:trPr>
          <w:trHeight w:val="301"/>
        </w:trPr>
        <w:tc>
          <w:tcPr>
            <w:tcW w:w="1708" w:type="dxa"/>
            <w:vMerge/>
            <w:tcBorders>
              <w:top w:val="nil"/>
              <w:left w:val="single" w:sz="4" w:space="0" w:color="auto"/>
              <w:bottom w:val="single" w:sz="4" w:space="0" w:color="auto"/>
              <w:right w:val="single" w:sz="4" w:space="0" w:color="auto"/>
            </w:tcBorders>
            <w:vAlign w:val="center"/>
            <w:hideMark/>
          </w:tcPr>
          <w:p w:rsidR="00DB557E" w:rsidRPr="00985481" w:rsidRDefault="00DB557E"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DB557E" w:rsidRPr="00BF67BB" w:rsidRDefault="00DB557E" w:rsidP="00B90839">
            <w:pPr>
              <w:spacing w:line="240" w:lineRule="auto"/>
              <w:rPr>
                <w:rFonts w:eastAsia="Times New Roman" w:cs="Times New Roman"/>
                <w:b/>
                <w:i/>
                <w:strike/>
                <w:color w:val="000000"/>
                <w:lang w:eastAsia="fr-FR"/>
              </w:rPr>
            </w:pPr>
            <w:r w:rsidRPr="00BF67BB">
              <w:rPr>
                <w:rFonts w:eastAsia="Times New Roman" w:cs="Times New Roman"/>
                <w:b/>
                <w:i/>
                <w:strike/>
                <w:color w:val="000000"/>
                <w:lang w:eastAsia="fr-FR"/>
              </w:rPr>
              <w:t>OPA et OPR</w:t>
            </w:r>
          </w:p>
        </w:tc>
        <w:tc>
          <w:tcPr>
            <w:tcW w:w="3546" w:type="dxa"/>
            <w:tcBorders>
              <w:top w:val="nil"/>
              <w:left w:val="nil"/>
              <w:bottom w:val="single" w:sz="4" w:space="0" w:color="auto"/>
              <w:right w:val="single" w:sz="4" w:space="0" w:color="auto"/>
            </w:tcBorders>
            <w:shd w:val="clear" w:color="auto" w:fill="auto"/>
            <w:vAlign w:val="bottom"/>
            <w:hideMark/>
          </w:tcPr>
          <w:p w:rsidR="00DB557E" w:rsidRPr="00BF67BB" w:rsidRDefault="00DB557E" w:rsidP="00B90839">
            <w:pPr>
              <w:spacing w:line="240" w:lineRule="auto"/>
              <w:rPr>
                <w:rFonts w:eastAsia="Times New Roman" w:cs="Times New Roman"/>
                <w:i/>
                <w:strike/>
                <w:color w:val="000000"/>
                <w:lang w:eastAsia="fr-FR"/>
              </w:rPr>
            </w:pPr>
            <w:r w:rsidRPr="00BF67BB">
              <w:rPr>
                <w:rFonts w:eastAsia="Times New Roman" w:cs="Times New Roman"/>
                <w:i/>
                <w:strike/>
                <w:color w:val="000000"/>
                <w:lang w:eastAsia="fr-FR"/>
              </w:rPr>
              <w:t>En dehors de MegaCor</w:t>
            </w:r>
          </w:p>
        </w:tc>
        <w:tc>
          <w:tcPr>
            <w:tcW w:w="2938" w:type="dxa"/>
            <w:tcBorders>
              <w:top w:val="nil"/>
              <w:left w:val="nil"/>
              <w:bottom w:val="single" w:sz="4" w:space="0" w:color="auto"/>
              <w:right w:val="single" w:sz="4" w:space="0" w:color="auto"/>
            </w:tcBorders>
            <w:shd w:val="clear" w:color="auto" w:fill="auto"/>
            <w:vAlign w:val="bottom"/>
            <w:hideMark/>
          </w:tcPr>
          <w:p w:rsidR="00DB557E" w:rsidRPr="00985481" w:rsidRDefault="00DB557E"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602"/>
        </w:trPr>
        <w:tc>
          <w:tcPr>
            <w:tcW w:w="1708" w:type="dxa"/>
            <w:vMerge w:val="restart"/>
            <w:tcBorders>
              <w:top w:val="nil"/>
              <w:left w:val="single" w:sz="4" w:space="0" w:color="auto"/>
              <w:right w:val="single" w:sz="4" w:space="0" w:color="auto"/>
            </w:tcBorders>
            <w:shd w:val="clear" w:color="000000" w:fill="8DB4E3"/>
            <w:noWrap/>
            <w:vAlign w:val="center"/>
            <w:hideMark/>
          </w:tcPr>
          <w:p w:rsidR="00BF67BB" w:rsidRPr="00985481" w:rsidRDefault="00BF67BB"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Les opérations de crédit</w:t>
            </w: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Paiement des dividendes</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TPA (Retenue par MegaCor)</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903"/>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 xml:space="preserve">Paiement des dividendes sur les OPCVMs distribuant </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TPA (en pourcentage des Actions) </w:t>
            </w:r>
            <w:r>
              <w:rPr>
                <w:rFonts w:eastAsia="Times New Roman" w:cs="Times New Roman"/>
                <w:i/>
                <w:color w:val="000000"/>
                <w:lang w:eastAsia="fr-FR"/>
              </w:rPr>
              <w:t>–</w:t>
            </w:r>
            <w:r w:rsidRPr="00985481">
              <w:rPr>
                <w:rFonts w:eastAsia="Times New Roman" w:cs="Times New Roman"/>
                <w:i/>
                <w:color w:val="000000"/>
                <w:lang w:eastAsia="fr-FR"/>
              </w:rPr>
              <w:t xml:space="preserve"> TPPRF (en pourcentage des obligations)</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903"/>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 xml:space="preserve">Paiement des intérêts </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TPPRF (Retenue par MegaCor)</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TPPRF (N</w:t>
            </w:r>
            <w:r>
              <w:rPr>
                <w:rFonts w:eastAsia="Times New Roman" w:cs="Times New Roman"/>
                <w:i/>
                <w:color w:val="000000"/>
                <w:lang w:eastAsia="fr-FR"/>
              </w:rPr>
              <w:t>’</w:t>
            </w:r>
            <w:r w:rsidRPr="00985481">
              <w:rPr>
                <w:rFonts w:eastAsia="Times New Roman" w:cs="Times New Roman"/>
                <w:i/>
                <w:color w:val="000000"/>
                <w:lang w:eastAsia="fr-FR"/>
              </w:rPr>
              <w:t>est pas retenue dans MegaCor)</w:t>
            </w:r>
          </w:p>
        </w:tc>
      </w:tr>
      <w:tr w:rsidR="00BF67BB" w:rsidRPr="00985481" w:rsidTr="008D4532">
        <w:trPr>
          <w:trHeight w:val="602"/>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Pas de Taxe appliquée</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602"/>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Augmentation de capital</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Montant Brut + Commission SDB ttc + Impôt de bourse ttc  </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602"/>
        </w:trPr>
        <w:tc>
          <w:tcPr>
            <w:tcW w:w="1708" w:type="dxa"/>
            <w:vMerge/>
            <w:tcBorders>
              <w:left w:val="single" w:sz="4" w:space="0" w:color="auto"/>
              <w:bottom w:val="single" w:sz="4" w:space="0" w:color="auto"/>
              <w:right w:val="single" w:sz="4" w:space="0" w:color="auto"/>
            </w:tcBorders>
            <w:vAlign w:val="center"/>
            <w:hideMark/>
          </w:tcPr>
          <w:p w:rsidR="00BF67BB" w:rsidRPr="00985481" w:rsidRDefault="00BF67BB" w:rsidP="00BF67BB">
            <w:pPr>
              <w:spacing w:line="240" w:lineRule="auto"/>
              <w:rPr>
                <w:rFonts w:eastAsia="Times New Roman" w:cs="Times New Roman"/>
                <w:color w:val="000000"/>
                <w:lang w:eastAsia="fr-FR"/>
              </w:rPr>
            </w:pPr>
          </w:p>
        </w:tc>
        <w:tc>
          <w:tcPr>
            <w:tcW w:w="2417" w:type="dxa"/>
            <w:tcBorders>
              <w:top w:val="single" w:sz="4" w:space="0" w:color="auto"/>
              <w:left w:val="nil"/>
              <w:bottom w:val="single" w:sz="4" w:space="0" w:color="auto"/>
              <w:right w:val="single" w:sz="4" w:space="0" w:color="auto"/>
            </w:tcBorders>
            <w:shd w:val="clear" w:color="auto" w:fill="auto"/>
            <w:vAlign w:val="center"/>
            <w:hideMark/>
          </w:tcPr>
          <w:p w:rsidR="00BF67BB" w:rsidRPr="00BF67BB" w:rsidRDefault="00BF67BB" w:rsidP="00BF67BB">
            <w:pPr>
              <w:spacing w:line="240" w:lineRule="auto"/>
              <w:rPr>
                <w:rFonts w:eastAsia="Times New Roman" w:cs="Times New Roman"/>
                <w:b/>
                <w:i/>
                <w:color w:val="FF0000"/>
                <w:lang w:eastAsia="fr-FR"/>
              </w:rPr>
            </w:pPr>
            <w:r w:rsidRPr="00BF67BB">
              <w:rPr>
                <w:rFonts w:eastAsia="Times New Roman" w:cs="Times New Roman"/>
                <w:b/>
                <w:i/>
                <w:color w:val="FF0000"/>
                <w:lang w:eastAsia="fr-FR"/>
              </w:rPr>
              <w:t>OPA et OPR</w:t>
            </w:r>
          </w:p>
        </w:tc>
        <w:tc>
          <w:tcPr>
            <w:tcW w:w="3546" w:type="dxa"/>
            <w:tcBorders>
              <w:top w:val="single" w:sz="4" w:space="0" w:color="auto"/>
              <w:left w:val="nil"/>
              <w:bottom w:val="single" w:sz="4" w:space="0" w:color="auto"/>
              <w:right w:val="single" w:sz="4" w:space="0" w:color="auto"/>
            </w:tcBorders>
            <w:shd w:val="clear" w:color="auto" w:fill="auto"/>
            <w:vAlign w:val="bottom"/>
            <w:hideMark/>
          </w:tcPr>
          <w:p w:rsidR="00BF67BB" w:rsidRPr="00BF67BB" w:rsidRDefault="00BF67BB" w:rsidP="009802C6">
            <w:pPr>
              <w:spacing w:line="240" w:lineRule="auto"/>
              <w:rPr>
                <w:rFonts w:eastAsia="Times New Roman" w:cs="Times New Roman"/>
                <w:i/>
                <w:color w:val="FF0000"/>
                <w:lang w:eastAsia="fr-FR"/>
              </w:rPr>
            </w:pPr>
            <w:r w:rsidRPr="00BF67BB">
              <w:rPr>
                <w:rFonts w:eastAsia="Times New Roman" w:cs="Times New Roman"/>
                <w:i/>
                <w:color w:val="FF0000"/>
                <w:lang w:eastAsia="fr-FR"/>
              </w:rPr>
              <w:t>En dehors de MegaCor</w:t>
            </w:r>
            <w:r w:rsidR="009802C6">
              <w:rPr>
                <w:rFonts w:eastAsia="Times New Roman" w:cs="Times New Roman"/>
                <w:i/>
                <w:color w:val="FF0000"/>
                <w:lang w:eastAsia="fr-FR"/>
              </w:rPr>
              <w:t xml:space="preserve"> </w:t>
            </w:r>
            <w:r w:rsidR="009802C6" w:rsidRPr="009802C6">
              <w:rPr>
                <w:rFonts w:eastAsia="Times New Roman" w:cs="Times New Roman"/>
                <w:i/>
                <w:color w:val="FF0000"/>
                <w:lang w:eastAsia="fr-FR"/>
              </w:rPr>
              <w:sym w:font="Wingdings" w:char="F0E8"/>
            </w:r>
            <w:r w:rsidR="009802C6">
              <w:rPr>
                <w:rFonts w:eastAsia="Times New Roman" w:cs="Times New Roman"/>
                <w:i/>
                <w:color w:val="FF0000"/>
                <w:lang w:eastAsia="fr-FR"/>
              </w:rPr>
              <w:t xml:space="preserve"> déversé dans Megatrade puis dans Megacustody.</w:t>
            </w:r>
          </w:p>
        </w:tc>
        <w:tc>
          <w:tcPr>
            <w:tcW w:w="2938" w:type="dxa"/>
            <w:tcBorders>
              <w:top w:val="single" w:sz="4" w:space="0" w:color="auto"/>
              <w:left w:val="nil"/>
              <w:bottom w:val="single" w:sz="4" w:space="0" w:color="auto"/>
              <w:right w:val="single" w:sz="4" w:space="0" w:color="auto"/>
            </w:tcBorders>
            <w:shd w:val="clear" w:color="auto" w:fill="auto"/>
            <w:vAlign w:val="bottom"/>
            <w:hideMark/>
          </w:tcPr>
          <w:p w:rsidR="00BF67BB" w:rsidRPr="00985481" w:rsidRDefault="00BF67BB" w:rsidP="00BF67BB">
            <w:pPr>
              <w:spacing w:line="240" w:lineRule="auto"/>
              <w:rPr>
                <w:rFonts w:eastAsia="Times New Roman" w:cs="Times New Roman"/>
                <w:color w:val="000000"/>
                <w:lang w:eastAsia="fr-FR"/>
              </w:rPr>
            </w:pP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6E0B40">
      <w:pPr>
        <w:numPr>
          <w:ilvl w:val="0"/>
          <w:numId w:val="23"/>
        </w:numPr>
        <w:jc w:val="both"/>
        <w:rPr>
          <w:b/>
          <w:i/>
        </w:rPr>
      </w:pPr>
      <w:r w:rsidRPr="00433015">
        <w:t>Rappelons que pour les paiements en net, la Retenue à la source est exécutée par le centralisateur et ne doit pas impacter la comptabilité espèce client.</w:t>
      </w:r>
    </w:p>
    <w:p w:rsidR="00DB557E" w:rsidRPr="00433015" w:rsidRDefault="00DB557E" w:rsidP="006E0B40">
      <w:pPr>
        <w:numPr>
          <w:ilvl w:val="0"/>
          <w:numId w:val="23"/>
        </w:numPr>
        <w:jc w:val="both"/>
        <w:rPr>
          <w:b/>
          <w:i/>
        </w:rPr>
      </w:pPr>
      <w:r w:rsidRPr="00433015">
        <w:t>Les mouvements espèce sur les opérations sur titres sont constatés au moment de l’opération (Lors de génération du paiement client), en fin de journée et lors de l’exécution du batch, ces écritures comptables seront traités et acheminées vers le système bancaire de la banque.</w:t>
      </w:r>
    </w:p>
    <w:p w:rsidR="00DB557E" w:rsidRPr="00433015" w:rsidRDefault="00DB557E" w:rsidP="006E0B40">
      <w:pPr>
        <w:numPr>
          <w:ilvl w:val="0"/>
          <w:numId w:val="23"/>
        </w:numPr>
        <w:jc w:val="both"/>
        <w:rPr>
          <w:b/>
          <w:i/>
        </w:rPr>
      </w:pPr>
      <w:r w:rsidRPr="00433015">
        <w:t xml:space="preserve">Pour le cas d’une souscription à titre </w:t>
      </w:r>
      <w:r w:rsidR="00456F36" w:rsidRPr="000C1494">
        <w:t>réductible</w:t>
      </w:r>
      <w:r w:rsidR="00456F36">
        <w:t xml:space="preserve"> </w:t>
      </w:r>
      <w:r w:rsidRPr="00433015">
        <w:t xml:space="preserve">(RHTS) et au moment de la </w:t>
      </w:r>
      <w:ins w:id="873" w:author="Raja EL HAFI" w:date="2015-06-10T11:44:00Z">
        <w:r w:rsidR="00865793">
          <w:t xml:space="preserve">validation des exécutions </w:t>
        </w:r>
      </w:ins>
      <w:ins w:id="874" w:author="Raja EL HAFI" w:date="2015-06-10T11:45:00Z">
        <w:r w:rsidR="00865793">
          <w:t xml:space="preserve"> (workflow) </w:t>
        </w:r>
      </w:ins>
      <w:ins w:id="875" w:author="Raja EL HAFI" w:date="2015-06-10T11:44:00Z">
        <w:r w:rsidR="00865793">
          <w:t xml:space="preserve">crée suite à la création des </w:t>
        </w:r>
      </w:ins>
      <w:del w:id="876" w:author="Raja EL HAFI" w:date="2015-06-10T11:44:00Z">
        <w:r w:rsidRPr="00433015" w:rsidDel="00865793">
          <w:delText>saisie de l’</w:delText>
        </w:r>
      </w:del>
      <w:r w:rsidRPr="00433015">
        <w:t>instruction</w:t>
      </w:r>
      <w:ins w:id="877" w:author="Raja EL HAFI" w:date="2015-06-10T11:44:00Z">
        <w:r w:rsidR="00865793">
          <w:t>s</w:t>
        </w:r>
      </w:ins>
      <w:r w:rsidRPr="00433015">
        <w:t xml:space="preserve"> client, les montants débités sur les comptes des souscripteurs seront épargnées des commissions de règlement livraison, à la réception des attributions, le système annulera l’ancienne écriture par un crédit du même montant et procède à un nouveau débit à l’hauteur des quantités attribuées y compris les commissions R/L.</w:t>
      </w:r>
    </w:p>
    <w:p w:rsidR="00DB557E" w:rsidRPr="00985481" w:rsidRDefault="00DB557E" w:rsidP="00DB557E">
      <w:pPr>
        <w:ind w:left="720"/>
        <w:jc w:val="both"/>
        <w:rPr>
          <w:b/>
          <w:i/>
          <w:sz w:val="24"/>
          <w:szCs w:val="24"/>
        </w:rPr>
      </w:pPr>
    </w:p>
    <w:p w:rsidR="00DB557E" w:rsidRDefault="00DB557E" w:rsidP="00DB557E">
      <w:pPr>
        <w:jc w:val="both"/>
        <w:rPr>
          <w:ins w:id="878" w:author="Raja EL HAFI" w:date="2015-07-09T11:07:00Z"/>
          <w:b/>
          <w:i/>
          <w:sz w:val="20"/>
          <w:szCs w:val="20"/>
        </w:rPr>
      </w:pPr>
    </w:p>
    <w:p w:rsidR="00B97549" w:rsidRDefault="00B97549" w:rsidP="00DB557E">
      <w:pPr>
        <w:jc w:val="both"/>
        <w:rPr>
          <w:ins w:id="879" w:author="Raja EL HAFI" w:date="2015-07-09T11:07:00Z"/>
          <w:b/>
          <w:i/>
          <w:sz w:val="20"/>
          <w:szCs w:val="20"/>
        </w:rPr>
      </w:pPr>
    </w:p>
    <w:p w:rsidR="00B97549" w:rsidRDefault="00B97549" w:rsidP="00DB557E">
      <w:pPr>
        <w:jc w:val="both"/>
        <w:rPr>
          <w:ins w:id="880" w:author="Raja EL HAFI" w:date="2015-07-09T11:07:00Z"/>
          <w:b/>
          <w:i/>
          <w:sz w:val="20"/>
          <w:szCs w:val="20"/>
        </w:rPr>
      </w:pPr>
    </w:p>
    <w:p w:rsidR="00B97549" w:rsidRDefault="00B97549" w:rsidP="00DB557E">
      <w:pPr>
        <w:jc w:val="both"/>
        <w:rPr>
          <w:ins w:id="881" w:author="Raja EL HAFI" w:date="2015-07-09T11:07:00Z"/>
          <w:b/>
          <w:i/>
          <w:sz w:val="20"/>
          <w:szCs w:val="20"/>
        </w:rPr>
      </w:pPr>
    </w:p>
    <w:p w:rsidR="00B97549" w:rsidRDefault="00B97549" w:rsidP="00DB557E">
      <w:pPr>
        <w:jc w:val="both"/>
        <w:rPr>
          <w:ins w:id="882" w:author="Raja EL HAFI" w:date="2015-07-09T11:07:00Z"/>
          <w:b/>
          <w:i/>
          <w:sz w:val="20"/>
          <w:szCs w:val="20"/>
        </w:rPr>
      </w:pPr>
    </w:p>
    <w:p w:rsidR="00B97549" w:rsidRDefault="00B97549" w:rsidP="00DB557E">
      <w:pPr>
        <w:jc w:val="both"/>
        <w:rPr>
          <w:ins w:id="883" w:author="Raja EL HAFI" w:date="2015-07-09T11:07:00Z"/>
          <w:b/>
          <w:i/>
          <w:sz w:val="20"/>
          <w:szCs w:val="20"/>
        </w:rPr>
      </w:pPr>
    </w:p>
    <w:p w:rsidR="00B97549" w:rsidRDefault="00B97549" w:rsidP="00DB557E">
      <w:pPr>
        <w:jc w:val="both"/>
        <w:rPr>
          <w:ins w:id="884" w:author="Raja EL HAFI" w:date="2015-07-09T11:07:00Z"/>
          <w:b/>
          <w:i/>
          <w:sz w:val="20"/>
          <w:szCs w:val="20"/>
        </w:rPr>
      </w:pPr>
    </w:p>
    <w:p w:rsidR="00B97549" w:rsidRDefault="00B97549" w:rsidP="00DB557E">
      <w:pPr>
        <w:jc w:val="both"/>
        <w:rPr>
          <w:ins w:id="885" w:author="Raja EL HAFI" w:date="2015-07-09T11:07:00Z"/>
          <w:b/>
          <w:i/>
          <w:sz w:val="20"/>
          <w:szCs w:val="20"/>
        </w:rPr>
      </w:pPr>
    </w:p>
    <w:p w:rsidR="00B97549" w:rsidRDefault="00B97549" w:rsidP="00DB557E">
      <w:pPr>
        <w:jc w:val="both"/>
        <w:rPr>
          <w:ins w:id="886" w:author="Raja EL HAFI" w:date="2015-07-09T11:07:00Z"/>
          <w:b/>
          <w:i/>
          <w:sz w:val="20"/>
          <w:szCs w:val="20"/>
        </w:rPr>
      </w:pPr>
    </w:p>
    <w:p w:rsidR="00B97549" w:rsidRDefault="00B97549" w:rsidP="00DB557E">
      <w:pPr>
        <w:jc w:val="both"/>
        <w:rPr>
          <w:ins w:id="887" w:author="Raja EL HAFI" w:date="2015-07-09T11:07:00Z"/>
          <w:b/>
          <w:i/>
          <w:sz w:val="20"/>
          <w:szCs w:val="20"/>
        </w:rPr>
      </w:pPr>
    </w:p>
    <w:p w:rsidR="00B97549" w:rsidRDefault="00B97549" w:rsidP="00DB557E">
      <w:pPr>
        <w:jc w:val="both"/>
        <w:rPr>
          <w:ins w:id="888" w:author="Raja EL HAFI" w:date="2015-07-09T11:07:00Z"/>
          <w:b/>
          <w:i/>
          <w:sz w:val="20"/>
          <w:szCs w:val="20"/>
        </w:rPr>
      </w:pPr>
    </w:p>
    <w:p w:rsidR="00B97549" w:rsidRDefault="00B97549" w:rsidP="00DB557E">
      <w:pPr>
        <w:jc w:val="both"/>
        <w:rPr>
          <w:ins w:id="889" w:author="Raja EL HAFI" w:date="2015-07-09T11:07:00Z"/>
          <w:b/>
          <w:i/>
          <w:sz w:val="20"/>
          <w:szCs w:val="20"/>
        </w:rPr>
      </w:pPr>
    </w:p>
    <w:p w:rsidR="00B97549" w:rsidRDefault="00B97549" w:rsidP="00DB557E">
      <w:pPr>
        <w:jc w:val="both"/>
        <w:rPr>
          <w:ins w:id="890" w:author="Raja EL HAFI" w:date="2015-07-09T11:07:00Z"/>
          <w:b/>
          <w:i/>
          <w:sz w:val="20"/>
          <w:szCs w:val="20"/>
        </w:rPr>
      </w:pPr>
    </w:p>
    <w:p w:rsidR="00B97549" w:rsidRDefault="00B97549" w:rsidP="00DB557E">
      <w:pPr>
        <w:jc w:val="both"/>
        <w:rPr>
          <w:ins w:id="891" w:author="Raja EL HAFI" w:date="2015-07-09T11:07:00Z"/>
          <w:b/>
          <w:i/>
          <w:sz w:val="20"/>
          <w:szCs w:val="20"/>
        </w:rPr>
      </w:pPr>
    </w:p>
    <w:p w:rsidR="00B97549" w:rsidRDefault="00B97549" w:rsidP="00DB557E">
      <w:pPr>
        <w:jc w:val="both"/>
        <w:rPr>
          <w:ins w:id="892" w:author="Raja EL HAFI" w:date="2015-07-09T11:07:00Z"/>
          <w:b/>
          <w:i/>
          <w:sz w:val="20"/>
          <w:szCs w:val="20"/>
        </w:rPr>
      </w:pPr>
    </w:p>
    <w:p w:rsidR="00B97549" w:rsidRDefault="00B97549" w:rsidP="00DB557E">
      <w:pPr>
        <w:jc w:val="both"/>
        <w:rPr>
          <w:ins w:id="893" w:author="Raja EL HAFI" w:date="2015-07-09T11:07:00Z"/>
          <w:b/>
          <w:i/>
          <w:sz w:val="20"/>
          <w:szCs w:val="20"/>
        </w:rPr>
      </w:pPr>
    </w:p>
    <w:p w:rsidR="00B97549" w:rsidRDefault="00B97549" w:rsidP="00DB557E">
      <w:pPr>
        <w:jc w:val="both"/>
        <w:rPr>
          <w:ins w:id="894" w:author="Raja EL HAFI" w:date="2015-07-09T11:07:00Z"/>
          <w:b/>
          <w:i/>
          <w:sz w:val="20"/>
          <w:szCs w:val="20"/>
        </w:rPr>
      </w:pPr>
    </w:p>
    <w:p w:rsidR="00B97549" w:rsidRDefault="00B97549" w:rsidP="00DB557E">
      <w:pPr>
        <w:jc w:val="both"/>
        <w:rPr>
          <w:ins w:id="895" w:author="Raja EL HAFI" w:date="2015-07-09T11:07:00Z"/>
          <w:b/>
          <w:i/>
          <w:sz w:val="20"/>
          <w:szCs w:val="20"/>
        </w:rPr>
      </w:pPr>
    </w:p>
    <w:p w:rsidR="00B97549" w:rsidRDefault="00B97549" w:rsidP="00DB557E">
      <w:pPr>
        <w:jc w:val="both"/>
        <w:rPr>
          <w:ins w:id="896" w:author="Raja EL HAFI" w:date="2015-07-09T11:07:00Z"/>
          <w:b/>
          <w:i/>
          <w:sz w:val="20"/>
          <w:szCs w:val="20"/>
        </w:rPr>
      </w:pPr>
    </w:p>
    <w:p w:rsidR="00B97549" w:rsidRDefault="00B97549" w:rsidP="00DB557E">
      <w:pPr>
        <w:jc w:val="both"/>
        <w:rPr>
          <w:b/>
          <w:i/>
          <w:sz w:val="20"/>
          <w:szCs w:val="20"/>
        </w:rPr>
      </w:pPr>
    </w:p>
    <w:p w:rsidR="00DB557E" w:rsidRPr="00886581" w:rsidRDefault="00DB557E" w:rsidP="00DB557E">
      <w:pPr>
        <w:pStyle w:val="Style2"/>
        <w:shd w:val="clear" w:color="auto" w:fill="D9D9D9"/>
        <w:jc w:val="both"/>
      </w:pPr>
      <w:bookmarkStart w:id="897" w:name="_Toc425152106"/>
      <w:r w:rsidRPr="00886581">
        <w:lastRenderedPageBreak/>
        <w:t>Impact du coût moyen pondéré</w:t>
      </w:r>
      <w:bookmarkEnd w:id="897"/>
    </w:p>
    <w:p w:rsidR="00DB557E" w:rsidRDefault="00DB557E" w:rsidP="00DB557E">
      <w:pPr>
        <w:jc w:val="both"/>
        <w:rPr>
          <w:b/>
          <w:i/>
          <w:sz w:val="20"/>
          <w:szCs w:val="20"/>
        </w:rPr>
      </w:pPr>
    </w:p>
    <w:p w:rsidR="00DB557E" w:rsidRDefault="00DB557E" w:rsidP="00DB557E">
      <w:pPr>
        <w:jc w:val="both"/>
      </w:pPr>
      <w:r w:rsidRPr="00433015">
        <w:t xml:space="preserve">Certaines OST ont un impact sur le CMP de la valeur. Le tableau ci-dessous résume l’impact. </w:t>
      </w:r>
    </w:p>
    <w:p w:rsidR="003076D0" w:rsidRDefault="003076D0" w:rsidP="00DB557E">
      <w:pPr>
        <w:jc w:val="both"/>
      </w:pPr>
    </w:p>
    <w:p w:rsidR="003076D0" w:rsidRPr="003076D0" w:rsidRDefault="003076D0" w:rsidP="00DB557E">
      <w:pPr>
        <w:jc w:val="both"/>
        <w:rPr>
          <w:color w:val="FF0000"/>
        </w:rPr>
      </w:pPr>
      <w:r w:rsidRPr="003076D0">
        <w:rPr>
          <w:color w:val="FF0000"/>
        </w:rPr>
        <w:t>Rq AWB : le tableau ci-dessous est à remplacer par le tableau proposé par AWB</w:t>
      </w:r>
      <w:r w:rsidR="001B14D9">
        <w:rPr>
          <w:color w:val="FF0000"/>
        </w:rPr>
        <w:t xml:space="preserve"> </w:t>
      </w:r>
      <w:r w:rsidR="001B14D9" w:rsidRPr="001B14D9">
        <w:rPr>
          <w:color w:val="FF0000"/>
        </w:rPr>
        <w:sym w:font="Wingdings" w:char="F0E8"/>
      </w:r>
      <w:r w:rsidR="001B14D9">
        <w:rPr>
          <w:color w:val="FF0000"/>
        </w:rPr>
        <w:t xml:space="preserve"> OK</w:t>
      </w:r>
    </w:p>
    <w:p w:rsidR="00DB557E" w:rsidRDefault="00B97549" w:rsidP="00DB557E">
      <w:pPr>
        <w:jc w:val="both"/>
        <w:rPr>
          <w:ins w:id="898" w:author="Raja EL HAFI" w:date="2015-07-09T11:16:00Z"/>
          <w:sz w:val="24"/>
          <w:szCs w:val="24"/>
        </w:rPr>
      </w:pPr>
      <w:ins w:id="899" w:author="Raja EL HAFI" w:date="2015-07-09T11:07:00Z">
        <w:r>
          <w:rPr>
            <w:sz w:val="24"/>
            <w:szCs w:val="24"/>
          </w:rPr>
          <w:t>Remarque Vemeg</w:t>
        </w:r>
      </w:ins>
      <w:ins w:id="900" w:author="Raja EL HAFI" w:date="2015-07-09T11:08:00Z">
        <w:r>
          <w:rPr>
            <w:sz w:val="24"/>
            <w:szCs w:val="24"/>
          </w:rPr>
          <w:t> </w:t>
        </w:r>
      </w:ins>
      <w:ins w:id="901" w:author="Raja EL HAFI" w:date="2015-07-09T11:07:00Z">
        <w:r>
          <w:rPr>
            <w:sz w:val="24"/>
            <w:szCs w:val="24"/>
          </w:rPr>
          <w:t>:</w:t>
        </w:r>
      </w:ins>
      <w:ins w:id="902" w:author="Raja EL HAFI" w:date="2015-07-09T11:08:00Z">
        <w:r>
          <w:rPr>
            <w:sz w:val="24"/>
            <w:szCs w:val="24"/>
          </w:rPr>
          <w:t xml:space="preserve"> </w:t>
        </w:r>
      </w:ins>
      <w:ins w:id="903" w:author="Raja EL HAFI" w:date="2015-07-09T11:13:00Z">
        <w:r>
          <w:rPr>
            <w:sz w:val="24"/>
            <w:szCs w:val="24"/>
          </w:rPr>
          <w:t>tableau remplacé</w:t>
        </w:r>
      </w:ins>
    </w:p>
    <w:p w:rsidR="00B97549" w:rsidRDefault="00B97549" w:rsidP="00DB557E">
      <w:pPr>
        <w:jc w:val="both"/>
        <w:rPr>
          <w:ins w:id="904" w:author="Raja EL HAFI" w:date="2015-07-09T11:16:00Z"/>
          <w:sz w:val="24"/>
          <w:szCs w:val="24"/>
        </w:rPr>
      </w:pPr>
    </w:p>
    <w:tbl>
      <w:tblPr>
        <w:tblW w:w="9356" w:type="dxa"/>
        <w:tblInd w:w="-5" w:type="dxa"/>
        <w:tblCellMar>
          <w:left w:w="70" w:type="dxa"/>
          <w:right w:w="70" w:type="dxa"/>
        </w:tblCellMar>
        <w:tblLook w:val="04A0" w:firstRow="1" w:lastRow="0" w:firstColumn="1" w:lastColumn="0" w:noHBand="0" w:noVBand="1"/>
      </w:tblPr>
      <w:tblGrid>
        <w:gridCol w:w="574"/>
        <w:gridCol w:w="3821"/>
        <w:gridCol w:w="3685"/>
        <w:gridCol w:w="1276"/>
      </w:tblGrid>
      <w:tr w:rsidR="00B97549" w:rsidRPr="00B97549" w:rsidTr="007B5BCE">
        <w:trPr>
          <w:trHeight w:val="300"/>
          <w:ins w:id="905" w:author="Raja EL HAFI" w:date="2015-07-09T11:16:00Z"/>
        </w:trPr>
        <w:tc>
          <w:tcPr>
            <w:tcW w:w="57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rsidR="00B97549" w:rsidRPr="00B97549" w:rsidRDefault="00B97549" w:rsidP="00B97549">
            <w:pPr>
              <w:spacing w:line="240" w:lineRule="auto"/>
              <w:jc w:val="center"/>
              <w:rPr>
                <w:ins w:id="906" w:author="Raja EL HAFI" w:date="2015-07-09T11:16:00Z"/>
                <w:rFonts w:ascii="Calibri" w:eastAsia="Times New Roman" w:hAnsi="Calibri" w:cs="Calibri"/>
                <w:color w:val="000000"/>
                <w:lang w:eastAsia="fr-FR"/>
              </w:rPr>
            </w:pPr>
            <w:ins w:id="907" w:author="Raja EL HAFI" w:date="2015-07-09T11:16:00Z">
              <w:r w:rsidRPr="00B97549">
                <w:rPr>
                  <w:rFonts w:ascii="Calibri" w:eastAsia="Times New Roman" w:hAnsi="Calibri" w:cs="Calibri"/>
                  <w:color w:val="000000"/>
                  <w:lang w:eastAsia="fr-FR"/>
                </w:rPr>
                <w:t>Num</w:t>
              </w:r>
            </w:ins>
          </w:p>
        </w:tc>
        <w:tc>
          <w:tcPr>
            <w:tcW w:w="3821" w:type="dxa"/>
            <w:tcBorders>
              <w:top w:val="single" w:sz="4" w:space="0" w:color="auto"/>
              <w:left w:val="nil"/>
              <w:bottom w:val="single" w:sz="4" w:space="0" w:color="auto"/>
              <w:right w:val="single" w:sz="4" w:space="0" w:color="auto"/>
            </w:tcBorders>
            <w:shd w:val="clear" w:color="000000" w:fill="C0C0C0"/>
            <w:noWrap/>
            <w:vAlign w:val="center"/>
            <w:hideMark/>
          </w:tcPr>
          <w:p w:rsidR="00B97549" w:rsidRPr="00B97549" w:rsidRDefault="00B97549" w:rsidP="00B97549">
            <w:pPr>
              <w:spacing w:line="240" w:lineRule="auto"/>
              <w:jc w:val="center"/>
              <w:rPr>
                <w:ins w:id="908" w:author="Raja EL HAFI" w:date="2015-07-09T11:16:00Z"/>
                <w:rFonts w:ascii="Calibri" w:eastAsia="Times New Roman" w:hAnsi="Calibri" w:cs="Calibri"/>
                <w:color w:val="000000"/>
                <w:lang w:eastAsia="fr-FR"/>
              </w:rPr>
            </w:pPr>
            <w:ins w:id="909" w:author="Raja EL HAFI" w:date="2015-07-09T11:16:00Z">
              <w:r w:rsidRPr="00B97549">
                <w:rPr>
                  <w:rFonts w:ascii="Calibri" w:eastAsia="Times New Roman" w:hAnsi="Calibri" w:cs="Calibri"/>
                  <w:color w:val="000000"/>
                  <w:lang w:eastAsia="fr-FR"/>
                </w:rPr>
                <w:t xml:space="preserve">Opération sur titres </w:t>
              </w:r>
            </w:ins>
          </w:p>
        </w:tc>
        <w:tc>
          <w:tcPr>
            <w:tcW w:w="3685" w:type="dxa"/>
            <w:tcBorders>
              <w:top w:val="single" w:sz="4" w:space="0" w:color="auto"/>
              <w:left w:val="nil"/>
              <w:bottom w:val="single" w:sz="4" w:space="0" w:color="auto"/>
              <w:right w:val="single" w:sz="4" w:space="0" w:color="auto"/>
            </w:tcBorders>
            <w:shd w:val="clear" w:color="000000" w:fill="C0C0C0"/>
            <w:noWrap/>
            <w:vAlign w:val="center"/>
            <w:hideMark/>
          </w:tcPr>
          <w:p w:rsidR="00B97549" w:rsidRPr="00B97549" w:rsidRDefault="00B97549" w:rsidP="00B97549">
            <w:pPr>
              <w:spacing w:line="240" w:lineRule="auto"/>
              <w:jc w:val="center"/>
              <w:rPr>
                <w:ins w:id="910" w:author="Raja EL HAFI" w:date="2015-07-09T11:16:00Z"/>
                <w:rFonts w:ascii="Calibri" w:eastAsia="Times New Roman" w:hAnsi="Calibri" w:cs="Calibri"/>
                <w:color w:val="000000"/>
                <w:lang w:eastAsia="fr-FR"/>
              </w:rPr>
            </w:pPr>
            <w:ins w:id="911" w:author="Raja EL HAFI" w:date="2015-07-09T11:16:00Z">
              <w:r w:rsidRPr="00B97549">
                <w:rPr>
                  <w:rFonts w:ascii="Calibri" w:eastAsia="Times New Roman" w:hAnsi="Calibri" w:cs="Calibri"/>
                  <w:color w:val="000000"/>
                  <w:lang w:eastAsia="fr-FR"/>
                </w:rPr>
                <w:t>Valorisation</w:t>
              </w:r>
            </w:ins>
          </w:p>
        </w:tc>
        <w:tc>
          <w:tcPr>
            <w:tcW w:w="1276" w:type="dxa"/>
            <w:tcBorders>
              <w:top w:val="single" w:sz="4" w:space="0" w:color="auto"/>
              <w:left w:val="nil"/>
              <w:bottom w:val="single" w:sz="4" w:space="0" w:color="auto"/>
              <w:right w:val="single" w:sz="4" w:space="0" w:color="auto"/>
            </w:tcBorders>
            <w:shd w:val="clear" w:color="000000" w:fill="C0C0C0"/>
            <w:noWrap/>
            <w:vAlign w:val="center"/>
            <w:hideMark/>
          </w:tcPr>
          <w:p w:rsidR="00B97549" w:rsidRPr="00B97549" w:rsidRDefault="00B97549" w:rsidP="00B97549">
            <w:pPr>
              <w:spacing w:line="240" w:lineRule="auto"/>
              <w:jc w:val="center"/>
              <w:rPr>
                <w:ins w:id="912" w:author="Raja EL HAFI" w:date="2015-07-09T11:16:00Z"/>
                <w:rFonts w:ascii="Calibri" w:eastAsia="Times New Roman" w:hAnsi="Calibri" w:cs="Calibri"/>
                <w:color w:val="000000"/>
                <w:lang w:eastAsia="fr-FR"/>
              </w:rPr>
            </w:pPr>
            <w:ins w:id="913" w:author="Raja EL HAFI" w:date="2015-07-09T11:16:00Z">
              <w:r w:rsidRPr="00B97549">
                <w:rPr>
                  <w:rFonts w:ascii="Calibri" w:eastAsia="Times New Roman" w:hAnsi="Calibri" w:cs="Calibri"/>
                  <w:color w:val="000000"/>
                  <w:lang w:eastAsia="fr-FR"/>
                </w:rPr>
                <w:t>Impact du CMP</w:t>
              </w:r>
            </w:ins>
          </w:p>
        </w:tc>
      </w:tr>
      <w:tr w:rsidR="00B97549" w:rsidRPr="00B97549" w:rsidTr="007B5BCE">
        <w:trPr>
          <w:trHeight w:val="300"/>
          <w:ins w:id="914"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15" w:author="Raja EL HAFI" w:date="2015-07-09T11:16:00Z"/>
                <w:rFonts w:ascii="Calibri" w:eastAsia="Times New Roman" w:hAnsi="Calibri" w:cs="Calibri"/>
                <w:color w:val="000000"/>
                <w:lang w:eastAsia="fr-FR"/>
              </w:rPr>
            </w:pPr>
            <w:ins w:id="916" w:author="Raja EL HAFI" w:date="2015-07-09T11:16:00Z">
              <w:r w:rsidRPr="00B97549">
                <w:rPr>
                  <w:rFonts w:ascii="Calibri" w:eastAsia="Times New Roman" w:hAnsi="Calibri" w:cs="Calibri"/>
                  <w:color w:val="000000"/>
                  <w:lang w:eastAsia="fr-FR"/>
                </w:rPr>
                <w:t>1</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17" w:author="Raja EL HAFI" w:date="2015-07-09T11:16:00Z"/>
                <w:rFonts w:ascii="Calibri" w:eastAsia="Times New Roman" w:hAnsi="Calibri" w:cs="Calibri"/>
                <w:color w:val="000000"/>
                <w:lang w:eastAsia="fr-FR"/>
              </w:rPr>
            </w:pPr>
            <w:ins w:id="918" w:author="Raja EL HAFI" w:date="2015-07-09T11:16:00Z">
              <w:r w:rsidRPr="00B97549">
                <w:rPr>
                  <w:rFonts w:ascii="Calibri" w:eastAsia="Times New Roman" w:hAnsi="Calibri" w:cs="Calibri"/>
                  <w:color w:val="000000"/>
                  <w:lang w:eastAsia="fr-FR"/>
                </w:rPr>
                <w:t>Paiement des dividendes en espèce</w:t>
              </w:r>
            </w:ins>
          </w:p>
        </w:tc>
        <w:tc>
          <w:tcPr>
            <w:tcW w:w="3685"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919" w:author="Raja EL HAFI" w:date="2015-07-09T11:16:00Z"/>
                <w:rFonts w:ascii="Calibri" w:eastAsia="Times New Roman" w:hAnsi="Calibri" w:cs="Calibri"/>
                <w:color w:val="000000"/>
                <w:lang w:eastAsia="fr-FR"/>
              </w:rPr>
            </w:pPr>
            <w:ins w:id="920" w:author="Raja EL HAFI" w:date="2015-07-09T11:16:00Z">
              <w:r w:rsidRPr="00B97549">
                <w:rPr>
                  <w:rFonts w:ascii="Calibri" w:eastAsia="Times New Roman" w:hAnsi="Calibri" w:cs="Calibri"/>
                  <w:color w:val="000000"/>
                  <w:lang w:eastAsia="fr-FR"/>
                </w:rPr>
                <w:t>N/A</w:t>
              </w:r>
            </w:ins>
          </w:p>
        </w:tc>
        <w:tc>
          <w:tcPr>
            <w:tcW w:w="1276"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921" w:author="Raja EL HAFI" w:date="2015-07-09T11:16:00Z"/>
                <w:rFonts w:ascii="Calibri" w:eastAsia="Times New Roman" w:hAnsi="Calibri" w:cs="Calibri"/>
                <w:color w:val="000000"/>
                <w:lang w:eastAsia="fr-FR"/>
              </w:rPr>
            </w:pPr>
            <w:ins w:id="922" w:author="Raja EL HAFI" w:date="2015-07-09T11:16:00Z">
              <w:r w:rsidRPr="00B97549">
                <w:rPr>
                  <w:rFonts w:ascii="Calibri" w:eastAsia="Times New Roman" w:hAnsi="Calibri" w:cs="Calibri"/>
                  <w:color w:val="000000"/>
                  <w:lang w:eastAsia="fr-FR"/>
                </w:rPr>
                <w:t>N/A</w:t>
              </w:r>
            </w:ins>
          </w:p>
        </w:tc>
      </w:tr>
      <w:tr w:rsidR="00B97549" w:rsidRPr="00B97549" w:rsidTr="007B5BCE">
        <w:trPr>
          <w:trHeight w:val="300"/>
          <w:ins w:id="923"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24" w:author="Raja EL HAFI" w:date="2015-07-09T11:16:00Z"/>
                <w:rFonts w:ascii="Calibri" w:eastAsia="Times New Roman" w:hAnsi="Calibri" w:cs="Calibri"/>
                <w:color w:val="000000"/>
                <w:lang w:eastAsia="fr-FR"/>
              </w:rPr>
            </w:pPr>
            <w:ins w:id="925" w:author="Raja EL HAFI" w:date="2015-07-09T11:16:00Z">
              <w:r w:rsidRPr="00B97549">
                <w:rPr>
                  <w:rFonts w:ascii="Calibri" w:eastAsia="Times New Roman" w:hAnsi="Calibri" w:cs="Calibri"/>
                  <w:color w:val="000000"/>
                  <w:lang w:eastAsia="fr-FR"/>
                </w:rPr>
                <w:t>2</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26" w:author="Raja EL HAFI" w:date="2015-07-09T11:16:00Z"/>
                <w:rFonts w:ascii="Calibri" w:eastAsia="Times New Roman" w:hAnsi="Calibri" w:cs="Calibri"/>
                <w:color w:val="000000"/>
                <w:lang w:eastAsia="fr-FR"/>
              </w:rPr>
            </w:pPr>
            <w:ins w:id="927" w:author="Raja EL HAFI" w:date="2015-07-09T11:16:00Z">
              <w:r w:rsidRPr="00B97549">
                <w:rPr>
                  <w:rFonts w:ascii="Calibri" w:eastAsia="Times New Roman" w:hAnsi="Calibri" w:cs="Calibri"/>
                  <w:color w:val="000000"/>
                  <w:lang w:eastAsia="fr-FR"/>
                </w:rPr>
                <w:t xml:space="preserve">Paiement des intérêts </w:t>
              </w:r>
            </w:ins>
          </w:p>
        </w:tc>
        <w:tc>
          <w:tcPr>
            <w:tcW w:w="3685"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928" w:author="Raja EL HAFI" w:date="2015-07-09T11:16:00Z"/>
                <w:rFonts w:ascii="Calibri" w:eastAsia="Times New Roman" w:hAnsi="Calibri" w:cs="Calibri"/>
                <w:color w:val="000000"/>
                <w:lang w:eastAsia="fr-FR"/>
              </w:rPr>
            </w:pPr>
            <w:ins w:id="929" w:author="Raja EL HAFI" w:date="2015-07-09T11:16:00Z">
              <w:r w:rsidRPr="00B97549">
                <w:rPr>
                  <w:rFonts w:ascii="Calibri" w:eastAsia="Times New Roman" w:hAnsi="Calibri" w:cs="Calibri"/>
                  <w:color w:val="000000"/>
                  <w:lang w:eastAsia="fr-FR"/>
                </w:rPr>
                <w:t>N/A</w:t>
              </w:r>
            </w:ins>
          </w:p>
        </w:tc>
        <w:tc>
          <w:tcPr>
            <w:tcW w:w="1276"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930" w:author="Raja EL HAFI" w:date="2015-07-09T11:16:00Z"/>
                <w:rFonts w:ascii="Calibri" w:eastAsia="Times New Roman" w:hAnsi="Calibri" w:cs="Calibri"/>
                <w:color w:val="000000"/>
                <w:lang w:eastAsia="fr-FR"/>
              </w:rPr>
            </w:pPr>
            <w:ins w:id="931" w:author="Raja EL HAFI" w:date="2015-07-09T11:16:00Z">
              <w:r w:rsidRPr="00B97549">
                <w:rPr>
                  <w:rFonts w:ascii="Calibri" w:eastAsia="Times New Roman" w:hAnsi="Calibri" w:cs="Calibri"/>
                  <w:color w:val="000000"/>
                  <w:lang w:eastAsia="fr-FR"/>
                </w:rPr>
                <w:t>N/A</w:t>
              </w:r>
            </w:ins>
          </w:p>
        </w:tc>
      </w:tr>
      <w:tr w:rsidR="00B97549" w:rsidRPr="00B97549" w:rsidTr="007B5BCE">
        <w:trPr>
          <w:trHeight w:val="600"/>
          <w:ins w:id="932"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33" w:author="Raja EL HAFI" w:date="2015-07-09T11:16:00Z"/>
                <w:rFonts w:ascii="Calibri" w:eastAsia="Times New Roman" w:hAnsi="Calibri" w:cs="Calibri"/>
                <w:color w:val="000000"/>
                <w:lang w:eastAsia="fr-FR"/>
              </w:rPr>
            </w:pPr>
            <w:ins w:id="934" w:author="Raja EL HAFI" w:date="2015-07-09T11:16:00Z">
              <w:r w:rsidRPr="00B97549">
                <w:rPr>
                  <w:rFonts w:ascii="Calibri" w:eastAsia="Times New Roman" w:hAnsi="Calibri" w:cs="Calibri"/>
                  <w:color w:val="000000"/>
                  <w:lang w:eastAsia="fr-FR"/>
                </w:rPr>
                <w:t>3</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35" w:author="Raja EL HAFI" w:date="2015-07-09T11:16:00Z"/>
                <w:rFonts w:ascii="Calibri" w:eastAsia="Times New Roman" w:hAnsi="Calibri" w:cs="Calibri"/>
                <w:color w:val="000000"/>
                <w:lang w:eastAsia="fr-FR"/>
              </w:rPr>
            </w:pPr>
            <w:ins w:id="936" w:author="Raja EL HAFI" w:date="2015-07-09T11:16:00Z">
              <w:r w:rsidRPr="00B97549">
                <w:rPr>
                  <w:rFonts w:ascii="Calibri" w:eastAsia="Times New Roman" w:hAnsi="Calibri" w:cs="Calibri"/>
                  <w:color w:val="000000"/>
                  <w:lang w:eastAsia="fr-FR"/>
                </w:rPr>
                <w:t>Paiement des dividendes optionnels</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937" w:author="Raja EL HAFI" w:date="2015-07-09T11:16:00Z"/>
                <w:rFonts w:ascii="Calibri" w:eastAsia="Times New Roman" w:hAnsi="Calibri" w:cs="Calibri"/>
                <w:color w:val="000000"/>
                <w:lang w:eastAsia="fr-FR"/>
              </w:rPr>
            </w:pPr>
            <w:ins w:id="938" w:author="Raja EL HAFI" w:date="2015-07-09T11:16:00Z">
              <w:r w:rsidRPr="00B97549">
                <w:rPr>
                  <w:rFonts w:ascii="Calibri" w:eastAsia="Times New Roman" w:hAnsi="Calibri" w:cs="Calibri"/>
                  <w:color w:val="000000"/>
                  <w:lang w:eastAsia="fr-FR"/>
                </w:rPr>
                <w:t>Entrée des nouvelles actions : Prix de réinvestissement+ commission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939" w:author="Raja EL HAFI" w:date="2015-07-09T11:16:00Z"/>
                <w:rFonts w:ascii="Calibri" w:eastAsia="Times New Roman" w:hAnsi="Calibri" w:cs="Calibri"/>
                <w:color w:val="000000"/>
                <w:lang w:eastAsia="fr-FR"/>
              </w:rPr>
            </w:pPr>
            <w:ins w:id="940"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941"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42" w:author="Raja EL HAFI" w:date="2015-07-09T11:16:00Z"/>
                <w:rFonts w:ascii="Calibri" w:eastAsia="Times New Roman" w:hAnsi="Calibri" w:cs="Calibri"/>
                <w:color w:val="000000"/>
                <w:lang w:eastAsia="fr-FR"/>
              </w:rPr>
            </w:pPr>
            <w:ins w:id="943" w:author="Raja EL HAFI" w:date="2015-07-09T11:16:00Z">
              <w:r w:rsidRPr="00B97549">
                <w:rPr>
                  <w:rFonts w:ascii="Calibri" w:eastAsia="Times New Roman" w:hAnsi="Calibri" w:cs="Calibri"/>
                  <w:color w:val="000000"/>
                  <w:lang w:eastAsia="fr-FR"/>
                </w:rPr>
                <w:t>4</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44" w:author="Raja EL HAFI" w:date="2015-07-09T11:16:00Z"/>
                <w:rFonts w:ascii="Calibri" w:eastAsia="Times New Roman" w:hAnsi="Calibri" w:cs="Calibri"/>
                <w:color w:val="000000"/>
                <w:lang w:eastAsia="fr-FR"/>
              </w:rPr>
            </w:pPr>
            <w:ins w:id="945" w:author="Raja EL HAFI" w:date="2015-07-09T11:16:00Z">
              <w:r w:rsidRPr="00B97549">
                <w:rPr>
                  <w:rFonts w:ascii="Calibri" w:eastAsia="Times New Roman" w:hAnsi="Calibri" w:cs="Calibri"/>
                  <w:color w:val="000000"/>
                  <w:lang w:eastAsia="fr-FR"/>
                </w:rPr>
                <w:t>Remboursement du principal</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946" w:author="Raja EL HAFI" w:date="2015-07-09T11:16:00Z"/>
                <w:rFonts w:ascii="Calibri" w:eastAsia="Times New Roman" w:hAnsi="Calibri" w:cs="Calibri"/>
                <w:color w:val="000000"/>
                <w:lang w:eastAsia="fr-FR"/>
              </w:rPr>
            </w:pPr>
            <w:ins w:id="947"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948" w:author="Raja EL HAFI" w:date="2015-07-09T11:16:00Z"/>
                <w:rFonts w:ascii="Calibri" w:eastAsia="Times New Roman" w:hAnsi="Calibri" w:cs="Calibri"/>
                <w:color w:val="000000"/>
                <w:lang w:eastAsia="fr-FR"/>
              </w:rPr>
            </w:pPr>
            <w:ins w:id="949" w:author="Raja EL HAFI" w:date="2015-07-09T11:16:00Z">
              <w:r w:rsidRPr="00B97549">
                <w:rPr>
                  <w:rFonts w:ascii="Calibri" w:eastAsia="Times New Roman" w:hAnsi="Calibri" w:cs="Calibri"/>
                  <w:color w:val="000000"/>
                  <w:lang w:eastAsia="fr-FR"/>
                </w:rPr>
                <w:t>N/A </w:t>
              </w:r>
            </w:ins>
          </w:p>
        </w:tc>
      </w:tr>
      <w:tr w:rsidR="00B97549" w:rsidRPr="00B97549" w:rsidTr="007B5BCE">
        <w:trPr>
          <w:trHeight w:val="600"/>
          <w:ins w:id="950"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51" w:author="Raja EL HAFI" w:date="2015-07-09T11:16:00Z"/>
                <w:rFonts w:ascii="Calibri" w:eastAsia="Times New Roman" w:hAnsi="Calibri" w:cs="Calibri"/>
                <w:color w:val="000000"/>
                <w:lang w:eastAsia="fr-FR"/>
              </w:rPr>
            </w:pPr>
            <w:ins w:id="952" w:author="Raja EL HAFI" w:date="2015-07-09T11:16:00Z">
              <w:r w:rsidRPr="00B97549">
                <w:rPr>
                  <w:rFonts w:ascii="Calibri" w:eastAsia="Times New Roman" w:hAnsi="Calibri" w:cs="Calibri"/>
                  <w:color w:val="000000"/>
                  <w:lang w:eastAsia="fr-FR"/>
                </w:rPr>
                <w:t>5</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53" w:author="Raja EL HAFI" w:date="2015-07-09T11:16:00Z"/>
                <w:rFonts w:ascii="Calibri" w:eastAsia="Times New Roman" w:hAnsi="Calibri" w:cs="Calibri"/>
                <w:color w:val="000000"/>
                <w:lang w:eastAsia="fr-FR"/>
              </w:rPr>
            </w:pPr>
            <w:ins w:id="954" w:author="Raja EL HAFI" w:date="2015-07-09T11:16:00Z">
              <w:r w:rsidRPr="00B97549">
                <w:rPr>
                  <w:rFonts w:ascii="Calibri" w:eastAsia="Times New Roman" w:hAnsi="Calibri" w:cs="Calibri"/>
                  <w:color w:val="000000"/>
                  <w:lang w:eastAsia="fr-FR"/>
                </w:rPr>
                <w:t>Remboursement partiel du principal</w:t>
              </w:r>
            </w:ins>
          </w:p>
        </w:tc>
        <w:tc>
          <w:tcPr>
            <w:tcW w:w="3685"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955" w:author="Raja EL HAFI" w:date="2015-07-09T11:16:00Z"/>
                <w:rFonts w:ascii="Calibri" w:eastAsia="Times New Roman" w:hAnsi="Calibri" w:cs="Calibri"/>
                <w:color w:val="000000"/>
                <w:lang w:eastAsia="fr-FR"/>
              </w:rPr>
            </w:pPr>
            <w:ins w:id="956" w:author="Raja EL HAFI" w:date="2015-07-09T11:16:00Z">
              <w:r w:rsidRPr="00B97549">
                <w:rPr>
                  <w:rFonts w:ascii="Calibri" w:eastAsia="Times New Roman" w:hAnsi="Calibri" w:cs="Calibri"/>
                  <w:color w:val="000000"/>
                  <w:lang w:eastAsia="fr-FR"/>
                </w:rPr>
                <w:t>CMP historique - prix de remboursement</w:t>
              </w:r>
            </w:ins>
          </w:p>
        </w:tc>
        <w:tc>
          <w:tcPr>
            <w:tcW w:w="1276"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957" w:author="Raja EL HAFI" w:date="2015-07-09T11:16:00Z"/>
                <w:rFonts w:ascii="Calibri" w:eastAsia="Times New Roman" w:hAnsi="Calibri" w:cs="Calibri"/>
                <w:color w:val="000000"/>
                <w:lang w:eastAsia="fr-FR"/>
              </w:rPr>
            </w:pPr>
            <w:ins w:id="958"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900"/>
          <w:ins w:id="959"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60" w:author="Raja EL HAFI" w:date="2015-07-09T11:16:00Z"/>
                <w:rFonts w:ascii="Calibri" w:eastAsia="Times New Roman" w:hAnsi="Calibri" w:cs="Calibri"/>
                <w:color w:val="000000"/>
                <w:lang w:eastAsia="fr-FR"/>
              </w:rPr>
            </w:pPr>
            <w:ins w:id="961" w:author="Raja EL HAFI" w:date="2015-07-09T11:16:00Z">
              <w:r w:rsidRPr="00B97549">
                <w:rPr>
                  <w:rFonts w:ascii="Calibri" w:eastAsia="Times New Roman" w:hAnsi="Calibri" w:cs="Calibri"/>
                  <w:color w:val="000000"/>
                  <w:lang w:eastAsia="fr-FR"/>
                </w:rPr>
                <w:t>6</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62" w:author="Raja EL HAFI" w:date="2015-07-09T11:16:00Z"/>
                <w:rFonts w:ascii="Calibri" w:eastAsia="Times New Roman" w:hAnsi="Calibri" w:cs="Calibri"/>
                <w:color w:val="000000"/>
                <w:lang w:eastAsia="fr-FR"/>
              </w:rPr>
            </w:pPr>
            <w:ins w:id="963" w:author="Raja EL HAFI" w:date="2015-07-09T11:16:00Z">
              <w:r w:rsidRPr="00B97549">
                <w:rPr>
                  <w:rFonts w:ascii="Calibri" w:eastAsia="Times New Roman" w:hAnsi="Calibri" w:cs="Calibri"/>
                  <w:color w:val="000000"/>
                  <w:lang w:eastAsia="fr-FR"/>
                </w:rPr>
                <w:t>Réduction du capital avec changement de code ISIN</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964" w:author="Raja EL HAFI" w:date="2015-07-09T11:16:00Z"/>
                <w:rFonts w:ascii="Calibri" w:eastAsia="Times New Roman" w:hAnsi="Calibri" w:cs="Calibri"/>
                <w:color w:val="000000"/>
                <w:lang w:eastAsia="fr-FR"/>
              </w:rPr>
            </w:pPr>
            <w:ins w:id="965" w:author="Raja EL HAFI" w:date="2015-07-09T11:16:00Z">
              <w:r w:rsidRPr="00B97549">
                <w:rPr>
                  <w:rFonts w:ascii="Calibri" w:eastAsia="Times New Roman" w:hAnsi="Calibri" w:cs="Calibri"/>
                  <w:color w:val="000000"/>
                  <w:lang w:eastAsia="fr-FR"/>
                </w:rPr>
                <w:t>entrée des titres valeur nouvelle : (CMP historique valeur ancienne  - prix de réduction)</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966" w:author="Raja EL HAFI" w:date="2015-07-09T11:16:00Z"/>
                <w:rFonts w:ascii="Calibri" w:eastAsia="Times New Roman" w:hAnsi="Calibri" w:cs="Calibri"/>
                <w:color w:val="000000"/>
                <w:lang w:eastAsia="fr-FR"/>
              </w:rPr>
            </w:pPr>
            <w:ins w:id="967"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968"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69" w:author="Raja EL HAFI" w:date="2015-07-09T11:16:00Z"/>
                <w:rFonts w:ascii="Calibri" w:eastAsia="Times New Roman" w:hAnsi="Calibri" w:cs="Calibri"/>
                <w:color w:val="000000"/>
                <w:lang w:eastAsia="fr-FR"/>
              </w:rPr>
            </w:pPr>
            <w:ins w:id="970" w:author="Raja EL HAFI" w:date="2015-07-09T11:16:00Z">
              <w:r w:rsidRPr="00B97549">
                <w:rPr>
                  <w:rFonts w:ascii="Calibri" w:eastAsia="Times New Roman" w:hAnsi="Calibri" w:cs="Calibri"/>
                  <w:color w:val="000000"/>
                  <w:lang w:eastAsia="fr-FR"/>
                </w:rPr>
                <w:t>7</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71" w:author="Raja EL HAFI" w:date="2015-07-09T11:16:00Z"/>
                <w:rFonts w:ascii="Calibri" w:eastAsia="Times New Roman" w:hAnsi="Calibri" w:cs="Calibri"/>
                <w:color w:val="000000"/>
                <w:lang w:eastAsia="fr-FR"/>
              </w:rPr>
            </w:pPr>
            <w:ins w:id="972" w:author="Raja EL HAFI" w:date="2015-07-09T11:16:00Z">
              <w:r w:rsidRPr="00B97549">
                <w:rPr>
                  <w:rFonts w:ascii="Calibri" w:eastAsia="Times New Roman" w:hAnsi="Calibri" w:cs="Calibri"/>
                  <w:color w:val="000000"/>
                  <w:lang w:eastAsia="fr-FR"/>
                </w:rPr>
                <w:t>Offre publique d'achat</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973" w:author="Raja EL HAFI" w:date="2015-07-09T11:16:00Z"/>
                <w:rFonts w:ascii="Calibri" w:eastAsia="Times New Roman" w:hAnsi="Calibri" w:cs="Calibri"/>
                <w:color w:val="000000"/>
                <w:lang w:eastAsia="fr-FR"/>
              </w:rPr>
            </w:pPr>
            <w:ins w:id="974" w:author="Raja EL HAFI" w:date="2015-07-09T11:16:00Z">
              <w:r w:rsidRPr="00B97549">
                <w:rPr>
                  <w:rFonts w:ascii="Calibri" w:eastAsia="Times New Roman" w:hAnsi="Calibri" w:cs="Calibri"/>
                  <w:color w:val="000000"/>
                  <w:lang w:eastAsia="fr-FR"/>
                </w:rPr>
                <w:t>Hors MegaCor</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975" w:author="Raja EL HAFI" w:date="2015-07-09T11:16:00Z"/>
                <w:rFonts w:ascii="Calibri" w:eastAsia="Times New Roman" w:hAnsi="Calibri" w:cs="Calibri"/>
                <w:color w:val="000000"/>
                <w:lang w:eastAsia="fr-FR"/>
              </w:rPr>
            </w:pPr>
            <w:ins w:id="976" w:author="Raja EL HAFI" w:date="2015-07-09T11:16:00Z">
              <w:r w:rsidRPr="00B97549">
                <w:rPr>
                  <w:rFonts w:ascii="Calibri" w:eastAsia="Times New Roman" w:hAnsi="Calibri" w:cs="Calibri"/>
                  <w:color w:val="000000"/>
                  <w:lang w:eastAsia="fr-FR"/>
                </w:rPr>
                <w:t>Hors MegaCor</w:t>
              </w:r>
            </w:ins>
          </w:p>
        </w:tc>
      </w:tr>
      <w:tr w:rsidR="00B97549" w:rsidRPr="00B97549" w:rsidTr="007B5BCE">
        <w:trPr>
          <w:trHeight w:val="300"/>
          <w:ins w:id="977"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78" w:author="Raja EL HAFI" w:date="2015-07-09T11:16:00Z"/>
                <w:rFonts w:ascii="Calibri" w:eastAsia="Times New Roman" w:hAnsi="Calibri" w:cs="Calibri"/>
                <w:color w:val="000000"/>
                <w:lang w:eastAsia="fr-FR"/>
              </w:rPr>
            </w:pPr>
            <w:ins w:id="979" w:author="Raja EL HAFI" w:date="2015-07-09T11:16:00Z">
              <w:r w:rsidRPr="00B97549">
                <w:rPr>
                  <w:rFonts w:ascii="Calibri" w:eastAsia="Times New Roman" w:hAnsi="Calibri" w:cs="Calibri"/>
                  <w:color w:val="000000"/>
                  <w:lang w:eastAsia="fr-FR"/>
                </w:rPr>
                <w:t>8</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80" w:author="Raja EL HAFI" w:date="2015-07-09T11:16:00Z"/>
                <w:rFonts w:ascii="Calibri" w:eastAsia="Times New Roman" w:hAnsi="Calibri" w:cs="Calibri"/>
                <w:color w:val="000000"/>
                <w:lang w:eastAsia="fr-FR"/>
              </w:rPr>
            </w:pPr>
            <w:ins w:id="981" w:author="Raja EL HAFI" w:date="2015-07-09T11:16:00Z">
              <w:r w:rsidRPr="00B97549">
                <w:rPr>
                  <w:rFonts w:ascii="Calibri" w:eastAsia="Times New Roman" w:hAnsi="Calibri" w:cs="Calibri"/>
                  <w:color w:val="000000"/>
                  <w:lang w:eastAsia="fr-FR"/>
                </w:rPr>
                <w:t xml:space="preserve">Offre publique de retrait </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982" w:author="Raja EL HAFI" w:date="2015-07-09T11:16:00Z"/>
                <w:rFonts w:ascii="Calibri" w:eastAsia="Times New Roman" w:hAnsi="Calibri" w:cs="Calibri"/>
                <w:color w:val="000000"/>
                <w:lang w:eastAsia="fr-FR"/>
              </w:rPr>
            </w:pPr>
            <w:ins w:id="983" w:author="Raja EL HAFI" w:date="2015-07-09T11:16:00Z">
              <w:r w:rsidRPr="00B97549">
                <w:rPr>
                  <w:rFonts w:ascii="Calibri" w:eastAsia="Times New Roman" w:hAnsi="Calibri" w:cs="Calibri"/>
                  <w:color w:val="000000"/>
                  <w:lang w:eastAsia="fr-FR"/>
                </w:rPr>
                <w:t>Hors MegaCor</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984" w:author="Raja EL HAFI" w:date="2015-07-09T11:16:00Z"/>
                <w:rFonts w:ascii="Calibri" w:eastAsia="Times New Roman" w:hAnsi="Calibri" w:cs="Calibri"/>
                <w:color w:val="000000"/>
                <w:lang w:eastAsia="fr-FR"/>
              </w:rPr>
            </w:pPr>
            <w:ins w:id="985" w:author="Raja EL HAFI" w:date="2015-07-09T11:16:00Z">
              <w:r w:rsidRPr="00B97549">
                <w:rPr>
                  <w:rFonts w:ascii="Calibri" w:eastAsia="Times New Roman" w:hAnsi="Calibri" w:cs="Calibri"/>
                  <w:color w:val="000000"/>
                  <w:lang w:eastAsia="fr-FR"/>
                </w:rPr>
                <w:t>Hors MegaCor</w:t>
              </w:r>
            </w:ins>
          </w:p>
        </w:tc>
      </w:tr>
      <w:tr w:rsidR="00B97549" w:rsidRPr="00B97549" w:rsidTr="007B5BCE">
        <w:trPr>
          <w:trHeight w:val="300"/>
          <w:ins w:id="986" w:author="Raja EL HAFI" w:date="2015-07-09T11:16:00Z"/>
        </w:trPr>
        <w:tc>
          <w:tcPr>
            <w:tcW w:w="57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987" w:author="Raja EL HAFI" w:date="2015-07-09T11:16:00Z"/>
                <w:rFonts w:ascii="Calibri" w:eastAsia="Times New Roman" w:hAnsi="Calibri" w:cs="Calibri"/>
                <w:color w:val="000000"/>
                <w:lang w:eastAsia="fr-FR"/>
              </w:rPr>
            </w:pPr>
            <w:ins w:id="988" w:author="Raja EL HAFI" w:date="2015-07-09T11:16:00Z">
              <w:r w:rsidRPr="00B97549">
                <w:rPr>
                  <w:rFonts w:ascii="Calibri" w:eastAsia="Times New Roman" w:hAnsi="Calibri" w:cs="Calibri"/>
                  <w:color w:val="000000"/>
                  <w:lang w:eastAsia="fr-FR"/>
                </w:rPr>
                <w:t>9</w:t>
              </w:r>
            </w:ins>
          </w:p>
        </w:tc>
        <w:tc>
          <w:tcPr>
            <w:tcW w:w="3821"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989" w:author="Raja EL HAFI" w:date="2015-07-09T11:16:00Z"/>
                <w:rFonts w:ascii="Calibri" w:eastAsia="Times New Roman" w:hAnsi="Calibri" w:cs="Calibri"/>
                <w:color w:val="000000"/>
                <w:lang w:eastAsia="fr-FR"/>
              </w:rPr>
            </w:pPr>
            <w:ins w:id="990" w:author="Raja EL HAFI" w:date="2015-07-09T11:16:00Z">
              <w:r w:rsidRPr="00B97549">
                <w:rPr>
                  <w:rFonts w:ascii="Calibri" w:eastAsia="Times New Roman" w:hAnsi="Calibri" w:cs="Calibri"/>
                  <w:color w:val="000000"/>
                  <w:lang w:eastAsia="fr-FR"/>
                </w:rPr>
                <w:t>Augmentation du capital en numéraire</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991" w:author="Raja EL HAFI" w:date="2015-07-09T11:16:00Z"/>
                <w:rFonts w:ascii="Calibri" w:eastAsia="Times New Roman" w:hAnsi="Calibri" w:cs="Calibri"/>
                <w:color w:val="000000"/>
                <w:lang w:eastAsia="fr-FR"/>
              </w:rPr>
            </w:pPr>
            <w:ins w:id="992" w:author="Raja EL HAFI" w:date="2015-07-09T11:16:00Z">
              <w:r w:rsidRPr="00B97549">
                <w:rPr>
                  <w:rFonts w:ascii="Calibri" w:eastAsia="Times New Roman" w:hAnsi="Calibri" w:cs="Calibri"/>
                  <w:color w:val="000000"/>
                  <w:lang w:eastAsia="fr-FR"/>
                </w:rPr>
                <w:t>Entrée des droits de souscription = 0</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993" w:author="Raja EL HAFI" w:date="2015-07-09T11:16:00Z"/>
                <w:rFonts w:ascii="Calibri" w:eastAsia="Times New Roman" w:hAnsi="Calibri" w:cs="Calibri"/>
                <w:color w:val="000000"/>
                <w:lang w:eastAsia="fr-FR"/>
              </w:rPr>
            </w:pPr>
            <w:ins w:id="994"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600"/>
          <w:ins w:id="995"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996"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997"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998" w:author="Raja EL HAFI" w:date="2015-07-09T11:16:00Z"/>
                <w:rFonts w:ascii="Calibri" w:eastAsia="Times New Roman" w:hAnsi="Calibri" w:cs="Calibri"/>
                <w:color w:val="000000"/>
                <w:lang w:eastAsia="fr-FR"/>
              </w:rPr>
            </w:pPr>
            <w:ins w:id="999" w:author="Raja EL HAFI" w:date="2015-07-09T11:16:00Z">
              <w:r w:rsidRPr="00B97549">
                <w:rPr>
                  <w:rFonts w:ascii="Calibri" w:eastAsia="Times New Roman" w:hAnsi="Calibri" w:cs="Calibri"/>
                  <w:color w:val="000000"/>
                  <w:lang w:eastAsia="fr-FR"/>
                </w:rPr>
                <w:t>Achat des droits pour compléter les rompus = Prix d'achat</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00" w:author="Raja EL HAFI" w:date="2015-07-09T11:16:00Z"/>
                <w:rFonts w:ascii="Calibri" w:eastAsia="Times New Roman" w:hAnsi="Calibri" w:cs="Calibri"/>
                <w:color w:val="000000"/>
                <w:lang w:eastAsia="fr-FR"/>
              </w:rPr>
            </w:pPr>
            <w:ins w:id="1001"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600"/>
          <w:ins w:id="1002"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03"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04"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05" w:author="Raja EL HAFI" w:date="2015-07-09T11:16:00Z"/>
                <w:rFonts w:ascii="Calibri" w:eastAsia="Times New Roman" w:hAnsi="Calibri" w:cs="Calibri"/>
                <w:color w:val="000000"/>
                <w:lang w:eastAsia="fr-FR"/>
              </w:rPr>
            </w:pPr>
            <w:ins w:id="1006" w:author="Raja EL HAFI" w:date="2015-07-09T11:16:00Z">
              <w:r w:rsidRPr="00B97549">
                <w:rPr>
                  <w:rFonts w:ascii="Calibri" w:eastAsia="Times New Roman" w:hAnsi="Calibri" w:cs="Calibri"/>
                  <w:color w:val="000000"/>
                  <w:lang w:eastAsia="fr-FR"/>
                </w:rPr>
                <w:t>Entrée des titres = Prix d'achat du titre + Comm ttc + Prix d'achat des rompus</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07" w:author="Raja EL HAFI" w:date="2015-07-09T11:16:00Z"/>
                <w:rFonts w:ascii="Calibri" w:eastAsia="Times New Roman" w:hAnsi="Calibri" w:cs="Calibri"/>
                <w:color w:val="000000"/>
                <w:lang w:eastAsia="fr-FR"/>
              </w:rPr>
            </w:pPr>
            <w:ins w:id="1008"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600"/>
          <w:ins w:id="1009"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10" w:author="Raja EL HAFI" w:date="2015-07-09T11:16:00Z"/>
                <w:rFonts w:ascii="Calibri" w:eastAsia="Times New Roman" w:hAnsi="Calibri" w:cs="Calibri"/>
                <w:color w:val="000000"/>
                <w:lang w:eastAsia="fr-FR"/>
              </w:rPr>
            </w:pPr>
            <w:ins w:id="1011" w:author="Raja EL HAFI" w:date="2015-07-09T11:16:00Z">
              <w:r w:rsidRPr="00B97549">
                <w:rPr>
                  <w:rFonts w:ascii="Calibri" w:eastAsia="Times New Roman" w:hAnsi="Calibri" w:cs="Calibri"/>
                  <w:color w:val="000000"/>
                  <w:lang w:eastAsia="fr-FR"/>
                </w:rPr>
                <w:t>10</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12" w:author="Raja EL HAFI" w:date="2015-07-09T11:16:00Z"/>
                <w:rFonts w:ascii="Calibri" w:eastAsia="Times New Roman" w:hAnsi="Calibri" w:cs="Calibri"/>
                <w:color w:val="000000"/>
                <w:lang w:eastAsia="fr-FR"/>
              </w:rPr>
            </w:pPr>
            <w:ins w:id="1013" w:author="Raja EL HAFI" w:date="2015-07-09T11:16:00Z">
              <w:r w:rsidRPr="00B97549">
                <w:rPr>
                  <w:rFonts w:ascii="Calibri" w:eastAsia="Times New Roman" w:hAnsi="Calibri" w:cs="Calibri"/>
                  <w:color w:val="000000"/>
                  <w:lang w:eastAsia="fr-FR"/>
                </w:rPr>
                <w:t>Attribution gratuite sans rompus</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14" w:author="Raja EL HAFI" w:date="2015-07-09T11:16:00Z"/>
                <w:rFonts w:ascii="Calibri" w:eastAsia="Times New Roman" w:hAnsi="Calibri" w:cs="Calibri"/>
                <w:color w:val="000000"/>
                <w:lang w:eastAsia="fr-FR"/>
              </w:rPr>
            </w:pPr>
            <w:ins w:id="1015" w:author="Raja EL HAFI" w:date="2015-07-09T11:16:00Z">
              <w:r w:rsidRPr="00B97549">
                <w:rPr>
                  <w:rFonts w:ascii="Calibri" w:eastAsia="Times New Roman" w:hAnsi="Calibri" w:cs="Calibri"/>
                  <w:color w:val="000000"/>
                  <w:lang w:eastAsia="fr-FR"/>
                </w:rPr>
                <w:t>Entrée des titres = 0 + commissions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16" w:author="Raja EL HAFI" w:date="2015-07-09T11:16:00Z"/>
                <w:rFonts w:ascii="Calibri" w:eastAsia="Times New Roman" w:hAnsi="Calibri" w:cs="Calibri"/>
                <w:color w:val="000000"/>
                <w:lang w:eastAsia="fr-FR"/>
              </w:rPr>
            </w:pPr>
            <w:ins w:id="1017"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600"/>
          <w:ins w:id="1018"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19" w:author="Raja EL HAFI" w:date="2015-07-09T11:16:00Z"/>
                <w:rFonts w:ascii="Calibri" w:eastAsia="Times New Roman" w:hAnsi="Calibri" w:cs="Calibri"/>
                <w:color w:val="000000"/>
                <w:lang w:eastAsia="fr-FR"/>
              </w:rPr>
            </w:pPr>
            <w:ins w:id="1020" w:author="Raja EL HAFI" w:date="2015-07-09T11:16:00Z">
              <w:r w:rsidRPr="00B97549">
                <w:rPr>
                  <w:rFonts w:ascii="Calibri" w:eastAsia="Times New Roman" w:hAnsi="Calibri" w:cs="Calibri"/>
                  <w:color w:val="000000"/>
                  <w:lang w:eastAsia="fr-FR"/>
                </w:rPr>
                <w:t>11</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21" w:author="Raja EL HAFI" w:date="2015-07-09T11:16:00Z"/>
                <w:rFonts w:ascii="Calibri" w:eastAsia="Times New Roman" w:hAnsi="Calibri" w:cs="Calibri"/>
                <w:color w:val="000000"/>
                <w:lang w:eastAsia="fr-FR"/>
              </w:rPr>
            </w:pPr>
            <w:ins w:id="1022" w:author="Raja EL HAFI" w:date="2015-07-09T11:16:00Z">
              <w:r w:rsidRPr="00B97549">
                <w:rPr>
                  <w:rFonts w:ascii="Calibri" w:eastAsia="Times New Roman" w:hAnsi="Calibri" w:cs="Calibri"/>
                  <w:color w:val="000000"/>
                  <w:lang w:eastAsia="fr-FR"/>
                </w:rPr>
                <w:t>Attribution gratuite avec rompus</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23" w:author="Raja EL HAFI" w:date="2015-07-09T11:16:00Z"/>
                <w:rFonts w:ascii="Calibri" w:eastAsia="Times New Roman" w:hAnsi="Calibri" w:cs="Calibri"/>
                <w:color w:val="000000"/>
                <w:lang w:eastAsia="fr-FR"/>
              </w:rPr>
            </w:pPr>
            <w:ins w:id="1024" w:author="Raja EL HAFI" w:date="2015-07-09T11:16:00Z">
              <w:r w:rsidRPr="00B97549">
                <w:rPr>
                  <w:rFonts w:ascii="Calibri" w:eastAsia="Times New Roman" w:hAnsi="Calibri" w:cs="Calibri"/>
                  <w:color w:val="000000"/>
                  <w:lang w:eastAsia="fr-FR"/>
                </w:rPr>
                <w:t>Entrée des titres = 0+ commissions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25" w:author="Raja EL HAFI" w:date="2015-07-09T11:16:00Z"/>
                <w:rFonts w:ascii="Calibri" w:eastAsia="Times New Roman" w:hAnsi="Calibri" w:cs="Calibri"/>
                <w:color w:val="000000"/>
                <w:lang w:eastAsia="fr-FR"/>
              </w:rPr>
            </w:pPr>
            <w:ins w:id="1026"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1027" w:author="Raja EL HAFI" w:date="2015-07-09T11:16:00Z"/>
        </w:trPr>
        <w:tc>
          <w:tcPr>
            <w:tcW w:w="57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28" w:author="Raja EL HAFI" w:date="2015-07-09T11:16:00Z"/>
                <w:rFonts w:ascii="Calibri" w:eastAsia="Times New Roman" w:hAnsi="Calibri" w:cs="Calibri"/>
                <w:color w:val="000000"/>
                <w:lang w:eastAsia="fr-FR"/>
              </w:rPr>
            </w:pPr>
            <w:ins w:id="1029" w:author="Raja EL HAFI" w:date="2015-07-09T11:16:00Z">
              <w:r w:rsidRPr="00B97549">
                <w:rPr>
                  <w:rFonts w:ascii="Calibri" w:eastAsia="Times New Roman" w:hAnsi="Calibri" w:cs="Calibri"/>
                  <w:color w:val="000000"/>
                  <w:lang w:eastAsia="fr-FR"/>
                </w:rPr>
                <w:t>12</w:t>
              </w:r>
            </w:ins>
          </w:p>
        </w:tc>
        <w:tc>
          <w:tcPr>
            <w:tcW w:w="3821"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30" w:author="Raja EL HAFI" w:date="2015-07-09T11:16:00Z"/>
                <w:rFonts w:ascii="Calibri" w:eastAsia="Times New Roman" w:hAnsi="Calibri" w:cs="Calibri"/>
                <w:color w:val="000000"/>
                <w:lang w:eastAsia="fr-FR"/>
              </w:rPr>
            </w:pPr>
            <w:ins w:id="1031" w:author="Raja EL HAFI" w:date="2015-07-09T11:16:00Z">
              <w:r w:rsidRPr="00B97549">
                <w:rPr>
                  <w:rFonts w:ascii="Calibri" w:eastAsia="Times New Roman" w:hAnsi="Calibri" w:cs="Calibri"/>
                  <w:color w:val="000000"/>
                  <w:lang w:eastAsia="fr-FR"/>
                </w:rPr>
                <w:t>Changement de dénomination</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32" w:author="Raja EL HAFI" w:date="2015-07-09T11:16:00Z"/>
                <w:rFonts w:ascii="Calibri" w:eastAsia="Times New Roman" w:hAnsi="Calibri" w:cs="Calibri"/>
                <w:color w:val="000000"/>
                <w:lang w:eastAsia="fr-FR"/>
              </w:rPr>
            </w:pPr>
            <w:ins w:id="1033"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34" w:author="Raja EL HAFI" w:date="2015-07-09T11:16:00Z"/>
                <w:rFonts w:ascii="Calibri" w:eastAsia="Times New Roman" w:hAnsi="Calibri" w:cs="Calibri"/>
                <w:color w:val="000000"/>
                <w:lang w:eastAsia="fr-FR"/>
              </w:rPr>
            </w:pPr>
            <w:ins w:id="1035"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600"/>
          <w:ins w:id="1036"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37"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38"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39" w:author="Raja EL HAFI" w:date="2015-07-09T11:16:00Z"/>
                <w:rFonts w:ascii="Calibri" w:eastAsia="Times New Roman" w:hAnsi="Calibri" w:cs="Calibri"/>
                <w:color w:val="000000"/>
                <w:lang w:eastAsia="fr-FR"/>
              </w:rPr>
            </w:pPr>
            <w:ins w:id="1040" w:author="Raja EL HAFI" w:date="2015-07-09T11:16:00Z">
              <w:r w:rsidRPr="00B97549">
                <w:rPr>
                  <w:rFonts w:ascii="Calibri" w:eastAsia="Times New Roman" w:hAnsi="Calibri" w:cs="Calibri"/>
                  <w:color w:val="000000"/>
                  <w:lang w:eastAsia="fr-FR"/>
                </w:rPr>
                <w:t>Entrée des titres = CMP historique des anciennes valeurs</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41" w:author="Raja EL HAFI" w:date="2015-07-09T11:16:00Z"/>
                <w:rFonts w:ascii="Calibri" w:eastAsia="Times New Roman" w:hAnsi="Calibri" w:cs="Calibri"/>
                <w:color w:val="000000"/>
                <w:lang w:eastAsia="fr-FR"/>
              </w:rPr>
            </w:pPr>
            <w:ins w:id="1042"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1043" w:author="Raja EL HAFI" w:date="2015-07-09T11:16:00Z"/>
        </w:trPr>
        <w:tc>
          <w:tcPr>
            <w:tcW w:w="57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44" w:author="Raja EL HAFI" w:date="2015-07-09T11:16:00Z"/>
                <w:rFonts w:ascii="Calibri" w:eastAsia="Times New Roman" w:hAnsi="Calibri" w:cs="Calibri"/>
                <w:color w:val="000000"/>
                <w:lang w:eastAsia="fr-FR"/>
              </w:rPr>
            </w:pPr>
            <w:ins w:id="1045" w:author="Raja EL HAFI" w:date="2015-07-09T11:16:00Z">
              <w:r w:rsidRPr="00B97549">
                <w:rPr>
                  <w:rFonts w:ascii="Calibri" w:eastAsia="Times New Roman" w:hAnsi="Calibri" w:cs="Calibri"/>
                  <w:color w:val="000000"/>
                  <w:lang w:eastAsia="fr-FR"/>
                </w:rPr>
                <w:t>13</w:t>
              </w:r>
            </w:ins>
          </w:p>
        </w:tc>
        <w:tc>
          <w:tcPr>
            <w:tcW w:w="3821"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46" w:author="Raja EL HAFI" w:date="2015-07-09T11:16:00Z"/>
                <w:rFonts w:ascii="Calibri" w:eastAsia="Times New Roman" w:hAnsi="Calibri" w:cs="Calibri"/>
                <w:color w:val="000000"/>
                <w:lang w:eastAsia="fr-FR"/>
              </w:rPr>
            </w:pPr>
            <w:ins w:id="1047" w:author="Raja EL HAFI" w:date="2015-07-09T11:16:00Z">
              <w:r w:rsidRPr="00B97549">
                <w:rPr>
                  <w:rFonts w:ascii="Calibri" w:eastAsia="Times New Roman" w:hAnsi="Calibri" w:cs="Calibri"/>
                  <w:color w:val="000000"/>
                  <w:lang w:eastAsia="fr-FR"/>
                </w:rPr>
                <w:t>Fusion absorption sans rompus</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48" w:author="Raja EL HAFI" w:date="2015-07-09T11:16:00Z"/>
                <w:rFonts w:ascii="Calibri" w:eastAsia="Times New Roman" w:hAnsi="Calibri" w:cs="Calibri"/>
                <w:color w:val="000000"/>
                <w:lang w:eastAsia="fr-FR"/>
              </w:rPr>
            </w:pPr>
            <w:ins w:id="1049"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50" w:author="Raja EL HAFI" w:date="2015-07-09T11:16:00Z"/>
                <w:rFonts w:ascii="Calibri" w:eastAsia="Times New Roman" w:hAnsi="Calibri" w:cs="Calibri"/>
                <w:color w:val="000000"/>
                <w:lang w:eastAsia="fr-FR"/>
              </w:rPr>
            </w:pPr>
            <w:ins w:id="1051"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900"/>
          <w:ins w:id="1052"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53"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54"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55" w:author="Raja EL HAFI" w:date="2015-07-09T11:16:00Z"/>
                <w:rFonts w:ascii="Calibri" w:eastAsia="Times New Roman" w:hAnsi="Calibri" w:cs="Calibri"/>
                <w:color w:val="000000"/>
                <w:lang w:eastAsia="fr-FR"/>
              </w:rPr>
            </w:pPr>
            <w:ins w:id="1056" w:author="Raja EL HAFI" w:date="2015-07-09T11:16:00Z">
              <w:r w:rsidRPr="00B97549">
                <w:rPr>
                  <w:rFonts w:ascii="Calibri" w:eastAsia="Times New Roman" w:hAnsi="Calibri" w:cs="Calibri"/>
                  <w:color w:val="000000"/>
                  <w:lang w:eastAsia="fr-FR"/>
                </w:rPr>
                <w:t>Entrée des nouvelles actions :( CMP historique / Parité in    + commissions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57" w:author="Raja EL HAFI" w:date="2015-07-09T11:16:00Z"/>
                <w:rFonts w:ascii="Calibri" w:eastAsia="Times New Roman" w:hAnsi="Calibri" w:cs="Calibri"/>
                <w:color w:val="000000"/>
                <w:lang w:eastAsia="fr-FR"/>
              </w:rPr>
            </w:pPr>
            <w:ins w:id="1058"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1059" w:author="Raja EL HAFI" w:date="2015-07-09T11:16:00Z"/>
        </w:trPr>
        <w:tc>
          <w:tcPr>
            <w:tcW w:w="57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60" w:author="Raja EL HAFI" w:date="2015-07-09T11:16:00Z"/>
                <w:rFonts w:ascii="Calibri" w:eastAsia="Times New Roman" w:hAnsi="Calibri" w:cs="Calibri"/>
                <w:color w:val="000000"/>
                <w:lang w:eastAsia="fr-FR"/>
              </w:rPr>
            </w:pPr>
            <w:ins w:id="1061" w:author="Raja EL HAFI" w:date="2015-07-09T11:16:00Z">
              <w:r w:rsidRPr="00B97549">
                <w:rPr>
                  <w:rFonts w:ascii="Calibri" w:eastAsia="Times New Roman" w:hAnsi="Calibri" w:cs="Calibri"/>
                  <w:color w:val="000000"/>
                  <w:lang w:eastAsia="fr-FR"/>
                </w:rPr>
                <w:t>14</w:t>
              </w:r>
            </w:ins>
          </w:p>
        </w:tc>
        <w:tc>
          <w:tcPr>
            <w:tcW w:w="3821"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62" w:author="Raja EL HAFI" w:date="2015-07-09T11:16:00Z"/>
                <w:rFonts w:ascii="Calibri" w:eastAsia="Times New Roman" w:hAnsi="Calibri" w:cs="Calibri"/>
                <w:color w:val="000000"/>
                <w:lang w:eastAsia="fr-FR"/>
              </w:rPr>
            </w:pPr>
            <w:ins w:id="1063" w:author="Raja EL HAFI" w:date="2015-07-09T11:16:00Z">
              <w:r w:rsidRPr="00B97549">
                <w:rPr>
                  <w:rFonts w:ascii="Calibri" w:eastAsia="Times New Roman" w:hAnsi="Calibri" w:cs="Calibri"/>
                  <w:color w:val="000000"/>
                  <w:lang w:eastAsia="fr-FR"/>
                </w:rPr>
                <w:t>Fusion absorption avec rompus</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64" w:author="Raja EL HAFI" w:date="2015-07-09T11:16:00Z"/>
                <w:rFonts w:ascii="Calibri" w:eastAsia="Times New Roman" w:hAnsi="Calibri" w:cs="Calibri"/>
                <w:color w:val="000000"/>
                <w:lang w:eastAsia="fr-FR"/>
              </w:rPr>
            </w:pPr>
            <w:ins w:id="1065"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66" w:author="Raja EL HAFI" w:date="2015-07-09T11:16:00Z"/>
                <w:rFonts w:ascii="Calibri" w:eastAsia="Times New Roman" w:hAnsi="Calibri" w:cs="Calibri"/>
                <w:color w:val="000000"/>
                <w:lang w:eastAsia="fr-FR"/>
              </w:rPr>
            </w:pPr>
            <w:ins w:id="1067"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900"/>
          <w:ins w:id="1068"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69"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070"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71" w:author="Raja EL HAFI" w:date="2015-07-09T11:16:00Z"/>
                <w:rFonts w:ascii="Calibri" w:eastAsia="Times New Roman" w:hAnsi="Calibri" w:cs="Calibri"/>
                <w:color w:val="000000"/>
                <w:lang w:eastAsia="fr-FR"/>
              </w:rPr>
            </w:pPr>
            <w:ins w:id="1072" w:author="Raja EL HAFI" w:date="2015-07-09T11:16:00Z">
              <w:r w:rsidRPr="00B97549">
                <w:rPr>
                  <w:rFonts w:ascii="Calibri" w:eastAsia="Times New Roman" w:hAnsi="Calibri" w:cs="Calibri"/>
                  <w:color w:val="000000"/>
                  <w:lang w:eastAsia="fr-FR"/>
                </w:rPr>
                <w:t xml:space="preserve">Entrée des nouvelles actions : (CMP historique * Parité Out / Parité in    + commissionTTC) </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073" w:author="Raja EL HAFI" w:date="2015-07-09T11:16:00Z"/>
                <w:rFonts w:ascii="Calibri" w:eastAsia="Times New Roman" w:hAnsi="Calibri" w:cs="Calibri"/>
                <w:color w:val="000000"/>
                <w:lang w:eastAsia="fr-FR"/>
              </w:rPr>
            </w:pPr>
            <w:ins w:id="1074"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1075"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76" w:author="Raja EL HAFI" w:date="2015-07-09T11:16:00Z"/>
                <w:rFonts w:ascii="Calibri" w:eastAsia="Times New Roman" w:hAnsi="Calibri" w:cs="Calibri"/>
                <w:color w:val="000000"/>
                <w:lang w:eastAsia="fr-FR"/>
              </w:rPr>
            </w:pPr>
            <w:ins w:id="1077" w:author="Raja EL HAFI" w:date="2015-07-09T11:16:00Z">
              <w:r w:rsidRPr="00B97549">
                <w:rPr>
                  <w:rFonts w:ascii="Calibri" w:eastAsia="Times New Roman" w:hAnsi="Calibri" w:cs="Calibri"/>
                  <w:color w:val="000000"/>
                  <w:lang w:eastAsia="fr-FR"/>
                </w:rPr>
                <w:t>15</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78" w:author="Raja EL HAFI" w:date="2015-07-09T11:16:00Z"/>
                <w:rFonts w:ascii="Calibri" w:eastAsia="Times New Roman" w:hAnsi="Calibri" w:cs="Calibri"/>
                <w:color w:val="000000"/>
                <w:lang w:eastAsia="fr-FR"/>
              </w:rPr>
            </w:pPr>
            <w:ins w:id="1079" w:author="Raja EL HAFI" w:date="2015-07-09T11:16:00Z">
              <w:r w:rsidRPr="00B97549">
                <w:rPr>
                  <w:rFonts w:ascii="Calibri" w:eastAsia="Times New Roman" w:hAnsi="Calibri" w:cs="Calibri"/>
                  <w:color w:val="000000"/>
                  <w:lang w:eastAsia="fr-FR"/>
                </w:rPr>
                <w:t>Assemblée générale ordinaire</w:t>
              </w:r>
            </w:ins>
          </w:p>
        </w:tc>
        <w:tc>
          <w:tcPr>
            <w:tcW w:w="3685"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1080" w:author="Raja EL HAFI" w:date="2015-07-09T11:16:00Z"/>
                <w:rFonts w:ascii="Calibri" w:eastAsia="Times New Roman" w:hAnsi="Calibri" w:cs="Calibri"/>
                <w:color w:val="000000"/>
                <w:lang w:eastAsia="fr-FR"/>
              </w:rPr>
            </w:pPr>
            <w:ins w:id="1081" w:author="Raja EL HAFI" w:date="2015-07-09T11:16:00Z">
              <w:r w:rsidRPr="00B97549">
                <w:rPr>
                  <w:rFonts w:ascii="Calibri" w:eastAsia="Times New Roman" w:hAnsi="Calibri" w:cs="Calibri"/>
                  <w:color w:val="000000"/>
                  <w:lang w:eastAsia="fr-FR"/>
                </w:rPr>
                <w:t>N/A</w:t>
              </w:r>
            </w:ins>
          </w:p>
        </w:tc>
        <w:tc>
          <w:tcPr>
            <w:tcW w:w="1276"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1082" w:author="Raja EL HAFI" w:date="2015-07-09T11:16:00Z"/>
                <w:rFonts w:ascii="Calibri" w:eastAsia="Times New Roman" w:hAnsi="Calibri" w:cs="Calibri"/>
                <w:color w:val="000000"/>
                <w:lang w:eastAsia="fr-FR"/>
              </w:rPr>
            </w:pPr>
            <w:ins w:id="1083" w:author="Raja EL HAFI" w:date="2015-07-09T11:16:00Z">
              <w:r w:rsidRPr="00B97549">
                <w:rPr>
                  <w:rFonts w:ascii="Calibri" w:eastAsia="Times New Roman" w:hAnsi="Calibri" w:cs="Calibri"/>
                  <w:color w:val="000000"/>
                  <w:lang w:eastAsia="fr-FR"/>
                </w:rPr>
                <w:t>N/A</w:t>
              </w:r>
            </w:ins>
          </w:p>
        </w:tc>
      </w:tr>
      <w:tr w:rsidR="00B97549" w:rsidRPr="00B97549" w:rsidTr="007B5BCE">
        <w:trPr>
          <w:trHeight w:val="300"/>
          <w:ins w:id="1084"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85" w:author="Raja EL HAFI" w:date="2015-07-09T11:16:00Z"/>
                <w:rFonts w:ascii="Calibri" w:eastAsia="Times New Roman" w:hAnsi="Calibri" w:cs="Calibri"/>
                <w:color w:val="000000"/>
                <w:lang w:eastAsia="fr-FR"/>
              </w:rPr>
            </w:pPr>
            <w:ins w:id="1086" w:author="Raja EL HAFI" w:date="2015-07-09T11:16:00Z">
              <w:r w:rsidRPr="00B97549">
                <w:rPr>
                  <w:rFonts w:ascii="Calibri" w:eastAsia="Times New Roman" w:hAnsi="Calibri" w:cs="Calibri"/>
                  <w:color w:val="000000"/>
                  <w:lang w:eastAsia="fr-FR"/>
                </w:rPr>
                <w:t>16</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87" w:author="Raja EL HAFI" w:date="2015-07-09T11:16:00Z"/>
                <w:rFonts w:ascii="Calibri" w:eastAsia="Times New Roman" w:hAnsi="Calibri" w:cs="Calibri"/>
                <w:color w:val="000000"/>
                <w:lang w:eastAsia="fr-FR"/>
              </w:rPr>
            </w:pPr>
            <w:ins w:id="1088" w:author="Raja EL HAFI" w:date="2015-07-09T11:16:00Z">
              <w:r w:rsidRPr="00B97549">
                <w:rPr>
                  <w:rFonts w:ascii="Calibri" w:eastAsia="Times New Roman" w:hAnsi="Calibri" w:cs="Calibri"/>
                  <w:color w:val="000000"/>
                  <w:lang w:eastAsia="fr-FR"/>
                </w:rPr>
                <w:t>Assemblée générale extraordinaire</w:t>
              </w:r>
            </w:ins>
          </w:p>
        </w:tc>
        <w:tc>
          <w:tcPr>
            <w:tcW w:w="3685"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1089" w:author="Raja EL HAFI" w:date="2015-07-09T11:16:00Z"/>
                <w:rFonts w:ascii="Calibri" w:eastAsia="Times New Roman" w:hAnsi="Calibri" w:cs="Calibri"/>
                <w:color w:val="000000"/>
                <w:lang w:eastAsia="fr-FR"/>
              </w:rPr>
            </w:pPr>
            <w:ins w:id="1090" w:author="Raja EL HAFI" w:date="2015-07-09T11:16:00Z">
              <w:r w:rsidRPr="00B97549">
                <w:rPr>
                  <w:rFonts w:ascii="Calibri" w:eastAsia="Times New Roman" w:hAnsi="Calibri" w:cs="Calibri"/>
                  <w:color w:val="000000"/>
                  <w:lang w:eastAsia="fr-FR"/>
                </w:rPr>
                <w:t>N/A</w:t>
              </w:r>
            </w:ins>
          </w:p>
        </w:tc>
        <w:tc>
          <w:tcPr>
            <w:tcW w:w="1276"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1091" w:author="Raja EL HAFI" w:date="2015-07-09T11:16:00Z"/>
                <w:rFonts w:ascii="Calibri" w:eastAsia="Times New Roman" w:hAnsi="Calibri" w:cs="Calibri"/>
                <w:color w:val="000000"/>
                <w:lang w:eastAsia="fr-FR"/>
              </w:rPr>
            </w:pPr>
            <w:ins w:id="1092" w:author="Raja EL HAFI" w:date="2015-07-09T11:16:00Z">
              <w:r w:rsidRPr="00B97549">
                <w:rPr>
                  <w:rFonts w:ascii="Calibri" w:eastAsia="Times New Roman" w:hAnsi="Calibri" w:cs="Calibri"/>
                  <w:color w:val="000000"/>
                  <w:lang w:eastAsia="fr-FR"/>
                </w:rPr>
                <w:t>N/A</w:t>
              </w:r>
            </w:ins>
          </w:p>
        </w:tc>
      </w:tr>
      <w:tr w:rsidR="00B97549" w:rsidRPr="00B97549" w:rsidTr="007B5BCE">
        <w:trPr>
          <w:trHeight w:val="300"/>
          <w:ins w:id="1093" w:author="Raja EL HAFI" w:date="2015-07-09T11:16:00Z"/>
        </w:trPr>
        <w:tc>
          <w:tcPr>
            <w:tcW w:w="57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094" w:author="Raja EL HAFI" w:date="2015-07-09T11:16:00Z"/>
                <w:rFonts w:ascii="Calibri" w:eastAsia="Times New Roman" w:hAnsi="Calibri" w:cs="Calibri"/>
                <w:color w:val="000000"/>
                <w:lang w:eastAsia="fr-FR"/>
              </w:rPr>
            </w:pPr>
            <w:ins w:id="1095" w:author="Raja EL HAFI" w:date="2015-07-09T11:16:00Z">
              <w:r w:rsidRPr="00B97549">
                <w:rPr>
                  <w:rFonts w:ascii="Calibri" w:eastAsia="Times New Roman" w:hAnsi="Calibri" w:cs="Calibri"/>
                  <w:color w:val="000000"/>
                  <w:lang w:eastAsia="fr-FR"/>
                </w:rPr>
                <w:t>17</w:t>
              </w:r>
            </w:ins>
          </w:p>
        </w:tc>
        <w:tc>
          <w:tcPr>
            <w:tcW w:w="3821"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096" w:author="Raja EL HAFI" w:date="2015-07-09T11:16:00Z"/>
                <w:rFonts w:ascii="Calibri" w:eastAsia="Times New Roman" w:hAnsi="Calibri" w:cs="Calibri"/>
                <w:color w:val="000000"/>
                <w:lang w:eastAsia="fr-FR"/>
              </w:rPr>
            </w:pPr>
            <w:ins w:id="1097" w:author="Raja EL HAFI" w:date="2015-07-09T11:16:00Z">
              <w:r w:rsidRPr="00B97549">
                <w:rPr>
                  <w:rFonts w:ascii="Calibri" w:eastAsia="Times New Roman" w:hAnsi="Calibri" w:cs="Calibri"/>
                  <w:color w:val="000000"/>
                  <w:lang w:eastAsia="fr-FR"/>
                </w:rPr>
                <w:t>Assimilation</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098" w:author="Raja EL HAFI" w:date="2015-07-09T11:16:00Z"/>
                <w:rFonts w:ascii="Calibri" w:eastAsia="Times New Roman" w:hAnsi="Calibri" w:cs="Calibri"/>
                <w:color w:val="000000"/>
                <w:lang w:eastAsia="fr-FR"/>
              </w:rPr>
            </w:pPr>
            <w:ins w:id="1099"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00" w:author="Raja EL HAFI" w:date="2015-07-09T11:16:00Z"/>
                <w:rFonts w:ascii="Calibri" w:eastAsia="Times New Roman" w:hAnsi="Calibri" w:cs="Calibri"/>
                <w:color w:val="000000"/>
                <w:lang w:eastAsia="fr-FR"/>
              </w:rPr>
            </w:pPr>
            <w:ins w:id="1101"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600"/>
          <w:ins w:id="1102"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103"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104"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05" w:author="Raja EL HAFI" w:date="2015-07-09T11:16:00Z"/>
                <w:rFonts w:ascii="Calibri" w:eastAsia="Times New Roman" w:hAnsi="Calibri" w:cs="Calibri"/>
                <w:color w:val="000000"/>
                <w:lang w:eastAsia="fr-FR"/>
              </w:rPr>
            </w:pPr>
            <w:ins w:id="1106" w:author="Raja EL HAFI" w:date="2015-07-09T11:16:00Z">
              <w:r w:rsidRPr="00B97549">
                <w:rPr>
                  <w:rFonts w:ascii="Calibri" w:eastAsia="Times New Roman" w:hAnsi="Calibri" w:cs="Calibri"/>
                  <w:color w:val="000000"/>
                  <w:lang w:eastAsia="fr-FR"/>
                </w:rPr>
                <w:t>Entrée des titres = CMP historique des anciennes valeurs</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07" w:author="Raja EL HAFI" w:date="2015-07-09T11:16:00Z"/>
                <w:rFonts w:ascii="Calibri" w:eastAsia="Times New Roman" w:hAnsi="Calibri" w:cs="Calibri"/>
                <w:color w:val="000000"/>
                <w:lang w:eastAsia="fr-FR"/>
              </w:rPr>
            </w:pPr>
            <w:ins w:id="1108"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1109" w:author="Raja EL HAFI" w:date="2015-07-09T11:16:00Z"/>
        </w:trPr>
        <w:tc>
          <w:tcPr>
            <w:tcW w:w="57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110" w:author="Raja EL HAFI" w:date="2015-07-09T11:16:00Z"/>
                <w:rFonts w:ascii="Calibri" w:eastAsia="Times New Roman" w:hAnsi="Calibri" w:cs="Calibri"/>
                <w:color w:val="000000"/>
                <w:lang w:eastAsia="fr-FR"/>
              </w:rPr>
            </w:pPr>
            <w:ins w:id="1111" w:author="Raja EL HAFI" w:date="2015-07-09T11:16:00Z">
              <w:r w:rsidRPr="00B97549">
                <w:rPr>
                  <w:rFonts w:ascii="Calibri" w:eastAsia="Times New Roman" w:hAnsi="Calibri" w:cs="Calibri"/>
                  <w:color w:val="000000"/>
                  <w:lang w:eastAsia="fr-FR"/>
                </w:rPr>
                <w:t>18</w:t>
              </w:r>
            </w:ins>
          </w:p>
        </w:tc>
        <w:tc>
          <w:tcPr>
            <w:tcW w:w="3821"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112" w:author="Raja EL HAFI" w:date="2015-07-09T11:16:00Z"/>
                <w:rFonts w:ascii="Calibri" w:eastAsia="Times New Roman" w:hAnsi="Calibri" w:cs="Calibri"/>
                <w:color w:val="000000"/>
                <w:lang w:eastAsia="fr-FR"/>
              </w:rPr>
            </w:pPr>
            <w:ins w:id="1113" w:author="Raja EL HAFI" w:date="2015-07-09T11:16:00Z">
              <w:r w:rsidRPr="00B97549">
                <w:rPr>
                  <w:rFonts w:ascii="Calibri" w:eastAsia="Times New Roman" w:hAnsi="Calibri" w:cs="Calibri"/>
                  <w:color w:val="000000"/>
                  <w:lang w:eastAsia="fr-FR"/>
                </w:rPr>
                <w:t>Division de la valeur nominale avec changement du code ISIN</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14" w:author="Raja EL HAFI" w:date="2015-07-09T11:16:00Z"/>
                <w:rFonts w:ascii="Calibri" w:eastAsia="Times New Roman" w:hAnsi="Calibri" w:cs="Calibri"/>
                <w:color w:val="000000"/>
                <w:lang w:eastAsia="fr-FR"/>
              </w:rPr>
            </w:pPr>
            <w:ins w:id="1115"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16" w:author="Raja EL HAFI" w:date="2015-07-09T11:16:00Z"/>
                <w:rFonts w:ascii="Calibri" w:eastAsia="Times New Roman" w:hAnsi="Calibri" w:cs="Calibri"/>
                <w:color w:val="000000"/>
                <w:lang w:eastAsia="fr-FR"/>
              </w:rPr>
            </w:pPr>
            <w:ins w:id="1117"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900"/>
          <w:ins w:id="1118"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119"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120"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21" w:author="Raja EL HAFI" w:date="2015-07-09T11:16:00Z"/>
                <w:rFonts w:ascii="Calibri" w:eastAsia="Times New Roman" w:hAnsi="Calibri" w:cs="Calibri"/>
                <w:color w:val="000000"/>
                <w:lang w:eastAsia="fr-FR"/>
              </w:rPr>
            </w:pPr>
            <w:ins w:id="1122" w:author="Raja EL HAFI" w:date="2015-07-09T11:16:00Z">
              <w:r w:rsidRPr="00B97549">
                <w:rPr>
                  <w:rFonts w:ascii="Calibri" w:eastAsia="Times New Roman" w:hAnsi="Calibri" w:cs="Calibri"/>
                  <w:color w:val="000000"/>
                  <w:lang w:eastAsia="fr-FR"/>
                </w:rPr>
                <w:t>Entrée des nouvelles actions : CMP historique * Parité Out / Parité in  + commissions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23" w:author="Raja EL HAFI" w:date="2015-07-09T11:16:00Z"/>
                <w:rFonts w:ascii="Calibri" w:eastAsia="Times New Roman" w:hAnsi="Calibri" w:cs="Calibri"/>
                <w:color w:val="000000"/>
                <w:lang w:eastAsia="fr-FR"/>
              </w:rPr>
            </w:pPr>
            <w:ins w:id="1124"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1125" w:author="Raja EL HAFI" w:date="2015-07-09T11:16:00Z"/>
        </w:trPr>
        <w:tc>
          <w:tcPr>
            <w:tcW w:w="57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126" w:author="Raja EL HAFI" w:date="2015-07-09T11:16:00Z"/>
                <w:rFonts w:ascii="Calibri" w:eastAsia="Times New Roman" w:hAnsi="Calibri" w:cs="Calibri"/>
                <w:color w:val="000000"/>
                <w:lang w:eastAsia="fr-FR"/>
              </w:rPr>
            </w:pPr>
            <w:ins w:id="1127" w:author="Raja EL HAFI" w:date="2015-07-09T11:16:00Z">
              <w:r w:rsidRPr="00B97549">
                <w:rPr>
                  <w:rFonts w:ascii="Calibri" w:eastAsia="Times New Roman" w:hAnsi="Calibri" w:cs="Calibri"/>
                  <w:color w:val="000000"/>
                  <w:lang w:eastAsia="fr-FR"/>
                </w:rPr>
                <w:t>19</w:t>
              </w:r>
            </w:ins>
          </w:p>
        </w:tc>
        <w:tc>
          <w:tcPr>
            <w:tcW w:w="3821"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128" w:author="Raja EL HAFI" w:date="2015-07-09T11:16:00Z"/>
                <w:rFonts w:ascii="Calibri" w:eastAsia="Times New Roman" w:hAnsi="Calibri" w:cs="Calibri"/>
                <w:color w:val="000000"/>
                <w:lang w:eastAsia="fr-FR"/>
              </w:rPr>
            </w:pPr>
            <w:ins w:id="1129" w:author="Raja EL HAFI" w:date="2015-07-09T11:16:00Z">
              <w:r w:rsidRPr="00B97549">
                <w:rPr>
                  <w:rFonts w:ascii="Calibri" w:eastAsia="Times New Roman" w:hAnsi="Calibri" w:cs="Calibri"/>
                  <w:color w:val="000000"/>
                  <w:lang w:eastAsia="fr-FR"/>
                </w:rPr>
                <w:t>Regroupement des actions</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30" w:author="Raja EL HAFI" w:date="2015-07-09T11:16:00Z"/>
                <w:rFonts w:ascii="Calibri" w:eastAsia="Times New Roman" w:hAnsi="Calibri" w:cs="Calibri"/>
                <w:color w:val="000000"/>
                <w:lang w:eastAsia="fr-FR"/>
              </w:rPr>
            </w:pPr>
            <w:ins w:id="1131"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32" w:author="Raja EL HAFI" w:date="2015-07-09T11:16:00Z"/>
                <w:rFonts w:ascii="Calibri" w:eastAsia="Times New Roman" w:hAnsi="Calibri" w:cs="Calibri"/>
                <w:color w:val="000000"/>
                <w:lang w:eastAsia="fr-FR"/>
              </w:rPr>
            </w:pPr>
            <w:ins w:id="1133"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900"/>
          <w:ins w:id="1134" w:author="Raja EL HAFI" w:date="2015-07-09T11:16:00Z"/>
        </w:trPr>
        <w:tc>
          <w:tcPr>
            <w:tcW w:w="574"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135" w:author="Raja EL HAFI" w:date="2015-07-09T11:16:00Z"/>
                <w:rFonts w:ascii="Calibri" w:eastAsia="Times New Roman" w:hAnsi="Calibri" w:cs="Calibri"/>
                <w:color w:val="000000"/>
                <w:lang w:eastAsia="fr-FR"/>
              </w:rPr>
            </w:pPr>
          </w:p>
        </w:tc>
        <w:tc>
          <w:tcPr>
            <w:tcW w:w="3821" w:type="dxa"/>
            <w:vMerge/>
            <w:tcBorders>
              <w:top w:val="nil"/>
              <w:left w:val="single" w:sz="4" w:space="0" w:color="auto"/>
              <w:bottom w:val="single" w:sz="4" w:space="0" w:color="auto"/>
              <w:right w:val="single" w:sz="4" w:space="0" w:color="auto"/>
            </w:tcBorders>
            <w:vAlign w:val="center"/>
            <w:hideMark/>
          </w:tcPr>
          <w:p w:rsidR="00B97549" w:rsidRPr="00B97549" w:rsidRDefault="00B97549" w:rsidP="00B97549">
            <w:pPr>
              <w:spacing w:line="240" w:lineRule="auto"/>
              <w:rPr>
                <w:ins w:id="1136" w:author="Raja EL HAFI" w:date="2015-07-09T11:16:00Z"/>
                <w:rFonts w:ascii="Calibri" w:eastAsia="Times New Roman" w:hAnsi="Calibri" w:cs="Calibri"/>
                <w:color w:val="000000"/>
                <w:lang w:eastAsia="fr-FR"/>
              </w:rPr>
            </w:pPr>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37" w:author="Raja EL HAFI" w:date="2015-07-09T11:16:00Z"/>
                <w:rFonts w:ascii="Calibri" w:eastAsia="Times New Roman" w:hAnsi="Calibri" w:cs="Calibri"/>
                <w:color w:val="000000"/>
                <w:lang w:eastAsia="fr-FR"/>
              </w:rPr>
            </w:pPr>
            <w:ins w:id="1138" w:author="Raja EL HAFI" w:date="2015-07-09T11:16:00Z">
              <w:r w:rsidRPr="00B97549">
                <w:rPr>
                  <w:rFonts w:ascii="Calibri" w:eastAsia="Times New Roman" w:hAnsi="Calibri" w:cs="Calibri"/>
                  <w:color w:val="000000"/>
                  <w:lang w:eastAsia="fr-FR"/>
                </w:rPr>
                <w:t>Entrée des nouvelles actions : CMP historique * Parité Out / Parité in  + commissions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39" w:author="Raja EL HAFI" w:date="2015-07-09T11:16:00Z"/>
                <w:rFonts w:ascii="Calibri" w:eastAsia="Times New Roman" w:hAnsi="Calibri" w:cs="Calibri"/>
                <w:color w:val="000000"/>
                <w:lang w:eastAsia="fr-FR"/>
              </w:rPr>
            </w:pPr>
            <w:ins w:id="1140"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300"/>
          <w:ins w:id="1141"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142" w:author="Raja EL HAFI" w:date="2015-07-09T11:16:00Z"/>
                <w:rFonts w:ascii="Calibri" w:eastAsia="Times New Roman" w:hAnsi="Calibri" w:cs="Calibri"/>
                <w:color w:val="000000"/>
                <w:lang w:eastAsia="fr-FR"/>
              </w:rPr>
            </w:pPr>
            <w:ins w:id="1143" w:author="Raja EL HAFI" w:date="2015-07-09T11:16:00Z">
              <w:r w:rsidRPr="00B97549">
                <w:rPr>
                  <w:rFonts w:ascii="Calibri" w:eastAsia="Times New Roman" w:hAnsi="Calibri" w:cs="Calibri"/>
                  <w:color w:val="000000"/>
                  <w:lang w:eastAsia="fr-FR"/>
                </w:rPr>
                <w:t>20</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144" w:author="Raja EL HAFI" w:date="2015-07-09T11:16:00Z"/>
                <w:rFonts w:ascii="Calibri" w:eastAsia="Times New Roman" w:hAnsi="Calibri" w:cs="Calibri"/>
                <w:color w:val="000000"/>
                <w:lang w:eastAsia="fr-FR"/>
              </w:rPr>
            </w:pPr>
            <w:ins w:id="1145" w:author="Raja EL HAFI" w:date="2015-07-09T11:16:00Z">
              <w:r w:rsidRPr="00B97549">
                <w:rPr>
                  <w:rFonts w:ascii="Calibri" w:eastAsia="Times New Roman" w:hAnsi="Calibri" w:cs="Calibri"/>
                  <w:color w:val="000000"/>
                  <w:lang w:eastAsia="fr-FR"/>
                </w:rPr>
                <w:t>Obligation remboursable en action</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46" w:author="Raja EL HAFI" w:date="2015-07-09T11:16:00Z"/>
                <w:rFonts w:ascii="Calibri" w:eastAsia="Times New Roman" w:hAnsi="Calibri" w:cs="Calibri"/>
                <w:color w:val="000000"/>
                <w:lang w:eastAsia="fr-FR"/>
              </w:rPr>
            </w:pPr>
            <w:ins w:id="1147" w:author="Raja EL HAFI" w:date="2015-07-09T11:16:00Z">
              <w:r w:rsidRPr="00B97549">
                <w:rPr>
                  <w:rFonts w:ascii="Calibri" w:eastAsia="Times New Roman" w:hAnsi="Calibri" w:cs="Calibri"/>
                  <w:color w:val="000000"/>
                  <w:lang w:eastAsia="fr-FR"/>
                </w:rPr>
                <w:t>Sortie des titres : CMP historique</w:t>
              </w:r>
            </w:ins>
          </w:p>
        </w:tc>
        <w:tc>
          <w:tcPr>
            <w:tcW w:w="1276" w:type="dxa"/>
            <w:tcBorders>
              <w:top w:val="nil"/>
              <w:left w:val="nil"/>
              <w:bottom w:val="single" w:sz="4" w:space="0" w:color="auto"/>
              <w:right w:val="single" w:sz="4" w:space="0" w:color="auto"/>
            </w:tcBorders>
            <w:shd w:val="clear" w:color="000000" w:fill="808080"/>
            <w:vAlign w:val="center"/>
            <w:hideMark/>
          </w:tcPr>
          <w:p w:rsidR="00B97549" w:rsidRPr="00B97549" w:rsidRDefault="00B97549" w:rsidP="00B97549">
            <w:pPr>
              <w:spacing w:line="240" w:lineRule="auto"/>
              <w:jc w:val="center"/>
              <w:rPr>
                <w:ins w:id="1148" w:author="Raja EL HAFI" w:date="2015-07-09T11:16:00Z"/>
                <w:rFonts w:ascii="Calibri" w:eastAsia="Times New Roman" w:hAnsi="Calibri" w:cs="Calibri"/>
                <w:color w:val="000000"/>
                <w:lang w:eastAsia="fr-FR"/>
              </w:rPr>
            </w:pPr>
            <w:ins w:id="1149" w:author="Raja EL HAFI" w:date="2015-07-09T11:16:00Z">
              <w:r w:rsidRPr="00B97549">
                <w:rPr>
                  <w:rFonts w:ascii="Calibri" w:eastAsia="Times New Roman" w:hAnsi="Calibri" w:cs="Arial"/>
                  <w:color w:val="000000"/>
                  <w:lang w:eastAsia="fr-FR"/>
                </w:rPr>
                <w:t>N/A </w:t>
              </w:r>
            </w:ins>
          </w:p>
        </w:tc>
      </w:tr>
      <w:tr w:rsidR="00B97549" w:rsidRPr="00B97549" w:rsidTr="007B5BCE">
        <w:trPr>
          <w:trHeight w:val="600"/>
          <w:ins w:id="1150"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151" w:author="Raja EL HAFI" w:date="2015-07-09T11:16:00Z"/>
                <w:rFonts w:ascii="Calibri" w:eastAsia="Times New Roman" w:hAnsi="Calibri" w:cs="Calibri"/>
                <w:color w:val="000000"/>
                <w:lang w:eastAsia="fr-FR"/>
              </w:rPr>
            </w:pPr>
            <w:ins w:id="1152" w:author="Raja EL HAFI" w:date="2015-07-09T11:16:00Z">
              <w:r w:rsidRPr="00B97549">
                <w:rPr>
                  <w:rFonts w:ascii="Calibri" w:eastAsia="Times New Roman" w:hAnsi="Calibri" w:cs="Calibri"/>
                  <w:color w:val="000000"/>
                  <w:lang w:eastAsia="fr-FR"/>
                </w:rPr>
                <w:t>21</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153" w:author="Raja EL HAFI" w:date="2015-07-09T11:16:00Z"/>
                <w:rFonts w:ascii="Calibri" w:eastAsia="Times New Roman" w:hAnsi="Calibri" w:cs="Calibri"/>
                <w:color w:val="000000"/>
                <w:lang w:eastAsia="fr-FR"/>
              </w:rPr>
            </w:pPr>
            <w:ins w:id="1154" w:author="Raja EL HAFI" w:date="2015-07-09T11:16:00Z">
              <w:r w:rsidRPr="00B97549">
                <w:rPr>
                  <w:rFonts w:ascii="Calibri" w:eastAsia="Times New Roman" w:hAnsi="Calibri" w:cs="Calibri"/>
                  <w:color w:val="000000"/>
                  <w:lang w:eastAsia="fr-FR"/>
                </w:rPr>
                <w:t>Obligation convertible en action</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55" w:author="Raja EL HAFI" w:date="2015-07-09T11:16:00Z"/>
                <w:rFonts w:ascii="Calibri" w:eastAsia="Times New Roman" w:hAnsi="Calibri" w:cs="Calibri"/>
                <w:color w:val="000000"/>
                <w:lang w:eastAsia="fr-FR"/>
              </w:rPr>
            </w:pPr>
            <w:ins w:id="1156" w:author="Raja EL HAFI" w:date="2015-07-09T11:16:00Z">
              <w:r w:rsidRPr="00B97549">
                <w:rPr>
                  <w:rFonts w:ascii="Calibri" w:eastAsia="Times New Roman" w:hAnsi="Calibri" w:cs="Calibri"/>
                  <w:color w:val="000000"/>
                  <w:lang w:eastAsia="fr-FR"/>
                </w:rPr>
                <w:t>Entrée des nouvelles actions : Prix de reinvestissement + commissions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57" w:author="Raja EL HAFI" w:date="2015-07-09T11:16:00Z"/>
                <w:rFonts w:ascii="Calibri" w:eastAsia="Times New Roman" w:hAnsi="Calibri" w:cs="Calibri"/>
                <w:color w:val="000000"/>
                <w:lang w:eastAsia="fr-FR"/>
              </w:rPr>
            </w:pPr>
            <w:ins w:id="1158" w:author="Raja EL HAFI" w:date="2015-07-09T11:16:00Z">
              <w:r w:rsidRPr="00B97549">
                <w:rPr>
                  <w:rFonts w:ascii="Calibri" w:eastAsia="Times New Roman" w:hAnsi="Calibri" w:cs="Calibri"/>
                  <w:color w:val="000000"/>
                  <w:lang w:eastAsia="fr-FR"/>
                </w:rPr>
                <w:t>Oui</w:t>
              </w:r>
            </w:ins>
          </w:p>
        </w:tc>
      </w:tr>
      <w:tr w:rsidR="00B97549" w:rsidRPr="00B97549" w:rsidTr="007B5BCE">
        <w:trPr>
          <w:trHeight w:val="600"/>
          <w:ins w:id="1159" w:author="Raja EL HAFI" w:date="2015-07-09T11:16:00Z"/>
        </w:trPr>
        <w:tc>
          <w:tcPr>
            <w:tcW w:w="574" w:type="dxa"/>
            <w:tcBorders>
              <w:top w:val="nil"/>
              <w:left w:val="single" w:sz="4" w:space="0" w:color="auto"/>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right"/>
              <w:rPr>
                <w:ins w:id="1160" w:author="Raja EL HAFI" w:date="2015-07-09T11:16:00Z"/>
                <w:rFonts w:ascii="Calibri" w:eastAsia="Times New Roman" w:hAnsi="Calibri" w:cs="Calibri"/>
                <w:color w:val="000000"/>
                <w:lang w:eastAsia="fr-FR"/>
              </w:rPr>
            </w:pPr>
            <w:ins w:id="1161" w:author="Raja EL HAFI" w:date="2015-07-09T11:16:00Z">
              <w:r w:rsidRPr="00B97549">
                <w:rPr>
                  <w:rFonts w:ascii="Calibri" w:eastAsia="Times New Roman" w:hAnsi="Calibri" w:cs="Calibri"/>
                  <w:color w:val="000000"/>
                  <w:lang w:eastAsia="fr-FR"/>
                </w:rPr>
                <w:t>22</w:t>
              </w:r>
            </w:ins>
          </w:p>
        </w:tc>
        <w:tc>
          <w:tcPr>
            <w:tcW w:w="3821" w:type="dxa"/>
            <w:tcBorders>
              <w:top w:val="nil"/>
              <w:left w:val="nil"/>
              <w:bottom w:val="single" w:sz="4" w:space="0" w:color="auto"/>
              <w:right w:val="single" w:sz="4" w:space="0" w:color="auto"/>
            </w:tcBorders>
            <w:shd w:val="clear" w:color="000000" w:fill="FFFFFF"/>
            <w:noWrap/>
            <w:vAlign w:val="center"/>
            <w:hideMark/>
          </w:tcPr>
          <w:p w:rsidR="00B97549" w:rsidRPr="00B97549" w:rsidRDefault="00B97549" w:rsidP="00B97549">
            <w:pPr>
              <w:spacing w:line="240" w:lineRule="auto"/>
              <w:rPr>
                <w:ins w:id="1162" w:author="Raja EL HAFI" w:date="2015-07-09T11:16:00Z"/>
                <w:rFonts w:ascii="Calibri" w:eastAsia="Times New Roman" w:hAnsi="Calibri" w:cs="Calibri"/>
                <w:color w:val="000000"/>
                <w:lang w:eastAsia="fr-FR"/>
              </w:rPr>
            </w:pPr>
            <w:ins w:id="1163" w:author="Raja EL HAFI" w:date="2015-07-09T11:16:00Z">
              <w:r w:rsidRPr="00B97549">
                <w:rPr>
                  <w:rFonts w:ascii="Calibri" w:eastAsia="Times New Roman" w:hAnsi="Calibri" w:cs="Calibri"/>
                  <w:color w:val="000000"/>
                  <w:lang w:eastAsia="fr-FR"/>
                </w:rPr>
                <w:t xml:space="preserve">Scission </w:t>
              </w:r>
            </w:ins>
          </w:p>
        </w:tc>
        <w:tc>
          <w:tcPr>
            <w:tcW w:w="3685" w:type="dxa"/>
            <w:tcBorders>
              <w:top w:val="nil"/>
              <w:left w:val="nil"/>
              <w:bottom w:val="single" w:sz="4" w:space="0" w:color="auto"/>
              <w:right w:val="single" w:sz="4" w:space="0" w:color="auto"/>
            </w:tcBorders>
            <w:shd w:val="clear" w:color="auto" w:fill="auto"/>
            <w:vAlign w:val="center"/>
            <w:hideMark/>
          </w:tcPr>
          <w:p w:rsidR="00B97549" w:rsidRPr="00B97549" w:rsidRDefault="00B97549" w:rsidP="00B97549">
            <w:pPr>
              <w:spacing w:line="240" w:lineRule="auto"/>
              <w:rPr>
                <w:ins w:id="1164" w:author="Raja EL HAFI" w:date="2015-07-09T11:16:00Z"/>
                <w:rFonts w:ascii="Calibri" w:eastAsia="Times New Roman" w:hAnsi="Calibri" w:cs="Calibri"/>
                <w:color w:val="000000"/>
                <w:lang w:eastAsia="fr-FR"/>
              </w:rPr>
            </w:pPr>
            <w:ins w:id="1165" w:author="Raja EL HAFI" w:date="2015-07-09T11:16:00Z">
              <w:r w:rsidRPr="00B97549">
                <w:rPr>
                  <w:rFonts w:ascii="Calibri" w:eastAsia="Times New Roman" w:hAnsi="Calibri" w:cs="Calibri"/>
                  <w:color w:val="000000"/>
                  <w:lang w:eastAsia="fr-FR"/>
                </w:rPr>
                <w:t>Entrée des titres = 0 + commissions TTC</w:t>
              </w:r>
            </w:ins>
          </w:p>
        </w:tc>
        <w:tc>
          <w:tcPr>
            <w:tcW w:w="1276" w:type="dxa"/>
            <w:tcBorders>
              <w:top w:val="nil"/>
              <w:left w:val="nil"/>
              <w:bottom w:val="single" w:sz="4" w:space="0" w:color="auto"/>
              <w:right w:val="single" w:sz="4" w:space="0" w:color="auto"/>
            </w:tcBorders>
            <w:shd w:val="clear" w:color="auto" w:fill="auto"/>
            <w:noWrap/>
            <w:vAlign w:val="center"/>
            <w:hideMark/>
          </w:tcPr>
          <w:p w:rsidR="00B97549" w:rsidRPr="00B97549" w:rsidRDefault="00B97549" w:rsidP="00B97549">
            <w:pPr>
              <w:spacing w:line="240" w:lineRule="auto"/>
              <w:jc w:val="center"/>
              <w:rPr>
                <w:ins w:id="1166" w:author="Raja EL HAFI" w:date="2015-07-09T11:16:00Z"/>
                <w:rFonts w:ascii="Calibri" w:eastAsia="Times New Roman" w:hAnsi="Calibri" w:cs="Calibri"/>
                <w:color w:val="000000"/>
                <w:lang w:eastAsia="fr-FR"/>
              </w:rPr>
            </w:pPr>
            <w:ins w:id="1167" w:author="Raja EL HAFI" w:date="2015-07-09T11:16:00Z">
              <w:r w:rsidRPr="00B97549">
                <w:rPr>
                  <w:rFonts w:ascii="Calibri" w:eastAsia="Times New Roman" w:hAnsi="Calibri" w:cs="Calibri"/>
                  <w:color w:val="000000"/>
                  <w:lang w:eastAsia="fr-FR"/>
                </w:rPr>
                <w:t>Oui</w:t>
              </w:r>
            </w:ins>
          </w:p>
        </w:tc>
      </w:tr>
    </w:tbl>
    <w:p w:rsidR="00B97549" w:rsidRDefault="00B97549" w:rsidP="00DB557E">
      <w:pPr>
        <w:jc w:val="both"/>
        <w:rPr>
          <w:sz w:val="24"/>
          <w:szCs w:val="24"/>
        </w:rPr>
      </w:pPr>
    </w:p>
    <w:p w:rsidR="00DB557E" w:rsidRDefault="00DB557E" w:rsidP="00DB557E">
      <w:pPr>
        <w:jc w:val="both"/>
        <w:rPr>
          <w:sz w:val="24"/>
          <w:szCs w:val="24"/>
        </w:rPr>
      </w:pPr>
    </w:p>
    <w:p w:rsidR="00DB557E" w:rsidRDefault="00DB557E" w:rsidP="00DB557E">
      <w:pPr>
        <w:jc w:val="both"/>
        <w:rPr>
          <w:sz w:val="24"/>
          <w:szCs w:val="24"/>
        </w:rPr>
        <w:sectPr w:rsidR="00DB557E" w:rsidSect="00B90839">
          <w:pgSz w:w="11906" w:h="16838"/>
          <w:pgMar w:top="1418" w:right="1418" w:bottom="1418" w:left="1418" w:header="284" w:footer="0" w:gutter="0"/>
          <w:cols w:space="708"/>
          <w:docGrid w:linePitch="360"/>
        </w:sectPr>
      </w:pPr>
    </w:p>
    <w:tbl>
      <w:tblPr>
        <w:tblW w:w="14862" w:type="dxa"/>
        <w:tblInd w:w="55" w:type="dxa"/>
        <w:tblCellMar>
          <w:left w:w="70" w:type="dxa"/>
          <w:right w:w="70" w:type="dxa"/>
        </w:tblCellMar>
        <w:tblLook w:val="04A0" w:firstRow="1" w:lastRow="0" w:firstColumn="1" w:lastColumn="0" w:noHBand="0" w:noVBand="1"/>
      </w:tblPr>
      <w:tblGrid>
        <w:gridCol w:w="574"/>
        <w:gridCol w:w="5502"/>
        <w:gridCol w:w="7200"/>
        <w:gridCol w:w="1600"/>
      </w:tblGrid>
      <w:tr w:rsidR="00A21D4D" w:rsidRPr="00A21D4D" w:rsidDel="00B97549" w:rsidTr="00A21D4D">
        <w:trPr>
          <w:trHeight w:val="315"/>
          <w:del w:id="1168" w:author="Raja EL HAFI" w:date="2015-07-09T11:07:00Z"/>
        </w:trPr>
        <w:tc>
          <w:tcPr>
            <w:tcW w:w="560" w:type="dxa"/>
            <w:tcBorders>
              <w:top w:val="single" w:sz="8" w:space="0" w:color="auto"/>
              <w:left w:val="single" w:sz="8" w:space="0" w:color="auto"/>
              <w:bottom w:val="single" w:sz="8" w:space="0" w:color="auto"/>
              <w:right w:val="single" w:sz="8" w:space="0" w:color="auto"/>
            </w:tcBorders>
            <w:shd w:val="clear" w:color="000000" w:fill="C0C0C0"/>
            <w:noWrap/>
            <w:vAlign w:val="bottom"/>
            <w:hideMark/>
          </w:tcPr>
          <w:p w:rsidR="00A21D4D" w:rsidRPr="00A21D4D" w:rsidDel="00B97549" w:rsidRDefault="00A21D4D" w:rsidP="00A21D4D">
            <w:pPr>
              <w:spacing w:line="240" w:lineRule="auto"/>
              <w:jc w:val="center"/>
              <w:rPr>
                <w:del w:id="1169" w:author="Raja EL HAFI" w:date="2015-07-09T11:07:00Z"/>
                <w:rFonts w:ascii="Calibri" w:eastAsia="Times New Roman" w:hAnsi="Calibri" w:cs="Times New Roman"/>
                <w:lang w:eastAsia="fr-FR"/>
              </w:rPr>
            </w:pPr>
            <w:del w:id="1170" w:author="Raja EL HAFI" w:date="2015-07-09T11:07:00Z">
              <w:r w:rsidRPr="00A21D4D" w:rsidDel="00B97549">
                <w:rPr>
                  <w:rFonts w:ascii="Calibri" w:eastAsia="Times New Roman" w:hAnsi="Calibri" w:cs="Times New Roman"/>
                  <w:lang w:eastAsia="fr-FR"/>
                </w:rPr>
                <w:lastRenderedPageBreak/>
                <w:delText>Num</w:delText>
              </w:r>
            </w:del>
          </w:p>
        </w:tc>
        <w:tc>
          <w:tcPr>
            <w:tcW w:w="5502" w:type="dxa"/>
            <w:tcBorders>
              <w:top w:val="single" w:sz="8" w:space="0" w:color="auto"/>
              <w:left w:val="nil"/>
              <w:bottom w:val="single" w:sz="8" w:space="0" w:color="auto"/>
              <w:right w:val="single" w:sz="8" w:space="0" w:color="auto"/>
            </w:tcBorders>
            <w:shd w:val="clear" w:color="000000" w:fill="C0C0C0"/>
            <w:noWrap/>
            <w:vAlign w:val="bottom"/>
            <w:hideMark/>
          </w:tcPr>
          <w:p w:rsidR="00A21D4D" w:rsidRPr="00A21D4D" w:rsidDel="00B97549" w:rsidRDefault="00A21D4D" w:rsidP="00A21D4D">
            <w:pPr>
              <w:spacing w:line="240" w:lineRule="auto"/>
              <w:jc w:val="center"/>
              <w:rPr>
                <w:del w:id="1171" w:author="Raja EL HAFI" w:date="2015-07-09T11:07:00Z"/>
                <w:rFonts w:ascii="Calibri" w:eastAsia="Times New Roman" w:hAnsi="Calibri" w:cs="Times New Roman"/>
                <w:lang w:eastAsia="fr-FR"/>
              </w:rPr>
            </w:pPr>
            <w:del w:id="1172" w:author="Raja EL HAFI" w:date="2015-07-09T11:07:00Z">
              <w:r w:rsidRPr="00A21D4D" w:rsidDel="00B97549">
                <w:rPr>
                  <w:rFonts w:ascii="Calibri" w:eastAsia="Times New Roman" w:hAnsi="Calibri" w:cs="Times New Roman"/>
                  <w:lang w:eastAsia="fr-FR"/>
                </w:rPr>
                <w:delText xml:space="preserve">Opération sur titres </w:delText>
              </w:r>
            </w:del>
          </w:p>
        </w:tc>
        <w:tc>
          <w:tcPr>
            <w:tcW w:w="7200" w:type="dxa"/>
            <w:tcBorders>
              <w:top w:val="single" w:sz="8" w:space="0" w:color="auto"/>
              <w:left w:val="nil"/>
              <w:bottom w:val="single" w:sz="8" w:space="0" w:color="auto"/>
              <w:right w:val="single" w:sz="8" w:space="0" w:color="auto"/>
            </w:tcBorders>
            <w:shd w:val="clear" w:color="000000" w:fill="C0C0C0"/>
            <w:noWrap/>
            <w:vAlign w:val="bottom"/>
            <w:hideMark/>
          </w:tcPr>
          <w:p w:rsidR="00A21D4D" w:rsidRPr="00A21D4D" w:rsidDel="00B97549" w:rsidRDefault="00A21D4D" w:rsidP="00A21D4D">
            <w:pPr>
              <w:spacing w:line="240" w:lineRule="auto"/>
              <w:jc w:val="center"/>
              <w:rPr>
                <w:del w:id="1173" w:author="Raja EL HAFI" w:date="2015-07-09T11:07:00Z"/>
                <w:rFonts w:ascii="Calibri" w:eastAsia="Times New Roman" w:hAnsi="Calibri" w:cs="Times New Roman"/>
                <w:lang w:eastAsia="fr-FR"/>
              </w:rPr>
            </w:pPr>
            <w:del w:id="1174" w:author="Raja EL HAFI" w:date="2015-07-09T11:07:00Z">
              <w:r w:rsidRPr="00A21D4D" w:rsidDel="00B97549">
                <w:rPr>
                  <w:rFonts w:ascii="Calibri" w:eastAsia="Times New Roman" w:hAnsi="Calibri" w:cs="Times New Roman"/>
                  <w:lang w:eastAsia="fr-FR"/>
                </w:rPr>
                <w:delText>Valorisation</w:delText>
              </w:r>
            </w:del>
          </w:p>
        </w:tc>
        <w:tc>
          <w:tcPr>
            <w:tcW w:w="1600" w:type="dxa"/>
            <w:tcBorders>
              <w:top w:val="single" w:sz="8" w:space="0" w:color="auto"/>
              <w:left w:val="nil"/>
              <w:bottom w:val="single" w:sz="8" w:space="0" w:color="auto"/>
              <w:right w:val="single" w:sz="8" w:space="0" w:color="auto"/>
            </w:tcBorders>
            <w:shd w:val="clear" w:color="000000" w:fill="C0C0C0"/>
            <w:noWrap/>
            <w:vAlign w:val="bottom"/>
            <w:hideMark/>
          </w:tcPr>
          <w:p w:rsidR="00A21D4D" w:rsidRPr="00A21D4D" w:rsidDel="00B97549" w:rsidRDefault="00A21D4D" w:rsidP="00A21D4D">
            <w:pPr>
              <w:spacing w:line="240" w:lineRule="auto"/>
              <w:jc w:val="center"/>
              <w:rPr>
                <w:del w:id="1175" w:author="Raja EL HAFI" w:date="2015-07-09T11:07:00Z"/>
                <w:rFonts w:ascii="Calibri" w:eastAsia="Times New Roman" w:hAnsi="Calibri" w:cs="Times New Roman"/>
                <w:lang w:eastAsia="fr-FR"/>
              </w:rPr>
            </w:pPr>
            <w:del w:id="1176" w:author="Raja EL HAFI" w:date="2015-07-09T11:07:00Z">
              <w:r w:rsidRPr="00A21D4D" w:rsidDel="00B97549">
                <w:rPr>
                  <w:rFonts w:ascii="Calibri" w:eastAsia="Times New Roman" w:hAnsi="Calibri" w:cs="Times New Roman"/>
                  <w:lang w:eastAsia="fr-FR"/>
                </w:rPr>
                <w:delText>Impact du CMP</w:delText>
              </w:r>
            </w:del>
          </w:p>
        </w:tc>
      </w:tr>
      <w:tr w:rsidR="00A21D4D" w:rsidRPr="00A21D4D" w:rsidDel="00B97549" w:rsidTr="00A21D4D">
        <w:trPr>
          <w:trHeight w:val="315"/>
          <w:del w:id="1177"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178" w:author="Raja EL HAFI" w:date="2015-07-09T11:07:00Z"/>
                <w:rFonts w:ascii="Calibri" w:eastAsia="Times New Roman" w:hAnsi="Calibri" w:cs="Times New Roman"/>
                <w:lang w:eastAsia="fr-FR"/>
              </w:rPr>
            </w:pPr>
            <w:del w:id="1179" w:author="Raja EL HAFI" w:date="2015-07-09T11:07:00Z">
              <w:r w:rsidRPr="00A21D4D" w:rsidDel="00B97549">
                <w:rPr>
                  <w:rFonts w:ascii="Calibri" w:eastAsia="Times New Roman" w:hAnsi="Calibri" w:cs="Times New Roman"/>
                  <w:lang w:eastAsia="fr-FR"/>
                </w:rPr>
                <w:delText>1</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180" w:author="Raja EL HAFI" w:date="2015-07-09T11:07:00Z"/>
                <w:rFonts w:ascii="Calibri" w:eastAsia="Times New Roman" w:hAnsi="Calibri" w:cs="Times New Roman"/>
                <w:lang w:eastAsia="fr-FR"/>
              </w:rPr>
            </w:pPr>
            <w:del w:id="1181" w:author="Raja EL HAFI" w:date="2015-07-09T11:07:00Z">
              <w:r w:rsidRPr="00A21D4D" w:rsidDel="00B97549">
                <w:rPr>
                  <w:rFonts w:ascii="Calibri" w:eastAsia="Times New Roman" w:hAnsi="Calibri" w:cs="Times New Roman"/>
                  <w:lang w:eastAsia="fr-FR"/>
                </w:rPr>
                <w:delText>Paiement des dividendes en espèce</w:delText>
              </w:r>
            </w:del>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182" w:author="Raja EL HAFI" w:date="2015-07-09T11:07:00Z"/>
                <w:rFonts w:ascii="Calibri" w:eastAsia="Times New Roman" w:hAnsi="Calibri" w:cs="Times New Roman"/>
                <w:lang w:eastAsia="fr-FR"/>
              </w:rPr>
            </w:pPr>
            <w:del w:id="1183" w:author="Raja EL HAFI" w:date="2015-07-09T11:07:00Z">
              <w:r w:rsidRPr="00A21D4D" w:rsidDel="00B97549">
                <w:rPr>
                  <w:rFonts w:ascii="Calibri" w:eastAsia="Times New Roman" w:hAnsi="Calibri" w:cs="Times New Roman"/>
                  <w:lang w:eastAsia="fr-FR"/>
                </w:rPr>
                <w:delText>N/A</w:delText>
              </w:r>
            </w:del>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184" w:author="Raja EL HAFI" w:date="2015-07-09T11:07:00Z"/>
                <w:rFonts w:ascii="Calibri" w:eastAsia="Times New Roman" w:hAnsi="Calibri" w:cs="Times New Roman"/>
                <w:lang w:eastAsia="fr-FR"/>
              </w:rPr>
            </w:pPr>
            <w:del w:id="1185" w:author="Raja EL HAFI" w:date="2015-07-09T11:07:00Z">
              <w:r w:rsidRPr="00A21D4D" w:rsidDel="00B97549">
                <w:rPr>
                  <w:rFonts w:ascii="Calibri" w:eastAsia="Times New Roman" w:hAnsi="Calibri" w:cs="Times New Roman"/>
                  <w:lang w:eastAsia="fr-FR"/>
                </w:rPr>
                <w:delText>N/A</w:delText>
              </w:r>
            </w:del>
          </w:p>
        </w:tc>
      </w:tr>
      <w:tr w:rsidR="00A21D4D" w:rsidRPr="00A21D4D" w:rsidDel="00B97549" w:rsidTr="00A21D4D">
        <w:trPr>
          <w:trHeight w:val="315"/>
          <w:del w:id="1186"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187" w:author="Raja EL HAFI" w:date="2015-07-09T11:07:00Z"/>
                <w:rFonts w:ascii="Calibri" w:eastAsia="Times New Roman" w:hAnsi="Calibri" w:cs="Times New Roman"/>
                <w:lang w:eastAsia="fr-FR"/>
              </w:rPr>
            </w:pPr>
            <w:del w:id="1188" w:author="Raja EL HAFI" w:date="2015-07-09T11:07:00Z">
              <w:r w:rsidRPr="00A21D4D" w:rsidDel="00B97549">
                <w:rPr>
                  <w:rFonts w:ascii="Calibri" w:eastAsia="Times New Roman" w:hAnsi="Calibri" w:cs="Times New Roman"/>
                  <w:lang w:eastAsia="fr-FR"/>
                </w:rPr>
                <w:delText>2</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189" w:author="Raja EL HAFI" w:date="2015-07-09T11:07:00Z"/>
                <w:rFonts w:ascii="Calibri" w:eastAsia="Times New Roman" w:hAnsi="Calibri" w:cs="Times New Roman"/>
                <w:lang w:eastAsia="fr-FR"/>
              </w:rPr>
            </w:pPr>
            <w:del w:id="1190" w:author="Raja EL HAFI" w:date="2015-07-09T11:07:00Z">
              <w:r w:rsidRPr="00A21D4D" w:rsidDel="00B97549">
                <w:rPr>
                  <w:rFonts w:ascii="Calibri" w:eastAsia="Times New Roman" w:hAnsi="Calibri" w:cs="Times New Roman"/>
                  <w:lang w:eastAsia="fr-FR"/>
                </w:rPr>
                <w:delText xml:space="preserve">Paiement des intérêts </w:delText>
              </w:r>
            </w:del>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191" w:author="Raja EL HAFI" w:date="2015-07-09T11:07:00Z"/>
                <w:rFonts w:ascii="Calibri" w:eastAsia="Times New Roman" w:hAnsi="Calibri" w:cs="Times New Roman"/>
                <w:lang w:eastAsia="fr-FR"/>
              </w:rPr>
            </w:pPr>
            <w:del w:id="1192" w:author="Raja EL HAFI" w:date="2015-07-09T11:07:00Z">
              <w:r w:rsidRPr="00A21D4D" w:rsidDel="00B97549">
                <w:rPr>
                  <w:rFonts w:ascii="Calibri" w:eastAsia="Times New Roman" w:hAnsi="Calibri" w:cs="Times New Roman"/>
                  <w:lang w:eastAsia="fr-FR"/>
                </w:rPr>
                <w:delText>N/A</w:delText>
              </w:r>
            </w:del>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193" w:author="Raja EL HAFI" w:date="2015-07-09T11:07:00Z"/>
                <w:rFonts w:ascii="Calibri" w:eastAsia="Times New Roman" w:hAnsi="Calibri" w:cs="Times New Roman"/>
                <w:lang w:eastAsia="fr-FR"/>
              </w:rPr>
            </w:pPr>
            <w:del w:id="1194" w:author="Raja EL HAFI" w:date="2015-07-09T11:07:00Z">
              <w:r w:rsidRPr="00A21D4D" w:rsidDel="00B97549">
                <w:rPr>
                  <w:rFonts w:ascii="Calibri" w:eastAsia="Times New Roman" w:hAnsi="Calibri" w:cs="Times New Roman"/>
                  <w:lang w:eastAsia="fr-FR"/>
                </w:rPr>
                <w:delText>N/A</w:delText>
              </w:r>
            </w:del>
          </w:p>
        </w:tc>
      </w:tr>
      <w:tr w:rsidR="00A21D4D" w:rsidRPr="00A21D4D" w:rsidDel="00B97549" w:rsidTr="00A21D4D">
        <w:trPr>
          <w:trHeight w:val="315"/>
          <w:del w:id="1195"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196" w:author="Raja EL HAFI" w:date="2015-07-09T11:07:00Z"/>
                <w:rFonts w:ascii="Calibri" w:eastAsia="Times New Roman" w:hAnsi="Calibri" w:cs="Times New Roman"/>
                <w:lang w:eastAsia="fr-FR"/>
              </w:rPr>
            </w:pPr>
            <w:del w:id="1197" w:author="Raja EL HAFI" w:date="2015-07-09T11:07:00Z">
              <w:r w:rsidRPr="00A21D4D" w:rsidDel="00B97549">
                <w:rPr>
                  <w:rFonts w:ascii="Calibri" w:eastAsia="Times New Roman" w:hAnsi="Calibri" w:cs="Times New Roman"/>
                  <w:lang w:eastAsia="fr-FR"/>
                </w:rPr>
                <w:delText>3</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198" w:author="Raja EL HAFI" w:date="2015-07-09T11:07:00Z"/>
                <w:rFonts w:ascii="Calibri" w:eastAsia="Times New Roman" w:hAnsi="Calibri" w:cs="Times New Roman"/>
                <w:lang w:eastAsia="fr-FR"/>
              </w:rPr>
            </w:pPr>
            <w:del w:id="1199" w:author="Raja EL HAFI" w:date="2015-07-09T11:07:00Z">
              <w:r w:rsidRPr="00A21D4D" w:rsidDel="00B97549">
                <w:rPr>
                  <w:rFonts w:ascii="Calibri" w:eastAsia="Times New Roman" w:hAnsi="Calibri" w:cs="Times New Roman"/>
                  <w:lang w:eastAsia="fr-FR"/>
                </w:rPr>
                <w:delText>Paiement des dividendes optionnels</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00" w:author="Raja EL HAFI" w:date="2015-07-09T11:07:00Z"/>
                <w:rFonts w:ascii="Calibri" w:eastAsia="Times New Roman" w:hAnsi="Calibri" w:cs="Times New Roman"/>
                <w:lang w:eastAsia="fr-FR"/>
              </w:rPr>
            </w:pPr>
            <w:del w:id="1201" w:author="Raja EL HAFI" w:date="2015-07-09T11:07:00Z">
              <w:r w:rsidRPr="00A21D4D" w:rsidDel="00B97549">
                <w:rPr>
                  <w:rFonts w:ascii="Calibri" w:eastAsia="Times New Roman" w:hAnsi="Calibri" w:cs="Times New Roman"/>
                  <w:lang w:eastAsia="fr-FR"/>
                </w:rPr>
                <w:delText>Entrée des nouvelles actions : Prix de réinvestissement+ commission TTC</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02" w:author="Raja EL HAFI" w:date="2015-07-09T11:07:00Z"/>
                <w:rFonts w:ascii="Calibri" w:eastAsia="Times New Roman" w:hAnsi="Calibri" w:cs="Times New Roman"/>
                <w:lang w:eastAsia="fr-FR"/>
              </w:rPr>
            </w:pPr>
            <w:del w:id="1203"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04"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05" w:author="Raja EL HAFI" w:date="2015-07-09T11:07:00Z"/>
                <w:rFonts w:ascii="Calibri" w:eastAsia="Times New Roman" w:hAnsi="Calibri" w:cs="Times New Roman"/>
                <w:lang w:eastAsia="fr-FR"/>
              </w:rPr>
            </w:pPr>
            <w:del w:id="1206" w:author="Raja EL HAFI" w:date="2015-07-09T11:07:00Z">
              <w:r w:rsidRPr="00A21D4D" w:rsidDel="00B97549">
                <w:rPr>
                  <w:rFonts w:ascii="Calibri" w:eastAsia="Times New Roman" w:hAnsi="Calibri" w:cs="Times New Roman"/>
                  <w:lang w:eastAsia="fr-FR"/>
                </w:rPr>
                <w:delText>4</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207" w:author="Raja EL HAFI" w:date="2015-07-09T11:07:00Z"/>
                <w:rFonts w:ascii="Calibri" w:eastAsia="Times New Roman" w:hAnsi="Calibri" w:cs="Times New Roman"/>
                <w:lang w:eastAsia="fr-FR"/>
              </w:rPr>
            </w:pPr>
            <w:del w:id="1208" w:author="Raja EL HAFI" w:date="2015-07-09T11:07:00Z">
              <w:r w:rsidRPr="00A21D4D" w:rsidDel="00B97549">
                <w:rPr>
                  <w:rFonts w:ascii="Calibri" w:eastAsia="Times New Roman" w:hAnsi="Calibri" w:cs="Times New Roman"/>
                  <w:lang w:eastAsia="fr-FR"/>
                </w:rPr>
                <w:delText>Remboursement du principal</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09" w:author="Raja EL HAFI" w:date="2015-07-09T11:07:00Z"/>
                <w:rFonts w:ascii="Calibri" w:eastAsia="Times New Roman" w:hAnsi="Calibri" w:cs="Times New Roman"/>
                <w:lang w:eastAsia="fr-FR"/>
              </w:rPr>
            </w:pPr>
            <w:del w:id="1210"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11" w:author="Raja EL HAFI" w:date="2015-07-09T11:07:00Z"/>
                <w:rFonts w:ascii="Calibri" w:eastAsia="Times New Roman" w:hAnsi="Calibri" w:cs="Times New Roman"/>
                <w:lang w:eastAsia="fr-FR"/>
              </w:rPr>
            </w:pPr>
            <w:del w:id="1212"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13"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14" w:author="Raja EL HAFI" w:date="2015-07-09T11:07:00Z"/>
                <w:rFonts w:ascii="Calibri" w:eastAsia="Times New Roman" w:hAnsi="Calibri" w:cs="Times New Roman"/>
                <w:lang w:eastAsia="fr-FR"/>
              </w:rPr>
            </w:pPr>
            <w:del w:id="1215" w:author="Raja EL HAFI" w:date="2015-07-09T11:07:00Z">
              <w:r w:rsidRPr="00A21D4D" w:rsidDel="00B97549">
                <w:rPr>
                  <w:rFonts w:ascii="Calibri" w:eastAsia="Times New Roman" w:hAnsi="Calibri" w:cs="Times New Roman"/>
                  <w:lang w:eastAsia="fr-FR"/>
                </w:rPr>
                <w:delText>5</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216" w:author="Raja EL HAFI" w:date="2015-07-09T11:07:00Z"/>
                <w:rFonts w:ascii="Calibri" w:eastAsia="Times New Roman" w:hAnsi="Calibri" w:cs="Times New Roman"/>
                <w:lang w:eastAsia="fr-FR"/>
              </w:rPr>
            </w:pPr>
            <w:del w:id="1217" w:author="Raja EL HAFI" w:date="2015-07-09T11:07:00Z">
              <w:r w:rsidRPr="00A21D4D" w:rsidDel="00B97549">
                <w:rPr>
                  <w:rFonts w:ascii="Calibri" w:eastAsia="Times New Roman" w:hAnsi="Calibri" w:cs="Times New Roman"/>
                  <w:lang w:eastAsia="fr-FR"/>
                </w:rPr>
                <w:delText>Remboursement partiel du principal</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18" w:author="Raja EL HAFI" w:date="2015-07-09T11:07:00Z"/>
                <w:rFonts w:ascii="Calibri" w:eastAsia="Times New Roman" w:hAnsi="Calibri" w:cs="Times New Roman"/>
                <w:lang w:eastAsia="fr-FR"/>
              </w:rPr>
            </w:pPr>
            <w:del w:id="1219" w:author="Raja EL HAFI" w:date="2015-07-09T11:07:00Z">
              <w:r w:rsidRPr="00A21D4D" w:rsidDel="00B97549">
                <w:rPr>
                  <w:rFonts w:ascii="Calibri" w:eastAsia="Times New Roman" w:hAnsi="Calibri" w:cs="Times New Roman"/>
                  <w:lang w:eastAsia="fr-FR"/>
                </w:rPr>
                <w:delText>CMP historique - prix de remboursement</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20" w:author="Raja EL HAFI" w:date="2015-07-09T11:07:00Z"/>
                <w:rFonts w:ascii="Calibri" w:eastAsia="Times New Roman" w:hAnsi="Calibri" w:cs="Times New Roman"/>
                <w:lang w:eastAsia="fr-FR"/>
              </w:rPr>
            </w:pPr>
            <w:del w:id="1221"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22"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23" w:author="Raja EL HAFI" w:date="2015-07-09T11:07:00Z"/>
                <w:rFonts w:ascii="Calibri" w:eastAsia="Times New Roman" w:hAnsi="Calibri" w:cs="Times New Roman"/>
                <w:lang w:eastAsia="fr-FR"/>
              </w:rPr>
            </w:pPr>
            <w:del w:id="1224" w:author="Raja EL HAFI" w:date="2015-07-09T11:07:00Z">
              <w:r w:rsidRPr="00A21D4D" w:rsidDel="00B97549">
                <w:rPr>
                  <w:rFonts w:ascii="Calibri" w:eastAsia="Times New Roman" w:hAnsi="Calibri" w:cs="Times New Roman"/>
                  <w:lang w:eastAsia="fr-FR"/>
                </w:rPr>
                <w:delText>6</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225" w:author="Raja EL HAFI" w:date="2015-07-09T11:07:00Z"/>
                <w:rFonts w:ascii="Calibri" w:eastAsia="Times New Roman" w:hAnsi="Calibri" w:cs="Times New Roman"/>
                <w:lang w:eastAsia="fr-FR"/>
              </w:rPr>
            </w:pPr>
            <w:del w:id="1226" w:author="Raja EL HAFI" w:date="2015-07-09T11:07:00Z">
              <w:r w:rsidRPr="00A21D4D" w:rsidDel="00B97549">
                <w:rPr>
                  <w:rFonts w:ascii="Calibri" w:eastAsia="Times New Roman" w:hAnsi="Calibri" w:cs="Times New Roman"/>
                  <w:lang w:eastAsia="fr-FR"/>
                </w:rPr>
                <w:delText>Réduction du capital avec changement de code ISIN</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27" w:author="Raja EL HAFI" w:date="2015-07-09T11:07:00Z"/>
                <w:rFonts w:ascii="Calibri" w:eastAsia="Times New Roman" w:hAnsi="Calibri" w:cs="Times New Roman"/>
                <w:lang w:eastAsia="fr-FR"/>
              </w:rPr>
            </w:pPr>
            <w:del w:id="1228" w:author="Raja EL HAFI" w:date="2015-07-09T11:07:00Z">
              <w:r w:rsidRPr="00A21D4D" w:rsidDel="00B97549">
                <w:rPr>
                  <w:rFonts w:ascii="Calibri" w:eastAsia="Times New Roman" w:hAnsi="Calibri" w:cs="Times New Roman"/>
                  <w:lang w:eastAsia="fr-FR"/>
                </w:rPr>
                <w:delText>entrée des titres valeur nouvelle : (CMP historique valeur ancienne  - prix de réduction)</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29" w:author="Raja EL HAFI" w:date="2015-07-09T11:07:00Z"/>
                <w:rFonts w:ascii="Calibri" w:eastAsia="Times New Roman" w:hAnsi="Calibri" w:cs="Times New Roman"/>
                <w:lang w:eastAsia="fr-FR"/>
              </w:rPr>
            </w:pPr>
            <w:del w:id="1230"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31"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32" w:author="Raja EL HAFI" w:date="2015-07-09T11:07:00Z"/>
                <w:rFonts w:ascii="Calibri" w:eastAsia="Times New Roman" w:hAnsi="Calibri" w:cs="Times New Roman"/>
                <w:lang w:eastAsia="fr-FR"/>
              </w:rPr>
            </w:pPr>
            <w:del w:id="1233" w:author="Raja EL HAFI" w:date="2015-07-09T11:07:00Z">
              <w:r w:rsidRPr="00A21D4D" w:rsidDel="00B97549">
                <w:rPr>
                  <w:rFonts w:ascii="Calibri" w:eastAsia="Times New Roman" w:hAnsi="Calibri" w:cs="Times New Roman"/>
                  <w:lang w:eastAsia="fr-FR"/>
                </w:rPr>
                <w:delText>7</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234" w:author="Raja EL HAFI" w:date="2015-07-09T11:07:00Z"/>
                <w:rFonts w:ascii="Calibri" w:eastAsia="Times New Roman" w:hAnsi="Calibri" w:cs="Times New Roman"/>
                <w:lang w:eastAsia="fr-FR"/>
              </w:rPr>
            </w:pPr>
            <w:del w:id="1235" w:author="Raja EL HAFI" w:date="2015-07-09T11:07:00Z">
              <w:r w:rsidRPr="00A21D4D" w:rsidDel="00B97549">
                <w:rPr>
                  <w:rFonts w:ascii="Calibri" w:eastAsia="Times New Roman" w:hAnsi="Calibri" w:cs="Times New Roman"/>
                  <w:lang w:eastAsia="fr-FR"/>
                </w:rPr>
                <w:delText>Offre publique d'achat</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36" w:author="Raja EL HAFI" w:date="2015-07-09T11:07:00Z"/>
                <w:rFonts w:ascii="Calibri" w:eastAsia="Times New Roman" w:hAnsi="Calibri" w:cs="Times New Roman"/>
                <w:lang w:eastAsia="fr-FR"/>
              </w:rPr>
            </w:pPr>
            <w:del w:id="1237" w:author="Raja EL HAFI" w:date="2015-07-09T11:07:00Z">
              <w:r w:rsidRPr="00A21D4D" w:rsidDel="00B97549">
                <w:rPr>
                  <w:rFonts w:ascii="Calibri" w:eastAsia="Times New Roman" w:hAnsi="Calibri" w:cs="Times New Roman"/>
                  <w:lang w:eastAsia="fr-FR"/>
                </w:rPr>
                <w:delText>Hors MegaCor</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38" w:author="Raja EL HAFI" w:date="2015-07-09T11:07:00Z"/>
                <w:rFonts w:ascii="Calibri" w:eastAsia="Times New Roman" w:hAnsi="Calibri" w:cs="Times New Roman"/>
                <w:lang w:eastAsia="fr-FR"/>
              </w:rPr>
            </w:pPr>
            <w:del w:id="1239" w:author="Raja EL HAFI" w:date="2015-07-09T11:07:00Z">
              <w:r w:rsidRPr="00A21D4D" w:rsidDel="00B97549">
                <w:rPr>
                  <w:rFonts w:ascii="Calibri" w:eastAsia="Times New Roman" w:hAnsi="Calibri" w:cs="Times New Roman"/>
                  <w:lang w:eastAsia="fr-FR"/>
                </w:rPr>
                <w:delText>Hors MegaCor</w:delText>
              </w:r>
            </w:del>
          </w:p>
        </w:tc>
      </w:tr>
      <w:tr w:rsidR="00A21D4D" w:rsidRPr="00A21D4D" w:rsidDel="00B97549" w:rsidTr="00A21D4D">
        <w:trPr>
          <w:trHeight w:val="315"/>
          <w:del w:id="1240"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41" w:author="Raja EL HAFI" w:date="2015-07-09T11:07:00Z"/>
                <w:rFonts w:ascii="Calibri" w:eastAsia="Times New Roman" w:hAnsi="Calibri" w:cs="Times New Roman"/>
                <w:lang w:eastAsia="fr-FR"/>
              </w:rPr>
            </w:pPr>
            <w:del w:id="1242" w:author="Raja EL HAFI" w:date="2015-07-09T11:07:00Z">
              <w:r w:rsidRPr="00A21D4D" w:rsidDel="00B97549">
                <w:rPr>
                  <w:rFonts w:ascii="Calibri" w:eastAsia="Times New Roman" w:hAnsi="Calibri" w:cs="Times New Roman"/>
                  <w:lang w:eastAsia="fr-FR"/>
                </w:rPr>
                <w:delText>8</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243" w:author="Raja EL HAFI" w:date="2015-07-09T11:07:00Z"/>
                <w:rFonts w:ascii="Calibri" w:eastAsia="Times New Roman" w:hAnsi="Calibri" w:cs="Times New Roman"/>
                <w:lang w:eastAsia="fr-FR"/>
              </w:rPr>
            </w:pPr>
            <w:del w:id="1244" w:author="Raja EL HAFI" w:date="2015-07-09T11:07:00Z">
              <w:r w:rsidRPr="00A21D4D" w:rsidDel="00B97549">
                <w:rPr>
                  <w:rFonts w:ascii="Calibri" w:eastAsia="Times New Roman" w:hAnsi="Calibri" w:cs="Times New Roman"/>
                  <w:lang w:eastAsia="fr-FR"/>
                </w:rPr>
                <w:delText xml:space="preserve">Offre publique de retrait </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45" w:author="Raja EL HAFI" w:date="2015-07-09T11:07:00Z"/>
                <w:rFonts w:ascii="Calibri" w:eastAsia="Times New Roman" w:hAnsi="Calibri" w:cs="Times New Roman"/>
                <w:lang w:eastAsia="fr-FR"/>
              </w:rPr>
            </w:pPr>
            <w:del w:id="1246" w:author="Raja EL HAFI" w:date="2015-07-09T11:07:00Z">
              <w:r w:rsidRPr="00A21D4D" w:rsidDel="00B97549">
                <w:rPr>
                  <w:rFonts w:ascii="Calibri" w:eastAsia="Times New Roman" w:hAnsi="Calibri" w:cs="Times New Roman"/>
                  <w:lang w:eastAsia="fr-FR"/>
                </w:rPr>
                <w:delText>Hors MegaCor</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47" w:author="Raja EL HAFI" w:date="2015-07-09T11:07:00Z"/>
                <w:rFonts w:ascii="Calibri" w:eastAsia="Times New Roman" w:hAnsi="Calibri" w:cs="Times New Roman"/>
                <w:lang w:eastAsia="fr-FR"/>
              </w:rPr>
            </w:pPr>
            <w:del w:id="1248" w:author="Raja EL HAFI" w:date="2015-07-09T11:07:00Z">
              <w:r w:rsidRPr="00A21D4D" w:rsidDel="00B97549">
                <w:rPr>
                  <w:rFonts w:ascii="Calibri" w:eastAsia="Times New Roman" w:hAnsi="Calibri" w:cs="Times New Roman"/>
                  <w:lang w:eastAsia="fr-FR"/>
                </w:rPr>
                <w:delText>Hors MegaCor</w:delText>
              </w:r>
            </w:del>
          </w:p>
        </w:tc>
      </w:tr>
      <w:tr w:rsidR="00A21D4D" w:rsidRPr="00A21D4D" w:rsidDel="00B97549" w:rsidTr="00A21D4D">
        <w:trPr>
          <w:trHeight w:val="315"/>
          <w:del w:id="1249"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50" w:author="Raja EL HAFI" w:date="2015-07-09T11:07:00Z"/>
                <w:rFonts w:ascii="Calibri" w:eastAsia="Times New Roman" w:hAnsi="Calibri" w:cs="Times New Roman"/>
                <w:lang w:eastAsia="fr-FR"/>
              </w:rPr>
            </w:pPr>
            <w:del w:id="1251" w:author="Raja EL HAFI" w:date="2015-07-09T11:07:00Z">
              <w:r w:rsidRPr="00A21D4D" w:rsidDel="00B97549">
                <w:rPr>
                  <w:rFonts w:ascii="Calibri" w:eastAsia="Times New Roman" w:hAnsi="Calibri" w:cs="Times New Roman"/>
                  <w:lang w:eastAsia="fr-FR"/>
                </w:rPr>
                <w:delText>9</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252" w:author="Raja EL HAFI" w:date="2015-07-09T11:07:00Z"/>
                <w:rFonts w:ascii="Calibri" w:eastAsia="Times New Roman" w:hAnsi="Calibri" w:cs="Times New Roman"/>
                <w:lang w:eastAsia="fr-FR"/>
              </w:rPr>
            </w:pPr>
            <w:del w:id="1253" w:author="Raja EL HAFI" w:date="2015-07-09T11:07:00Z">
              <w:r w:rsidRPr="00A21D4D" w:rsidDel="00B97549">
                <w:rPr>
                  <w:rFonts w:ascii="Calibri" w:eastAsia="Times New Roman" w:hAnsi="Calibri" w:cs="Times New Roman"/>
                  <w:lang w:eastAsia="fr-FR"/>
                </w:rPr>
                <w:delText>Augmentation du capital en numéraire</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54" w:author="Raja EL HAFI" w:date="2015-07-09T11:07:00Z"/>
                <w:rFonts w:ascii="Calibri" w:eastAsia="Times New Roman" w:hAnsi="Calibri" w:cs="Times New Roman"/>
                <w:lang w:eastAsia="fr-FR"/>
              </w:rPr>
            </w:pPr>
            <w:del w:id="1255" w:author="Raja EL HAFI" w:date="2015-07-09T11:07:00Z">
              <w:r w:rsidRPr="00A21D4D" w:rsidDel="00B97549">
                <w:rPr>
                  <w:rFonts w:ascii="Calibri" w:eastAsia="Times New Roman" w:hAnsi="Calibri" w:cs="Times New Roman"/>
                  <w:lang w:eastAsia="fr-FR"/>
                </w:rPr>
                <w:delText>Entrée des droits de souscription = 0</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56" w:author="Raja EL HAFI" w:date="2015-07-09T11:07:00Z"/>
                <w:rFonts w:ascii="Calibri" w:eastAsia="Times New Roman" w:hAnsi="Calibri" w:cs="Times New Roman"/>
                <w:lang w:eastAsia="fr-FR"/>
              </w:rPr>
            </w:pPr>
            <w:del w:id="1257"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58"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259"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260"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61" w:author="Raja EL HAFI" w:date="2015-07-09T11:07:00Z"/>
                <w:rFonts w:ascii="Calibri" w:eastAsia="Times New Roman" w:hAnsi="Calibri" w:cs="Times New Roman"/>
                <w:lang w:eastAsia="fr-FR"/>
              </w:rPr>
            </w:pPr>
            <w:del w:id="1262" w:author="Raja EL HAFI" w:date="2015-07-09T11:07:00Z">
              <w:r w:rsidRPr="00A21D4D" w:rsidDel="00B97549">
                <w:rPr>
                  <w:rFonts w:ascii="Calibri" w:eastAsia="Times New Roman" w:hAnsi="Calibri" w:cs="Times New Roman"/>
                  <w:lang w:eastAsia="fr-FR"/>
                </w:rPr>
                <w:delText>Achat des droits pour compléter les rompus = Prix d'achat</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63" w:author="Raja EL HAFI" w:date="2015-07-09T11:07:00Z"/>
                <w:rFonts w:ascii="Calibri" w:eastAsia="Times New Roman" w:hAnsi="Calibri" w:cs="Times New Roman"/>
                <w:lang w:eastAsia="fr-FR"/>
              </w:rPr>
            </w:pPr>
            <w:del w:id="1264"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65"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266"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267"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68" w:author="Raja EL HAFI" w:date="2015-07-09T11:07:00Z"/>
                <w:rFonts w:ascii="Calibri" w:eastAsia="Times New Roman" w:hAnsi="Calibri" w:cs="Times New Roman"/>
                <w:lang w:eastAsia="fr-FR"/>
              </w:rPr>
            </w:pPr>
            <w:del w:id="1269" w:author="Raja EL HAFI" w:date="2015-07-09T11:07:00Z">
              <w:r w:rsidRPr="00A21D4D" w:rsidDel="00B97549">
                <w:rPr>
                  <w:rFonts w:ascii="Calibri" w:eastAsia="Times New Roman" w:hAnsi="Calibri" w:cs="Times New Roman"/>
                  <w:lang w:eastAsia="fr-FR"/>
                </w:rPr>
                <w:delText>Entrée des titres = Prix d'achat du titre + Comm ttc + Prix d'achat des rompus</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70" w:author="Raja EL HAFI" w:date="2015-07-09T11:07:00Z"/>
                <w:rFonts w:ascii="Calibri" w:eastAsia="Times New Roman" w:hAnsi="Calibri" w:cs="Times New Roman"/>
                <w:lang w:eastAsia="fr-FR"/>
              </w:rPr>
            </w:pPr>
            <w:del w:id="1271"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72"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73" w:author="Raja EL HAFI" w:date="2015-07-09T11:07:00Z"/>
                <w:rFonts w:ascii="Calibri" w:eastAsia="Times New Roman" w:hAnsi="Calibri" w:cs="Times New Roman"/>
                <w:lang w:eastAsia="fr-FR"/>
              </w:rPr>
            </w:pPr>
            <w:del w:id="1274" w:author="Raja EL HAFI" w:date="2015-07-09T11:07:00Z">
              <w:r w:rsidRPr="00A21D4D" w:rsidDel="00B97549">
                <w:rPr>
                  <w:rFonts w:ascii="Calibri" w:eastAsia="Times New Roman" w:hAnsi="Calibri" w:cs="Times New Roman"/>
                  <w:lang w:eastAsia="fr-FR"/>
                </w:rPr>
                <w:delText>10</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275" w:author="Raja EL HAFI" w:date="2015-07-09T11:07:00Z"/>
                <w:rFonts w:ascii="Calibri" w:eastAsia="Times New Roman" w:hAnsi="Calibri" w:cs="Times New Roman"/>
                <w:lang w:eastAsia="fr-FR"/>
              </w:rPr>
            </w:pPr>
            <w:del w:id="1276" w:author="Raja EL HAFI" w:date="2015-07-09T11:07:00Z">
              <w:r w:rsidRPr="00A21D4D" w:rsidDel="00B97549">
                <w:rPr>
                  <w:rFonts w:ascii="Calibri" w:eastAsia="Times New Roman" w:hAnsi="Calibri" w:cs="Times New Roman"/>
                  <w:lang w:eastAsia="fr-FR"/>
                </w:rPr>
                <w:delText>Attribution gratuite sans rompus</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77" w:author="Raja EL HAFI" w:date="2015-07-09T11:07:00Z"/>
                <w:rFonts w:ascii="Calibri" w:eastAsia="Times New Roman" w:hAnsi="Calibri" w:cs="Times New Roman"/>
                <w:lang w:eastAsia="fr-FR"/>
              </w:rPr>
            </w:pPr>
            <w:del w:id="1278" w:author="Raja EL HAFI" w:date="2015-07-09T11:07:00Z">
              <w:r w:rsidRPr="00A21D4D" w:rsidDel="00B97549">
                <w:rPr>
                  <w:rFonts w:ascii="Calibri" w:eastAsia="Times New Roman" w:hAnsi="Calibri" w:cs="Times New Roman"/>
                  <w:lang w:eastAsia="fr-FR"/>
                </w:rPr>
                <w:delText>Entrée des titres = 0 + commissions TTC</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79" w:author="Raja EL HAFI" w:date="2015-07-09T11:07:00Z"/>
                <w:rFonts w:ascii="Calibri" w:eastAsia="Times New Roman" w:hAnsi="Calibri" w:cs="Times New Roman"/>
                <w:lang w:eastAsia="fr-FR"/>
              </w:rPr>
            </w:pPr>
            <w:del w:id="1280"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81"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82" w:author="Raja EL HAFI" w:date="2015-07-09T11:07:00Z"/>
                <w:rFonts w:ascii="Calibri" w:eastAsia="Times New Roman" w:hAnsi="Calibri" w:cs="Times New Roman"/>
                <w:lang w:eastAsia="fr-FR"/>
              </w:rPr>
            </w:pPr>
            <w:del w:id="1283" w:author="Raja EL HAFI" w:date="2015-07-09T11:07:00Z">
              <w:r w:rsidRPr="00A21D4D" w:rsidDel="00B97549">
                <w:rPr>
                  <w:rFonts w:ascii="Calibri" w:eastAsia="Times New Roman" w:hAnsi="Calibri" w:cs="Times New Roman"/>
                  <w:lang w:eastAsia="fr-FR"/>
                </w:rPr>
                <w:delText>11</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284" w:author="Raja EL HAFI" w:date="2015-07-09T11:07:00Z"/>
                <w:rFonts w:ascii="Calibri" w:eastAsia="Times New Roman" w:hAnsi="Calibri" w:cs="Times New Roman"/>
                <w:lang w:eastAsia="fr-FR"/>
              </w:rPr>
            </w:pPr>
            <w:del w:id="1285" w:author="Raja EL HAFI" w:date="2015-07-09T11:07:00Z">
              <w:r w:rsidRPr="00A21D4D" w:rsidDel="00B97549">
                <w:rPr>
                  <w:rFonts w:ascii="Calibri" w:eastAsia="Times New Roman" w:hAnsi="Calibri" w:cs="Times New Roman"/>
                  <w:lang w:eastAsia="fr-FR"/>
                </w:rPr>
                <w:delText>Attribution gratuite avec rompus</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86" w:author="Raja EL HAFI" w:date="2015-07-09T11:07:00Z"/>
                <w:rFonts w:ascii="Calibri" w:eastAsia="Times New Roman" w:hAnsi="Calibri" w:cs="Times New Roman"/>
                <w:lang w:eastAsia="fr-FR"/>
              </w:rPr>
            </w:pPr>
            <w:del w:id="1287" w:author="Raja EL HAFI" w:date="2015-07-09T11:07:00Z">
              <w:r w:rsidRPr="00A21D4D" w:rsidDel="00B97549">
                <w:rPr>
                  <w:rFonts w:ascii="Calibri" w:eastAsia="Times New Roman" w:hAnsi="Calibri" w:cs="Times New Roman"/>
                  <w:lang w:eastAsia="fr-FR"/>
                </w:rPr>
                <w:delText>Entrée des titres = 0+ commissions TTC</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88" w:author="Raja EL HAFI" w:date="2015-07-09T11:07:00Z"/>
                <w:rFonts w:ascii="Calibri" w:eastAsia="Times New Roman" w:hAnsi="Calibri" w:cs="Times New Roman"/>
                <w:lang w:eastAsia="fr-FR"/>
              </w:rPr>
            </w:pPr>
            <w:del w:id="1289"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90"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291" w:author="Raja EL HAFI" w:date="2015-07-09T11:07:00Z"/>
                <w:rFonts w:ascii="Calibri" w:eastAsia="Times New Roman" w:hAnsi="Calibri" w:cs="Times New Roman"/>
                <w:lang w:eastAsia="fr-FR"/>
              </w:rPr>
            </w:pPr>
            <w:del w:id="1292" w:author="Raja EL HAFI" w:date="2015-07-09T11:07:00Z">
              <w:r w:rsidRPr="00A21D4D" w:rsidDel="00B97549">
                <w:rPr>
                  <w:rFonts w:ascii="Calibri" w:eastAsia="Times New Roman" w:hAnsi="Calibri" w:cs="Times New Roman"/>
                  <w:lang w:eastAsia="fr-FR"/>
                </w:rPr>
                <w:delText>12</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293" w:author="Raja EL HAFI" w:date="2015-07-09T11:07:00Z"/>
                <w:rFonts w:ascii="Calibri" w:eastAsia="Times New Roman" w:hAnsi="Calibri" w:cs="Times New Roman"/>
                <w:lang w:eastAsia="fr-FR"/>
              </w:rPr>
            </w:pPr>
            <w:del w:id="1294" w:author="Raja EL HAFI" w:date="2015-07-09T11:07:00Z">
              <w:r w:rsidRPr="00A21D4D" w:rsidDel="00B97549">
                <w:rPr>
                  <w:rFonts w:ascii="Calibri" w:eastAsia="Times New Roman" w:hAnsi="Calibri" w:cs="Times New Roman"/>
                  <w:lang w:eastAsia="fr-FR"/>
                </w:rPr>
                <w:delText>Changement de dénomination</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295" w:author="Raja EL HAFI" w:date="2015-07-09T11:07:00Z"/>
                <w:rFonts w:ascii="Calibri" w:eastAsia="Times New Roman" w:hAnsi="Calibri" w:cs="Times New Roman"/>
                <w:lang w:eastAsia="fr-FR"/>
              </w:rPr>
            </w:pPr>
            <w:del w:id="1296"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297" w:author="Raja EL HAFI" w:date="2015-07-09T11:07:00Z"/>
                <w:rFonts w:ascii="Calibri" w:eastAsia="Times New Roman" w:hAnsi="Calibri" w:cs="Times New Roman"/>
                <w:lang w:eastAsia="fr-FR"/>
              </w:rPr>
            </w:pPr>
            <w:del w:id="1298"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299"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00"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01"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02" w:author="Raja EL HAFI" w:date="2015-07-09T11:07:00Z"/>
                <w:rFonts w:ascii="Calibri" w:eastAsia="Times New Roman" w:hAnsi="Calibri" w:cs="Times New Roman"/>
                <w:lang w:eastAsia="fr-FR"/>
              </w:rPr>
            </w:pPr>
            <w:del w:id="1303" w:author="Raja EL HAFI" w:date="2015-07-09T11:07:00Z">
              <w:r w:rsidRPr="00A21D4D" w:rsidDel="00B97549">
                <w:rPr>
                  <w:rFonts w:ascii="Calibri" w:eastAsia="Times New Roman" w:hAnsi="Calibri" w:cs="Times New Roman"/>
                  <w:lang w:eastAsia="fr-FR"/>
                </w:rPr>
                <w:delText>Entrée des titres = CMP historique des anciennes valeurs</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04" w:author="Raja EL HAFI" w:date="2015-07-09T11:07:00Z"/>
                <w:rFonts w:ascii="Calibri" w:eastAsia="Times New Roman" w:hAnsi="Calibri" w:cs="Times New Roman"/>
                <w:lang w:eastAsia="fr-FR"/>
              </w:rPr>
            </w:pPr>
            <w:del w:id="1305"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06"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307" w:author="Raja EL HAFI" w:date="2015-07-09T11:07:00Z"/>
                <w:rFonts w:ascii="Calibri" w:eastAsia="Times New Roman" w:hAnsi="Calibri" w:cs="Times New Roman"/>
                <w:lang w:eastAsia="fr-FR"/>
              </w:rPr>
            </w:pPr>
            <w:del w:id="1308" w:author="Raja EL HAFI" w:date="2015-07-09T11:07:00Z">
              <w:r w:rsidRPr="00A21D4D" w:rsidDel="00B97549">
                <w:rPr>
                  <w:rFonts w:ascii="Calibri" w:eastAsia="Times New Roman" w:hAnsi="Calibri" w:cs="Times New Roman"/>
                  <w:lang w:eastAsia="fr-FR"/>
                </w:rPr>
                <w:delText>13</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309" w:author="Raja EL HAFI" w:date="2015-07-09T11:07:00Z"/>
                <w:rFonts w:ascii="Calibri" w:eastAsia="Times New Roman" w:hAnsi="Calibri" w:cs="Times New Roman"/>
                <w:lang w:eastAsia="fr-FR"/>
              </w:rPr>
            </w:pPr>
            <w:del w:id="1310" w:author="Raja EL HAFI" w:date="2015-07-09T11:07:00Z">
              <w:r w:rsidRPr="00A21D4D" w:rsidDel="00B97549">
                <w:rPr>
                  <w:rFonts w:ascii="Calibri" w:eastAsia="Times New Roman" w:hAnsi="Calibri" w:cs="Times New Roman"/>
                  <w:lang w:eastAsia="fr-FR"/>
                </w:rPr>
                <w:delText>Fusion absorption sans rompus</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11" w:author="Raja EL HAFI" w:date="2015-07-09T11:07:00Z"/>
                <w:rFonts w:ascii="Calibri" w:eastAsia="Times New Roman" w:hAnsi="Calibri" w:cs="Times New Roman"/>
                <w:lang w:eastAsia="fr-FR"/>
              </w:rPr>
            </w:pPr>
            <w:del w:id="1312"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13" w:author="Raja EL HAFI" w:date="2015-07-09T11:07:00Z"/>
                <w:rFonts w:ascii="Calibri" w:eastAsia="Times New Roman" w:hAnsi="Calibri" w:cs="Times New Roman"/>
                <w:lang w:eastAsia="fr-FR"/>
              </w:rPr>
            </w:pPr>
            <w:del w:id="1314"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15"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16"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17"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18" w:author="Raja EL HAFI" w:date="2015-07-09T11:07:00Z"/>
                <w:rFonts w:ascii="Calibri" w:eastAsia="Times New Roman" w:hAnsi="Calibri" w:cs="Times New Roman"/>
                <w:lang w:eastAsia="fr-FR"/>
              </w:rPr>
            </w:pPr>
            <w:del w:id="1319" w:author="Raja EL HAFI" w:date="2015-07-09T11:07:00Z">
              <w:r w:rsidRPr="00A21D4D" w:rsidDel="00B97549">
                <w:rPr>
                  <w:rFonts w:ascii="Calibri" w:eastAsia="Times New Roman" w:hAnsi="Calibri" w:cs="Times New Roman"/>
                  <w:lang w:eastAsia="fr-FR"/>
                </w:rPr>
                <w:delText>Entrée des nouvelles actions :( CMP historique / Parité in    + commissions TTC)</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20" w:author="Raja EL HAFI" w:date="2015-07-09T11:07:00Z"/>
                <w:rFonts w:ascii="Calibri" w:eastAsia="Times New Roman" w:hAnsi="Calibri" w:cs="Times New Roman"/>
                <w:lang w:eastAsia="fr-FR"/>
              </w:rPr>
            </w:pPr>
            <w:del w:id="1321"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22"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323" w:author="Raja EL HAFI" w:date="2015-07-09T11:07:00Z"/>
                <w:rFonts w:ascii="Calibri" w:eastAsia="Times New Roman" w:hAnsi="Calibri" w:cs="Times New Roman"/>
                <w:lang w:eastAsia="fr-FR"/>
              </w:rPr>
            </w:pPr>
            <w:del w:id="1324" w:author="Raja EL HAFI" w:date="2015-07-09T11:07:00Z">
              <w:r w:rsidRPr="00A21D4D" w:rsidDel="00B97549">
                <w:rPr>
                  <w:rFonts w:ascii="Calibri" w:eastAsia="Times New Roman" w:hAnsi="Calibri" w:cs="Times New Roman"/>
                  <w:lang w:eastAsia="fr-FR"/>
                </w:rPr>
                <w:delText>14</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325" w:author="Raja EL HAFI" w:date="2015-07-09T11:07:00Z"/>
                <w:rFonts w:ascii="Calibri" w:eastAsia="Times New Roman" w:hAnsi="Calibri" w:cs="Times New Roman"/>
                <w:lang w:eastAsia="fr-FR"/>
              </w:rPr>
            </w:pPr>
            <w:del w:id="1326" w:author="Raja EL HAFI" w:date="2015-07-09T11:07:00Z">
              <w:r w:rsidRPr="00A21D4D" w:rsidDel="00B97549">
                <w:rPr>
                  <w:rFonts w:ascii="Calibri" w:eastAsia="Times New Roman" w:hAnsi="Calibri" w:cs="Times New Roman"/>
                  <w:lang w:eastAsia="fr-FR"/>
                </w:rPr>
                <w:delText>Fusion absorption avec rompus</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27" w:author="Raja EL HAFI" w:date="2015-07-09T11:07:00Z"/>
                <w:rFonts w:ascii="Calibri" w:eastAsia="Times New Roman" w:hAnsi="Calibri" w:cs="Times New Roman"/>
                <w:lang w:eastAsia="fr-FR"/>
              </w:rPr>
            </w:pPr>
            <w:del w:id="1328"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29" w:author="Raja EL HAFI" w:date="2015-07-09T11:07:00Z"/>
                <w:rFonts w:ascii="Calibri" w:eastAsia="Times New Roman" w:hAnsi="Calibri" w:cs="Times New Roman"/>
                <w:lang w:eastAsia="fr-FR"/>
              </w:rPr>
            </w:pPr>
            <w:del w:id="1330"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31"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32"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33"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34" w:author="Raja EL HAFI" w:date="2015-07-09T11:07:00Z"/>
                <w:rFonts w:ascii="Calibri" w:eastAsia="Times New Roman" w:hAnsi="Calibri" w:cs="Times New Roman"/>
                <w:lang w:eastAsia="fr-FR"/>
              </w:rPr>
            </w:pPr>
            <w:del w:id="1335" w:author="Raja EL HAFI" w:date="2015-07-09T11:07:00Z">
              <w:r w:rsidRPr="00A21D4D" w:rsidDel="00B97549">
                <w:rPr>
                  <w:rFonts w:ascii="Calibri" w:eastAsia="Times New Roman" w:hAnsi="Calibri" w:cs="Times New Roman"/>
                  <w:lang w:eastAsia="fr-FR"/>
                </w:rPr>
                <w:delText xml:space="preserve">Entrée des nouvelles actions : (CMP historique * Parité Out / Parité in    + commissionTTC) </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36" w:author="Raja EL HAFI" w:date="2015-07-09T11:07:00Z"/>
                <w:rFonts w:ascii="Calibri" w:eastAsia="Times New Roman" w:hAnsi="Calibri" w:cs="Times New Roman"/>
                <w:lang w:eastAsia="fr-FR"/>
              </w:rPr>
            </w:pPr>
            <w:del w:id="1337"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38"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339" w:author="Raja EL HAFI" w:date="2015-07-09T11:07:00Z"/>
                <w:rFonts w:ascii="Calibri" w:eastAsia="Times New Roman" w:hAnsi="Calibri" w:cs="Times New Roman"/>
                <w:lang w:eastAsia="fr-FR"/>
              </w:rPr>
            </w:pPr>
            <w:del w:id="1340" w:author="Raja EL HAFI" w:date="2015-07-09T11:07:00Z">
              <w:r w:rsidRPr="00A21D4D" w:rsidDel="00B97549">
                <w:rPr>
                  <w:rFonts w:ascii="Calibri" w:eastAsia="Times New Roman" w:hAnsi="Calibri" w:cs="Times New Roman"/>
                  <w:lang w:eastAsia="fr-FR"/>
                </w:rPr>
                <w:delText>15</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341" w:author="Raja EL HAFI" w:date="2015-07-09T11:07:00Z"/>
                <w:rFonts w:ascii="Calibri" w:eastAsia="Times New Roman" w:hAnsi="Calibri" w:cs="Times New Roman"/>
                <w:lang w:eastAsia="fr-FR"/>
              </w:rPr>
            </w:pPr>
            <w:del w:id="1342" w:author="Raja EL HAFI" w:date="2015-07-09T11:07:00Z">
              <w:r w:rsidRPr="00A21D4D" w:rsidDel="00B97549">
                <w:rPr>
                  <w:rFonts w:ascii="Calibri" w:eastAsia="Times New Roman" w:hAnsi="Calibri" w:cs="Times New Roman"/>
                  <w:lang w:eastAsia="fr-FR"/>
                </w:rPr>
                <w:delText>Assemblée générale ordinaire</w:delText>
              </w:r>
            </w:del>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343" w:author="Raja EL HAFI" w:date="2015-07-09T11:07:00Z"/>
                <w:rFonts w:ascii="Calibri" w:eastAsia="Times New Roman" w:hAnsi="Calibri" w:cs="Times New Roman"/>
                <w:lang w:eastAsia="fr-FR"/>
              </w:rPr>
            </w:pPr>
            <w:del w:id="1344" w:author="Raja EL HAFI" w:date="2015-07-09T11:07:00Z">
              <w:r w:rsidRPr="00A21D4D" w:rsidDel="00B97549">
                <w:rPr>
                  <w:rFonts w:ascii="Calibri" w:eastAsia="Times New Roman" w:hAnsi="Calibri" w:cs="Times New Roman"/>
                  <w:lang w:eastAsia="fr-FR"/>
                </w:rPr>
                <w:delText>N/A</w:delText>
              </w:r>
            </w:del>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345" w:author="Raja EL HAFI" w:date="2015-07-09T11:07:00Z"/>
                <w:rFonts w:ascii="Calibri" w:eastAsia="Times New Roman" w:hAnsi="Calibri" w:cs="Times New Roman"/>
                <w:lang w:eastAsia="fr-FR"/>
              </w:rPr>
            </w:pPr>
            <w:del w:id="1346" w:author="Raja EL HAFI" w:date="2015-07-09T11:07:00Z">
              <w:r w:rsidRPr="00A21D4D" w:rsidDel="00B97549">
                <w:rPr>
                  <w:rFonts w:ascii="Calibri" w:eastAsia="Times New Roman" w:hAnsi="Calibri" w:cs="Times New Roman"/>
                  <w:lang w:eastAsia="fr-FR"/>
                </w:rPr>
                <w:delText>N/A</w:delText>
              </w:r>
            </w:del>
          </w:p>
        </w:tc>
      </w:tr>
      <w:tr w:rsidR="00A21D4D" w:rsidRPr="00A21D4D" w:rsidDel="00B97549" w:rsidTr="00A21D4D">
        <w:trPr>
          <w:trHeight w:val="315"/>
          <w:del w:id="1347" w:author="Raja EL HAFI" w:date="2015-07-09T11:07:00Z"/>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348" w:author="Raja EL HAFI" w:date="2015-07-09T11:07:00Z"/>
                <w:rFonts w:ascii="Calibri" w:eastAsia="Times New Roman" w:hAnsi="Calibri" w:cs="Times New Roman"/>
                <w:lang w:eastAsia="fr-FR"/>
              </w:rPr>
            </w:pPr>
            <w:del w:id="1349" w:author="Raja EL HAFI" w:date="2015-07-09T11:07:00Z">
              <w:r w:rsidRPr="00A21D4D" w:rsidDel="00B97549">
                <w:rPr>
                  <w:rFonts w:ascii="Calibri" w:eastAsia="Times New Roman" w:hAnsi="Calibri" w:cs="Times New Roman"/>
                  <w:lang w:eastAsia="fr-FR"/>
                </w:rPr>
                <w:delText>16</w:delText>
              </w:r>
            </w:del>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Del="00B97549" w:rsidRDefault="00A21D4D" w:rsidP="00A21D4D">
            <w:pPr>
              <w:spacing w:line="240" w:lineRule="auto"/>
              <w:rPr>
                <w:del w:id="1350" w:author="Raja EL HAFI" w:date="2015-07-09T11:07:00Z"/>
                <w:rFonts w:ascii="Calibri" w:eastAsia="Times New Roman" w:hAnsi="Calibri" w:cs="Times New Roman"/>
                <w:lang w:eastAsia="fr-FR"/>
              </w:rPr>
            </w:pPr>
            <w:del w:id="1351" w:author="Raja EL HAFI" w:date="2015-07-09T11:07:00Z">
              <w:r w:rsidRPr="00A21D4D" w:rsidDel="00B97549">
                <w:rPr>
                  <w:rFonts w:ascii="Calibri" w:eastAsia="Times New Roman" w:hAnsi="Calibri" w:cs="Times New Roman"/>
                  <w:lang w:eastAsia="fr-FR"/>
                </w:rPr>
                <w:delText>Assemblée générale extraordinaire</w:delText>
              </w:r>
            </w:del>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352" w:author="Raja EL HAFI" w:date="2015-07-09T11:07:00Z"/>
                <w:rFonts w:ascii="Calibri" w:eastAsia="Times New Roman" w:hAnsi="Calibri" w:cs="Times New Roman"/>
                <w:lang w:eastAsia="fr-FR"/>
              </w:rPr>
            </w:pPr>
            <w:del w:id="1353" w:author="Raja EL HAFI" w:date="2015-07-09T11:07:00Z">
              <w:r w:rsidRPr="00A21D4D" w:rsidDel="00B97549">
                <w:rPr>
                  <w:rFonts w:ascii="Calibri" w:eastAsia="Times New Roman" w:hAnsi="Calibri" w:cs="Times New Roman"/>
                  <w:lang w:eastAsia="fr-FR"/>
                </w:rPr>
                <w:delText>N/A</w:delText>
              </w:r>
            </w:del>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Del="00B97549" w:rsidRDefault="00A21D4D" w:rsidP="00A21D4D">
            <w:pPr>
              <w:spacing w:line="240" w:lineRule="auto"/>
              <w:jc w:val="center"/>
              <w:rPr>
                <w:del w:id="1354" w:author="Raja EL HAFI" w:date="2015-07-09T11:07:00Z"/>
                <w:rFonts w:ascii="Calibri" w:eastAsia="Times New Roman" w:hAnsi="Calibri" w:cs="Times New Roman"/>
                <w:lang w:eastAsia="fr-FR"/>
              </w:rPr>
            </w:pPr>
            <w:del w:id="1355" w:author="Raja EL HAFI" w:date="2015-07-09T11:07:00Z">
              <w:r w:rsidRPr="00A21D4D" w:rsidDel="00B97549">
                <w:rPr>
                  <w:rFonts w:ascii="Calibri" w:eastAsia="Times New Roman" w:hAnsi="Calibri" w:cs="Times New Roman"/>
                  <w:lang w:eastAsia="fr-FR"/>
                </w:rPr>
                <w:delText>N/A</w:delText>
              </w:r>
            </w:del>
          </w:p>
        </w:tc>
      </w:tr>
      <w:tr w:rsidR="00A21D4D" w:rsidRPr="00A21D4D" w:rsidDel="00B97549" w:rsidTr="00A21D4D">
        <w:trPr>
          <w:trHeight w:val="315"/>
          <w:del w:id="1356"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357" w:author="Raja EL HAFI" w:date="2015-07-09T11:07:00Z"/>
                <w:rFonts w:ascii="Calibri" w:eastAsia="Times New Roman" w:hAnsi="Calibri" w:cs="Times New Roman"/>
                <w:lang w:eastAsia="fr-FR"/>
              </w:rPr>
            </w:pPr>
            <w:del w:id="1358" w:author="Raja EL HAFI" w:date="2015-07-09T11:07:00Z">
              <w:r w:rsidRPr="00A21D4D" w:rsidDel="00B97549">
                <w:rPr>
                  <w:rFonts w:ascii="Calibri" w:eastAsia="Times New Roman" w:hAnsi="Calibri" w:cs="Times New Roman"/>
                  <w:lang w:eastAsia="fr-FR"/>
                </w:rPr>
                <w:delText>17</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359" w:author="Raja EL HAFI" w:date="2015-07-09T11:07:00Z"/>
                <w:rFonts w:ascii="Calibri" w:eastAsia="Times New Roman" w:hAnsi="Calibri" w:cs="Times New Roman"/>
                <w:lang w:eastAsia="fr-FR"/>
              </w:rPr>
            </w:pPr>
            <w:del w:id="1360" w:author="Raja EL HAFI" w:date="2015-07-09T11:07:00Z">
              <w:r w:rsidRPr="00A21D4D" w:rsidDel="00B97549">
                <w:rPr>
                  <w:rFonts w:ascii="Calibri" w:eastAsia="Times New Roman" w:hAnsi="Calibri" w:cs="Times New Roman"/>
                  <w:lang w:eastAsia="fr-FR"/>
                </w:rPr>
                <w:delText>Assimilation</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61" w:author="Raja EL HAFI" w:date="2015-07-09T11:07:00Z"/>
                <w:rFonts w:ascii="Calibri" w:eastAsia="Times New Roman" w:hAnsi="Calibri" w:cs="Times New Roman"/>
                <w:lang w:eastAsia="fr-FR"/>
              </w:rPr>
            </w:pPr>
            <w:del w:id="1362"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63" w:author="Raja EL HAFI" w:date="2015-07-09T11:07:00Z"/>
                <w:rFonts w:ascii="Calibri" w:eastAsia="Times New Roman" w:hAnsi="Calibri" w:cs="Times New Roman"/>
                <w:lang w:eastAsia="fr-FR"/>
              </w:rPr>
            </w:pPr>
            <w:del w:id="1364"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65"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66"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67"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68" w:author="Raja EL HAFI" w:date="2015-07-09T11:07:00Z"/>
                <w:rFonts w:ascii="Calibri" w:eastAsia="Times New Roman" w:hAnsi="Calibri" w:cs="Times New Roman"/>
                <w:lang w:eastAsia="fr-FR"/>
              </w:rPr>
            </w:pPr>
            <w:del w:id="1369" w:author="Raja EL HAFI" w:date="2015-07-09T11:07:00Z">
              <w:r w:rsidRPr="00A21D4D" w:rsidDel="00B97549">
                <w:rPr>
                  <w:rFonts w:ascii="Calibri" w:eastAsia="Times New Roman" w:hAnsi="Calibri" w:cs="Times New Roman"/>
                  <w:lang w:eastAsia="fr-FR"/>
                </w:rPr>
                <w:delText>Entrée des titres = CMP historique des anciennes valeurs</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70" w:author="Raja EL HAFI" w:date="2015-07-09T11:07:00Z"/>
                <w:rFonts w:ascii="Calibri" w:eastAsia="Times New Roman" w:hAnsi="Calibri" w:cs="Times New Roman"/>
                <w:lang w:eastAsia="fr-FR"/>
              </w:rPr>
            </w:pPr>
            <w:del w:id="1371"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72"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373" w:author="Raja EL HAFI" w:date="2015-07-09T11:07:00Z"/>
                <w:rFonts w:ascii="Calibri" w:eastAsia="Times New Roman" w:hAnsi="Calibri" w:cs="Times New Roman"/>
                <w:lang w:eastAsia="fr-FR"/>
              </w:rPr>
            </w:pPr>
            <w:del w:id="1374" w:author="Raja EL HAFI" w:date="2015-07-09T11:07:00Z">
              <w:r w:rsidRPr="00A21D4D" w:rsidDel="00B97549">
                <w:rPr>
                  <w:rFonts w:ascii="Calibri" w:eastAsia="Times New Roman" w:hAnsi="Calibri" w:cs="Times New Roman"/>
                  <w:lang w:eastAsia="fr-FR"/>
                </w:rPr>
                <w:delText>18</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375" w:author="Raja EL HAFI" w:date="2015-07-09T11:07:00Z"/>
                <w:rFonts w:ascii="Calibri" w:eastAsia="Times New Roman" w:hAnsi="Calibri" w:cs="Times New Roman"/>
                <w:lang w:eastAsia="fr-FR"/>
              </w:rPr>
            </w:pPr>
            <w:del w:id="1376" w:author="Raja EL HAFI" w:date="2015-07-09T11:07:00Z">
              <w:r w:rsidRPr="00A21D4D" w:rsidDel="00B97549">
                <w:rPr>
                  <w:rFonts w:ascii="Calibri" w:eastAsia="Times New Roman" w:hAnsi="Calibri" w:cs="Times New Roman"/>
                  <w:lang w:eastAsia="fr-FR"/>
                </w:rPr>
                <w:delText>Division de la valeur nominale avec changement du code ISIN</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77" w:author="Raja EL HAFI" w:date="2015-07-09T11:07:00Z"/>
                <w:rFonts w:ascii="Calibri" w:eastAsia="Times New Roman" w:hAnsi="Calibri" w:cs="Times New Roman"/>
                <w:lang w:eastAsia="fr-FR"/>
              </w:rPr>
            </w:pPr>
            <w:del w:id="1378"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79" w:author="Raja EL HAFI" w:date="2015-07-09T11:07:00Z"/>
                <w:rFonts w:ascii="Calibri" w:eastAsia="Times New Roman" w:hAnsi="Calibri" w:cs="Times New Roman"/>
                <w:lang w:eastAsia="fr-FR"/>
              </w:rPr>
            </w:pPr>
            <w:del w:id="1380"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81"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82"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83" w:author="Raja EL HAFI" w:date="2015-07-09T11:07:00Z"/>
                <w:rFonts w:ascii="Calibri" w:eastAsia="Times New Roman" w:hAnsi="Calibri" w:cs="Times New Roman"/>
                <w:lang w:eastAsia="fr-FR"/>
              </w:rPr>
            </w:pPr>
          </w:p>
        </w:tc>
        <w:tc>
          <w:tcPr>
            <w:tcW w:w="7200" w:type="dxa"/>
            <w:tcBorders>
              <w:top w:val="nil"/>
              <w:left w:val="nil"/>
              <w:bottom w:val="nil"/>
              <w:right w:val="single" w:sz="8" w:space="0" w:color="auto"/>
            </w:tcBorders>
            <w:shd w:val="clear" w:color="auto" w:fill="auto"/>
            <w:vAlign w:val="bottom"/>
            <w:hideMark/>
          </w:tcPr>
          <w:p w:rsidR="00A21D4D" w:rsidRPr="00A21D4D" w:rsidDel="00B97549" w:rsidRDefault="00A21D4D" w:rsidP="00A21D4D">
            <w:pPr>
              <w:spacing w:line="240" w:lineRule="auto"/>
              <w:rPr>
                <w:del w:id="1384" w:author="Raja EL HAFI" w:date="2015-07-09T11:07:00Z"/>
                <w:rFonts w:ascii="Calibri" w:eastAsia="Times New Roman" w:hAnsi="Calibri" w:cs="Times New Roman"/>
                <w:lang w:eastAsia="fr-FR"/>
              </w:rPr>
            </w:pPr>
            <w:del w:id="1385" w:author="Raja EL HAFI" w:date="2015-07-09T11:07:00Z">
              <w:r w:rsidRPr="00A21D4D" w:rsidDel="00B97549">
                <w:rPr>
                  <w:rFonts w:ascii="Calibri" w:eastAsia="Times New Roman" w:hAnsi="Calibri" w:cs="Times New Roman"/>
                  <w:lang w:eastAsia="fr-FR"/>
                </w:rPr>
                <w:delText>Entrée des nouvelles actions : CMP historique * Parité Out / Parité in  + commissions TTC</w:delText>
              </w:r>
            </w:del>
          </w:p>
        </w:tc>
        <w:tc>
          <w:tcPr>
            <w:tcW w:w="1600" w:type="dxa"/>
            <w:tcBorders>
              <w:top w:val="nil"/>
              <w:left w:val="nil"/>
              <w:bottom w:val="nil"/>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86" w:author="Raja EL HAFI" w:date="2015-07-09T11:07:00Z"/>
                <w:rFonts w:ascii="Calibri" w:eastAsia="Times New Roman" w:hAnsi="Calibri" w:cs="Times New Roman"/>
                <w:lang w:eastAsia="fr-FR"/>
              </w:rPr>
            </w:pPr>
            <w:del w:id="1387"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388"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389" w:author="Raja EL HAFI" w:date="2015-07-09T11:07:00Z"/>
                <w:rFonts w:ascii="Calibri" w:eastAsia="Times New Roman" w:hAnsi="Calibri" w:cs="Times New Roman"/>
                <w:lang w:eastAsia="fr-FR"/>
              </w:rPr>
            </w:pPr>
            <w:del w:id="1390" w:author="Raja EL HAFI" w:date="2015-07-09T11:07:00Z">
              <w:r w:rsidRPr="00A21D4D" w:rsidDel="00B97549">
                <w:rPr>
                  <w:rFonts w:ascii="Calibri" w:eastAsia="Times New Roman" w:hAnsi="Calibri" w:cs="Times New Roman"/>
                  <w:lang w:eastAsia="fr-FR"/>
                </w:rPr>
                <w:delText>19</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391" w:author="Raja EL HAFI" w:date="2015-07-09T11:07:00Z"/>
                <w:rFonts w:ascii="Calibri" w:eastAsia="Times New Roman" w:hAnsi="Calibri" w:cs="Times New Roman"/>
                <w:lang w:eastAsia="fr-FR"/>
              </w:rPr>
            </w:pPr>
            <w:del w:id="1392" w:author="Raja EL HAFI" w:date="2015-07-09T11:07:00Z">
              <w:r w:rsidRPr="00A21D4D" w:rsidDel="00B97549">
                <w:rPr>
                  <w:rFonts w:ascii="Calibri" w:eastAsia="Times New Roman" w:hAnsi="Calibri" w:cs="Times New Roman"/>
                  <w:lang w:eastAsia="fr-FR"/>
                </w:rPr>
                <w:delText>Regroupement des actions</w:delText>
              </w:r>
            </w:del>
          </w:p>
        </w:tc>
        <w:tc>
          <w:tcPr>
            <w:tcW w:w="7200" w:type="dxa"/>
            <w:tcBorders>
              <w:top w:val="single" w:sz="8" w:space="0" w:color="auto"/>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393" w:author="Raja EL HAFI" w:date="2015-07-09T11:07:00Z"/>
                <w:rFonts w:ascii="Calibri" w:eastAsia="Times New Roman" w:hAnsi="Calibri" w:cs="Times New Roman"/>
                <w:lang w:eastAsia="fr-FR"/>
              </w:rPr>
            </w:pPr>
            <w:del w:id="1394"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single" w:sz="8" w:space="0" w:color="auto"/>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395" w:author="Raja EL HAFI" w:date="2015-07-09T11:07:00Z"/>
                <w:rFonts w:ascii="Calibri" w:eastAsia="Times New Roman" w:hAnsi="Calibri" w:cs="Times New Roman"/>
                <w:lang w:eastAsia="fr-FR"/>
              </w:rPr>
            </w:pPr>
            <w:del w:id="1396"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615"/>
          <w:del w:id="1397"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98"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399"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400" w:author="Raja EL HAFI" w:date="2015-07-09T11:07:00Z"/>
                <w:rFonts w:ascii="Calibri" w:eastAsia="Times New Roman" w:hAnsi="Calibri" w:cs="Times New Roman"/>
                <w:lang w:eastAsia="fr-FR"/>
              </w:rPr>
            </w:pPr>
            <w:del w:id="1401" w:author="Raja EL HAFI" w:date="2015-07-09T11:07:00Z">
              <w:r w:rsidRPr="00A21D4D" w:rsidDel="00B97549">
                <w:rPr>
                  <w:rFonts w:ascii="Calibri" w:eastAsia="Times New Roman" w:hAnsi="Calibri" w:cs="Times New Roman"/>
                  <w:lang w:eastAsia="fr-FR"/>
                </w:rPr>
                <w:delText>Entrée des nouvelles actions : CMP historique * Parité Out / Parité in  + commissions TTC</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402" w:author="Raja EL HAFI" w:date="2015-07-09T11:07:00Z"/>
                <w:rFonts w:ascii="Calibri" w:eastAsia="Times New Roman" w:hAnsi="Calibri" w:cs="Times New Roman"/>
                <w:lang w:eastAsia="fr-FR"/>
              </w:rPr>
            </w:pPr>
            <w:del w:id="1403"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404" w:author="Raja EL HAFI" w:date="2015-07-09T11:07:00Z"/>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Del="00B97549" w:rsidRDefault="00A21D4D" w:rsidP="00A21D4D">
            <w:pPr>
              <w:spacing w:line="240" w:lineRule="auto"/>
              <w:jc w:val="right"/>
              <w:rPr>
                <w:del w:id="1405" w:author="Raja EL HAFI" w:date="2015-07-09T11:07:00Z"/>
                <w:rFonts w:ascii="Calibri" w:eastAsia="Times New Roman" w:hAnsi="Calibri" w:cs="Times New Roman"/>
                <w:lang w:eastAsia="fr-FR"/>
              </w:rPr>
            </w:pPr>
            <w:del w:id="1406" w:author="Raja EL HAFI" w:date="2015-07-09T11:07:00Z">
              <w:r w:rsidRPr="00A21D4D" w:rsidDel="00B97549">
                <w:rPr>
                  <w:rFonts w:ascii="Calibri" w:eastAsia="Times New Roman" w:hAnsi="Calibri" w:cs="Times New Roman"/>
                  <w:lang w:eastAsia="fr-FR"/>
                </w:rPr>
                <w:delText>20</w:delText>
              </w:r>
            </w:del>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Del="00B97549" w:rsidRDefault="00A21D4D" w:rsidP="00A21D4D">
            <w:pPr>
              <w:spacing w:line="240" w:lineRule="auto"/>
              <w:rPr>
                <w:del w:id="1407" w:author="Raja EL HAFI" w:date="2015-07-09T11:07:00Z"/>
                <w:rFonts w:ascii="Calibri" w:eastAsia="Times New Roman" w:hAnsi="Calibri" w:cs="Times New Roman"/>
                <w:lang w:eastAsia="fr-FR"/>
              </w:rPr>
            </w:pPr>
            <w:del w:id="1408" w:author="Raja EL HAFI" w:date="2015-07-09T11:07:00Z">
              <w:r w:rsidRPr="00A21D4D" w:rsidDel="00B97549">
                <w:rPr>
                  <w:rFonts w:ascii="Calibri" w:eastAsia="Times New Roman" w:hAnsi="Calibri" w:cs="Times New Roman"/>
                  <w:lang w:eastAsia="fr-FR"/>
                </w:rPr>
                <w:delText xml:space="preserve">Conversion des obligations </w:delText>
              </w:r>
            </w:del>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409" w:author="Raja EL HAFI" w:date="2015-07-09T11:07:00Z"/>
                <w:rFonts w:ascii="Calibri" w:eastAsia="Times New Roman" w:hAnsi="Calibri" w:cs="Times New Roman"/>
                <w:lang w:eastAsia="fr-FR"/>
              </w:rPr>
            </w:pPr>
            <w:del w:id="1410" w:author="Raja EL HAFI" w:date="2015-07-09T11:07:00Z">
              <w:r w:rsidRPr="00A21D4D" w:rsidDel="00B97549">
                <w:rPr>
                  <w:rFonts w:ascii="Calibri" w:eastAsia="Times New Roman" w:hAnsi="Calibri" w:cs="Times New Roman"/>
                  <w:lang w:eastAsia="fr-FR"/>
                </w:rPr>
                <w:delText>Sortie des titres : CMP historique</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411" w:author="Raja EL HAFI" w:date="2015-07-09T11:07:00Z"/>
                <w:rFonts w:ascii="Calibri" w:eastAsia="Times New Roman" w:hAnsi="Calibri" w:cs="Times New Roman"/>
                <w:lang w:eastAsia="fr-FR"/>
              </w:rPr>
            </w:pPr>
            <w:del w:id="1412" w:author="Raja EL HAFI" w:date="2015-07-09T11:07:00Z">
              <w:r w:rsidRPr="00A21D4D" w:rsidDel="00B97549">
                <w:rPr>
                  <w:rFonts w:ascii="Calibri" w:eastAsia="Times New Roman" w:hAnsi="Calibri" w:cs="Times New Roman"/>
                  <w:lang w:eastAsia="fr-FR"/>
                </w:rPr>
                <w:delText>Oui</w:delText>
              </w:r>
            </w:del>
          </w:p>
        </w:tc>
      </w:tr>
      <w:tr w:rsidR="00A21D4D" w:rsidRPr="00A21D4D" w:rsidDel="00B97549" w:rsidTr="00A21D4D">
        <w:trPr>
          <w:trHeight w:val="315"/>
          <w:del w:id="1413" w:author="Raja EL HAFI" w:date="2015-07-09T11:07:00Z"/>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414" w:author="Raja EL HAFI" w:date="2015-07-09T11:07:00Z"/>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Del="00B97549" w:rsidRDefault="00A21D4D" w:rsidP="00A21D4D">
            <w:pPr>
              <w:spacing w:line="240" w:lineRule="auto"/>
              <w:rPr>
                <w:del w:id="1415" w:author="Raja EL HAFI" w:date="2015-07-09T11:07:00Z"/>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Del="00B97549" w:rsidRDefault="00A21D4D" w:rsidP="00A21D4D">
            <w:pPr>
              <w:spacing w:line="240" w:lineRule="auto"/>
              <w:rPr>
                <w:del w:id="1416" w:author="Raja EL HAFI" w:date="2015-07-09T11:07:00Z"/>
                <w:rFonts w:ascii="Calibri" w:eastAsia="Times New Roman" w:hAnsi="Calibri" w:cs="Times New Roman"/>
                <w:lang w:eastAsia="fr-FR"/>
              </w:rPr>
            </w:pPr>
            <w:del w:id="1417" w:author="Raja EL HAFI" w:date="2015-07-09T11:07:00Z">
              <w:r w:rsidRPr="00A21D4D" w:rsidDel="00B97549">
                <w:rPr>
                  <w:rFonts w:ascii="Calibri" w:eastAsia="Times New Roman" w:hAnsi="Calibri" w:cs="Times New Roman"/>
                  <w:lang w:eastAsia="fr-FR"/>
                </w:rPr>
                <w:delText>Entrée des nouvelles actions : Prix de réinvestissement + commissions TTC</w:delText>
              </w:r>
            </w:del>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Del="00B97549" w:rsidRDefault="00A21D4D" w:rsidP="00A21D4D">
            <w:pPr>
              <w:spacing w:line="240" w:lineRule="auto"/>
              <w:jc w:val="center"/>
              <w:rPr>
                <w:del w:id="1418" w:author="Raja EL HAFI" w:date="2015-07-09T11:07:00Z"/>
                <w:rFonts w:ascii="Calibri" w:eastAsia="Times New Roman" w:hAnsi="Calibri" w:cs="Times New Roman"/>
                <w:lang w:eastAsia="fr-FR"/>
              </w:rPr>
            </w:pPr>
            <w:del w:id="1419" w:author="Raja EL HAFI" w:date="2015-07-09T11:07:00Z">
              <w:r w:rsidRPr="00A21D4D" w:rsidDel="00B97549">
                <w:rPr>
                  <w:rFonts w:ascii="Calibri" w:eastAsia="Times New Roman" w:hAnsi="Calibri" w:cs="Times New Roman"/>
                  <w:lang w:eastAsia="fr-FR"/>
                </w:rPr>
                <w:delText>Oui</w:delText>
              </w:r>
            </w:del>
          </w:p>
        </w:tc>
      </w:tr>
    </w:tbl>
    <w:p w:rsidR="00DB557E" w:rsidRDefault="00DB557E" w:rsidP="00DB557E">
      <w:pPr>
        <w:jc w:val="both"/>
        <w:rPr>
          <w:b/>
          <w:i/>
          <w:sz w:val="20"/>
          <w:szCs w:val="20"/>
        </w:rPr>
      </w:pPr>
    </w:p>
    <w:p w:rsidR="00456F36" w:rsidRPr="00A21D4D" w:rsidRDefault="00A21D4D" w:rsidP="00456F36">
      <w:r w:rsidRPr="00A21D4D">
        <w:rPr>
          <w:b/>
          <w:i/>
          <w:sz w:val="20"/>
          <w:szCs w:val="20"/>
        </w:rPr>
        <w:t xml:space="preserve">Remarque : </w:t>
      </w:r>
      <w:r w:rsidR="00456F36" w:rsidRPr="00A21D4D">
        <w:t>Le transfert de nantissement et de blocage se fait de la valeur sortante à la valeur entrante en respec</w:t>
      </w:r>
      <w:r w:rsidRPr="00A21D4D">
        <w:t>t de la parité d’échange, et en respect de la nature de position.</w:t>
      </w:r>
    </w:p>
    <w:p w:rsidR="00456F36" w:rsidRDefault="00456F36" w:rsidP="00456F36"/>
    <w:p w:rsidR="00456F36" w:rsidRDefault="00456F36" w:rsidP="00DB557E">
      <w:pPr>
        <w:jc w:val="both"/>
        <w:rPr>
          <w:b/>
          <w:i/>
          <w:sz w:val="20"/>
          <w:szCs w:val="20"/>
        </w:rPr>
        <w:sectPr w:rsidR="00456F36" w:rsidSect="00B90839">
          <w:pgSz w:w="16838" w:h="11906" w:orient="landscape"/>
          <w:pgMar w:top="1418" w:right="1418" w:bottom="1418" w:left="1418" w:header="284" w:footer="0" w:gutter="0"/>
          <w:cols w:space="708"/>
          <w:docGrid w:linePitch="360"/>
        </w:sectPr>
      </w:pPr>
    </w:p>
    <w:p w:rsidR="00DB557E" w:rsidRDefault="00DB557E" w:rsidP="00DB557E">
      <w:pPr>
        <w:jc w:val="both"/>
        <w:rPr>
          <w:b/>
          <w:i/>
          <w:sz w:val="20"/>
          <w:szCs w:val="20"/>
        </w:rPr>
      </w:pPr>
    </w:p>
    <w:p w:rsidR="00DB557E" w:rsidRPr="003A3505" w:rsidRDefault="00DB557E" w:rsidP="003A3505">
      <w:pPr>
        <w:pStyle w:val="Style2"/>
        <w:shd w:val="clear" w:color="auto" w:fill="D9D9D9"/>
        <w:jc w:val="both"/>
        <w:rPr>
          <w:sz w:val="24"/>
          <w:szCs w:val="24"/>
        </w:rPr>
      </w:pPr>
      <w:bookmarkStart w:id="1420" w:name="_Toc425152107"/>
      <w:r w:rsidRPr="00037DF4">
        <w:rPr>
          <w:sz w:val="24"/>
          <w:szCs w:val="24"/>
        </w:rPr>
        <w:t>Gestion des réclamations</w:t>
      </w:r>
      <w:bookmarkEnd w:id="1420"/>
    </w:p>
    <w:p w:rsidR="00DB557E" w:rsidRPr="00886581" w:rsidRDefault="00DB557E" w:rsidP="00886581">
      <w:pPr>
        <w:pStyle w:val="Style3"/>
        <w:shd w:val="clear" w:color="auto" w:fill="F2F2F2"/>
        <w:ind w:left="862"/>
        <w:jc w:val="both"/>
      </w:pPr>
      <w:bookmarkStart w:id="1421" w:name="_Toc425152108"/>
      <w:r w:rsidRPr="00886581">
        <w:t>Gestion des réclamations sur les actions</w:t>
      </w:r>
      <w:bookmarkEnd w:id="1421"/>
      <w:r w:rsidRPr="00886581">
        <w:t> </w:t>
      </w:r>
    </w:p>
    <w:p w:rsidR="00DB557E" w:rsidRPr="00886581" w:rsidRDefault="00DB557E" w:rsidP="00886581">
      <w:pPr>
        <w:spacing w:before="240" w:after="240" w:line="100" w:lineRule="atLeast"/>
        <w:ind w:right="142"/>
        <w:jc w:val="both"/>
      </w:pPr>
      <w:bookmarkStart w:id="1422" w:name="_Toc410742838"/>
      <w:r w:rsidRPr="00886581">
        <w:t>Rappelons que pour les actions cotées, les transactions négociées avant la date de référence (</w:t>
      </w:r>
      <w:r w:rsidRPr="00433015">
        <w:t>Ex-date = date de détachement bourse)</w:t>
      </w:r>
      <w:r w:rsidRPr="00886581">
        <w:t xml:space="preserve"> sont incluses dans la position éligible du client, Le paiement du dépositaire centrale pas rapport à ses opérations ne sera pas transmis sur les fichiers comptables de Maroclear (RSM) et il sera simulé au niveau de l’application</w:t>
      </w:r>
      <w:bookmarkEnd w:id="1422"/>
    </w:p>
    <w:p w:rsidR="00DB557E" w:rsidRPr="00886581" w:rsidRDefault="00DB557E" w:rsidP="00886581">
      <w:pPr>
        <w:spacing w:before="240" w:after="240" w:line="100" w:lineRule="atLeast"/>
        <w:ind w:right="142"/>
        <w:jc w:val="both"/>
      </w:pPr>
      <w:bookmarkStart w:id="1423" w:name="_Toc410742839"/>
      <w:r w:rsidRPr="00886581">
        <w:t>Date de négociation  =&lt; Date de référence</w:t>
      </w:r>
      <w:bookmarkEnd w:id="1423"/>
    </w:p>
    <w:p w:rsidR="00DB557E" w:rsidRPr="00886581" w:rsidRDefault="00DB557E" w:rsidP="00886581">
      <w:pPr>
        <w:spacing w:before="240" w:after="240" w:line="100" w:lineRule="atLeast"/>
        <w:ind w:right="142"/>
        <w:jc w:val="both"/>
      </w:pPr>
      <w:bookmarkStart w:id="1424" w:name="_Toc410742840"/>
      <w:r w:rsidRPr="00886581">
        <w:t>Une réclamation doit être générer pour la contrepartie pour les achats.</w:t>
      </w:r>
      <w:bookmarkEnd w:id="1424"/>
    </w:p>
    <w:p w:rsidR="00DB557E" w:rsidRPr="00886581" w:rsidRDefault="00DB557E" w:rsidP="00886581">
      <w:pPr>
        <w:spacing w:before="240" w:after="240" w:line="100" w:lineRule="atLeast"/>
        <w:ind w:right="142"/>
        <w:jc w:val="both"/>
      </w:pPr>
      <w:bookmarkStart w:id="1425" w:name="_Toc410742841"/>
      <w:r w:rsidRPr="00886581">
        <w:t>Une réclamation est reçue de la contrepartie pour les ventes.</w:t>
      </w:r>
      <w:bookmarkEnd w:id="1425"/>
    </w:p>
    <w:p w:rsidR="00DB557E" w:rsidRPr="00886581" w:rsidRDefault="00DB557E" w:rsidP="00886581">
      <w:pPr>
        <w:spacing w:before="240" w:after="240" w:line="100" w:lineRule="atLeast"/>
        <w:ind w:right="142"/>
        <w:jc w:val="both"/>
      </w:pPr>
      <w:bookmarkStart w:id="1426" w:name="_Toc410742842"/>
      <w:r w:rsidRPr="00886581">
        <w:t>Le système affichera pour ce type d’opération au niveau de la position éligible la référence de l’instruction pour des fins de contrôle au niveau du module règlement livraison.</w:t>
      </w:r>
      <w:bookmarkEnd w:id="1426"/>
    </w:p>
    <w:p w:rsidR="00B43731" w:rsidRPr="00886581" w:rsidRDefault="00DB557E" w:rsidP="00886581">
      <w:pPr>
        <w:spacing w:before="240" w:after="240" w:line="100" w:lineRule="atLeast"/>
        <w:ind w:right="142"/>
        <w:jc w:val="both"/>
      </w:pPr>
      <w:bookmarkStart w:id="1427" w:name="_Toc410742843"/>
      <w:r w:rsidRPr="00886581">
        <w:t>AWB demande à ce que pour les suspens, la contrepartie affichée dans la gestion des réclamations soit la société de bourse.</w:t>
      </w:r>
      <w:bookmarkEnd w:id="1427"/>
      <w:ins w:id="1428" w:author="Raja EL HAFI" w:date="2015-06-03T10:39:00Z">
        <w:r w:rsidR="00B43731">
          <w:t xml:space="preserve"> Ceci sera traité par la mise à jour manuelle des réclamations par la contrepartie à travers un écran dédié</w:t>
        </w:r>
      </w:ins>
    </w:p>
    <w:p w:rsidR="00DB557E" w:rsidRPr="00886581" w:rsidRDefault="00DB557E" w:rsidP="00886581">
      <w:pPr>
        <w:spacing w:before="240" w:after="240" w:line="100" w:lineRule="atLeast"/>
        <w:ind w:right="142"/>
        <w:jc w:val="both"/>
      </w:pPr>
      <w:r w:rsidRPr="00886581">
        <w:t xml:space="preserve">Pas de traitements spécifique pour les opérations de transfert internes ou externes car la date de référence pour les positions dénouées sera J-1 date détachement Maroclear et que la position se dénoue à J, le client qui détient le titre sera le bénéficiaire du coupon </w:t>
      </w:r>
      <w:del w:id="1429" w:author="Raja EL HAFI" w:date="2015-06-12T10:40:00Z">
        <w:r w:rsidRPr="00886581" w:rsidDel="003C5970">
          <w:delText>(A Confirmer)</w:delText>
        </w:r>
      </w:del>
    </w:p>
    <w:p w:rsidR="00DB557E" w:rsidRPr="00B90839" w:rsidRDefault="00DB557E" w:rsidP="00B90839">
      <w:pPr>
        <w:pStyle w:val="Style3"/>
        <w:shd w:val="clear" w:color="auto" w:fill="F2F2F2"/>
        <w:ind w:left="862"/>
        <w:jc w:val="both"/>
        <w:rPr>
          <w:i/>
          <w:sz w:val="22"/>
          <w:szCs w:val="22"/>
          <w:u w:val="single"/>
        </w:rPr>
      </w:pPr>
      <w:bookmarkStart w:id="1430" w:name="_Toc425152109"/>
      <w:r w:rsidRPr="00767615">
        <w:t>Gestion des réclamations sur les obligations</w:t>
      </w:r>
      <w:bookmarkEnd w:id="1430"/>
    </w:p>
    <w:p w:rsidR="00DB557E" w:rsidRPr="00767615" w:rsidRDefault="00DB557E" w:rsidP="00BC4A84">
      <w:pPr>
        <w:pStyle w:val="Style3"/>
        <w:numPr>
          <w:ilvl w:val="3"/>
          <w:numId w:val="2"/>
        </w:numPr>
        <w:shd w:val="clear" w:color="auto" w:fill="F2F2F2"/>
        <w:jc w:val="both"/>
      </w:pPr>
      <w:bookmarkStart w:id="1431" w:name="_Toc425152110"/>
      <w:r w:rsidRPr="00767615">
        <w:t>Gestion des suspens :</w:t>
      </w:r>
      <w:bookmarkEnd w:id="1431"/>
    </w:p>
    <w:p w:rsidR="00DB557E" w:rsidRPr="00886581" w:rsidRDefault="00DB557E" w:rsidP="00886581">
      <w:pPr>
        <w:spacing w:before="240" w:after="240" w:line="100" w:lineRule="atLeast"/>
        <w:ind w:right="142"/>
        <w:jc w:val="both"/>
      </w:pPr>
      <w:r w:rsidRPr="00886581">
        <w:t xml:space="preserve">Pour les obligations, les suspens dont la date contractuelle de dénouement est &lt;=  à (la date d’enregistrement = J-1 date de détachement Maroclear) de l’annonce </w:t>
      </w:r>
      <w:del w:id="1432" w:author="Raja EL HAFI" w:date="2015-06-12T10:24:00Z">
        <w:r w:rsidRPr="00886581" w:rsidDel="006A55C0">
          <w:delText>sont inclus dans la position éligible.</w:delText>
        </w:r>
      </w:del>
    </w:p>
    <w:p w:rsidR="00DB557E" w:rsidRPr="00886581" w:rsidDel="006A55C0" w:rsidRDefault="00DB557E" w:rsidP="00886581">
      <w:pPr>
        <w:spacing w:before="240" w:after="240" w:line="100" w:lineRule="atLeast"/>
        <w:ind w:right="142"/>
        <w:jc w:val="both"/>
        <w:rPr>
          <w:del w:id="1433" w:author="Raja EL HAFI" w:date="2015-06-12T10:24:00Z"/>
        </w:rPr>
      </w:pPr>
      <w:del w:id="1434" w:author="Raja EL HAFI" w:date="2015-06-12T10:24:00Z">
        <w:r w:rsidRPr="00886581" w:rsidDel="006A55C0">
          <w:delText>La réclamation sera générée pour les conditions suivantes :</w:delText>
        </w:r>
      </w:del>
    </w:p>
    <w:p w:rsidR="00DB557E" w:rsidRPr="00886581" w:rsidDel="006A55C0" w:rsidRDefault="00DB557E" w:rsidP="00886581">
      <w:pPr>
        <w:spacing w:before="240" w:after="240" w:line="100" w:lineRule="atLeast"/>
        <w:ind w:right="142"/>
        <w:jc w:val="both"/>
        <w:rPr>
          <w:del w:id="1435" w:author="Raja EL HAFI" w:date="2015-06-12T10:24:00Z"/>
        </w:rPr>
      </w:pPr>
      <w:del w:id="1436" w:author="Raja EL HAFI" w:date="2015-06-12T10:24:00Z">
        <w:r w:rsidRPr="00886581" w:rsidDel="006A55C0">
          <w:delText>La date contractuelle du dénouement &lt;= date d’enregistrement</w:delText>
        </w:r>
      </w:del>
    </w:p>
    <w:p w:rsidR="00DB557E" w:rsidRPr="00886581" w:rsidDel="006A55C0" w:rsidRDefault="00DB557E" w:rsidP="00886581">
      <w:pPr>
        <w:spacing w:before="240" w:after="240" w:line="100" w:lineRule="atLeast"/>
        <w:ind w:right="142"/>
        <w:jc w:val="both"/>
        <w:rPr>
          <w:del w:id="1437" w:author="Raja EL HAFI" w:date="2015-06-12T10:24:00Z"/>
        </w:rPr>
      </w:pPr>
      <w:del w:id="1438" w:author="Raja EL HAFI" w:date="2015-06-12T10:24:00Z">
        <w:r w:rsidRPr="00886581" w:rsidDel="006A55C0">
          <w:delText>EtLa date effective de dénouement &gt; date d’enregistrement</w:delText>
        </w:r>
      </w:del>
    </w:p>
    <w:p w:rsidR="00DB557E" w:rsidRPr="00433015" w:rsidRDefault="00DB557E" w:rsidP="00BC4A84">
      <w:pPr>
        <w:pStyle w:val="Style3"/>
        <w:numPr>
          <w:ilvl w:val="3"/>
          <w:numId w:val="2"/>
        </w:numPr>
        <w:shd w:val="clear" w:color="auto" w:fill="F2F2F2"/>
        <w:jc w:val="both"/>
        <w:rPr>
          <w:i/>
          <w:sz w:val="22"/>
          <w:szCs w:val="22"/>
          <w:u w:val="single"/>
        </w:rPr>
      </w:pPr>
      <w:bookmarkStart w:id="1439" w:name="_Toc425152111"/>
      <w:r w:rsidRPr="00767615">
        <w:t>Gestion des OST sur flux poste détachement :</w:t>
      </w:r>
      <w:bookmarkEnd w:id="1439"/>
    </w:p>
    <w:p w:rsidR="00B90839" w:rsidRPr="00886581" w:rsidDel="006A55C0" w:rsidRDefault="00DB557E" w:rsidP="006A55C0">
      <w:pPr>
        <w:spacing w:before="240" w:after="240" w:line="100" w:lineRule="atLeast"/>
        <w:ind w:right="142"/>
        <w:jc w:val="both"/>
        <w:rPr>
          <w:del w:id="1440" w:author="Raja EL HAFI" w:date="2015-06-12T10:24:00Z"/>
        </w:rPr>
      </w:pPr>
      <w:r w:rsidRPr="00886581">
        <w:t xml:space="preserve">Pour les obligations, le système prendra en compte dans la position éligible du client les opérations de prise ou de mise en pension et des opérations poste détachement </w:t>
      </w:r>
      <w:del w:id="1441" w:author="Raja EL HAFI" w:date="2015-06-12T10:24:00Z">
        <w:r w:rsidRPr="00886581" w:rsidDel="006A55C0">
          <w:delText>tel que :</w:delText>
        </w:r>
      </w:del>
    </w:p>
    <w:p w:rsidR="00DB557E" w:rsidRPr="00886581" w:rsidDel="006A55C0" w:rsidRDefault="00DB557E" w:rsidP="003C5970">
      <w:pPr>
        <w:spacing w:before="240" w:after="240" w:line="100" w:lineRule="atLeast"/>
        <w:ind w:right="142"/>
        <w:jc w:val="both"/>
        <w:rPr>
          <w:del w:id="1442" w:author="Raja EL HAFI" w:date="2015-06-12T10:24:00Z"/>
        </w:rPr>
      </w:pPr>
      <w:del w:id="1443" w:author="Raja EL HAFI" w:date="2015-06-12T10:24:00Z">
        <w:r w:rsidRPr="00886581" w:rsidDel="006A55C0">
          <w:delText>Date de détachement Maroclear &lt; Date de négociation &lt; Date de paiement espèce</w:delText>
        </w:r>
      </w:del>
    </w:p>
    <w:p w:rsidR="00DB557E" w:rsidRPr="00886581" w:rsidDel="006A55C0" w:rsidRDefault="00DB557E">
      <w:pPr>
        <w:spacing w:before="240" w:after="240" w:line="100" w:lineRule="atLeast"/>
        <w:ind w:right="142"/>
        <w:jc w:val="both"/>
        <w:rPr>
          <w:del w:id="1444" w:author="Raja EL HAFI" w:date="2015-06-12T10:24:00Z"/>
        </w:rPr>
      </w:pPr>
      <w:del w:id="1445" w:author="Raja EL HAFI" w:date="2015-06-12T10:24:00Z">
        <w:r w:rsidRPr="00886581" w:rsidDel="006A55C0">
          <w:delText>Ou</w:delText>
        </w:r>
      </w:del>
    </w:p>
    <w:p w:rsidR="00DB557E" w:rsidRPr="00886581" w:rsidRDefault="00DB557E">
      <w:pPr>
        <w:spacing w:before="240" w:after="240" w:line="100" w:lineRule="atLeast"/>
        <w:ind w:right="142"/>
        <w:jc w:val="both"/>
      </w:pPr>
      <w:del w:id="1446" w:author="Raja EL HAFI" w:date="2015-06-12T10:24:00Z">
        <w:r w:rsidRPr="00886581" w:rsidDel="006A55C0">
          <w:delText xml:space="preserve">Date de dénouement  effective &lt; Date d’enregistrement &lt; Date de dénouement </w:delText>
        </w:r>
      </w:del>
    </w:p>
    <w:p w:rsidR="00DB557E" w:rsidRPr="00433015" w:rsidRDefault="00DB557E" w:rsidP="00886581">
      <w:pPr>
        <w:spacing w:before="240" w:after="240" w:line="100" w:lineRule="atLeast"/>
        <w:ind w:right="142"/>
        <w:jc w:val="both"/>
      </w:pPr>
    </w:p>
    <w:p w:rsidR="00DB557E" w:rsidRPr="00886581" w:rsidRDefault="00DB557E" w:rsidP="00886581">
      <w:pPr>
        <w:spacing w:before="240" w:after="240" w:line="100" w:lineRule="atLeast"/>
        <w:ind w:right="142"/>
        <w:jc w:val="both"/>
      </w:pPr>
      <w:r w:rsidRPr="00886581">
        <w:t>Pour les opérations tardives, un processus automatique est lancé chaque 5 minutes afin de les détecter, une alerte sera générée au niveau du tableau de bord pour que l’utilisateur BOT procède au calcul des exécutions sur ces opérations depuis un écran dédié.</w:t>
      </w:r>
    </w:p>
    <w:p w:rsidR="00DB557E" w:rsidRDefault="00DB557E" w:rsidP="00886581">
      <w:pPr>
        <w:spacing w:before="240" w:after="240" w:line="100" w:lineRule="atLeast"/>
        <w:ind w:right="142"/>
        <w:jc w:val="both"/>
        <w:rPr>
          <w:ins w:id="1447" w:author="Raja EL HAFI" w:date="2015-07-09T11:19:00Z"/>
        </w:rPr>
      </w:pPr>
      <w:r w:rsidRPr="00886581">
        <w:t>La référence des instructions pour les suspens su les obligations cotées ou les opérations de prise ou de mise en pense sera affiché lors de la consultation de la position éligible pour des fins de contrôle au niveau du module de règlement livraison.</w:t>
      </w:r>
    </w:p>
    <w:p w:rsidR="00915E41" w:rsidRDefault="00915E41" w:rsidP="00BA2ED7">
      <w:pPr>
        <w:pStyle w:val="Titre3"/>
        <w:numPr>
          <w:ilvl w:val="2"/>
          <w:numId w:val="48"/>
        </w:numPr>
        <w:shd w:val="clear" w:color="auto" w:fill="F2F2F2"/>
        <w:spacing w:before="240" w:after="240" w:line="100" w:lineRule="atLeast"/>
        <w:ind w:right="142"/>
        <w:jc w:val="both"/>
        <w:rPr>
          <w:ins w:id="1448" w:author="Raja EL HAFI" w:date="2015-07-09T11:19:00Z"/>
        </w:rPr>
      </w:pPr>
      <w:bookmarkStart w:id="1449" w:name="_Toc425152112"/>
      <w:ins w:id="1450" w:author="Raja EL HAFI" w:date="2015-07-09T11:19:00Z">
        <w:r>
          <w:t>Formules</w:t>
        </w:r>
        <w:bookmarkEnd w:id="1449"/>
      </w:ins>
    </w:p>
    <w:p w:rsidR="00915E41" w:rsidRDefault="00BA2ED7" w:rsidP="00886581">
      <w:pPr>
        <w:spacing w:before="240" w:after="240" w:line="100" w:lineRule="atLeast"/>
        <w:ind w:right="142"/>
        <w:jc w:val="both"/>
        <w:rPr>
          <w:ins w:id="1451" w:author="Raja EL HAFI" w:date="2015-07-09T12:44:00Z"/>
        </w:rPr>
      </w:pPr>
      <w:ins w:id="1452" w:author="Raja EL HAFI" w:date="2015-07-09T12:44:00Z">
        <w:r>
          <w:t xml:space="preserve">Le tableau suivant liste les cas </w:t>
        </w:r>
      </w:ins>
      <w:ins w:id="1453" w:author="Raja EL HAFI" w:date="2015-07-09T12:52:00Z">
        <w:r>
          <w:t>où</w:t>
        </w:r>
      </w:ins>
      <w:ins w:id="1454" w:author="Raja EL HAFI" w:date="2015-07-09T12:44:00Z">
        <w:r>
          <w:t xml:space="preserve"> </w:t>
        </w:r>
      </w:ins>
      <w:ins w:id="1455" w:author="Raja EL HAFI" w:date="2015-07-09T12:52:00Z">
        <w:r>
          <w:t>la</w:t>
        </w:r>
      </w:ins>
      <w:ins w:id="1456" w:author="Raja EL HAFI" w:date="2015-07-09T12:44:00Z">
        <w:r>
          <w:t xml:space="preserve"> réclamation sera </w:t>
        </w:r>
      </w:ins>
      <w:ins w:id="1457" w:author="Raja EL HAFI" w:date="2015-07-09T12:52:00Z">
        <w:r>
          <w:t>générée</w:t>
        </w:r>
      </w:ins>
      <w:ins w:id="1458" w:author="Raja EL HAFI" w:date="2015-07-09T12:44:00Z">
        <w:r>
          <w:t xml:space="preserve"> selon les critères listés.</w:t>
        </w:r>
      </w:ins>
    </w:p>
    <w:p w:rsidR="00BA2ED7" w:rsidRDefault="00BA2ED7" w:rsidP="00886581">
      <w:pPr>
        <w:spacing w:before="240" w:after="240" w:line="100" w:lineRule="atLeast"/>
        <w:ind w:right="142"/>
        <w:jc w:val="both"/>
        <w:rPr>
          <w:ins w:id="1459" w:author="Raja EL HAFI" w:date="2015-07-09T12:43:00Z"/>
        </w:rPr>
      </w:pPr>
      <w:ins w:id="1460" w:author="Raja EL HAFI" w:date="2015-07-09T12:45:00Z">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7" o:title=""/>
            </v:shape>
            <o:OLEObject Type="Embed" ProgID="Excel.Sheet.12" ShapeID="_x0000_i1025" DrawAspect="Icon" ObjectID="_1518285449" r:id="rId18"/>
          </w:object>
        </w:r>
      </w:ins>
    </w:p>
    <w:p w:rsidR="00BA2ED7" w:rsidRDefault="00BA2ED7" w:rsidP="00886581">
      <w:pPr>
        <w:spacing w:before="240" w:after="240" w:line="100" w:lineRule="atLeast"/>
        <w:ind w:right="142"/>
        <w:jc w:val="both"/>
        <w:rPr>
          <w:ins w:id="1461" w:author="Raja EL HAFI" w:date="2015-07-09T12:49:00Z"/>
        </w:rPr>
      </w:pPr>
      <w:ins w:id="1462" w:author="Raja EL HAFI" w:date="2015-07-09T12:49:00Z">
        <w:r>
          <w:t>Les réclamations sont générées</w:t>
        </w:r>
      </w:ins>
      <w:ins w:id="1463" w:author="Raja EL HAFI" w:date="2015-07-09T12:50:00Z">
        <w:r>
          <w:t> </w:t>
        </w:r>
      </w:ins>
      <w:ins w:id="1464" w:author="Raja EL HAFI" w:date="2015-07-09T12:49:00Z">
        <w:r>
          <w:t>:</w:t>
        </w:r>
      </w:ins>
    </w:p>
    <w:p w:rsidR="000B4E00" w:rsidRDefault="00BA2ED7" w:rsidP="00BA2ED7">
      <w:pPr>
        <w:pStyle w:val="Paragraphedeliste"/>
        <w:numPr>
          <w:ilvl w:val="0"/>
          <w:numId w:val="49"/>
        </w:numPr>
        <w:spacing w:before="240" w:after="240" w:line="100" w:lineRule="atLeast"/>
        <w:ind w:right="142"/>
        <w:jc w:val="both"/>
        <w:rPr>
          <w:ins w:id="1465" w:author="Raja EL HAFI" w:date="2015-07-09T12:48:00Z"/>
        </w:rPr>
      </w:pPr>
      <w:ins w:id="1466" w:author="Raja EL HAFI" w:date="2015-07-09T12:46:00Z">
        <w:r>
          <w:t xml:space="preserve">Pour les </w:t>
        </w:r>
      </w:ins>
      <w:ins w:id="1467" w:author="Raja EL HAFI" w:date="2015-07-09T12:47:00Z">
        <w:r>
          <w:t xml:space="preserve">mouvements sur les </w:t>
        </w:r>
      </w:ins>
      <w:ins w:id="1468" w:author="Raja EL HAFI" w:date="2015-07-09T12:46:00Z">
        <w:r>
          <w:t>obligations cotés</w:t>
        </w:r>
      </w:ins>
      <w:ins w:id="1469" w:author="Raja EL HAFI" w:date="2015-07-09T12:47:00Z">
        <w:r>
          <w:t xml:space="preserve"> qui ont un impact = Entrée et dont la date de négociation est comprise entre</w:t>
        </w:r>
      </w:ins>
      <w:ins w:id="1470" w:author="Raja EL HAFI" w:date="2015-07-09T12:48:00Z">
        <w:r>
          <w:t> </w:t>
        </w:r>
      </w:ins>
      <w:ins w:id="1471" w:author="Raja EL HAFI" w:date="2015-07-09T12:47:00Z">
        <w:r>
          <w:t>:</w:t>
        </w:r>
      </w:ins>
    </w:p>
    <w:p w:rsidR="00BA2ED7" w:rsidRPr="00BA2ED7" w:rsidRDefault="00BA2ED7" w:rsidP="00BA2ED7">
      <w:pPr>
        <w:pStyle w:val="Paragraphedeliste"/>
        <w:numPr>
          <w:ilvl w:val="2"/>
          <w:numId w:val="49"/>
        </w:numPr>
        <w:spacing w:before="240" w:after="240" w:line="100" w:lineRule="atLeast"/>
        <w:ind w:right="142"/>
        <w:jc w:val="both"/>
        <w:rPr>
          <w:ins w:id="1472" w:author="Raja EL HAFI" w:date="2015-07-09T11:19:00Z"/>
        </w:rPr>
      </w:pPr>
      <w:ins w:id="1473" w:author="Raja EL HAFI" w:date="2015-07-09T12:48:00Z">
        <w:r w:rsidRPr="00BA2ED7">
          <w:t>(</w:t>
        </w:r>
      </w:ins>
      <w:ins w:id="1474" w:author="Raja EL HAFI" w:date="2015-07-09T12:49:00Z">
        <w:r>
          <w:t>D</w:t>
        </w:r>
      </w:ins>
      <w:ins w:id="1475" w:author="Raja EL HAFI" w:date="2015-07-09T12:48:00Z">
        <w:r w:rsidRPr="00BA2ED7">
          <w:t>ate</w:t>
        </w:r>
      </w:ins>
      <w:ins w:id="1476" w:author="Raja EL HAFI" w:date="2015-07-09T12:49:00Z">
        <w:r>
          <w:t xml:space="preserve"> de paiement</w:t>
        </w:r>
      </w:ins>
      <w:ins w:id="1477" w:author="Raja EL HAFI" w:date="2015-07-09T12:48:00Z">
        <w:r w:rsidRPr="00BA2ED7">
          <w:t xml:space="preserve"> -3)</w:t>
        </w:r>
      </w:ins>
      <w:ins w:id="1478" w:author="Raja EL HAFI" w:date="2015-07-09T12:49:00Z">
        <w:r>
          <w:t xml:space="preserve"> </w:t>
        </w:r>
      </w:ins>
      <w:ins w:id="1479" w:author="Raja EL HAFI" w:date="2015-07-09T12:48:00Z">
        <w:r w:rsidRPr="00BA2ED7">
          <w:t>&lt;= Date</w:t>
        </w:r>
      </w:ins>
      <w:ins w:id="1480" w:author="Raja EL HAFI" w:date="2015-07-09T12:49:00Z">
        <w:r w:rsidRPr="00BA2ED7">
          <w:t xml:space="preserve"> De négociation</w:t>
        </w:r>
      </w:ins>
      <w:ins w:id="1481" w:author="Raja EL HAFI" w:date="2015-07-09T12:48:00Z">
        <w:r w:rsidRPr="00BA2ED7">
          <w:t xml:space="preserve"> &lt;= (</w:t>
        </w:r>
      </w:ins>
      <w:ins w:id="1482" w:author="Raja EL HAFI" w:date="2015-07-09T12:49:00Z">
        <w:r>
          <w:t>D</w:t>
        </w:r>
        <w:r w:rsidRPr="00E4134E">
          <w:t>ate</w:t>
        </w:r>
        <w:r>
          <w:t xml:space="preserve"> de paiement</w:t>
        </w:r>
        <w:r w:rsidRPr="00E4134E">
          <w:t xml:space="preserve"> </w:t>
        </w:r>
      </w:ins>
      <w:ins w:id="1483" w:author="Raja EL HAFI" w:date="2015-07-09T12:48:00Z">
        <w:r w:rsidRPr="00BA2ED7">
          <w:t>-1</w:t>
        </w:r>
      </w:ins>
      <w:ins w:id="1484" w:author="Raja EL HAFI" w:date="2015-07-09T12:49:00Z">
        <w:r w:rsidRPr="00BA2ED7">
          <w:t>)</w:t>
        </w:r>
      </w:ins>
    </w:p>
    <w:p w:rsidR="00BA2ED7" w:rsidRDefault="00BA2ED7" w:rsidP="00BA2ED7">
      <w:pPr>
        <w:spacing w:before="240" w:after="240" w:line="100" w:lineRule="atLeast"/>
        <w:ind w:right="142"/>
        <w:jc w:val="both"/>
        <w:rPr>
          <w:ins w:id="1485" w:author="Raja EL HAFI" w:date="2015-07-09T12:50:00Z"/>
        </w:rPr>
      </w:pPr>
    </w:p>
    <w:p w:rsidR="00915E41" w:rsidRDefault="00BA2ED7" w:rsidP="00BA2ED7">
      <w:pPr>
        <w:pStyle w:val="Paragraphedeliste"/>
        <w:numPr>
          <w:ilvl w:val="0"/>
          <w:numId w:val="49"/>
        </w:numPr>
        <w:spacing w:before="240" w:after="240" w:line="100" w:lineRule="atLeast"/>
        <w:ind w:right="142"/>
        <w:jc w:val="both"/>
        <w:rPr>
          <w:ins w:id="1486" w:author="Raja EL HAFI" w:date="2015-07-09T12:52:00Z"/>
        </w:rPr>
      </w:pPr>
      <w:ins w:id="1487" w:author="Raja EL HAFI" w:date="2015-07-09T12:50:00Z">
        <w:r>
          <w:t xml:space="preserve">Pour les positions pour </w:t>
        </w:r>
      </w:ins>
      <w:ins w:id="1488" w:author="Raja EL HAFI" w:date="2015-07-09T12:51:00Z">
        <w:r>
          <w:t>tous les types de titres (Cotés ou non cotés) et dont la date de négociation est</w:t>
        </w:r>
      </w:ins>
      <w:ins w:id="1489" w:author="Raja EL HAFI" w:date="2015-07-09T12:52:00Z">
        <w:r>
          <w:t xml:space="preserve"> comprise entre :</w:t>
        </w:r>
      </w:ins>
      <w:ins w:id="1490" w:author="Raja EL HAFI" w:date="2015-07-09T12:51:00Z">
        <w:r>
          <w:t xml:space="preserve"> </w:t>
        </w:r>
      </w:ins>
    </w:p>
    <w:p w:rsidR="00BA2ED7" w:rsidRDefault="00BA2ED7" w:rsidP="00BA2ED7">
      <w:pPr>
        <w:pStyle w:val="Paragraphedeliste"/>
        <w:numPr>
          <w:ilvl w:val="2"/>
          <w:numId w:val="49"/>
        </w:numPr>
        <w:spacing w:before="240" w:after="240" w:line="100" w:lineRule="atLeast"/>
        <w:ind w:right="142"/>
        <w:jc w:val="both"/>
        <w:rPr>
          <w:ins w:id="1491" w:author="Raja EL HAFI" w:date="2015-07-09T12:52:00Z"/>
          <w:lang w:val="en-US"/>
        </w:rPr>
      </w:pPr>
      <w:ins w:id="1492" w:author="Raja EL HAFI" w:date="2015-07-09T12:52:00Z">
        <w:r w:rsidRPr="00BA2ED7">
          <w:rPr>
            <w:lang w:val="en-US"/>
          </w:rPr>
          <w:t>Payment date -3&lt;=Trade Date &lt;= payment date -1</w:t>
        </w:r>
      </w:ins>
    </w:p>
    <w:p w:rsidR="00BA2ED7" w:rsidRDefault="00BA2ED7" w:rsidP="00BA2ED7">
      <w:pPr>
        <w:spacing w:before="240" w:after="240" w:line="100" w:lineRule="atLeast"/>
        <w:ind w:left="2145" w:right="142"/>
        <w:jc w:val="both"/>
        <w:rPr>
          <w:ins w:id="1493" w:author="Raja EL HAFI" w:date="2015-07-09T12:52:00Z"/>
          <w:lang w:val="en-US"/>
        </w:rPr>
      </w:pPr>
    </w:p>
    <w:p w:rsidR="00BA2ED7" w:rsidRPr="00BA2ED7" w:rsidRDefault="00BA2ED7" w:rsidP="00BA2ED7">
      <w:pPr>
        <w:spacing w:before="240" w:after="240" w:line="100" w:lineRule="atLeast"/>
        <w:ind w:left="2145" w:right="142"/>
        <w:jc w:val="both"/>
        <w:rPr>
          <w:lang w:val="en-US"/>
        </w:rPr>
      </w:pPr>
    </w:p>
    <w:p w:rsidR="00DB557E" w:rsidRPr="00886581" w:rsidRDefault="00DB557E" w:rsidP="00DB557E">
      <w:pPr>
        <w:pStyle w:val="Style2"/>
        <w:shd w:val="clear" w:color="auto" w:fill="D9D9D9"/>
        <w:jc w:val="both"/>
      </w:pPr>
      <w:bookmarkStart w:id="1494" w:name="_Toc425152113"/>
      <w:r w:rsidRPr="00886581">
        <w:t>Description des opérations sur titres</w:t>
      </w:r>
      <w:bookmarkEnd w:id="1494"/>
    </w:p>
    <w:p w:rsidR="00DB557E" w:rsidRPr="00767615" w:rsidRDefault="00DB557E" w:rsidP="00767615">
      <w:pPr>
        <w:pStyle w:val="Style3"/>
        <w:shd w:val="clear" w:color="auto" w:fill="F2F2F2"/>
        <w:ind w:left="862"/>
        <w:jc w:val="both"/>
      </w:pPr>
      <w:bookmarkStart w:id="1495" w:name="_Toc425152114"/>
      <w:r w:rsidRPr="00767615">
        <w:t>Description générale</w:t>
      </w:r>
      <w:bookmarkEnd w:id="1495"/>
    </w:p>
    <w:p w:rsidR="00DB557E" w:rsidRPr="00886581" w:rsidRDefault="00DB557E" w:rsidP="00886581">
      <w:pPr>
        <w:spacing w:before="240" w:after="240" w:line="100" w:lineRule="atLeast"/>
        <w:ind w:right="142"/>
        <w:jc w:val="both"/>
      </w:pPr>
      <w:r w:rsidRPr="00886581">
        <w:t>L’objectif de cette section est de décrire le traitement des opérations sur titres depuis le module MegaCor dés le recensement de la position éligible à la génération du paiement.</w:t>
      </w:r>
    </w:p>
    <w:p w:rsidR="00DB557E" w:rsidRPr="00886581" w:rsidRDefault="00DB557E" w:rsidP="00886581">
      <w:pPr>
        <w:spacing w:before="240" w:after="240" w:line="100" w:lineRule="atLeast"/>
        <w:ind w:right="142"/>
        <w:jc w:val="both"/>
      </w:pPr>
      <w:r w:rsidRPr="00886581">
        <w:t>La classification des Osts sera présentée de la manière :</w:t>
      </w:r>
    </w:p>
    <w:p w:rsidR="00DB557E" w:rsidRPr="00433015" w:rsidRDefault="00DB557E" w:rsidP="00DB557E">
      <w:pPr>
        <w:jc w:val="both"/>
        <w:rPr>
          <w:b/>
        </w:rPr>
      </w:pPr>
    </w:p>
    <w:p w:rsidR="00DB557E" w:rsidRPr="00433015" w:rsidRDefault="00DB557E" w:rsidP="00DB557E">
      <w:pPr>
        <w:jc w:val="both"/>
        <w:rPr>
          <w:b/>
        </w:rPr>
      </w:pPr>
    </w:p>
    <w:tbl>
      <w:tblPr>
        <w:tblW w:w="9851" w:type="dxa"/>
        <w:tblCellMar>
          <w:left w:w="70" w:type="dxa"/>
          <w:right w:w="70" w:type="dxa"/>
        </w:tblCellMar>
        <w:tblLook w:val="04A0" w:firstRow="1" w:lastRow="0" w:firstColumn="1" w:lastColumn="0" w:noHBand="0" w:noVBand="1"/>
      </w:tblPr>
      <w:tblGrid>
        <w:gridCol w:w="4269"/>
        <w:gridCol w:w="5582"/>
      </w:tblGrid>
      <w:tr w:rsidR="001550A7" w:rsidRPr="001550A7" w:rsidTr="001550A7">
        <w:trPr>
          <w:trHeight w:val="315"/>
        </w:trPr>
        <w:tc>
          <w:tcPr>
            <w:tcW w:w="4269" w:type="dxa"/>
            <w:tcBorders>
              <w:top w:val="single" w:sz="8" w:space="0" w:color="auto"/>
              <w:left w:val="single" w:sz="8" w:space="0" w:color="auto"/>
              <w:bottom w:val="single" w:sz="8" w:space="0" w:color="auto"/>
              <w:right w:val="single" w:sz="8" w:space="0" w:color="auto"/>
            </w:tcBorders>
            <w:shd w:val="clear" w:color="000000" w:fill="D8D8D8"/>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Classification des OST</w:t>
            </w:r>
          </w:p>
        </w:tc>
        <w:tc>
          <w:tcPr>
            <w:tcW w:w="5582" w:type="dxa"/>
            <w:tcBorders>
              <w:top w:val="single" w:sz="8" w:space="0" w:color="auto"/>
              <w:left w:val="nil"/>
              <w:bottom w:val="single" w:sz="8" w:space="0" w:color="auto"/>
              <w:right w:val="single" w:sz="8" w:space="0" w:color="auto"/>
            </w:tcBorders>
            <w:shd w:val="clear" w:color="000000" w:fill="D8D8D8"/>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Nom de l'OST</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distributions espèce</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Paiement des dividendes en espèce</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 xml:space="preserve">Paiement des intérêts </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Remboursement partiel du principal</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rédemption</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Remboursement du principal</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attribution de titre sans rompus</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Attribution gratuite sans rompus</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attribution de titre avec rompus</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Attribution gratuite avec rompus</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 xml:space="preserve">OST optionnelles </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Paiement des dividendes optionnels</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Augmentation du capital en numéraire</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d'échange sans rompus</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Changement de dénomination</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Fusion absorption sans rompus</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Assimilation</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Division de la valeur nominale avec changement du code ISIN</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d'échange avec rompus</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Fusion absorption avec rompus</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lastRenderedPageBreak/>
              <w:t>OST avec remboursement titre et espèce</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Réduction du capital</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Offre publique</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Offre publique d'achat</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 xml:space="preserve">Offre publique de retrait </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assemblée générale</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Assemblée générale ordinaire</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Assemblée générale extraordinaire</w:t>
            </w:r>
          </w:p>
        </w:tc>
      </w:tr>
      <w:tr w:rsidR="001550A7" w:rsidRPr="001550A7" w:rsidTr="001550A7">
        <w:trPr>
          <w:trHeight w:val="315"/>
        </w:trPr>
        <w:tc>
          <w:tcPr>
            <w:tcW w:w="4269" w:type="dxa"/>
            <w:vMerge w:val="restart"/>
            <w:tcBorders>
              <w:top w:val="nil"/>
              <w:left w:val="single" w:sz="8" w:space="0" w:color="auto"/>
              <w:bottom w:val="nil"/>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Nouvelle OST non gérées par MegaCor</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Regroupement des actions</w:t>
            </w:r>
          </w:p>
        </w:tc>
      </w:tr>
      <w:tr w:rsidR="001550A7" w:rsidRPr="001550A7" w:rsidTr="001550A7">
        <w:trPr>
          <w:trHeight w:val="315"/>
        </w:trPr>
        <w:tc>
          <w:tcPr>
            <w:tcW w:w="4269" w:type="dxa"/>
            <w:vMerge/>
            <w:tcBorders>
              <w:top w:val="nil"/>
              <w:left w:val="single" w:sz="8" w:space="0" w:color="auto"/>
              <w:bottom w:val="nil"/>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Conversion des obligations</w:t>
            </w:r>
          </w:p>
        </w:tc>
      </w:tr>
    </w:tbl>
    <w:p w:rsidR="00DB557E" w:rsidRDefault="00DB557E" w:rsidP="00DB557E">
      <w:pPr>
        <w:jc w:val="both"/>
        <w:rPr>
          <w:b/>
          <w:sz w:val="20"/>
          <w:szCs w:val="20"/>
        </w:rPr>
      </w:pPr>
    </w:p>
    <w:p w:rsidR="00DB557E" w:rsidRDefault="00DB557E" w:rsidP="00DB557E">
      <w:pPr>
        <w:jc w:val="both"/>
        <w:rPr>
          <w:b/>
          <w:sz w:val="20"/>
          <w:szCs w:val="20"/>
        </w:rPr>
      </w:pPr>
    </w:p>
    <w:p w:rsidR="00DB557E" w:rsidRPr="00767615" w:rsidRDefault="00DB557E" w:rsidP="00767615">
      <w:pPr>
        <w:pStyle w:val="Style3"/>
        <w:shd w:val="clear" w:color="auto" w:fill="F2F2F2"/>
        <w:ind w:left="862"/>
        <w:jc w:val="both"/>
      </w:pPr>
      <w:bookmarkStart w:id="1496" w:name="_Toc425152115"/>
      <w:r w:rsidRPr="00767615">
        <w:t>OST obligatoires avec distributions espèce</w:t>
      </w:r>
      <w:bookmarkEnd w:id="1496"/>
    </w:p>
    <w:p w:rsidR="00DB557E" w:rsidRDefault="00DB557E" w:rsidP="00886581">
      <w:pPr>
        <w:spacing w:before="240" w:after="240" w:line="100" w:lineRule="atLeast"/>
        <w:ind w:right="142"/>
        <w:jc w:val="both"/>
        <w:rPr>
          <w:b/>
        </w:rPr>
      </w:pPr>
    </w:p>
    <w:p w:rsidR="00DB557E" w:rsidRPr="00F23E4D" w:rsidRDefault="00DB557E" w:rsidP="006E0B40">
      <w:pPr>
        <w:pStyle w:val="Style3"/>
        <w:numPr>
          <w:ilvl w:val="3"/>
          <w:numId w:val="2"/>
        </w:numPr>
        <w:shd w:val="clear" w:color="auto" w:fill="F2F2F2"/>
        <w:jc w:val="both"/>
      </w:pPr>
      <w:bookmarkStart w:id="1497" w:name="_Toc425152116"/>
      <w:r w:rsidRPr="00F23E4D">
        <w:t>Paiement des dividendes en espèce</w:t>
      </w:r>
      <w:bookmarkEnd w:id="1497"/>
    </w:p>
    <w:p w:rsidR="00DB557E" w:rsidRPr="00886581" w:rsidRDefault="00DB557E" w:rsidP="00886581">
      <w:pPr>
        <w:spacing w:before="240" w:after="240" w:line="100" w:lineRule="atLeast"/>
        <w:ind w:right="142"/>
        <w:jc w:val="both"/>
      </w:pPr>
      <w:r w:rsidRPr="00886581">
        <w:t xml:space="preserve">L’objectif de ce paragraphe est de décrire le traitement d’un paiement de dividende en espèce, </w:t>
      </w:r>
      <w:del w:id="1498" w:author="Brahim ERRAY" w:date="2016-01-23T12:21:00Z">
        <w:r w:rsidRPr="00886581" w:rsidDel="00D752BE">
          <w:delText>dés</w:delText>
        </w:r>
      </w:del>
      <w:ins w:id="1499" w:author="Brahim ERRAY" w:date="2016-01-23T12:21:00Z">
        <w:r w:rsidR="00D752BE" w:rsidRPr="00886581">
          <w:t>dès</w:t>
        </w:r>
      </w:ins>
      <w:r w:rsidRPr="00886581">
        <w:t xml:space="preserve"> le recensement de la position éligible jusqu’à la génération des paiements pour les ayants droits.</w:t>
      </w:r>
    </w:p>
    <w:p w:rsidR="00DB557E" w:rsidRPr="00886581" w:rsidRDefault="00DB557E" w:rsidP="00886581">
      <w:pPr>
        <w:spacing w:before="240" w:after="240" w:line="100" w:lineRule="atLeast"/>
        <w:ind w:right="142"/>
        <w:jc w:val="both"/>
      </w:pPr>
      <w:r w:rsidRPr="00886581">
        <w:t>La date de référence étant la date d’enregistrement à J-1 date détachement Maroclear.</w:t>
      </w:r>
    </w:p>
    <w:p w:rsidR="00DB557E" w:rsidRPr="00886581" w:rsidRDefault="00DB557E" w:rsidP="00886581">
      <w:pPr>
        <w:spacing w:before="240" w:after="240" w:line="100" w:lineRule="atLeast"/>
        <w:ind w:right="142"/>
        <w:jc w:val="both"/>
      </w:pPr>
      <w:r w:rsidRPr="00886581">
        <w:t xml:space="preserve">L’opération est divisée en deux parties : </w:t>
      </w:r>
    </w:p>
    <w:p w:rsidR="00DB557E" w:rsidRPr="00886581" w:rsidRDefault="00DB557E" w:rsidP="00886581">
      <w:pPr>
        <w:spacing w:before="240" w:after="240" w:line="100" w:lineRule="atLeast"/>
        <w:ind w:right="142"/>
        <w:jc w:val="both"/>
      </w:pPr>
      <w:r w:rsidRPr="00886581">
        <w:t>Phase de détachement des coupons, basée sur la position éligible du titre mère (1 action = 1 droit)</w:t>
      </w:r>
    </w:p>
    <w:p w:rsidR="00DB557E" w:rsidRPr="00886581" w:rsidRDefault="00DB557E" w:rsidP="00886581">
      <w:pPr>
        <w:spacing w:before="240" w:after="240" w:line="100" w:lineRule="atLeast"/>
        <w:ind w:right="142"/>
        <w:jc w:val="both"/>
      </w:pPr>
      <w:r w:rsidRPr="00886581">
        <w:t>Phase d’exercice des droits, basée sur la position éligible des coupons à exercer avec une réception du paiement espèce.</w:t>
      </w:r>
    </w:p>
    <w:p w:rsidR="00DB557E" w:rsidRPr="00886581" w:rsidRDefault="00DB557E" w:rsidP="00886581">
      <w:pPr>
        <w:spacing w:before="240" w:after="240" w:line="100" w:lineRule="atLeast"/>
        <w:ind w:right="142"/>
        <w:jc w:val="both"/>
      </w:pPr>
      <w:r w:rsidRPr="00886581">
        <w:t>A la réception de l’avis de l’annonce de Maroclear, l’utilisateur procède à la création du code coupon au niveau du référentiel et le rattache à la valeur mère, il faut signaler que les coupons techniques ont une durée de vie de 90 jours.</w:t>
      </w:r>
    </w:p>
    <w:p w:rsidR="00DB557E" w:rsidRPr="00767615" w:rsidRDefault="00DB557E" w:rsidP="00767615">
      <w:pPr>
        <w:pStyle w:val="Style3"/>
        <w:shd w:val="clear" w:color="auto" w:fill="F2F2F2"/>
        <w:ind w:left="862"/>
        <w:jc w:val="both"/>
      </w:pPr>
      <w:bookmarkStart w:id="1500" w:name="_Toc425152117"/>
      <w:r w:rsidRPr="00767615">
        <w:t>Création de l’annonce définissant les données clé :</w:t>
      </w:r>
      <w:bookmarkEnd w:id="1500"/>
    </w:p>
    <w:p w:rsidR="00DB557E" w:rsidRPr="00433015" w:rsidRDefault="00DB557E" w:rsidP="00886581">
      <w:pPr>
        <w:spacing w:before="240" w:after="240" w:line="100" w:lineRule="atLeast"/>
        <w:ind w:right="142"/>
        <w:jc w:val="both"/>
        <w:rPr>
          <w:b/>
        </w:rPr>
      </w:pPr>
    </w:p>
    <w:tbl>
      <w:tblPr>
        <w:tblW w:w="6700" w:type="dxa"/>
        <w:tblInd w:w="55" w:type="dxa"/>
        <w:tblCellMar>
          <w:left w:w="70" w:type="dxa"/>
          <w:right w:w="70" w:type="dxa"/>
        </w:tblCellMar>
        <w:tblLook w:val="04A0" w:firstRow="1" w:lastRow="0" w:firstColumn="1" w:lastColumn="0" w:noHBand="0" w:noVBand="1"/>
      </w:tblPr>
      <w:tblGrid>
        <w:gridCol w:w="5320"/>
        <w:gridCol w:w="1380"/>
      </w:tblGrid>
      <w:tr w:rsidR="00DB557E" w:rsidRPr="00A40601" w:rsidTr="00B90839">
        <w:trPr>
          <w:trHeight w:val="300"/>
        </w:trPr>
        <w:tc>
          <w:tcPr>
            <w:tcW w:w="5320"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 xml:space="preserve">Données </w:t>
            </w:r>
          </w:p>
        </w:tc>
        <w:tc>
          <w:tcPr>
            <w:tcW w:w="138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Valeur</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Titre Mère</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Titre A</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Coupon rattaché</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Coupon A</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Date de détachement bourse</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01/02/2015</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Date d'enregistrement</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03/02/2015</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Date de détachement Maroclear</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04/02/2015</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Montant des dividendes</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50 MAD</w:t>
            </w:r>
          </w:p>
        </w:tc>
      </w:tr>
    </w:tbl>
    <w:p w:rsidR="00DB557E" w:rsidRDefault="00DB557E" w:rsidP="00DB557E">
      <w:pPr>
        <w:jc w:val="both"/>
        <w:rPr>
          <w:sz w:val="24"/>
          <w:szCs w:val="24"/>
        </w:rPr>
      </w:pPr>
    </w:p>
    <w:p w:rsidR="00DB557E" w:rsidRDefault="00DB557E" w:rsidP="00886581">
      <w:pPr>
        <w:spacing w:before="240" w:after="240" w:line="100" w:lineRule="atLeast"/>
        <w:ind w:right="142"/>
        <w:jc w:val="both"/>
        <w:rPr>
          <w:ins w:id="1501" w:author="Raja EL HAFI" w:date="2015-06-10T11:51:00Z"/>
        </w:rPr>
      </w:pPr>
      <w:r w:rsidRPr="00433015">
        <w:t xml:space="preserve">AWB demande à ce que le Champ « type des dividendes » peut contenir </w:t>
      </w:r>
      <w:del w:id="1502" w:author="Raja EL HAFI" w:date="2015-06-10T11:50:00Z">
        <w:r w:rsidRPr="00433015" w:rsidDel="00865793">
          <w:delText xml:space="preserve">plusieurs </w:delText>
        </w:r>
      </w:del>
      <w:ins w:id="1503" w:author="Raja EL HAFI" w:date="2015-06-10T11:50:00Z">
        <w:r w:rsidR="00865793">
          <w:t xml:space="preserve"> une des </w:t>
        </w:r>
      </w:ins>
      <w:r w:rsidRPr="00433015">
        <w:t xml:space="preserve">valeurs </w:t>
      </w:r>
      <w:ins w:id="1504" w:author="Raja EL HAFI" w:date="2015-06-10T11:50:00Z">
        <w:r w:rsidR="00865793">
          <w:t xml:space="preserve">de la liste </w:t>
        </w:r>
      </w:ins>
      <w:del w:id="1505" w:author="Raja EL HAFI" w:date="2015-06-10T11:50:00Z">
        <w:r w:rsidRPr="00433015" w:rsidDel="00865793">
          <w:delText>à la fois</w:delText>
        </w:r>
      </w:del>
      <w:r w:rsidRPr="00433015">
        <w:t xml:space="preserve"> (Exemple : Dividendes régulières</w:t>
      </w:r>
      <w:ins w:id="1506" w:author="Raja EL HAFI" w:date="2015-06-10T11:50:00Z">
        <w:r w:rsidR="00865793">
          <w:t xml:space="preserve">, </w:t>
        </w:r>
      </w:ins>
      <w:r w:rsidRPr="00433015">
        <w:t xml:space="preserve"> </w:t>
      </w:r>
      <w:del w:id="1507" w:author="Raja EL HAFI" w:date="2015-06-10T11:50:00Z">
        <w:r w:rsidRPr="00433015" w:rsidDel="00865793">
          <w:delText>et</w:delText>
        </w:r>
      </w:del>
      <w:r w:rsidRPr="00433015">
        <w:t xml:space="preserve"> dividendes extraordinaires).</w:t>
      </w:r>
    </w:p>
    <w:p w:rsidR="00865793" w:rsidRPr="00433015" w:rsidRDefault="00865793" w:rsidP="00886581">
      <w:pPr>
        <w:spacing w:before="240" w:after="240" w:line="100" w:lineRule="atLeast"/>
        <w:ind w:right="142"/>
        <w:jc w:val="both"/>
      </w:pPr>
      <w:ins w:id="1508" w:author="Raja EL HAFI" w:date="2015-06-10T11:51:00Z">
        <w:r>
          <w:t>Le type de dividende est une liste prédéfinie par ISO</w:t>
        </w:r>
      </w:ins>
      <w:ins w:id="1509" w:author="Raja EL HAFI" w:date="2015-06-10T11:52:00Z">
        <w:r>
          <w:t xml:space="preserve"> 15022.</w:t>
        </w:r>
      </w:ins>
    </w:p>
    <w:p w:rsidR="00DB557E" w:rsidRPr="00433015" w:rsidRDefault="00DB557E" w:rsidP="00886581">
      <w:pPr>
        <w:spacing w:before="240" w:after="240" w:line="100" w:lineRule="atLeast"/>
        <w:ind w:right="142"/>
        <w:jc w:val="both"/>
      </w:pPr>
      <w:r w:rsidRPr="00433015">
        <w:lastRenderedPageBreak/>
        <w:t xml:space="preserve">Dans le cas </w:t>
      </w:r>
      <w:del w:id="1510" w:author="Brahim ERRAY" w:date="2016-01-23T12:15:00Z">
        <w:r w:rsidRPr="00433015" w:rsidDel="008A6AFC">
          <w:delText>ou</w:delText>
        </w:r>
      </w:del>
      <w:ins w:id="1511" w:author="Brahim ERRAY" w:date="2016-01-23T12:15:00Z">
        <w:r w:rsidR="008A6AFC" w:rsidRPr="00433015">
          <w:t>où</w:t>
        </w:r>
      </w:ins>
      <w:r w:rsidRPr="00433015">
        <w:t xml:space="preserve"> il s’agit d’un dividende mixte portant sur un OPCVM distribuant, MegaCor présente à l’utilisateur une clé de répartition permettant de la calculer le TPPRF pour la partie obligation et la TPA pour la partie Action.</w:t>
      </w:r>
    </w:p>
    <w:p w:rsidR="00DB557E" w:rsidRPr="00433015" w:rsidRDefault="00DB557E" w:rsidP="00DB557E">
      <w:pPr>
        <w:ind w:left="720"/>
        <w:jc w:val="both"/>
      </w:pPr>
    </w:p>
    <w:p w:rsidR="00DB557E" w:rsidRPr="00433015" w:rsidRDefault="00DB557E" w:rsidP="00886581">
      <w:pPr>
        <w:spacing w:before="240" w:after="240" w:line="100" w:lineRule="atLeast"/>
        <w:ind w:right="142"/>
        <w:jc w:val="both"/>
      </w:pPr>
      <w:r w:rsidRPr="00433015">
        <w:t>Génération de la référence de l’annonce et recensement de la position éligible se basant sur la date d’enregistrement, l’utilisateur à la possibilité de consulter les positions éligibles tout au long du cycle de vie de l’annonce, afin de voir l’évolution des mouvements en cours.</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Détachement des coupons :</w:t>
      </w:r>
    </w:p>
    <w:p w:rsidR="00DB557E" w:rsidRPr="00433015" w:rsidRDefault="00DB557E" w:rsidP="00DB557E">
      <w:pPr>
        <w:jc w:val="both"/>
        <w:rPr>
          <w:b/>
          <w:i/>
        </w:rPr>
      </w:pPr>
    </w:p>
    <w:p w:rsidR="00DB557E" w:rsidRPr="00433015" w:rsidRDefault="00DB557E" w:rsidP="00DB557E">
      <w:pPr>
        <w:jc w:val="both"/>
        <w:rPr>
          <w:b/>
          <w:i/>
        </w:rPr>
      </w:pPr>
      <w:r w:rsidRPr="00433015">
        <w:rPr>
          <w:b/>
          <w:i/>
        </w:rPr>
        <w:t>Positions Eligible client :</w:t>
      </w:r>
    </w:p>
    <w:p w:rsidR="00DB557E" w:rsidRPr="00433015" w:rsidRDefault="00DB557E" w:rsidP="00DB557E">
      <w:pPr>
        <w:jc w:val="both"/>
      </w:pPr>
    </w:p>
    <w:tbl>
      <w:tblPr>
        <w:tblW w:w="9109" w:type="dxa"/>
        <w:tblInd w:w="55" w:type="dxa"/>
        <w:tblCellMar>
          <w:left w:w="70" w:type="dxa"/>
          <w:right w:w="70" w:type="dxa"/>
        </w:tblCellMar>
        <w:tblLook w:val="04A0" w:firstRow="1" w:lastRow="0" w:firstColumn="1" w:lastColumn="0" w:noHBand="0" w:noVBand="1"/>
      </w:tblPr>
      <w:tblGrid>
        <w:gridCol w:w="2006"/>
        <w:gridCol w:w="1953"/>
        <w:gridCol w:w="1990"/>
        <w:gridCol w:w="870"/>
        <w:gridCol w:w="2290"/>
      </w:tblGrid>
      <w:tr w:rsidR="00DB557E" w:rsidRPr="00433015" w:rsidTr="00B90839">
        <w:trPr>
          <w:trHeight w:val="300"/>
        </w:trPr>
        <w:tc>
          <w:tcPr>
            <w:tcW w:w="2026"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w:t>
            </w:r>
          </w:p>
        </w:tc>
        <w:tc>
          <w:tcPr>
            <w:tcW w:w="1953"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w:t>
            </w:r>
          </w:p>
        </w:tc>
        <w:tc>
          <w:tcPr>
            <w:tcW w:w="199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dénouée</w:t>
            </w:r>
          </w:p>
        </w:tc>
        <w:tc>
          <w:tcPr>
            <w:tcW w:w="85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Suspens</w:t>
            </w:r>
          </w:p>
        </w:tc>
        <w:tc>
          <w:tcPr>
            <w:tcW w:w="229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éligible</w:t>
            </w:r>
          </w:p>
        </w:tc>
      </w:tr>
      <w:tr w:rsidR="00DB557E" w:rsidRPr="00433015" w:rsidTr="00B90839">
        <w:trPr>
          <w:trHeight w:val="300"/>
        </w:trPr>
        <w:tc>
          <w:tcPr>
            <w:tcW w:w="2026"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 11</w:t>
            </w:r>
          </w:p>
        </w:tc>
        <w:tc>
          <w:tcPr>
            <w:tcW w:w="1953"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19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150</w:t>
            </w:r>
          </w:p>
        </w:tc>
        <w:tc>
          <w:tcPr>
            <w:tcW w:w="85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50</w:t>
            </w:r>
          </w:p>
        </w:tc>
        <w:tc>
          <w:tcPr>
            <w:tcW w:w="22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200</w:t>
            </w:r>
          </w:p>
        </w:tc>
      </w:tr>
      <w:tr w:rsidR="00DB557E" w:rsidRPr="00433015" w:rsidTr="00B90839">
        <w:trPr>
          <w:trHeight w:val="300"/>
        </w:trPr>
        <w:tc>
          <w:tcPr>
            <w:tcW w:w="2026"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 12</w:t>
            </w:r>
          </w:p>
        </w:tc>
        <w:tc>
          <w:tcPr>
            <w:tcW w:w="1953"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19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200</w:t>
            </w:r>
          </w:p>
        </w:tc>
        <w:tc>
          <w:tcPr>
            <w:tcW w:w="85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-100</w:t>
            </w:r>
          </w:p>
        </w:tc>
        <w:tc>
          <w:tcPr>
            <w:tcW w:w="22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100</w:t>
            </w:r>
          </w:p>
        </w:tc>
      </w:tr>
      <w:tr w:rsidR="00DB557E" w:rsidRPr="00433015" w:rsidTr="00B90839">
        <w:trPr>
          <w:trHeight w:val="300"/>
        </w:trPr>
        <w:tc>
          <w:tcPr>
            <w:tcW w:w="2026"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 13</w:t>
            </w:r>
          </w:p>
        </w:tc>
        <w:tc>
          <w:tcPr>
            <w:tcW w:w="1953"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19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300</w:t>
            </w:r>
          </w:p>
        </w:tc>
        <w:tc>
          <w:tcPr>
            <w:tcW w:w="85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0</w:t>
            </w:r>
          </w:p>
        </w:tc>
        <w:tc>
          <w:tcPr>
            <w:tcW w:w="22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300</w:t>
            </w:r>
          </w:p>
        </w:tc>
      </w:tr>
    </w:tbl>
    <w:p w:rsidR="00DB557E" w:rsidRPr="00433015" w:rsidRDefault="00DB557E" w:rsidP="00DB557E">
      <w:pPr>
        <w:jc w:val="both"/>
        <w:rPr>
          <w:b/>
          <w:i/>
        </w:rPr>
      </w:pPr>
    </w:p>
    <w:p w:rsidR="00DB557E" w:rsidRPr="00DF5609" w:rsidRDefault="00DB557E" w:rsidP="00DB557E">
      <w:pPr>
        <w:jc w:val="both"/>
        <w:rPr>
          <w:i/>
        </w:rPr>
      </w:pPr>
      <w:r w:rsidRPr="00DF5609">
        <w:rPr>
          <w:i/>
        </w:rPr>
        <w:t>Suspens tel que date de négociation =&lt; 01/02/2015 (Date de détachement bourse)</w:t>
      </w:r>
    </w:p>
    <w:p w:rsidR="00DB557E" w:rsidRPr="00433015" w:rsidRDefault="00DB557E" w:rsidP="00DB557E">
      <w:pPr>
        <w:jc w:val="both"/>
        <w:rPr>
          <w:b/>
          <w:i/>
        </w:rPr>
      </w:pPr>
    </w:p>
    <w:p w:rsidR="00DB557E" w:rsidRPr="00433015" w:rsidRDefault="00DB557E" w:rsidP="00DB557E">
      <w:pPr>
        <w:jc w:val="both"/>
        <w:rPr>
          <w:b/>
          <w:i/>
        </w:rPr>
      </w:pPr>
      <w:r w:rsidRPr="00433015">
        <w:rPr>
          <w:b/>
          <w:i/>
        </w:rPr>
        <w:t>Positions Eligible Marché :</w:t>
      </w:r>
    </w:p>
    <w:p w:rsidR="00DB557E" w:rsidRPr="00433015" w:rsidRDefault="00DB557E" w:rsidP="00DB557E">
      <w:pPr>
        <w:jc w:val="both"/>
        <w:rPr>
          <w:b/>
          <w:i/>
        </w:rPr>
      </w:pPr>
    </w:p>
    <w:tbl>
      <w:tblPr>
        <w:tblW w:w="8380" w:type="dxa"/>
        <w:tblInd w:w="55" w:type="dxa"/>
        <w:tblCellMar>
          <w:left w:w="70" w:type="dxa"/>
          <w:right w:w="70" w:type="dxa"/>
        </w:tblCellMar>
        <w:tblLook w:val="04A0" w:firstRow="1" w:lastRow="0" w:firstColumn="1" w:lastColumn="0" w:noHBand="0" w:noVBand="1"/>
      </w:tblPr>
      <w:tblGrid>
        <w:gridCol w:w="2320"/>
        <w:gridCol w:w="1920"/>
        <w:gridCol w:w="1000"/>
        <w:gridCol w:w="3140"/>
      </w:tblGrid>
      <w:tr w:rsidR="00DB557E" w:rsidRPr="00433015"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w:t>
            </w:r>
          </w:p>
        </w:tc>
        <w:tc>
          <w:tcPr>
            <w:tcW w:w="192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dénouée</w:t>
            </w:r>
          </w:p>
        </w:tc>
        <w:tc>
          <w:tcPr>
            <w:tcW w:w="10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Suspens</w:t>
            </w:r>
          </w:p>
        </w:tc>
        <w:tc>
          <w:tcPr>
            <w:tcW w:w="31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éligible</w:t>
            </w:r>
          </w:p>
        </w:tc>
      </w:tr>
      <w:tr w:rsidR="00DB557E" w:rsidRPr="00433015"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150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50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200</w:t>
            </w:r>
          </w:p>
        </w:tc>
      </w:tr>
      <w:tr w:rsidR="00DB557E" w:rsidRPr="00433015"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500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-100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400</w:t>
            </w:r>
          </w:p>
        </w:tc>
      </w:tr>
    </w:tbl>
    <w:p w:rsidR="00DB557E" w:rsidRPr="00433015" w:rsidRDefault="00DB557E" w:rsidP="00DB557E">
      <w:pPr>
        <w:jc w:val="both"/>
        <w:rPr>
          <w:b/>
          <w:i/>
        </w:rPr>
      </w:pPr>
    </w:p>
    <w:p w:rsidR="00475CC1" w:rsidRPr="001550A7" w:rsidRDefault="001550A7" w:rsidP="00475CC1">
      <w:pPr>
        <w:jc w:val="both"/>
      </w:pPr>
      <w:r w:rsidRPr="001550A7">
        <w:t>L</w:t>
      </w:r>
      <w:r w:rsidR="00475CC1" w:rsidRPr="001550A7">
        <w:t>es notifications pour les clients éligibles à des OST obligatoires sont générées pour certains types de clients.</w:t>
      </w:r>
    </w:p>
    <w:p w:rsidR="00DB557E" w:rsidRPr="00433015" w:rsidRDefault="00DB557E" w:rsidP="00DB557E">
      <w:pPr>
        <w:jc w:val="both"/>
      </w:pPr>
    </w:p>
    <w:p w:rsidR="00DB557E" w:rsidRPr="00433015" w:rsidRDefault="00DB557E" w:rsidP="00DB557E">
      <w:pPr>
        <w:jc w:val="both"/>
      </w:pPr>
      <w:r w:rsidRPr="00433015">
        <w:t>Calcul des droits à la date d’enregistrement :</w:t>
      </w:r>
    </w:p>
    <w:p w:rsidR="00DB557E" w:rsidRPr="00433015" w:rsidRDefault="00DB557E" w:rsidP="00DB557E">
      <w:pPr>
        <w:jc w:val="both"/>
        <w:rPr>
          <w:b/>
          <w:i/>
        </w:rPr>
      </w:pPr>
    </w:p>
    <w:p w:rsidR="00DB557E" w:rsidRPr="003E6080" w:rsidRDefault="00DB557E" w:rsidP="00DB557E">
      <w:pPr>
        <w:jc w:val="both"/>
        <w:rPr>
          <w:b/>
          <w:i/>
          <w:sz w:val="24"/>
          <w:szCs w:val="24"/>
        </w:rPr>
      </w:pPr>
      <w:r>
        <w:rPr>
          <w:b/>
          <w:i/>
          <w:sz w:val="24"/>
          <w:szCs w:val="24"/>
        </w:rPr>
        <w:t>Exécutions clients :</w:t>
      </w:r>
    </w:p>
    <w:p w:rsidR="00DB557E" w:rsidRPr="00C91A37" w:rsidRDefault="00DB557E" w:rsidP="00DB557E">
      <w:pPr>
        <w:jc w:val="both"/>
        <w:rPr>
          <w:sz w:val="24"/>
          <w:szCs w:val="24"/>
        </w:rPr>
      </w:pPr>
    </w:p>
    <w:tbl>
      <w:tblPr>
        <w:tblW w:w="9958" w:type="dxa"/>
        <w:tblInd w:w="55" w:type="dxa"/>
        <w:tblCellMar>
          <w:left w:w="70" w:type="dxa"/>
          <w:right w:w="70" w:type="dxa"/>
        </w:tblCellMar>
        <w:tblLook w:val="04A0" w:firstRow="1" w:lastRow="0" w:firstColumn="1" w:lastColumn="0" w:noHBand="0" w:noVBand="1"/>
      </w:tblPr>
      <w:tblGrid>
        <w:gridCol w:w="1858"/>
        <w:gridCol w:w="1952"/>
        <w:gridCol w:w="1707"/>
        <w:gridCol w:w="1026"/>
        <w:gridCol w:w="1859"/>
        <w:gridCol w:w="1556"/>
      </w:tblGrid>
      <w:tr w:rsidR="00DB557E" w:rsidRPr="00C91A37" w:rsidTr="00B90839">
        <w:trPr>
          <w:trHeight w:val="290"/>
        </w:trPr>
        <w:tc>
          <w:tcPr>
            <w:tcW w:w="1858"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w:t>
            </w:r>
          </w:p>
        </w:tc>
        <w:tc>
          <w:tcPr>
            <w:tcW w:w="1952"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w:t>
            </w:r>
          </w:p>
        </w:tc>
        <w:tc>
          <w:tcPr>
            <w:tcW w:w="17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 dénouée</w:t>
            </w:r>
          </w:p>
        </w:tc>
        <w:tc>
          <w:tcPr>
            <w:tcW w:w="102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Suspens</w:t>
            </w:r>
          </w:p>
        </w:tc>
        <w:tc>
          <w:tcPr>
            <w:tcW w:w="1859"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Nature de Position</w:t>
            </w:r>
          </w:p>
        </w:tc>
        <w:tc>
          <w:tcPr>
            <w:tcW w:w="155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Réclamation</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11</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01</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150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Non</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11</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01</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50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Mouvement in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A générer</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12</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02</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200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Non</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12</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02</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-100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Mouvement Out</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A recevoir</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13</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02</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300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Non</w:t>
            </w:r>
          </w:p>
        </w:tc>
      </w:tr>
    </w:tbl>
    <w:p w:rsidR="00DB557E" w:rsidRDefault="00DB557E" w:rsidP="00DB557E">
      <w:pPr>
        <w:jc w:val="both"/>
        <w:rPr>
          <w:b/>
          <w:i/>
          <w:sz w:val="20"/>
          <w:szCs w:val="20"/>
        </w:rPr>
      </w:pPr>
    </w:p>
    <w:p w:rsidR="00DB557E" w:rsidRPr="00433015" w:rsidRDefault="00DB557E" w:rsidP="00DB557E">
      <w:pPr>
        <w:jc w:val="both"/>
      </w:pPr>
      <w:r w:rsidRPr="00433015">
        <w:t>Lors de calcul des exécutions, le système capte les mouvements sujets à réclamations en les créant dans un écran dédié pour suivre le traitement des suspens, et générer la notification à la contrepartie pour les opérations d’achats non dénouées.</w:t>
      </w:r>
    </w:p>
    <w:p w:rsidR="00DB557E" w:rsidRPr="00433015" w:rsidRDefault="00DB557E" w:rsidP="00DB557E">
      <w:pPr>
        <w:jc w:val="both"/>
        <w:rPr>
          <w:b/>
          <w:i/>
        </w:rPr>
      </w:pPr>
    </w:p>
    <w:p w:rsidR="00DB557E" w:rsidRPr="003E6080" w:rsidRDefault="00DB557E" w:rsidP="00DB557E">
      <w:pPr>
        <w:jc w:val="both"/>
        <w:rPr>
          <w:b/>
          <w:i/>
          <w:sz w:val="24"/>
          <w:szCs w:val="24"/>
        </w:rPr>
      </w:pPr>
      <w:r>
        <w:rPr>
          <w:b/>
          <w:i/>
          <w:sz w:val="24"/>
          <w:szCs w:val="24"/>
        </w:rPr>
        <w:lastRenderedPageBreak/>
        <w:t>Exécutions Marché :</w:t>
      </w:r>
    </w:p>
    <w:p w:rsidR="00DB557E" w:rsidRDefault="00DB557E" w:rsidP="00DB557E">
      <w:pPr>
        <w:jc w:val="both"/>
        <w:rPr>
          <w:b/>
          <w:i/>
          <w:sz w:val="20"/>
          <w:szCs w:val="20"/>
        </w:rPr>
      </w:pPr>
    </w:p>
    <w:tbl>
      <w:tblPr>
        <w:tblW w:w="7080" w:type="dxa"/>
        <w:tblInd w:w="55" w:type="dxa"/>
        <w:tblCellMar>
          <w:left w:w="70" w:type="dxa"/>
          <w:right w:w="70" w:type="dxa"/>
        </w:tblCellMar>
        <w:tblLook w:val="04A0" w:firstRow="1" w:lastRow="0" w:firstColumn="1" w:lastColumn="0" w:noHBand="0" w:noVBand="1"/>
      </w:tblPr>
      <w:tblGrid>
        <w:gridCol w:w="2320"/>
        <w:gridCol w:w="1800"/>
        <w:gridCol w:w="1000"/>
        <w:gridCol w:w="1960"/>
      </w:tblGrid>
      <w:tr w:rsidR="00DB557E" w:rsidRPr="00AD653C"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AD653C">
              <w:rPr>
                <w:rFonts w:eastAsia="Times New Roman" w:cs="Times New Roman"/>
                <w:color w:val="000000"/>
                <w:lang w:eastAsia="fr-FR"/>
              </w:rPr>
              <w:t>ostro</w:t>
            </w:r>
          </w:p>
        </w:tc>
        <w:tc>
          <w:tcPr>
            <w:tcW w:w="18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Position dénouée</w:t>
            </w:r>
          </w:p>
        </w:tc>
        <w:tc>
          <w:tcPr>
            <w:tcW w:w="10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Suspens</w:t>
            </w:r>
          </w:p>
        </w:tc>
        <w:tc>
          <w:tcPr>
            <w:tcW w:w="196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Sens de l'opération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150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Position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50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Mouvement In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500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Position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-100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Mouvement Out</w:t>
            </w: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DB557E">
      <w:pPr>
        <w:jc w:val="both"/>
      </w:pPr>
      <w:r w:rsidRPr="00433015">
        <w:t>Réception du paiement via le fichier RSM sur les positions dénouée, et création du paiement marché automatiquement, la réconciliation se fera uniquement sur les positions dénouées, les mouvements en suspens seront simulés par l’utilisateur en utilisant le bouton « MP » depuis l’écran des exécutions marché.</w:t>
      </w:r>
    </w:p>
    <w:p w:rsidR="00DB557E" w:rsidRDefault="00DB557E" w:rsidP="00DB557E">
      <w:pPr>
        <w:jc w:val="both"/>
        <w:rPr>
          <w:sz w:val="24"/>
          <w:szCs w:val="24"/>
        </w:rPr>
      </w:pPr>
    </w:p>
    <w:tbl>
      <w:tblPr>
        <w:tblW w:w="10042" w:type="dxa"/>
        <w:tblInd w:w="55" w:type="dxa"/>
        <w:tblCellMar>
          <w:left w:w="70" w:type="dxa"/>
          <w:right w:w="70" w:type="dxa"/>
        </w:tblCellMar>
        <w:tblLook w:val="04A0" w:firstRow="1" w:lastRow="0" w:firstColumn="1" w:lastColumn="0" w:noHBand="0" w:noVBand="1"/>
      </w:tblPr>
      <w:tblGrid>
        <w:gridCol w:w="2262"/>
        <w:gridCol w:w="1755"/>
        <w:gridCol w:w="975"/>
        <w:gridCol w:w="1911"/>
        <w:gridCol w:w="1716"/>
        <w:gridCol w:w="1423"/>
      </w:tblGrid>
      <w:tr w:rsidR="00DB557E" w:rsidRPr="00D92FE9" w:rsidTr="00B90839">
        <w:trPr>
          <w:trHeight w:val="300"/>
        </w:trPr>
        <w:tc>
          <w:tcPr>
            <w:tcW w:w="2262"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w:t>
            </w:r>
          </w:p>
        </w:tc>
        <w:tc>
          <w:tcPr>
            <w:tcW w:w="175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 dénouée</w:t>
            </w:r>
          </w:p>
        </w:tc>
        <w:tc>
          <w:tcPr>
            <w:tcW w:w="97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Suspens</w:t>
            </w:r>
          </w:p>
        </w:tc>
        <w:tc>
          <w:tcPr>
            <w:tcW w:w="1911"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Sens de l'opération</w:t>
            </w:r>
          </w:p>
        </w:tc>
        <w:tc>
          <w:tcPr>
            <w:tcW w:w="171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Paiement Marché</w:t>
            </w:r>
          </w:p>
        </w:tc>
        <w:tc>
          <w:tcPr>
            <w:tcW w:w="1423"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Réconciliation</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Automatique</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In</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Manuelle</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Automatique</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Out</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Manuelle</w:t>
            </w:r>
          </w:p>
        </w:tc>
      </w:tr>
    </w:tbl>
    <w:p w:rsidR="00DB557E" w:rsidRPr="00FB6DF1" w:rsidRDefault="00DB557E" w:rsidP="00DB557E">
      <w:pPr>
        <w:jc w:val="both"/>
        <w:rPr>
          <w:sz w:val="24"/>
          <w:szCs w:val="24"/>
        </w:rPr>
      </w:pPr>
    </w:p>
    <w:p w:rsidR="00DB557E" w:rsidRPr="00433015" w:rsidRDefault="00DB557E" w:rsidP="00DB557E">
      <w:pPr>
        <w:jc w:val="both"/>
      </w:pPr>
      <w:r w:rsidRPr="00433015">
        <w:t>Le paiement marché totalement réconcilié est automatiquement alloué vers les exécutions clients compte tenu de leurs positions dénouées, l’allocation pour les opérations suspens, tardives ou relatives à des contrats de pension seront faites une à une.</w:t>
      </w:r>
    </w:p>
    <w:p w:rsidR="00DB557E" w:rsidRDefault="00DB557E" w:rsidP="00DB557E">
      <w:pPr>
        <w:jc w:val="both"/>
        <w:rPr>
          <w:sz w:val="24"/>
          <w:szCs w:val="24"/>
        </w:rPr>
      </w:pPr>
    </w:p>
    <w:tbl>
      <w:tblPr>
        <w:tblW w:w="9998" w:type="dxa"/>
        <w:tblInd w:w="55" w:type="dxa"/>
        <w:tblCellMar>
          <w:left w:w="70" w:type="dxa"/>
          <w:right w:w="70" w:type="dxa"/>
        </w:tblCellMar>
        <w:tblLook w:val="04A0" w:firstRow="1" w:lastRow="0" w:firstColumn="1" w:lastColumn="0" w:noHBand="0" w:noVBand="1"/>
      </w:tblPr>
      <w:tblGrid>
        <w:gridCol w:w="1329"/>
        <w:gridCol w:w="1835"/>
        <w:gridCol w:w="1104"/>
        <w:gridCol w:w="1190"/>
        <w:gridCol w:w="1550"/>
        <w:gridCol w:w="1392"/>
        <w:gridCol w:w="1598"/>
      </w:tblGrid>
      <w:tr w:rsidR="00DB557E" w:rsidRPr="00D92FE9" w:rsidTr="00B90839">
        <w:trPr>
          <w:trHeight w:val="298"/>
        </w:trPr>
        <w:tc>
          <w:tcPr>
            <w:tcW w:w="1329"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w:t>
            </w:r>
          </w:p>
        </w:tc>
        <w:tc>
          <w:tcPr>
            <w:tcW w:w="183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w:t>
            </w:r>
          </w:p>
        </w:tc>
        <w:tc>
          <w:tcPr>
            <w:tcW w:w="1104"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 dénouée</w:t>
            </w:r>
          </w:p>
        </w:tc>
        <w:tc>
          <w:tcPr>
            <w:tcW w:w="119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Suspens</w:t>
            </w:r>
          </w:p>
        </w:tc>
        <w:tc>
          <w:tcPr>
            <w:tcW w:w="155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Sens de l'opération</w:t>
            </w:r>
          </w:p>
        </w:tc>
        <w:tc>
          <w:tcPr>
            <w:tcW w:w="1392"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Quantité allouée</w:t>
            </w:r>
          </w:p>
        </w:tc>
        <w:tc>
          <w:tcPr>
            <w:tcW w:w="1598"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Statut de l'allocation</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11</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 xml:space="preserve">Allouée </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11</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in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12</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200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200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12</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Out</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13</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300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300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bl>
    <w:p w:rsidR="00DB557E" w:rsidRPr="00D92FE9" w:rsidRDefault="00DB557E" w:rsidP="00DB557E">
      <w:pPr>
        <w:jc w:val="both"/>
        <w:rPr>
          <w:sz w:val="24"/>
          <w:szCs w:val="24"/>
        </w:rPr>
      </w:pPr>
    </w:p>
    <w:p w:rsidR="00DB557E" w:rsidRDefault="00DB557E" w:rsidP="00DB557E">
      <w:pPr>
        <w:jc w:val="both"/>
        <w:rPr>
          <w:b/>
          <w:i/>
          <w:sz w:val="20"/>
          <w:szCs w:val="20"/>
        </w:rPr>
      </w:pPr>
    </w:p>
    <w:p w:rsidR="008C5B61" w:rsidRPr="001B14D9" w:rsidRDefault="00DB557E" w:rsidP="005562D2">
      <w:pPr>
        <w:jc w:val="both"/>
      </w:pPr>
      <w:r w:rsidRPr="00433015">
        <w:t>A ce niveau du traitement les positions des clients par rapport à la quantité des coupons détachés est mise à jour prenant en considération les suspens pour établir une position éligible nette à l’exercice</w:t>
      </w:r>
      <w:r w:rsidR="001B14D9">
        <w:t xml:space="preserve"> </w:t>
      </w:r>
      <w:r w:rsidR="001B14D9">
        <w:sym w:font="Wingdings" w:char="F0E8"/>
      </w:r>
      <w:r w:rsidR="001B14D9">
        <w:t xml:space="preserve"> </w:t>
      </w:r>
      <w:r w:rsidR="005562D2">
        <w:rPr>
          <w:color w:val="FF0000"/>
        </w:rPr>
        <w:t>Conformément à  la gestion des paiements du nominatif PUR tel que décrite dans les SFD MEGAISSUER.</w:t>
      </w:r>
    </w:p>
    <w:p w:rsidR="00DB557E" w:rsidRPr="00433015" w:rsidRDefault="00DB557E" w:rsidP="00DB557E">
      <w:pPr>
        <w:jc w:val="both"/>
      </w:pPr>
    </w:p>
    <w:p w:rsidR="00DB557E" w:rsidRPr="00433015" w:rsidRDefault="00DB557E" w:rsidP="00DB557E">
      <w:pPr>
        <w:jc w:val="both"/>
        <w:rPr>
          <w:i/>
        </w:rPr>
      </w:pPr>
      <w:r w:rsidRPr="00433015">
        <w:rPr>
          <w:i/>
        </w:rPr>
        <w:lastRenderedPageBreak/>
        <w:t>NB : Il faut signaler que pour l’annulation d’une instruction d’un client é</w:t>
      </w:r>
      <w:r w:rsidR="005562D2">
        <w:rPr>
          <w:i/>
        </w:rPr>
        <w:t>ligible depuis le module MegaCu</w:t>
      </w:r>
      <w:r w:rsidRPr="00433015">
        <w:rPr>
          <w:i/>
        </w:rPr>
        <w:t xml:space="preserve">tody, une alerte doit être remontée afin de procéder au recalcule de la position éligible avant la régularisation de l’IRL. </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Exercice des coupons :</w:t>
      </w:r>
    </w:p>
    <w:p w:rsidR="00DB557E" w:rsidRDefault="00DB557E" w:rsidP="00DB557E">
      <w:pPr>
        <w:jc w:val="both"/>
        <w:rPr>
          <w:sz w:val="24"/>
          <w:szCs w:val="24"/>
        </w:rPr>
      </w:pPr>
    </w:p>
    <w:p w:rsidR="00DB557E" w:rsidRPr="00433015" w:rsidRDefault="00DB557E" w:rsidP="00DB557E">
      <w:pPr>
        <w:jc w:val="both"/>
      </w:pPr>
      <w:r w:rsidRPr="00433015">
        <w:t>Au moment de l’exercice des droits, les exécutions clients et marchés sont calculés sur la base de la position droit mise à jour.</w:t>
      </w:r>
    </w:p>
    <w:p w:rsidR="00DB557E" w:rsidRPr="00433015" w:rsidRDefault="00DB557E" w:rsidP="00DB557E">
      <w:pPr>
        <w:jc w:val="both"/>
      </w:pPr>
    </w:p>
    <w:p w:rsidR="00DB557E" w:rsidRPr="00433015" w:rsidRDefault="00DB557E" w:rsidP="00DB557E">
      <w:pPr>
        <w:jc w:val="both"/>
      </w:pPr>
      <w:r w:rsidRPr="00433015">
        <w:t>Le paiement prévisionnel est composé de :</w:t>
      </w:r>
    </w:p>
    <w:p w:rsidR="00DB557E" w:rsidRPr="00433015" w:rsidRDefault="00DB557E" w:rsidP="00DB557E">
      <w:pPr>
        <w:jc w:val="both"/>
      </w:pPr>
    </w:p>
    <w:p w:rsidR="00DB557E" w:rsidRPr="00433015" w:rsidRDefault="00DB557E" w:rsidP="006E0B40">
      <w:pPr>
        <w:numPr>
          <w:ilvl w:val="0"/>
          <w:numId w:val="24"/>
        </w:numPr>
        <w:jc w:val="both"/>
      </w:pPr>
      <w:r w:rsidRPr="00433015">
        <w:t>Titres à débiter</w:t>
      </w:r>
    </w:p>
    <w:p w:rsidR="00DB557E" w:rsidRPr="00433015" w:rsidRDefault="00DB557E" w:rsidP="006E0B40">
      <w:pPr>
        <w:numPr>
          <w:ilvl w:val="0"/>
          <w:numId w:val="24"/>
        </w:numPr>
        <w:jc w:val="both"/>
      </w:pPr>
      <w:r w:rsidRPr="00433015">
        <w:t>Espèce à recevoir.</w:t>
      </w:r>
    </w:p>
    <w:p w:rsidR="00DB557E" w:rsidRDefault="00DB557E" w:rsidP="00DB557E">
      <w:pPr>
        <w:jc w:val="both"/>
        <w:rPr>
          <w:sz w:val="24"/>
          <w:szCs w:val="24"/>
        </w:rPr>
      </w:pPr>
    </w:p>
    <w:p w:rsidR="00DB557E" w:rsidRPr="00C81BDC" w:rsidRDefault="00DB557E" w:rsidP="00DB557E">
      <w:pPr>
        <w:jc w:val="both"/>
        <w:rPr>
          <w:b/>
          <w:i/>
          <w:sz w:val="24"/>
          <w:szCs w:val="24"/>
        </w:rPr>
      </w:pPr>
      <w:r>
        <w:rPr>
          <w:b/>
          <w:i/>
          <w:sz w:val="24"/>
          <w:szCs w:val="24"/>
        </w:rPr>
        <w:t>Exécutions clients :</w:t>
      </w:r>
    </w:p>
    <w:tbl>
      <w:tblPr>
        <w:tblpPr w:leftFromText="141" w:rightFromText="141" w:vertAnchor="text" w:horzAnchor="page" w:tblpX="735" w:tblpY="171"/>
        <w:tblW w:w="9993" w:type="dxa"/>
        <w:tblCellMar>
          <w:left w:w="70" w:type="dxa"/>
          <w:right w:w="70" w:type="dxa"/>
        </w:tblCellMar>
        <w:tblLook w:val="04A0" w:firstRow="1" w:lastRow="0" w:firstColumn="1" w:lastColumn="0" w:noHBand="0" w:noVBand="1"/>
      </w:tblPr>
      <w:tblGrid>
        <w:gridCol w:w="1128"/>
        <w:gridCol w:w="1556"/>
        <w:gridCol w:w="1207"/>
        <w:gridCol w:w="1207"/>
        <w:gridCol w:w="1207"/>
        <w:gridCol w:w="1230"/>
        <w:gridCol w:w="929"/>
        <w:gridCol w:w="1529"/>
      </w:tblGrid>
      <w:tr w:rsidR="00DB557E" w:rsidRPr="00E41BE4" w:rsidTr="00B90839">
        <w:trPr>
          <w:trHeight w:val="301"/>
        </w:trPr>
        <w:tc>
          <w:tcPr>
            <w:tcW w:w="1128"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w:t>
            </w:r>
          </w:p>
        </w:tc>
        <w:tc>
          <w:tcPr>
            <w:tcW w:w="155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E41BE4">
              <w:rPr>
                <w:rFonts w:eastAsia="Times New Roman" w:cs="Times New Roman"/>
                <w:color w:val="000000"/>
                <w:lang w:eastAsia="fr-FR"/>
              </w:rPr>
              <w:t>ostro</w:t>
            </w:r>
          </w:p>
        </w:tc>
        <w:tc>
          <w:tcPr>
            <w:tcW w:w="12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Position</w:t>
            </w:r>
          </w:p>
        </w:tc>
        <w:tc>
          <w:tcPr>
            <w:tcW w:w="12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Montant Brut</w:t>
            </w:r>
          </w:p>
        </w:tc>
        <w:tc>
          <w:tcPr>
            <w:tcW w:w="12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Taxe (TPA)</w:t>
            </w:r>
          </w:p>
        </w:tc>
        <w:tc>
          <w:tcPr>
            <w:tcW w:w="123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Commission TTC</w:t>
            </w:r>
          </w:p>
        </w:tc>
        <w:tc>
          <w:tcPr>
            <w:tcW w:w="929"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Montant Net</w:t>
            </w:r>
          </w:p>
        </w:tc>
        <w:tc>
          <w:tcPr>
            <w:tcW w:w="1529"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Type du mouvement</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11</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01</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200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Titre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11</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01</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200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200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8800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Espèce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12</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Titre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12</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5000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500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4400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Espèce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13</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300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Titre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13</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300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15000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1500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300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13200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Espèce</w:t>
            </w:r>
          </w:p>
        </w:tc>
      </w:tr>
    </w:tbl>
    <w:p w:rsidR="00DB557E" w:rsidRDefault="00DB557E" w:rsidP="00DB557E">
      <w:pPr>
        <w:jc w:val="both"/>
        <w:rPr>
          <w:sz w:val="24"/>
          <w:szCs w:val="24"/>
        </w:rPr>
      </w:pPr>
    </w:p>
    <w:p w:rsidR="00DB557E" w:rsidRPr="00433015" w:rsidRDefault="00DB557E" w:rsidP="00DB557E">
      <w:pPr>
        <w:jc w:val="both"/>
        <w:rPr>
          <w:i/>
        </w:rPr>
      </w:pPr>
      <w:r w:rsidRPr="00433015">
        <w:rPr>
          <w:i/>
        </w:rPr>
        <w:t>NB : Les commissions ainsi si que la retenue à la source (TPA) est configurable dans des contextes d’SLA, nous supposons dans ce cas que tous les clients éligibles sont assujettis.</w:t>
      </w:r>
    </w:p>
    <w:p w:rsidR="00DB557E" w:rsidRPr="00433015" w:rsidRDefault="00DB557E" w:rsidP="00DB557E">
      <w:pPr>
        <w:jc w:val="both"/>
        <w:rPr>
          <w:i/>
        </w:rPr>
      </w:pPr>
    </w:p>
    <w:p w:rsidR="00DB557E" w:rsidRPr="00433015" w:rsidRDefault="00DB557E" w:rsidP="00DB557E">
      <w:pPr>
        <w:jc w:val="both"/>
        <w:rPr>
          <w:i/>
        </w:rPr>
      </w:pPr>
      <w:r w:rsidRPr="00433015">
        <w:rPr>
          <w:i/>
        </w:rPr>
        <w:t>Les comptes PEA (Plan d’épargne en action) doit être exonérées de la TPA lors des opérations sur titres. [Se référer aux spécifications de la taxe]</w:t>
      </w:r>
    </w:p>
    <w:p w:rsidR="00DB557E" w:rsidRPr="00433015" w:rsidRDefault="00DB557E" w:rsidP="00DB557E">
      <w:pPr>
        <w:jc w:val="both"/>
      </w:pPr>
    </w:p>
    <w:p w:rsidR="00DB557E" w:rsidRDefault="00DB557E" w:rsidP="00DB557E">
      <w:pPr>
        <w:jc w:val="both"/>
        <w:rPr>
          <w:b/>
          <w:i/>
          <w:sz w:val="24"/>
          <w:szCs w:val="24"/>
        </w:rPr>
      </w:pPr>
      <w:r>
        <w:rPr>
          <w:b/>
          <w:i/>
          <w:sz w:val="24"/>
          <w:szCs w:val="24"/>
        </w:rPr>
        <w:t>Exécutions Marché :</w:t>
      </w:r>
    </w:p>
    <w:p w:rsidR="00DB557E" w:rsidRDefault="00DB557E" w:rsidP="00DB557E">
      <w:pPr>
        <w:jc w:val="both"/>
        <w:rPr>
          <w:b/>
          <w:i/>
          <w:sz w:val="24"/>
          <w:szCs w:val="24"/>
        </w:rPr>
      </w:pPr>
    </w:p>
    <w:p w:rsidR="00DB557E" w:rsidRDefault="00DB557E" w:rsidP="00DB557E">
      <w:pPr>
        <w:jc w:val="both"/>
        <w:rPr>
          <w:b/>
          <w:i/>
          <w:sz w:val="24"/>
          <w:szCs w:val="24"/>
        </w:rPr>
      </w:pPr>
    </w:p>
    <w:tbl>
      <w:tblPr>
        <w:tblW w:w="7960" w:type="dxa"/>
        <w:tblInd w:w="55" w:type="dxa"/>
        <w:tblCellMar>
          <w:left w:w="70" w:type="dxa"/>
          <w:right w:w="70" w:type="dxa"/>
        </w:tblCellMar>
        <w:tblLook w:val="04A0" w:firstRow="1" w:lastRow="0" w:firstColumn="1" w:lastColumn="0" w:noHBand="0" w:noVBand="1"/>
      </w:tblPr>
      <w:tblGrid>
        <w:gridCol w:w="2320"/>
        <w:gridCol w:w="1800"/>
        <w:gridCol w:w="1800"/>
        <w:gridCol w:w="2040"/>
      </w:tblGrid>
      <w:tr w:rsidR="00DB557E" w:rsidRPr="00C81BDC"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w:t>
            </w:r>
          </w:p>
        </w:tc>
        <w:tc>
          <w:tcPr>
            <w:tcW w:w="18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Position</w:t>
            </w:r>
          </w:p>
        </w:tc>
        <w:tc>
          <w:tcPr>
            <w:tcW w:w="18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Montant Brut</w:t>
            </w:r>
          </w:p>
        </w:tc>
        <w:tc>
          <w:tcPr>
            <w:tcW w:w="20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Type du mouvement</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200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Titre</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200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10000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Espèce</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400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Titre</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400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20000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Espèce</w:t>
            </w:r>
          </w:p>
        </w:tc>
      </w:tr>
    </w:tbl>
    <w:p w:rsidR="00DB557E" w:rsidRDefault="00DB557E" w:rsidP="00DB557E">
      <w:pPr>
        <w:jc w:val="both"/>
        <w:rPr>
          <w:sz w:val="20"/>
          <w:szCs w:val="20"/>
        </w:rPr>
      </w:pPr>
    </w:p>
    <w:p w:rsidR="00DB557E" w:rsidRPr="00433015" w:rsidRDefault="00DB557E" w:rsidP="006E0B40">
      <w:pPr>
        <w:numPr>
          <w:ilvl w:val="0"/>
          <w:numId w:val="26"/>
        </w:numPr>
        <w:jc w:val="both"/>
      </w:pPr>
      <w:r w:rsidRPr="00433015">
        <w:lastRenderedPageBreak/>
        <w:t>Le paiement espèce marché est saisi manuellement par l’utilisateur, et sera automatiquement allouer en brut sur les comptes espèce des clients.</w:t>
      </w:r>
    </w:p>
    <w:p w:rsidR="00DB557E" w:rsidRPr="00433015" w:rsidRDefault="00DB557E" w:rsidP="006E0B40">
      <w:pPr>
        <w:numPr>
          <w:ilvl w:val="0"/>
          <w:numId w:val="26"/>
        </w:numPr>
        <w:jc w:val="both"/>
      </w:pPr>
      <w:r w:rsidRPr="00433015">
        <w:t>A la réception du fichier RCQ de Maroclear, le paiement marché est automatiquement crée et sera suivi des étapes suivantes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Réconciliation : </w:t>
      </w:r>
    </w:p>
    <w:p w:rsidR="00DB557E" w:rsidRPr="00433015" w:rsidRDefault="00DB557E" w:rsidP="00DB557E">
      <w:pPr>
        <w:jc w:val="both"/>
      </w:pPr>
      <w:r w:rsidRPr="00433015">
        <w:t>Le système procède comme lors du détachement à la réconciliation entre ce qui a été calculé (Exécutions) et ce qui est réellement reçu.</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Allocation : </w:t>
      </w:r>
    </w:p>
    <w:p w:rsidR="00DB557E" w:rsidRPr="00433015" w:rsidRDefault="00DB557E" w:rsidP="00DB557E">
      <w:pPr>
        <w:jc w:val="both"/>
      </w:pPr>
      <w:r w:rsidRPr="00433015">
        <w:t>Allocation du paiement marché reçu sur les comptes des ayants droits.</w:t>
      </w:r>
    </w:p>
    <w:p w:rsidR="00DB557E" w:rsidRPr="00433015" w:rsidRDefault="00DB557E" w:rsidP="00DB557E">
      <w:pPr>
        <w:jc w:val="both"/>
      </w:pPr>
    </w:p>
    <w:p w:rsidR="00DB557E" w:rsidRPr="00433015" w:rsidRDefault="00DB557E" w:rsidP="00DB557E">
      <w:pPr>
        <w:jc w:val="both"/>
        <w:rPr>
          <w:b/>
          <w:i/>
        </w:rPr>
      </w:pPr>
    </w:p>
    <w:p w:rsidR="00DB557E" w:rsidRPr="00433015" w:rsidRDefault="00DB557E" w:rsidP="00DB557E">
      <w:pPr>
        <w:jc w:val="both"/>
      </w:pPr>
      <w:r w:rsidRPr="00433015">
        <w:t>La génération du paiement client se fera au bout de l’allocation en titres et espèce.</w:t>
      </w:r>
    </w:p>
    <w:p w:rsidR="00DB557E" w:rsidRPr="00433015" w:rsidRDefault="00DB557E" w:rsidP="00DB557E">
      <w:pPr>
        <w:jc w:val="both"/>
      </w:pPr>
      <w:r w:rsidRPr="00433015">
        <w:t>L’utilisateur aura la main sur la date valeur des paiements espèces, à défaut ça sera la date du jour.</w:t>
      </w: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 Génération de la comptabilité matière :</w:t>
      </w:r>
    </w:p>
    <w:p w:rsidR="00DB557E" w:rsidRPr="00433015" w:rsidRDefault="00DB557E" w:rsidP="00DB557E">
      <w:pPr>
        <w:jc w:val="both"/>
      </w:pPr>
      <w:r w:rsidRPr="00433015">
        <w:t>Constatant la sortie du droit sur le compte du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Pr="00433015" w:rsidRDefault="00DB557E" w:rsidP="00DB557E">
      <w:pPr>
        <w:jc w:val="both"/>
      </w:pPr>
      <w:r w:rsidRPr="00433015">
        <w:t>[Se référer aux spécifications de la comptabilité espèce]</w:t>
      </w:r>
    </w:p>
    <w:p w:rsidR="00DB557E" w:rsidRDefault="0034102D" w:rsidP="00DB557E">
      <w:pPr>
        <w:jc w:val="both"/>
      </w:pPr>
      <w:r>
        <w:t xml:space="preserve"> </w:t>
      </w:r>
    </w:p>
    <w:p w:rsidR="0034102D" w:rsidRPr="008750CE" w:rsidRDefault="0034102D" w:rsidP="0034102D">
      <w:pPr>
        <w:jc w:val="both"/>
        <w:rPr>
          <w:color w:val="FF0000"/>
        </w:rPr>
      </w:pPr>
      <w:r w:rsidRPr="0034102D">
        <w:rPr>
          <w:color w:val="FF0000"/>
        </w:rPr>
        <w:t>Remarque AWB : Le système doit permettre la possibilité d’annulation massive ou sélective des</w:t>
      </w:r>
      <w:r w:rsidRPr="008750CE">
        <w:rPr>
          <w:color w:val="FF0000"/>
        </w:rPr>
        <w:t xml:space="preserve"> paiements après le postage comptable.</w:t>
      </w:r>
    </w:p>
    <w:p w:rsidR="0034102D" w:rsidRDefault="0034102D" w:rsidP="00DB557E">
      <w:pPr>
        <w:jc w:val="both"/>
      </w:pPr>
    </w:p>
    <w:p w:rsidR="0034102D" w:rsidRPr="00433015" w:rsidRDefault="0034102D" w:rsidP="00DB557E">
      <w:pPr>
        <w:jc w:val="both"/>
      </w:pPr>
    </w:p>
    <w:p w:rsidR="00DB557E" w:rsidRPr="00433015" w:rsidRDefault="00DB557E" w:rsidP="00DB557E">
      <w:pPr>
        <w:jc w:val="both"/>
        <w:rPr>
          <w:b/>
          <w:i/>
          <w:u w:val="single"/>
        </w:rPr>
      </w:pPr>
      <w:r w:rsidRPr="00433015">
        <w:rPr>
          <w:b/>
          <w:i/>
          <w:u w:val="single"/>
        </w:rPr>
        <w:t xml:space="preserve">Sortie des coupons </w:t>
      </w:r>
    </w:p>
    <w:p w:rsidR="00DB557E" w:rsidRPr="00433015" w:rsidRDefault="00DB557E" w:rsidP="00DB557E">
      <w:pPr>
        <w:jc w:val="both"/>
      </w:pPr>
      <w:r w:rsidRPr="00433015">
        <w:t>Validation du paiement client et impact des positions constant la sortie réelle des droits.</w:t>
      </w:r>
    </w:p>
    <w:p w:rsidR="00DB557E" w:rsidRPr="00433015" w:rsidRDefault="00DB557E" w:rsidP="00DB557E">
      <w:pPr>
        <w:jc w:val="both"/>
      </w:pPr>
      <w:r w:rsidRPr="00433015">
        <w:t>AWB demande a ce cette étape ne soit plus exécutée en elle seule, elle doit être lancé depuis la génération du paiement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Default="00DB557E" w:rsidP="00DB557E">
      <w:pPr>
        <w:jc w:val="both"/>
        <w:rPr>
          <w:sz w:val="24"/>
          <w:szCs w:val="24"/>
        </w:rPr>
      </w:pPr>
    </w:p>
    <w:p w:rsidR="00DB557E" w:rsidRDefault="00DB557E" w:rsidP="006E0B40">
      <w:pPr>
        <w:pStyle w:val="Style3"/>
        <w:numPr>
          <w:ilvl w:val="3"/>
          <w:numId w:val="2"/>
        </w:numPr>
        <w:shd w:val="clear" w:color="auto" w:fill="F2F2F2"/>
        <w:jc w:val="both"/>
      </w:pPr>
      <w:bookmarkStart w:id="1512" w:name="_Toc425152118"/>
      <w:r>
        <w:t>Paiement des intérêts</w:t>
      </w:r>
      <w:bookmarkEnd w:id="1512"/>
    </w:p>
    <w:p w:rsidR="00DB557E" w:rsidRDefault="00DB557E" w:rsidP="00DB557E">
      <w:pPr>
        <w:jc w:val="both"/>
        <w:rPr>
          <w:sz w:val="24"/>
          <w:szCs w:val="24"/>
        </w:rPr>
      </w:pPr>
    </w:p>
    <w:p w:rsidR="00DB557E" w:rsidRPr="00433015" w:rsidRDefault="00DB557E" w:rsidP="00DB557E">
      <w:pPr>
        <w:jc w:val="both"/>
      </w:pPr>
      <w:r w:rsidRPr="00433015">
        <w:t>L’objectif de cette partie est de décrire le traitement des intérêts au niveau de MegaCor, la différence c’est que les intérêts sont générés au mode manuel ou en mode automatique dans Megara selon des configurations préalables.</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lastRenderedPageBreak/>
        <w:t>Date de création de l’annonce :</w:t>
      </w:r>
    </w:p>
    <w:p w:rsidR="00DB557E" w:rsidRPr="00433015" w:rsidRDefault="00DB557E" w:rsidP="00DB557E">
      <w:pPr>
        <w:jc w:val="both"/>
      </w:pPr>
      <w:r w:rsidRPr="00433015">
        <w:t>Il est possible dans Megara de spécifier la date de création ou de génération de l’annonce en se référant à la date de paiement tel qu’indiqué dans l’échéancier.</w:t>
      </w:r>
    </w:p>
    <w:p w:rsidR="00DB557E" w:rsidRPr="00433015" w:rsidRDefault="00DB557E" w:rsidP="00DB557E">
      <w:pPr>
        <w:jc w:val="both"/>
      </w:pPr>
    </w:p>
    <w:p w:rsidR="00DB557E" w:rsidRPr="00433015" w:rsidRDefault="00DB557E" w:rsidP="00DB557E">
      <w:pPr>
        <w:jc w:val="both"/>
      </w:pPr>
      <w:r w:rsidRPr="00433015">
        <w:t>L’utilisateur peut déterminer un « Day shift » selon le type d’instrument (Obligation, TCN), Un processus ca être lancé en fin de journée afin de journée afin de détecter les annonces ayant une date de paiement tel que « Date de paiement – Day shift »</w:t>
      </w:r>
    </w:p>
    <w:p w:rsidR="00DB557E" w:rsidRPr="00433015" w:rsidRDefault="00DB557E" w:rsidP="00DB557E">
      <w:pPr>
        <w:jc w:val="both"/>
      </w:pPr>
      <w:r w:rsidRPr="00433015">
        <w:t xml:space="preserve">Pour AWB le day shift est à configurer à </w:t>
      </w:r>
      <w:r w:rsidRPr="00433015">
        <w:rPr>
          <w:b/>
          <w:i/>
        </w:rPr>
        <w:t>Day shift = 10 jours.</w:t>
      </w:r>
    </w:p>
    <w:p w:rsidR="00DB557E" w:rsidRPr="00433015" w:rsidRDefault="00DB557E" w:rsidP="00DB557E">
      <w:pPr>
        <w:jc w:val="both"/>
      </w:pPr>
    </w:p>
    <w:p w:rsidR="00DB557E" w:rsidRPr="00B93EFD" w:rsidRDefault="00DB557E" w:rsidP="00DB557E">
      <w:pPr>
        <w:jc w:val="both"/>
        <w:rPr>
          <w:b/>
          <w:i/>
          <w:sz w:val="24"/>
          <w:szCs w:val="24"/>
          <w:u w:val="single"/>
        </w:rPr>
      </w:pPr>
      <w:r w:rsidRPr="000E6BB2">
        <w:rPr>
          <w:b/>
          <w:i/>
          <w:sz w:val="24"/>
          <w:szCs w:val="24"/>
          <w:u w:val="single"/>
        </w:rPr>
        <w:t>Les dates de l’annonce :</w:t>
      </w:r>
    </w:p>
    <w:p w:rsidR="00DB557E" w:rsidRPr="00433015" w:rsidRDefault="00DB557E" w:rsidP="00DB557E">
      <w:pPr>
        <w:jc w:val="both"/>
      </w:pPr>
      <w:r w:rsidRPr="00433015">
        <w:t>Les dates de détachement et d’enregistrement sont configurables selon une SLA :</w:t>
      </w:r>
    </w:p>
    <w:p w:rsidR="00DB557E" w:rsidRPr="00433015" w:rsidRDefault="00DB557E" w:rsidP="00DB557E">
      <w:pPr>
        <w:jc w:val="both"/>
      </w:pPr>
    </w:p>
    <w:tbl>
      <w:tblPr>
        <w:tblW w:w="9268" w:type="dxa"/>
        <w:tblInd w:w="55" w:type="dxa"/>
        <w:tblCellMar>
          <w:left w:w="70" w:type="dxa"/>
          <w:right w:w="70" w:type="dxa"/>
        </w:tblCellMar>
        <w:tblLook w:val="04A0" w:firstRow="1" w:lastRow="0" w:firstColumn="1" w:lastColumn="0" w:noHBand="0" w:noVBand="1"/>
      </w:tblPr>
      <w:tblGrid>
        <w:gridCol w:w="1214"/>
        <w:gridCol w:w="8054"/>
      </w:tblGrid>
      <w:tr w:rsidR="00DB557E" w:rsidRPr="00E80FB5" w:rsidTr="00B90839">
        <w:trPr>
          <w:trHeight w:val="298"/>
        </w:trPr>
        <w:tc>
          <w:tcPr>
            <w:tcW w:w="9268" w:type="dxa"/>
            <w:gridSpan w:val="2"/>
            <w:tcBorders>
              <w:top w:val="single" w:sz="4" w:space="0" w:color="auto"/>
              <w:left w:val="single" w:sz="4" w:space="0" w:color="auto"/>
              <w:bottom w:val="single" w:sz="4" w:space="0" w:color="auto"/>
              <w:right w:val="single" w:sz="4" w:space="0" w:color="000000"/>
            </w:tcBorders>
            <w:shd w:val="clear" w:color="000000" w:fill="A5A5A5"/>
            <w:noWrap/>
            <w:vAlign w:val="bottom"/>
            <w:hideMark/>
          </w:tcPr>
          <w:p w:rsidR="00DB557E" w:rsidRPr="00E80FB5" w:rsidRDefault="00DB557E" w:rsidP="00B90839">
            <w:pPr>
              <w:spacing w:line="240" w:lineRule="auto"/>
              <w:jc w:val="center"/>
              <w:rPr>
                <w:rFonts w:eastAsia="Times New Roman" w:cs="Times New Roman"/>
                <w:color w:val="000000"/>
                <w:lang w:eastAsia="fr-FR"/>
              </w:rPr>
            </w:pPr>
            <w:r w:rsidRPr="00E80FB5">
              <w:rPr>
                <w:rFonts w:eastAsia="Times New Roman" w:cs="Times New Roman"/>
                <w:color w:val="000000"/>
                <w:lang w:eastAsia="fr-FR"/>
              </w:rPr>
              <w:t>SLA calendrier de l'annonce</w:t>
            </w:r>
          </w:p>
        </w:tc>
      </w:tr>
      <w:tr w:rsidR="00DB557E" w:rsidRPr="00E80FB5" w:rsidTr="00B90839">
        <w:trPr>
          <w:trHeight w:val="298"/>
        </w:trPr>
        <w:tc>
          <w:tcPr>
            <w:tcW w:w="1214"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Contexte</w:t>
            </w:r>
          </w:p>
        </w:tc>
        <w:tc>
          <w:tcPr>
            <w:tcW w:w="8054" w:type="dxa"/>
            <w:tcBorders>
              <w:top w:val="nil"/>
              <w:left w:val="nil"/>
              <w:bottom w:val="nil"/>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Nature du titre</w:t>
            </w:r>
          </w:p>
        </w:tc>
      </w:tr>
      <w:tr w:rsidR="00DB557E" w:rsidRPr="00E80FB5" w:rsidTr="00B90839">
        <w:trPr>
          <w:trHeight w:val="298"/>
        </w:trPr>
        <w:tc>
          <w:tcPr>
            <w:tcW w:w="1214" w:type="dxa"/>
            <w:vMerge/>
            <w:tcBorders>
              <w:top w:val="nil"/>
              <w:left w:val="single" w:sz="4" w:space="0" w:color="auto"/>
              <w:bottom w:val="single" w:sz="4" w:space="0" w:color="000000"/>
              <w:right w:val="single" w:sz="4" w:space="0" w:color="auto"/>
            </w:tcBorders>
            <w:vAlign w:val="center"/>
            <w:hideMark/>
          </w:tcPr>
          <w:p w:rsidR="00DB557E" w:rsidRPr="00E80FB5" w:rsidRDefault="00DB557E" w:rsidP="00B90839">
            <w:pPr>
              <w:spacing w:line="240" w:lineRule="auto"/>
              <w:rPr>
                <w:rFonts w:eastAsia="Times New Roman" w:cs="Times New Roman"/>
                <w:color w:val="000000"/>
                <w:lang w:eastAsia="fr-FR"/>
              </w:rPr>
            </w:pPr>
          </w:p>
        </w:tc>
        <w:tc>
          <w:tcPr>
            <w:tcW w:w="8054" w:type="dxa"/>
            <w:tcBorders>
              <w:top w:val="nil"/>
              <w:left w:val="nil"/>
              <w:bottom w:val="nil"/>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Type de l'annonce (Paiement d'</w:t>
            </w:r>
            <w:r w:rsidR="00BC4A84" w:rsidRPr="00E80FB5">
              <w:rPr>
                <w:rFonts w:eastAsia="Times New Roman" w:cs="Times New Roman"/>
                <w:color w:val="000000"/>
                <w:lang w:eastAsia="fr-FR"/>
              </w:rPr>
              <w:t>intérêts</w:t>
            </w:r>
            <w:r w:rsidRPr="00E80FB5">
              <w:rPr>
                <w:rFonts w:eastAsia="Times New Roman" w:cs="Times New Roman"/>
                <w:color w:val="000000"/>
                <w:lang w:eastAsia="fr-FR"/>
              </w:rPr>
              <w:t>, Paiement du principal)</w:t>
            </w:r>
          </w:p>
        </w:tc>
      </w:tr>
      <w:tr w:rsidR="00DB557E" w:rsidRPr="00E80FB5" w:rsidTr="00B90839">
        <w:trPr>
          <w:trHeight w:val="298"/>
        </w:trPr>
        <w:tc>
          <w:tcPr>
            <w:tcW w:w="1214" w:type="dxa"/>
            <w:vMerge/>
            <w:tcBorders>
              <w:top w:val="nil"/>
              <w:left w:val="single" w:sz="4" w:space="0" w:color="auto"/>
              <w:bottom w:val="single" w:sz="4" w:space="0" w:color="000000"/>
              <w:right w:val="single" w:sz="4" w:space="0" w:color="auto"/>
            </w:tcBorders>
            <w:vAlign w:val="center"/>
            <w:hideMark/>
          </w:tcPr>
          <w:p w:rsidR="00DB557E" w:rsidRPr="00E80FB5" w:rsidRDefault="00DB557E" w:rsidP="00B90839">
            <w:pPr>
              <w:spacing w:line="240" w:lineRule="auto"/>
              <w:rPr>
                <w:rFonts w:eastAsia="Times New Roman" w:cs="Times New Roman"/>
                <w:color w:val="000000"/>
                <w:lang w:eastAsia="fr-FR"/>
              </w:rPr>
            </w:pPr>
          </w:p>
        </w:tc>
        <w:tc>
          <w:tcPr>
            <w:tcW w:w="8054" w:type="dxa"/>
            <w:tcBorders>
              <w:top w:val="nil"/>
              <w:left w:val="nil"/>
              <w:bottom w:val="single" w:sz="4" w:space="0" w:color="auto"/>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Titre</w:t>
            </w:r>
          </w:p>
        </w:tc>
      </w:tr>
      <w:tr w:rsidR="00DB557E" w:rsidRPr="00E80FB5" w:rsidTr="00B90839">
        <w:trPr>
          <w:trHeight w:val="298"/>
        </w:trPr>
        <w:tc>
          <w:tcPr>
            <w:tcW w:w="1214"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Résultat</w:t>
            </w:r>
          </w:p>
        </w:tc>
        <w:tc>
          <w:tcPr>
            <w:tcW w:w="8054" w:type="dxa"/>
            <w:tcBorders>
              <w:top w:val="nil"/>
              <w:left w:val="nil"/>
              <w:bottom w:val="nil"/>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Date d'enregistrement (Date de paiement -1)</w:t>
            </w:r>
          </w:p>
        </w:tc>
      </w:tr>
      <w:tr w:rsidR="00DB557E" w:rsidRPr="00E80FB5" w:rsidTr="00B90839">
        <w:trPr>
          <w:trHeight w:val="298"/>
        </w:trPr>
        <w:tc>
          <w:tcPr>
            <w:tcW w:w="1214" w:type="dxa"/>
            <w:vMerge/>
            <w:tcBorders>
              <w:top w:val="nil"/>
              <w:left w:val="single" w:sz="4" w:space="0" w:color="auto"/>
              <w:bottom w:val="single" w:sz="4" w:space="0" w:color="000000"/>
              <w:right w:val="single" w:sz="4" w:space="0" w:color="auto"/>
            </w:tcBorders>
            <w:vAlign w:val="center"/>
            <w:hideMark/>
          </w:tcPr>
          <w:p w:rsidR="00DB557E" w:rsidRPr="00E80FB5" w:rsidRDefault="00DB557E" w:rsidP="00B90839">
            <w:pPr>
              <w:spacing w:line="240" w:lineRule="auto"/>
              <w:rPr>
                <w:rFonts w:eastAsia="Times New Roman" w:cs="Times New Roman"/>
                <w:color w:val="000000"/>
                <w:lang w:eastAsia="fr-FR"/>
              </w:rPr>
            </w:pPr>
          </w:p>
        </w:tc>
        <w:tc>
          <w:tcPr>
            <w:tcW w:w="8054" w:type="dxa"/>
            <w:tcBorders>
              <w:top w:val="nil"/>
              <w:left w:val="nil"/>
              <w:bottom w:val="single" w:sz="4" w:space="0" w:color="auto"/>
              <w:right w:val="single" w:sz="4" w:space="0" w:color="auto"/>
            </w:tcBorders>
            <w:shd w:val="clear" w:color="000000" w:fill="FFFFFF"/>
            <w:noWrap/>
            <w:vAlign w:val="bottom"/>
            <w:hideMark/>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Date de détachement </w:t>
            </w:r>
            <w:r w:rsidRPr="00E80FB5">
              <w:rPr>
                <w:rFonts w:eastAsia="Times New Roman" w:cs="Times New Roman"/>
                <w:color w:val="000000"/>
                <w:lang w:eastAsia="fr-FR"/>
              </w:rPr>
              <w:t xml:space="preserve"> (Date de paiement</w:t>
            </w:r>
            <w:r>
              <w:rPr>
                <w:rFonts w:eastAsia="Times New Roman" w:cs="Times New Roman"/>
                <w:color w:val="000000"/>
                <w:lang w:eastAsia="fr-FR"/>
              </w:rPr>
              <w:t xml:space="preserve"> au niveau de l’échéancier</w:t>
            </w:r>
            <w:r w:rsidRPr="00E80FB5">
              <w:rPr>
                <w:rFonts w:eastAsia="Times New Roman" w:cs="Times New Roman"/>
                <w:color w:val="000000"/>
                <w:lang w:eastAsia="fr-FR"/>
              </w:rPr>
              <w:t>)</w:t>
            </w:r>
          </w:p>
          <w:p w:rsidR="00DB557E" w:rsidRPr="00E80FB5" w:rsidRDefault="00DB557E" w:rsidP="00B90839">
            <w:pPr>
              <w:spacing w:line="240" w:lineRule="auto"/>
              <w:rPr>
                <w:rFonts w:eastAsia="Times New Roman" w:cs="Times New Roman"/>
                <w:color w:val="000000"/>
                <w:lang w:eastAsia="fr-FR"/>
              </w:rPr>
            </w:pPr>
          </w:p>
        </w:tc>
      </w:tr>
    </w:tbl>
    <w:p w:rsidR="00DB557E" w:rsidRDefault="00DB557E" w:rsidP="00DB557E">
      <w:pPr>
        <w:jc w:val="both"/>
        <w:rPr>
          <w:sz w:val="24"/>
          <w:szCs w:val="24"/>
        </w:rPr>
      </w:pPr>
    </w:p>
    <w:p w:rsidR="00DB557E" w:rsidRPr="00433015" w:rsidRDefault="00DB557E" w:rsidP="00DB557E">
      <w:pPr>
        <w:jc w:val="both"/>
      </w:pPr>
      <w:r w:rsidRPr="00433015">
        <w:t>La date de référence étant la date d’enregistrement à J-1 date détachement Maroclear.</w:t>
      </w:r>
    </w:p>
    <w:p w:rsidR="00DB557E" w:rsidRPr="00433015" w:rsidRDefault="00DB557E" w:rsidP="00DB557E">
      <w:pPr>
        <w:jc w:val="both"/>
      </w:pPr>
      <w:r w:rsidRPr="00433015">
        <w:t>Le prix de l’intérêt sera déduit automatiquement depuis le tableau d’amortissement.</w:t>
      </w:r>
    </w:p>
    <w:p w:rsidR="00DB557E" w:rsidRPr="00433015" w:rsidRDefault="00DB557E" w:rsidP="00DB557E">
      <w:pPr>
        <w:jc w:val="both"/>
      </w:pPr>
    </w:p>
    <w:p w:rsidR="00DB557E" w:rsidRPr="00433015" w:rsidRDefault="00DB557E" w:rsidP="00DB557E">
      <w:pPr>
        <w:jc w:val="both"/>
      </w:pPr>
      <w:r w:rsidRPr="00433015">
        <w:t>L’annonce est créée sans le code ISIN du coupon qui doit être renseigné ultérieurement par l’utilisateur.</w:t>
      </w:r>
    </w:p>
    <w:p w:rsidR="00DB557E" w:rsidRDefault="00DB557E" w:rsidP="00DB557E">
      <w:pPr>
        <w:jc w:val="both"/>
        <w:rPr>
          <w:ins w:id="1513" w:author="Raja EL HAFI" w:date="2015-06-04T16:22:00Z"/>
        </w:rPr>
      </w:pPr>
      <w:r w:rsidRPr="00433015">
        <w:t>Une alerte est générée au niveau du référentiel pour que l’utilisateur procède à la création du code ISIN du coupon.</w:t>
      </w:r>
    </w:p>
    <w:p w:rsidR="004F3896" w:rsidRDefault="00076413" w:rsidP="00DB557E">
      <w:pPr>
        <w:jc w:val="both"/>
        <w:rPr>
          <w:ins w:id="1514" w:author="Raja EL HAFI" w:date="2015-07-20T13:07:00Z"/>
        </w:rPr>
      </w:pPr>
      <w:ins w:id="1515" w:author="Raja EL HAFI" w:date="2015-06-04T16:22:00Z">
        <w:r>
          <w:t>U</w:t>
        </w:r>
      </w:ins>
      <w:ins w:id="1516" w:author="Raja EL HAFI" w:date="2015-06-04T16:23:00Z">
        <w:r>
          <w:t xml:space="preserve">ne fois le code ISIN du coupon est </w:t>
        </w:r>
      </w:ins>
      <w:ins w:id="1517" w:author="Raja EL HAFI" w:date="2015-06-04T16:27:00Z">
        <w:r>
          <w:t>renseigné</w:t>
        </w:r>
      </w:ins>
      <w:ins w:id="1518" w:author="Raja EL HAFI" w:date="2015-06-04T16:23:00Z">
        <w:r>
          <w:t xml:space="preserve"> dans le référentiel par l’utilisateur,</w:t>
        </w:r>
      </w:ins>
      <w:ins w:id="1519" w:author="Raja EL HAFI" w:date="2015-07-20T13:07:00Z">
        <w:r w:rsidR="004F3896">
          <w:t xml:space="preserve"> l’utilisateur aura le choix entre :</w:t>
        </w:r>
      </w:ins>
    </w:p>
    <w:p w:rsidR="004F3896" w:rsidRDefault="004F3896">
      <w:pPr>
        <w:pStyle w:val="Paragraphedeliste"/>
        <w:numPr>
          <w:ilvl w:val="0"/>
          <w:numId w:val="49"/>
        </w:numPr>
        <w:jc w:val="both"/>
        <w:rPr>
          <w:ins w:id="1520" w:author="Raja EL HAFI" w:date="2015-07-20T13:07:00Z"/>
        </w:rPr>
        <w:pPrChange w:id="1521" w:author="Raja EL HAFI" w:date="2015-07-20T13:07:00Z">
          <w:pPr>
            <w:jc w:val="both"/>
          </w:pPr>
        </w:pPrChange>
      </w:pPr>
      <w:ins w:id="1522" w:author="Raja EL HAFI" w:date="2015-07-20T13:07:00Z">
        <w:r>
          <w:t>Mettre à jour l’annonce manuellement</w:t>
        </w:r>
      </w:ins>
    </w:p>
    <w:p w:rsidR="00076413" w:rsidRPr="00433015" w:rsidRDefault="004F3896">
      <w:pPr>
        <w:pStyle w:val="Paragraphedeliste"/>
        <w:numPr>
          <w:ilvl w:val="0"/>
          <w:numId w:val="49"/>
        </w:numPr>
        <w:jc w:val="both"/>
        <w:pPrChange w:id="1523" w:author="Raja EL HAFI" w:date="2015-07-20T13:07:00Z">
          <w:pPr>
            <w:jc w:val="both"/>
          </w:pPr>
        </w:pPrChange>
      </w:pPr>
      <w:ins w:id="1524" w:author="Raja EL HAFI" w:date="2015-07-20T13:08:00Z">
        <w:r>
          <w:t>Clôturer</w:t>
        </w:r>
      </w:ins>
      <w:ins w:id="1525" w:author="Raja EL HAFI" w:date="2015-07-20T13:10:00Z">
        <w:r>
          <w:t xml:space="preserve"> manuellement </w:t>
        </w:r>
      </w:ins>
      <w:ins w:id="1526" w:author="Raja EL HAFI" w:date="2015-06-04T16:23:00Z">
        <w:r w:rsidR="00076413">
          <w:t xml:space="preserve">l’annonce </w:t>
        </w:r>
      </w:ins>
      <w:ins w:id="1527" w:author="Raja EL HAFI" w:date="2015-06-04T16:27:00Z">
        <w:r w:rsidR="00076413">
          <w:t>créée</w:t>
        </w:r>
      </w:ins>
      <w:ins w:id="1528" w:author="Raja EL HAFI" w:date="2015-06-04T16:23:00Z">
        <w:r>
          <w:t xml:space="preserve"> (sans coupon</w:t>
        </w:r>
      </w:ins>
      <w:ins w:id="1529" w:author="Raja EL HAFI" w:date="2015-07-20T13:08:00Z">
        <w:r>
          <w:t>)</w:t>
        </w:r>
      </w:ins>
      <w:ins w:id="1530" w:author="Raja EL HAFI" w:date="2015-06-04T16:23:00Z">
        <w:r w:rsidR="00076413">
          <w:t xml:space="preserve">. Le système </w:t>
        </w:r>
      </w:ins>
      <w:ins w:id="1531" w:author="Raja EL HAFI" w:date="2015-07-20T13:08:00Z">
        <w:r>
          <w:t>régénère</w:t>
        </w:r>
      </w:ins>
      <w:ins w:id="1532" w:author="Raja EL HAFI" w:date="2015-06-04T16:23:00Z">
        <w:r w:rsidR="00076413">
          <w:t xml:space="preserve"> cette annonce avec </w:t>
        </w:r>
      </w:ins>
      <w:ins w:id="1533" w:author="Raja EL HAFI" w:date="2015-06-04T16:24:00Z">
        <w:r w:rsidR="00076413">
          <w:t xml:space="preserve">coupon lors </w:t>
        </w:r>
      </w:ins>
      <w:ins w:id="1534" w:author="Raja EL HAFI" w:date="2015-06-04T16:27:00Z">
        <w:r w:rsidR="00076413">
          <w:t>de la</w:t>
        </w:r>
      </w:ins>
      <w:ins w:id="1535" w:author="Raja EL HAFI" w:date="2015-06-04T16:24:00Z">
        <w:r w:rsidR="00076413">
          <w:t xml:space="preserve"> prochaine exécution du job.</w:t>
        </w:r>
      </w:ins>
    </w:p>
    <w:p w:rsidR="00DB557E" w:rsidRPr="00433015" w:rsidRDefault="00DB557E" w:rsidP="00DB557E">
      <w:pPr>
        <w:jc w:val="both"/>
      </w:pPr>
    </w:p>
    <w:tbl>
      <w:tblPr>
        <w:tblW w:w="7400" w:type="dxa"/>
        <w:tblInd w:w="53" w:type="dxa"/>
        <w:tblCellMar>
          <w:left w:w="70" w:type="dxa"/>
          <w:right w:w="70" w:type="dxa"/>
        </w:tblCellMar>
        <w:tblLook w:val="04A0" w:firstRow="1" w:lastRow="0" w:firstColumn="1" w:lastColumn="0" w:noHBand="0" w:noVBand="1"/>
      </w:tblPr>
      <w:tblGrid>
        <w:gridCol w:w="4000"/>
        <w:gridCol w:w="3400"/>
      </w:tblGrid>
      <w:tr w:rsidR="00DB557E" w:rsidRPr="00B93EFD" w:rsidTr="00B90839">
        <w:trPr>
          <w:trHeight w:val="315"/>
        </w:trPr>
        <w:tc>
          <w:tcPr>
            <w:tcW w:w="4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 xml:space="preserve">Données </w:t>
            </w:r>
          </w:p>
        </w:tc>
        <w:tc>
          <w:tcPr>
            <w:tcW w:w="34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Valeur</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Titre Mère</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Titre S</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Coupon rattaché</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Coupon S</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Date de détachement bourse</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jc w:val="right"/>
              <w:rPr>
                <w:rFonts w:eastAsia="Times New Roman" w:cs="Times New Roman"/>
                <w:color w:val="000000"/>
                <w:lang w:eastAsia="fr-FR"/>
              </w:rPr>
            </w:pPr>
            <w:r w:rsidRPr="00B93EFD">
              <w:rPr>
                <w:rFonts w:eastAsia="Times New Roman" w:cs="Times New Roman"/>
                <w:color w:val="000000"/>
                <w:lang w:eastAsia="fr-FR"/>
              </w:rPr>
              <w:t>10/02/2015</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Date d'enregistrement</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jc w:val="right"/>
              <w:rPr>
                <w:rFonts w:eastAsia="Times New Roman" w:cs="Times New Roman"/>
                <w:color w:val="000000"/>
                <w:lang w:eastAsia="fr-FR"/>
              </w:rPr>
            </w:pPr>
            <w:r w:rsidRPr="00B93EFD">
              <w:rPr>
                <w:rFonts w:eastAsia="Times New Roman" w:cs="Times New Roman"/>
                <w:color w:val="000000"/>
                <w:lang w:eastAsia="fr-FR"/>
              </w:rPr>
              <w:t>09/02/2015</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Date de détachement Maroclear</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jc w:val="right"/>
              <w:rPr>
                <w:rFonts w:eastAsia="Times New Roman" w:cs="Times New Roman"/>
                <w:color w:val="000000"/>
                <w:lang w:eastAsia="fr-FR"/>
              </w:rPr>
            </w:pPr>
            <w:r w:rsidRPr="00B93EFD">
              <w:rPr>
                <w:rFonts w:eastAsia="Times New Roman" w:cs="Times New Roman"/>
                <w:color w:val="000000"/>
                <w:lang w:eastAsia="fr-FR"/>
              </w:rPr>
              <w:t>10/02/2015</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Montant des dividendes</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45 MAD</w:t>
            </w:r>
          </w:p>
        </w:tc>
      </w:tr>
    </w:tbl>
    <w:p w:rsidR="00DB557E" w:rsidRDefault="00DB557E" w:rsidP="00DB557E">
      <w:pPr>
        <w:jc w:val="both"/>
        <w:rPr>
          <w:sz w:val="24"/>
          <w:szCs w:val="24"/>
        </w:rPr>
      </w:pPr>
    </w:p>
    <w:p w:rsidR="00DB557E" w:rsidRPr="00CA2218" w:rsidRDefault="00DB557E" w:rsidP="00DB557E">
      <w:pPr>
        <w:jc w:val="both"/>
        <w:rPr>
          <w:sz w:val="24"/>
          <w:szCs w:val="24"/>
        </w:rPr>
      </w:pPr>
    </w:p>
    <w:p w:rsidR="00DB557E" w:rsidRPr="00433015" w:rsidRDefault="00DB557E" w:rsidP="00DB557E">
      <w:pPr>
        <w:jc w:val="both"/>
      </w:pPr>
      <w:r w:rsidRPr="00433015">
        <w:lastRenderedPageBreak/>
        <w:t xml:space="preserve">A la réception de l’avis, l’utilisateur a la possibilité de mettre à jour les données de l’OST, s’il s’agit d’une modification portant sur des termes issus de l’échéancier, la modification doit être opérer au niveau de l’échéancier.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Détachement des coupons :</w:t>
      </w:r>
    </w:p>
    <w:p w:rsidR="00DB557E" w:rsidRPr="00433015" w:rsidRDefault="00DB557E" w:rsidP="00DB557E">
      <w:pPr>
        <w:jc w:val="both"/>
      </w:pPr>
      <w:r w:rsidRPr="00433015">
        <w:t>Le détachement se fera identique à un paiement de dividende, chaque client aura droit à un coupon basé sur sa position valeur mère.</w:t>
      </w:r>
    </w:p>
    <w:p w:rsidR="00DB557E" w:rsidRPr="00433015" w:rsidRDefault="00DB557E" w:rsidP="00DB557E">
      <w:pPr>
        <w:jc w:val="both"/>
      </w:pPr>
    </w:p>
    <w:p w:rsidR="00DB557E" w:rsidRPr="00433015" w:rsidRDefault="00DB557E" w:rsidP="00DB557E">
      <w:pPr>
        <w:jc w:val="both"/>
        <w:rPr>
          <w:i/>
        </w:rPr>
      </w:pPr>
      <w:r w:rsidRPr="00433015">
        <w:rPr>
          <w:i/>
        </w:rPr>
        <w:t>NB : Rappelons que pour les transactions dénouées tardivement, le système génère une alerte pour l’utilisateur BOT afin qu’il procède dans un écran dédiés au calcul des exécutions clients, et générer les réclamations correspondantes. [Gestion des réclamations sur les obligations]</w:t>
      </w:r>
    </w:p>
    <w:p w:rsidR="00DB557E" w:rsidRPr="00433015" w:rsidRDefault="00DB557E" w:rsidP="00DB557E">
      <w:pPr>
        <w:jc w:val="both"/>
        <w:rPr>
          <w:i/>
        </w:rPr>
      </w:pPr>
    </w:p>
    <w:p w:rsidR="00DB557E" w:rsidRPr="00433015" w:rsidRDefault="00DB557E" w:rsidP="00DB557E">
      <w:pPr>
        <w:jc w:val="both"/>
        <w:rPr>
          <w:b/>
          <w:i/>
          <w:u w:val="single"/>
        </w:rPr>
      </w:pPr>
      <w:r w:rsidRPr="00433015">
        <w:rPr>
          <w:b/>
          <w:i/>
          <w:u w:val="single"/>
        </w:rPr>
        <w:t>Exercice des coupons :</w:t>
      </w:r>
    </w:p>
    <w:p w:rsidR="00DB557E" w:rsidRPr="00433015" w:rsidRDefault="00DB557E" w:rsidP="00DB557E">
      <w:pPr>
        <w:jc w:val="both"/>
      </w:pPr>
    </w:p>
    <w:p w:rsidR="00DB557E" w:rsidRDefault="00DB557E" w:rsidP="00DB557E">
      <w:pPr>
        <w:jc w:val="both"/>
        <w:rPr>
          <w:b/>
          <w:i/>
        </w:rPr>
      </w:pPr>
      <w:r w:rsidRPr="00433015">
        <w:rPr>
          <w:b/>
          <w:i/>
        </w:rPr>
        <w:t>Positions Eligible client :</w:t>
      </w:r>
    </w:p>
    <w:p w:rsidR="00DB557E" w:rsidRPr="00433015" w:rsidRDefault="00DB557E" w:rsidP="00DB557E">
      <w:pPr>
        <w:jc w:val="both"/>
        <w:rPr>
          <w:b/>
          <w:i/>
        </w:rPr>
      </w:pPr>
    </w:p>
    <w:p w:rsidR="00DB557E" w:rsidRDefault="00DB557E" w:rsidP="00DB557E">
      <w:pPr>
        <w:jc w:val="both"/>
        <w:rPr>
          <w:sz w:val="24"/>
          <w:szCs w:val="24"/>
        </w:rPr>
      </w:pPr>
    </w:p>
    <w:tbl>
      <w:tblPr>
        <w:tblW w:w="9178" w:type="dxa"/>
        <w:tblInd w:w="55" w:type="dxa"/>
        <w:tblCellMar>
          <w:left w:w="70" w:type="dxa"/>
          <w:right w:w="70" w:type="dxa"/>
        </w:tblCellMar>
        <w:tblLook w:val="04A0" w:firstRow="1" w:lastRow="0" w:firstColumn="1" w:lastColumn="0" w:noHBand="0" w:noVBand="1"/>
      </w:tblPr>
      <w:tblGrid>
        <w:gridCol w:w="1727"/>
        <w:gridCol w:w="3059"/>
        <w:gridCol w:w="1566"/>
        <w:gridCol w:w="1368"/>
        <w:gridCol w:w="1458"/>
      </w:tblGrid>
      <w:tr w:rsidR="00DB557E" w:rsidRPr="00E11686" w:rsidTr="00B90839">
        <w:trPr>
          <w:trHeight w:val="307"/>
        </w:trPr>
        <w:tc>
          <w:tcPr>
            <w:tcW w:w="172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client</w:t>
            </w:r>
          </w:p>
        </w:tc>
        <w:tc>
          <w:tcPr>
            <w:tcW w:w="30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w:t>
            </w:r>
          </w:p>
        </w:tc>
        <w:tc>
          <w:tcPr>
            <w:tcW w:w="156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Position dénouée</w:t>
            </w:r>
          </w:p>
        </w:tc>
        <w:tc>
          <w:tcPr>
            <w:tcW w:w="136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Suspens</w:t>
            </w:r>
          </w:p>
        </w:tc>
        <w:tc>
          <w:tcPr>
            <w:tcW w:w="145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Position éligible</w:t>
            </w:r>
          </w:p>
        </w:tc>
      </w:tr>
      <w:tr w:rsidR="00DB557E" w:rsidRPr="00E11686" w:rsidTr="00B90839">
        <w:trPr>
          <w:trHeight w:val="307"/>
        </w:trPr>
        <w:tc>
          <w:tcPr>
            <w:tcW w:w="1727" w:type="dxa"/>
            <w:tcBorders>
              <w:top w:val="nil"/>
              <w:left w:val="single" w:sz="8" w:space="0" w:color="auto"/>
              <w:bottom w:val="single" w:sz="8" w:space="0" w:color="auto"/>
              <w:right w:val="single" w:sz="8" w:space="0" w:color="auto"/>
            </w:tcBorders>
            <w:shd w:val="clear" w:color="000000" w:fill="FFFFFF"/>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Client 11</w:t>
            </w:r>
          </w:p>
        </w:tc>
        <w:tc>
          <w:tcPr>
            <w:tcW w:w="3059"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 01</w:t>
            </w:r>
          </w:p>
        </w:tc>
        <w:tc>
          <w:tcPr>
            <w:tcW w:w="1566"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450</w:t>
            </w:r>
          </w:p>
        </w:tc>
        <w:tc>
          <w:tcPr>
            <w:tcW w:w="136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450</w:t>
            </w:r>
          </w:p>
        </w:tc>
      </w:tr>
      <w:tr w:rsidR="00DB557E" w:rsidRPr="00E11686" w:rsidTr="00B90839">
        <w:trPr>
          <w:trHeight w:val="307"/>
        </w:trPr>
        <w:tc>
          <w:tcPr>
            <w:tcW w:w="1727" w:type="dxa"/>
            <w:tcBorders>
              <w:top w:val="nil"/>
              <w:left w:val="single" w:sz="8" w:space="0" w:color="auto"/>
              <w:bottom w:val="single" w:sz="8" w:space="0" w:color="auto"/>
              <w:right w:val="single" w:sz="8" w:space="0" w:color="auto"/>
            </w:tcBorders>
            <w:shd w:val="clear" w:color="000000" w:fill="FFFFFF"/>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client 12</w:t>
            </w:r>
          </w:p>
        </w:tc>
        <w:tc>
          <w:tcPr>
            <w:tcW w:w="3059"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 01</w:t>
            </w:r>
          </w:p>
        </w:tc>
        <w:tc>
          <w:tcPr>
            <w:tcW w:w="1566"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200</w:t>
            </w:r>
          </w:p>
        </w:tc>
        <w:tc>
          <w:tcPr>
            <w:tcW w:w="136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200</w:t>
            </w:r>
          </w:p>
        </w:tc>
      </w:tr>
      <w:tr w:rsidR="00DB557E" w:rsidRPr="00E11686" w:rsidTr="00B90839">
        <w:trPr>
          <w:trHeight w:val="307"/>
        </w:trPr>
        <w:tc>
          <w:tcPr>
            <w:tcW w:w="1727" w:type="dxa"/>
            <w:tcBorders>
              <w:top w:val="nil"/>
              <w:left w:val="single" w:sz="8" w:space="0" w:color="auto"/>
              <w:bottom w:val="single" w:sz="8" w:space="0" w:color="auto"/>
              <w:right w:val="single" w:sz="8" w:space="0" w:color="auto"/>
            </w:tcBorders>
            <w:shd w:val="clear" w:color="000000" w:fill="FFFFFF"/>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Client 13</w:t>
            </w:r>
          </w:p>
        </w:tc>
        <w:tc>
          <w:tcPr>
            <w:tcW w:w="3059"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 02</w:t>
            </w:r>
          </w:p>
        </w:tc>
        <w:tc>
          <w:tcPr>
            <w:tcW w:w="1566"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550</w:t>
            </w:r>
          </w:p>
        </w:tc>
        <w:tc>
          <w:tcPr>
            <w:tcW w:w="136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550</w:t>
            </w:r>
          </w:p>
        </w:tc>
      </w:tr>
    </w:tbl>
    <w:p w:rsidR="00DB557E" w:rsidRDefault="00DB557E" w:rsidP="00DB557E">
      <w:pPr>
        <w:jc w:val="both"/>
        <w:rPr>
          <w:sz w:val="24"/>
          <w:szCs w:val="24"/>
        </w:rPr>
      </w:pPr>
    </w:p>
    <w:p w:rsidR="001550A7" w:rsidRDefault="001550A7" w:rsidP="00DB557E">
      <w:pPr>
        <w:jc w:val="both"/>
        <w:rPr>
          <w:sz w:val="24"/>
          <w:szCs w:val="24"/>
        </w:rPr>
      </w:pPr>
    </w:p>
    <w:p w:rsidR="00DB557E" w:rsidRPr="002C0FA9" w:rsidRDefault="00DB557E" w:rsidP="00DB557E">
      <w:pPr>
        <w:jc w:val="both"/>
        <w:rPr>
          <w:b/>
          <w:i/>
          <w:sz w:val="24"/>
          <w:szCs w:val="24"/>
        </w:rPr>
      </w:pPr>
      <w:r w:rsidRPr="002C0FA9">
        <w:rPr>
          <w:b/>
          <w:i/>
          <w:sz w:val="24"/>
          <w:szCs w:val="24"/>
        </w:rPr>
        <w:t>Position éligible marché :</w:t>
      </w:r>
    </w:p>
    <w:p w:rsidR="00DB557E" w:rsidRDefault="00DB557E" w:rsidP="00DB557E">
      <w:pPr>
        <w:jc w:val="both"/>
        <w:rPr>
          <w:sz w:val="24"/>
          <w:szCs w:val="24"/>
        </w:rPr>
      </w:pPr>
    </w:p>
    <w:tbl>
      <w:tblPr>
        <w:tblW w:w="8280" w:type="dxa"/>
        <w:tblInd w:w="53" w:type="dxa"/>
        <w:tblCellMar>
          <w:left w:w="70" w:type="dxa"/>
          <w:right w:w="70" w:type="dxa"/>
        </w:tblCellMar>
        <w:tblLook w:val="04A0" w:firstRow="1" w:lastRow="0" w:firstColumn="1" w:lastColumn="0" w:noHBand="0" w:noVBand="1"/>
      </w:tblPr>
      <w:tblGrid>
        <w:gridCol w:w="3400"/>
        <w:gridCol w:w="1740"/>
        <w:gridCol w:w="1520"/>
        <w:gridCol w:w="1620"/>
      </w:tblGrid>
      <w:tr w:rsidR="00DB557E" w:rsidRPr="002C0FA9" w:rsidTr="00B90839">
        <w:trPr>
          <w:trHeight w:val="315"/>
        </w:trPr>
        <w:tc>
          <w:tcPr>
            <w:tcW w:w="340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2C0FA9">
              <w:rPr>
                <w:rFonts w:eastAsia="Times New Roman" w:cs="Times New Roman"/>
                <w:color w:val="000000"/>
                <w:lang w:eastAsia="fr-FR"/>
              </w:rPr>
              <w:t>ostro</w:t>
            </w:r>
          </w:p>
        </w:tc>
        <w:tc>
          <w:tcPr>
            <w:tcW w:w="1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Position dénouée</w:t>
            </w:r>
          </w:p>
        </w:tc>
        <w:tc>
          <w:tcPr>
            <w:tcW w:w="15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Suspens</w:t>
            </w:r>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Position éligible</w:t>
            </w:r>
          </w:p>
        </w:tc>
      </w:tr>
      <w:tr w:rsidR="00DB557E" w:rsidRPr="002C0FA9" w:rsidTr="00B90839">
        <w:trPr>
          <w:trHeight w:val="315"/>
        </w:trPr>
        <w:tc>
          <w:tcPr>
            <w:tcW w:w="34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Compte Nostro 01</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650</w:t>
            </w:r>
          </w:p>
        </w:tc>
        <w:tc>
          <w:tcPr>
            <w:tcW w:w="15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650</w:t>
            </w:r>
          </w:p>
        </w:tc>
      </w:tr>
      <w:tr w:rsidR="00DB557E" w:rsidRPr="002C0FA9" w:rsidTr="00B90839">
        <w:trPr>
          <w:trHeight w:val="315"/>
        </w:trPr>
        <w:tc>
          <w:tcPr>
            <w:tcW w:w="34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Compte Nostro 02</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550</w:t>
            </w:r>
          </w:p>
        </w:tc>
        <w:tc>
          <w:tcPr>
            <w:tcW w:w="15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550</w:t>
            </w:r>
          </w:p>
        </w:tc>
      </w:tr>
    </w:tbl>
    <w:p w:rsidR="00DB557E" w:rsidRDefault="00DB557E" w:rsidP="00DB557E">
      <w:pPr>
        <w:jc w:val="both"/>
        <w:rPr>
          <w:sz w:val="24"/>
          <w:szCs w:val="24"/>
        </w:rPr>
      </w:pPr>
    </w:p>
    <w:p w:rsidR="00DB557E" w:rsidRPr="00433015" w:rsidRDefault="00DB557E" w:rsidP="00DB557E">
      <w:pPr>
        <w:jc w:val="both"/>
      </w:pPr>
      <w:r w:rsidRPr="00433015">
        <w:t>Pour le cas des obligations cotées et lors de calcul des exécutions clients, le système traite les suspens en les générant dans l’écran dédié à la gestion des réclamations :</w:t>
      </w:r>
    </w:p>
    <w:p w:rsidR="00DB557E" w:rsidRPr="00433015" w:rsidRDefault="00DB557E" w:rsidP="006E0B40">
      <w:pPr>
        <w:numPr>
          <w:ilvl w:val="0"/>
          <w:numId w:val="25"/>
        </w:numPr>
        <w:jc w:val="both"/>
      </w:pPr>
      <w:r w:rsidRPr="00433015">
        <w:t>Une réclamation est générée à la contrepartie en cas d’achat en suspens.</w:t>
      </w:r>
    </w:p>
    <w:p w:rsidR="00DB557E" w:rsidRPr="00433015" w:rsidRDefault="00DB557E" w:rsidP="006E0B40">
      <w:pPr>
        <w:numPr>
          <w:ilvl w:val="0"/>
          <w:numId w:val="25"/>
        </w:numPr>
        <w:jc w:val="both"/>
      </w:pPr>
      <w:r w:rsidRPr="00433015">
        <w:t>Une réclamation est reçue de la contrepartie en cas de vente en suspens.</w:t>
      </w:r>
    </w:p>
    <w:p w:rsidR="00DB557E" w:rsidRPr="00433015" w:rsidRDefault="00DB557E" w:rsidP="00DB557E">
      <w:pPr>
        <w:jc w:val="both"/>
      </w:pPr>
    </w:p>
    <w:p w:rsidR="00DB557E" w:rsidRPr="00433015" w:rsidRDefault="00DB557E" w:rsidP="00DB557E">
      <w:pPr>
        <w:jc w:val="both"/>
      </w:pPr>
      <w:r w:rsidRPr="00433015">
        <w:t>Le calcul des exécutions est composé de :</w:t>
      </w:r>
    </w:p>
    <w:p w:rsidR="00DB557E" w:rsidRPr="00433015" w:rsidRDefault="00DB557E" w:rsidP="006E0B40">
      <w:pPr>
        <w:numPr>
          <w:ilvl w:val="0"/>
          <w:numId w:val="24"/>
        </w:numPr>
        <w:jc w:val="both"/>
      </w:pPr>
      <w:r w:rsidRPr="00433015">
        <w:t>Titres à débiter</w:t>
      </w:r>
    </w:p>
    <w:p w:rsidR="00DB557E" w:rsidRPr="00433015" w:rsidRDefault="00DB557E" w:rsidP="006E0B40">
      <w:pPr>
        <w:numPr>
          <w:ilvl w:val="0"/>
          <w:numId w:val="24"/>
        </w:numPr>
        <w:jc w:val="both"/>
      </w:pPr>
      <w:r w:rsidRPr="00433015">
        <w:t>Espèce à recevoir</w:t>
      </w:r>
    </w:p>
    <w:p w:rsidR="00DB557E" w:rsidRPr="00433015" w:rsidRDefault="00DB557E" w:rsidP="00DB557E">
      <w:pPr>
        <w:ind w:left="720"/>
        <w:jc w:val="both"/>
      </w:pPr>
    </w:p>
    <w:p w:rsidR="00DB557E" w:rsidRDefault="00DB557E" w:rsidP="00DB557E">
      <w:pPr>
        <w:jc w:val="both"/>
        <w:rPr>
          <w:b/>
          <w:i/>
          <w:sz w:val="24"/>
          <w:szCs w:val="24"/>
        </w:rPr>
      </w:pPr>
    </w:p>
    <w:p w:rsidR="00DB557E" w:rsidRDefault="00DB557E" w:rsidP="00DB557E">
      <w:pPr>
        <w:jc w:val="both"/>
        <w:rPr>
          <w:b/>
          <w:i/>
          <w:sz w:val="24"/>
          <w:szCs w:val="24"/>
        </w:rPr>
      </w:pPr>
    </w:p>
    <w:p w:rsidR="00DB557E" w:rsidRPr="00D32AF7" w:rsidRDefault="00DB557E" w:rsidP="00DB557E">
      <w:pPr>
        <w:jc w:val="both"/>
        <w:rPr>
          <w:b/>
          <w:i/>
          <w:sz w:val="24"/>
          <w:szCs w:val="24"/>
        </w:rPr>
      </w:pPr>
      <w:r w:rsidRPr="00D32AF7">
        <w:rPr>
          <w:b/>
          <w:i/>
          <w:sz w:val="24"/>
          <w:szCs w:val="24"/>
        </w:rPr>
        <w:t>Exécution client :</w:t>
      </w:r>
    </w:p>
    <w:p w:rsidR="00DB557E" w:rsidRDefault="00DB557E" w:rsidP="00DB557E">
      <w:pPr>
        <w:jc w:val="both"/>
        <w:rPr>
          <w:sz w:val="24"/>
          <w:szCs w:val="24"/>
        </w:rPr>
      </w:pPr>
    </w:p>
    <w:tbl>
      <w:tblPr>
        <w:tblW w:w="10025" w:type="dxa"/>
        <w:tblInd w:w="-599" w:type="dxa"/>
        <w:tblCellMar>
          <w:left w:w="70" w:type="dxa"/>
          <w:right w:w="70" w:type="dxa"/>
        </w:tblCellMar>
        <w:tblLook w:val="04A0" w:firstRow="1" w:lastRow="0" w:firstColumn="1" w:lastColumn="0" w:noHBand="0" w:noVBand="1"/>
      </w:tblPr>
      <w:tblGrid>
        <w:gridCol w:w="1409"/>
        <w:gridCol w:w="1413"/>
        <w:gridCol w:w="862"/>
        <w:gridCol w:w="1206"/>
        <w:gridCol w:w="1381"/>
        <w:gridCol w:w="1556"/>
        <w:gridCol w:w="953"/>
        <w:gridCol w:w="1245"/>
      </w:tblGrid>
      <w:tr w:rsidR="00DB557E" w:rsidRPr="002F7FC4" w:rsidTr="00B90839">
        <w:trPr>
          <w:trHeight w:val="311"/>
        </w:trPr>
        <w:tc>
          <w:tcPr>
            <w:tcW w:w="1409"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lastRenderedPageBreak/>
              <w:t>Compte client</w:t>
            </w:r>
          </w:p>
        </w:tc>
        <w:tc>
          <w:tcPr>
            <w:tcW w:w="141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Position</w:t>
            </w:r>
          </w:p>
        </w:tc>
        <w:tc>
          <w:tcPr>
            <w:tcW w:w="120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Montant Brut</w:t>
            </w:r>
          </w:p>
        </w:tc>
        <w:tc>
          <w:tcPr>
            <w:tcW w:w="138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Taxe (TPPRF) 20%</w:t>
            </w:r>
          </w:p>
        </w:tc>
        <w:tc>
          <w:tcPr>
            <w:tcW w:w="155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Commission TTC 2%</w:t>
            </w:r>
          </w:p>
        </w:tc>
        <w:tc>
          <w:tcPr>
            <w:tcW w:w="95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Montant Net</w:t>
            </w:r>
          </w:p>
        </w:tc>
        <w:tc>
          <w:tcPr>
            <w:tcW w:w="124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Type du mouvement</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11</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11</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20250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4050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405</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15795</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12</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200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12</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200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9000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1800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180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7020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13</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13</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24750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4950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495</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19305</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bl>
    <w:p w:rsidR="00DB557E" w:rsidRDefault="00DB557E" w:rsidP="00DB557E">
      <w:pPr>
        <w:jc w:val="both"/>
        <w:rPr>
          <w:sz w:val="24"/>
          <w:szCs w:val="24"/>
        </w:rPr>
      </w:pPr>
    </w:p>
    <w:p w:rsidR="00DB557E" w:rsidRPr="00433015" w:rsidRDefault="00DB557E" w:rsidP="00DB557E">
      <w:pPr>
        <w:jc w:val="both"/>
        <w:rPr>
          <w:i/>
        </w:rPr>
      </w:pPr>
      <w:r w:rsidRPr="00433015">
        <w:rPr>
          <w:i/>
        </w:rPr>
        <w:t>NB : Les commissions ainsi si que la retenue à la source (TPPRF) est configurable dans des contextes d’SLA, nous supposons dans ce cas que tous les clients éligibles sont assujettis.</w:t>
      </w:r>
    </w:p>
    <w:p w:rsidR="00DB557E" w:rsidRDefault="00DB557E" w:rsidP="00DB557E">
      <w:pPr>
        <w:jc w:val="both"/>
        <w:rPr>
          <w:sz w:val="24"/>
          <w:szCs w:val="24"/>
        </w:rPr>
      </w:pPr>
    </w:p>
    <w:p w:rsidR="00DB557E" w:rsidRDefault="00DB557E" w:rsidP="00DB557E">
      <w:pPr>
        <w:jc w:val="both"/>
        <w:rPr>
          <w:sz w:val="24"/>
          <w:szCs w:val="24"/>
        </w:rPr>
      </w:pPr>
    </w:p>
    <w:tbl>
      <w:tblPr>
        <w:tblW w:w="7955" w:type="dxa"/>
        <w:tblInd w:w="53" w:type="dxa"/>
        <w:tblCellMar>
          <w:left w:w="70" w:type="dxa"/>
          <w:right w:w="70" w:type="dxa"/>
        </w:tblCellMar>
        <w:tblLook w:val="04A0" w:firstRow="1" w:lastRow="0" w:firstColumn="1" w:lastColumn="0" w:noHBand="0" w:noVBand="1"/>
      </w:tblPr>
      <w:tblGrid>
        <w:gridCol w:w="2144"/>
        <w:gridCol w:w="1701"/>
        <w:gridCol w:w="1842"/>
        <w:gridCol w:w="2268"/>
      </w:tblGrid>
      <w:tr w:rsidR="00DB557E" w:rsidRPr="002F7FC4" w:rsidTr="00B90839">
        <w:trPr>
          <w:trHeight w:val="315"/>
        </w:trPr>
        <w:tc>
          <w:tcPr>
            <w:tcW w:w="2144"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Position</w:t>
            </w:r>
          </w:p>
        </w:tc>
        <w:tc>
          <w:tcPr>
            <w:tcW w:w="184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Montant Brut</w:t>
            </w:r>
          </w:p>
        </w:tc>
        <w:tc>
          <w:tcPr>
            <w:tcW w:w="226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Type du mouvement</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650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650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29250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24750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bl>
    <w:p w:rsidR="00DB557E" w:rsidRDefault="00DB557E" w:rsidP="00DB557E">
      <w:pPr>
        <w:jc w:val="both"/>
        <w:rPr>
          <w:sz w:val="24"/>
          <w:szCs w:val="24"/>
        </w:rPr>
      </w:pPr>
    </w:p>
    <w:p w:rsidR="00DB557E" w:rsidRPr="00433015" w:rsidRDefault="00DB557E" w:rsidP="006E0B40">
      <w:pPr>
        <w:numPr>
          <w:ilvl w:val="0"/>
          <w:numId w:val="26"/>
        </w:numPr>
        <w:jc w:val="both"/>
      </w:pPr>
      <w:r w:rsidRPr="00433015">
        <w:t>Le paiement espèce marché est saisi manuellement par l’utilisateur, et sera automatiquement allouer en brut ou en net sur les comptes espèce des clients, c’est à l’utilisateur de définir le type de paiement marché reçu au niveau de MegaCor.</w:t>
      </w:r>
    </w:p>
    <w:p w:rsidR="00DB557E" w:rsidRPr="00433015" w:rsidRDefault="00DB557E" w:rsidP="00DB557E">
      <w:pPr>
        <w:ind w:left="720"/>
        <w:jc w:val="both"/>
      </w:pPr>
    </w:p>
    <w:p w:rsidR="00DB557E" w:rsidRPr="00433015" w:rsidRDefault="00DB557E" w:rsidP="00DB557E">
      <w:pPr>
        <w:ind w:left="360"/>
        <w:jc w:val="both"/>
      </w:pPr>
      <w:r w:rsidRPr="00433015">
        <w:rPr>
          <w:b/>
          <w:i/>
          <w:u w:val="single"/>
        </w:rPr>
        <w:t xml:space="preserve">Paiement brut : </w:t>
      </w:r>
      <w:r w:rsidRPr="00433015">
        <w:t>La retenue à la source TPPRF est faite chez le dépositaire.</w:t>
      </w:r>
    </w:p>
    <w:p w:rsidR="00DB557E" w:rsidRPr="00433015" w:rsidRDefault="00DB557E" w:rsidP="00DB557E">
      <w:pPr>
        <w:ind w:left="360"/>
        <w:jc w:val="both"/>
      </w:pPr>
      <w:r w:rsidRPr="00433015">
        <w:rPr>
          <w:b/>
          <w:i/>
          <w:u w:val="single"/>
        </w:rPr>
        <w:t xml:space="preserve">Paiement Net : </w:t>
      </w:r>
      <w:r w:rsidRPr="00433015">
        <w:t>La retenue à la source TPPRF est faite chez le centralisateur.</w:t>
      </w:r>
    </w:p>
    <w:p w:rsidR="00DB557E" w:rsidRPr="00433015" w:rsidRDefault="00DB557E" w:rsidP="00DB557E">
      <w:pPr>
        <w:ind w:left="360"/>
        <w:jc w:val="both"/>
      </w:pPr>
    </w:p>
    <w:p w:rsidR="00DB557E" w:rsidRPr="00433015" w:rsidRDefault="00DB557E" w:rsidP="006E0B40">
      <w:pPr>
        <w:numPr>
          <w:ilvl w:val="0"/>
          <w:numId w:val="26"/>
        </w:numPr>
        <w:jc w:val="both"/>
      </w:pPr>
      <w:r w:rsidRPr="00433015">
        <w:t>A la réception du fichier RCQ de Maroclear, le paiement marché est automatiquement crée et sera suivi des étapes suivantes :</w:t>
      </w:r>
    </w:p>
    <w:p w:rsidR="00DB557E" w:rsidRPr="00433015" w:rsidRDefault="00DB557E" w:rsidP="00DB557E">
      <w:pPr>
        <w:ind w:left="720"/>
        <w:jc w:val="both"/>
      </w:pPr>
    </w:p>
    <w:p w:rsidR="00DB557E" w:rsidRPr="00433015" w:rsidRDefault="00DB557E" w:rsidP="00DB557E">
      <w:pPr>
        <w:jc w:val="both"/>
        <w:rPr>
          <w:b/>
          <w:i/>
          <w:u w:val="single"/>
        </w:rPr>
      </w:pPr>
      <w:r w:rsidRPr="00433015">
        <w:rPr>
          <w:b/>
          <w:i/>
          <w:u w:val="single"/>
        </w:rPr>
        <w:t xml:space="preserve">Réconciliation : </w:t>
      </w:r>
    </w:p>
    <w:p w:rsidR="00DB557E" w:rsidRPr="00433015" w:rsidRDefault="00DB557E" w:rsidP="00DB557E">
      <w:pPr>
        <w:jc w:val="both"/>
      </w:pPr>
      <w:r w:rsidRPr="00433015">
        <w:t>Le système procède comme lors du détachement à la réconciliation entre ce qui a été calculé (Exécutions) et ce qui est réellement reçu du marché</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Allocation : </w:t>
      </w:r>
    </w:p>
    <w:p w:rsidR="00DB557E" w:rsidRPr="00433015" w:rsidRDefault="00DB557E" w:rsidP="00DB557E">
      <w:pPr>
        <w:jc w:val="both"/>
      </w:pPr>
      <w:r w:rsidRPr="00433015">
        <w:t>Allocation du paiement marché reçu sur les comptes des ayants droits.</w:t>
      </w:r>
    </w:p>
    <w:p w:rsidR="00DB557E" w:rsidRPr="00433015" w:rsidRDefault="00DB557E" w:rsidP="00DB557E">
      <w:pPr>
        <w:jc w:val="both"/>
      </w:pPr>
    </w:p>
    <w:p w:rsidR="00DB557E" w:rsidRPr="00433015" w:rsidRDefault="00DB557E" w:rsidP="00DB557E">
      <w:pPr>
        <w:jc w:val="both"/>
      </w:pPr>
      <w:r w:rsidRPr="00433015">
        <w:t>La génération du paiement client se fera au bout de l’allocation en titres et espèce.</w:t>
      </w:r>
    </w:p>
    <w:p w:rsidR="00DB557E" w:rsidRPr="00433015" w:rsidRDefault="00DB557E" w:rsidP="00DB557E">
      <w:pPr>
        <w:jc w:val="both"/>
      </w:pPr>
      <w:r w:rsidRPr="00433015">
        <w:t>L’utilisateur aura la main sur la date valeur des paiements espèces générés sur les comptes espèces client, à défaut ça sera la date du jour.</w:t>
      </w:r>
    </w:p>
    <w:p w:rsidR="00DB557E" w:rsidRPr="00433015" w:rsidRDefault="00DB557E" w:rsidP="00DB557E">
      <w:pPr>
        <w:jc w:val="both"/>
      </w:pP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 Génération de la comptabilité matière :</w:t>
      </w:r>
    </w:p>
    <w:p w:rsidR="00DB557E" w:rsidRPr="00433015" w:rsidRDefault="00DB557E" w:rsidP="00DB557E">
      <w:pPr>
        <w:jc w:val="both"/>
      </w:pPr>
      <w:r w:rsidRPr="00433015">
        <w:t>Constatant la sortie du droit sur le compte du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Default="00DB557E" w:rsidP="00DB557E">
      <w:pPr>
        <w:jc w:val="both"/>
        <w:rPr>
          <w:ins w:id="1536" w:author="Raja EL HAFI" w:date="2015-06-10T16:28:00Z"/>
          <w:b/>
        </w:rPr>
      </w:pPr>
    </w:p>
    <w:p w:rsidR="00BD32D7" w:rsidRDefault="00BD32D7" w:rsidP="00DB557E">
      <w:pPr>
        <w:jc w:val="both"/>
        <w:rPr>
          <w:ins w:id="1537" w:author="Raja EL HAFI" w:date="2015-06-10T16:28:00Z"/>
          <w:b/>
        </w:rPr>
      </w:pPr>
    </w:p>
    <w:p w:rsidR="00BD32D7" w:rsidRDefault="00BD32D7" w:rsidP="00DB557E">
      <w:pPr>
        <w:jc w:val="both"/>
        <w:rPr>
          <w:ins w:id="1538" w:author="Raja EL HAFI" w:date="2015-06-10T16:28:00Z"/>
          <w:b/>
        </w:rPr>
      </w:pPr>
    </w:p>
    <w:p w:rsidR="00BD32D7" w:rsidRDefault="00BD32D7" w:rsidP="00DB557E">
      <w:pPr>
        <w:jc w:val="both"/>
        <w:rPr>
          <w:ins w:id="1539" w:author="Raja EL HAFI" w:date="2015-06-10T16:28:00Z"/>
          <w:b/>
        </w:rPr>
      </w:pPr>
    </w:p>
    <w:p w:rsidR="00BD32D7" w:rsidRDefault="00BD32D7" w:rsidP="00DB557E">
      <w:pPr>
        <w:jc w:val="both"/>
        <w:rPr>
          <w:ins w:id="1540" w:author="Raja EL HAFI" w:date="2015-06-10T16:28:00Z"/>
          <w:b/>
        </w:rPr>
      </w:pPr>
    </w:p>
    <w:p w:rsidR="00BD32D7" w:rsidRDefault="00BD32D7" w:rsidP="00DB557E">
      <w:pPr>
        <w:jc w:val="both"/>
        <w:rPr>
          <w:ins w:id="1541" w:author="Raja EL HAFI" w:date="2015-06-10T16:28:00Z"/>
          <w:b/>
        </w:rPr>
      </w:pPr>
    </w:p>
    <w:p w:rsidR="00BD32D7" w:rsidRPr="00433015" w:rsidRDefault="00BD32D7" w:rsidP="00DB557E">
      <w:pPr>
        <w:jc w:val="both"/>
        <w:rPr>
          <w:b/>
        </w:rPr>
      </w:pPr>
    </w:p>
    <w:p w:rsidR="00DB557E" w:rsidRPr="00433015" w:rsidRDefault="00DB557E" w:rsidP="00DB557E">
      <w:pPr>
        <w:jc w:val="both"/>
      </w:pPr>
      <w:r w:rsidRPr="00433015">
        <w:rPr>
          <w:b/>
        </w:rPr>
        <w:t>Gestion de la comptabilité espèce sur les avoirs propres d’AWB :</w:t>
      </w:r>
    </w:p>
    <w:p w:rsidR="00DB557E" w:rsidRPr="00433015" w:rsidRDefault="00DB557E" w:rsidP="00DB557E">
      <w:pPr>
        <w:jc w:val="both"/>
      </w:pPr>
    </w:p>
    <w:p w:rsidR="00DB557E" w:rsidRPr="00433015" w:rsidDel="00BD32D7" w:rsidRDefault="00DB557E" w:rsidP="00DB557E">
      <w:pPr>
        <w:jc w:val="both"/>
        <w:rPr>
          <w:del w:id="1542" w:author="Raja EL HAFI" w:date="2015-06-10T16:28:00Z"/>
        </w:rPr>
      </w:pPr>
      <w:del w:id="1543" w:author="Raja EL HAFI" w:date="2015-06-10T16:28:00Z">
        <w:r w:rsidRPr="00433015" w:rsidDel="00BD32D7">
          <w:delText>Il est soulevé par AWB, que pour les paiements des intérêts sur ses comptes propres, MegaCor doit différencier entre 3 schémas comptables :</w:delText>
        </w:r>
      </w:del>
    </w:p>
    <w:p w:rsidR="00DB557E" w:rsidRPr="00433015" w:rsidDel="00BD32D7" w:rsidRDefault="00DB557E" w:rsidP="00DB557E">
      <w:pPr>
        <w:jc w:val="both"/>
        <w:rPr>
          <w:del w:id="1544" w:author="Raja EL HAFI" w:date="2015-06-10T16:28:00Z"/>
        </w:rPr>
      </w:pPr>
    </w:p>
    <w:tbl>
      <w:tblPr>
        <w:tblW w:w="6260" w:type="dxa"/>
        <w:tblInd w:w="55" w:type="dxa"/>
        <w:tblCellMar>
          <w:left w:w="70" w:type="dxa"/>
          <w:right w:w="70" w:type="dxa"/>
        </w:tblCellMar>
        <w:tblLook w:val="04A0" w:firstRow="1" w:lastRow="0" w:firstColumn="1" w:lastColumn="0" w:noHBand="0" w:noVBand="1"/>
      </w:tblPr>
      <w:tblGrid>
        <w:gridCol w:w="1540"/>
        <w:gridCol w:w="3100"/>
        <w:gridCol w:w="1620"/>
      </w:tblGrid>
      <w:tr w:rsidR="00DB557E" w:rsidRPr="00433015" w:rsidDel="00BD32D7" w:rsidTr="00B90839">
        <w:trPr>
          <w:trHeight w:val="315"/>
          <w:del w:id="1545" w:author="Raja EL HAFI" w:date="2015-06-10T16:28:00Z"/>
        </w:trPr>
        <w:tc>
          <w:tcPr>
            <w:tcW w:w="15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433015" w:rsidDel="00BD32D7" w:rsidRDefault="00DB557E" w:rsidP="00B90839">
            <w:pPr>
              <w:spacing w:line="240" w:lineRule="auto"/>
              <w:rPr>
                <w:del w:id="1546" w:author="Raja EL HAFI" w:date="2015-06-10T16:28:00Z"/>
                <w:rFonts w:eastAsia="Times New Roman" w:cs="Times New Roman"/>
                <w:color w:val="000000"/>
                <w:lang w:eastAsia="fr-FR"/>
              </w:rPr>
            </w:pPr>
            <w:del w:id="1547" w:author="Raja EL HAFI" w:date="2015-06-10T16:28:00Z">
              <w:r w:rsidRPr="00433015" w:rsidDel="00BD32D7">
                <w:rPr>
                  <w:rFonts w:eastAsia="Times New Roman" w:cs="Times New Roman"/>
                  <w:color w:val="000000"/>
                  <w:lang w:eastAsia="fr-FR"/>
                </w:rPr>
                <w:delText xml:space="preserve">Obligation </w:delText>
              </w:r>
            </w:del>
          </w:p>
        </w:tc>
        <w:tc>
          <w:tcPr>
            <w:tcW w:w="31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Del="00BD32D7" w:rsidRDefault="00DB557E" w:rsidP="00B90839">
            <w:pPr>
              <w:spacing w:line="240" w:lineRule="auto"/>
              <w:rPr>
                <w:del w:id="1548" w:author="Raja EL HAFI" w:date="2015-06-10T16:28:00Z"/>
                <w:rFonts w:eastAsia="Times New Roman" w:cs="Times New Roman"/>
                <w:color w:val="000000"/>
                <w:lang w:eastAsia="fr-FR"/>
              </w:rPr>
            </w:pPr>
            <w:del w:id="1549" w:author="Raja EL HAFI" w:date="2015-06-10T16:28:00Z">
              <w:r w:rsidRPr="00433015" w:rsidDel="00BD32D7">
                <w:rPr>
                  <w:rFonts w:eastAsia="Times New Roman" w:cs="Times New Roman"/>
                  <w:color w:val="000000"/>
                  <w:lang w:eastAsia="fr-FR"/>
                </w:rPr>
                <w:delText xml:space="preserve">Particularité </w:delText>
              </w:r>
            </w:del>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Del="00BD32D7" w:rsidRDefault="00DB557E" w:rsidP="00B90839">
            <w:pPr>
              <w:spacing w:line="240" w:lineRule="auto"/>
              <w:rPr>
                <w:del w:id="1550" w:author="Raja EL HAFI" w:date="2015-06-10T16:28:00Z"/>
                <w:rFonts w:eastAsia="Times New Roman" w:cs="Times New Roman"/>
                <w:color w:val="000000"/>
                <w:lang w:eastAsia="fr-FR"/>
              </w:rPr>
            </w:pPr>
            <w:del w:id="1551" w:author="Raja EL HAFI" w:date="2015-06-10T16:28:00Z">
              <w:r w:rsidRPr="00433015" w:rsidDel="00BD32D7">
                <w:rPr>
                  <w:rFonts w:eastAsia="Times New Roman" w:cs="Times New Roman"/>
                  <w:color w:val="000000"/>
                  <w:lang w:eastAsia="fr-FR"/>
                </w:rPr>
                <w:delText>Schéma</w:delText>
              </w:r>
            </w:del>
          </w:p>
        </w:tc>
      </w:tr>
      <w:tr w:rsidR="00DB557E" w:rsidRPr="00433015" w:rsidDel="00BD32D7" w:rsidTr="00B90839">
        <w:trPr>
          <w:trHeight w:val="315"/>
          <w:del w:id="1552" w:author="Raja EL HAFI" w:date="2015-06-10T16:28:00Z"/>
        </w:trPr>
        <w:tc>
          <w:tcPr>
            <w:tcW w:w="15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53" w:author="Raja EL HAFI" w:date="2015-06-10T16:28:00Z"/>
                <w:rFonts w:eastAsia="Times New Roman" w:cs="Times New Roman"/>
                <w:color w:val="000000"/>
                <w:lang w:eastAsia="fr-FR"/>
              </w:rPr>
            </w:pPr>
            <w:del w:id="1554" w:author="Raja EL HAFI" w:date="2015-06-10T16:28:00Z">
              <w:r w:rsidRPr="00433015" w:rsidDel="00BD32D7">
                <w:rPr>
                  <w:rFonts w:eastAsia="Times New Roman" w:cs="Times New Roman"/>
                  <w:color w:val="000000"/>
                  <w:lang w:eastAsia="fr-FR"/>
                </w:rPr>
                <w:delText>Obligation 1</w:delText>
              </w:r>
            </w:del>
          </w:p>
        </w:tc>
        <w:tc>
          <w:tcPr>
            <w:tcW w:w="3100" w:type="dxa"/>
            <w:tcBorders>
              <w:top w:val="nil"/>
              <w:left w:val="nil"/>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55" w:author="Raja EL HAFI" w:date="2015-06-10T16:28:00Z"/>
                <w:rFonts w:eastAsia="Times New Roman" w:cs="Times New Roman"/>
                <w:color w:val="000000"/>
                <w:lang w:eastAsia="fr-FR"/>
              </w:rPr>
            </w:pPr>
            <w:del w:id="1556" w:author="Raja EL HAFI" w:date="2015-06-10T16:28:00Z">
              <w:r w:rsidRPr="00433015" w:rsidDel="00BD32D7">
                <w:rPr>
                  <w:rFonts w:eastAsia="Times New Roman" w:cs="Times New Roman"/>
                  <w:color w:val="000000"/>
                  <w:lang w:eastAsia="fr-FR"/>
                </w:rPr>
                <w:delText>Gérée par Murex</w:delText>
              </w:r>
            </w:del>
          </w:p>
        </w:tc>
        <w:tc>
          <w:tcPr>
            <w:tcW w:w="1620" w:type="dxa"/>
            <w:tcBorders>
              <w:top w:val="nil"/>
              <w:left w:val="nil"/>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57" w:author="Raja EL HAFI" w:date="2015-06-10T16:28:00Z"/>
                <w:rFonts w:eastAsia="Times New Roman" w:cs="Times New Roman"/>
                <w:color w:val="000000"/>
                <w:lang w:eastAsia="fr-FR"/>
              </w:rPr>
            </w:pPr>
            <w:del w:id="1558" w:author="Raja EL HAFI" w:date="2015-06-10T16:28:00Z">
              <w:r w:rsidRPr="00433015" w:rsidDel="00BD32D7">
                <w:rPr>
                  <w:rFonts w:eastAsia="Times New Roman" w:cs="Times New Roman"/>
                  <w:color w:val="000000"/>
                  <w:lang w:eastAsia="fr-FR"/>
                </w:rPr>
                <w:delText>Schéma 1</w:delText>
              </w:r>
            </w:del>
          </w:p>
        </w:tc>
      </w:tr>
      <w:tr w:rsidR="00DB557E" w:rsidRPr="00433015" w:rsidDel="00BD32D7" w:rsidTr="00B90839">
        <w:trPr>
          <w:trHeight w:val="315"/>
          <w:del w:id="1559" w:author="Raja EL HAFI" w:date="2015-06-10T16:28:00Z"/>
        </w:trPr>
        <w:tc>
          <w:tcPr>
            <w:tcW w:w="15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60" w:author="Raja EL HAFI" w:date="2015-06-10T16:28:00Z"/>
                <w:rFonts w:eastAsia="Times New Roman" w:cs="Times New Roman"/>
                <w:color w:val="000000"/>
                <w:lang w:eastAsia="fr-FR"/>
              </w:rPr>
            </w:pPr>
            <w:del w:id="1561" w:author="Raja EL HAFI" w:date="2015-06-10T16:28:00Z">
              <w:r w:rsidRPr="00433015" w:rsidDel="00BD32D7">
                <w:rPr>
                  <w:rFonts w:eastAsia="Times New Roman" w:cs="Times New Roman"/>
                  <w:color w:val="000000"/>
                  <w:lang w:eastAsia="fr-FR"/>
                </w:rPr>
                <w:delText>Obligation 2</w:delText>
              </w:r>
            </w:del>
          </w:p>
        </w:tc>
        <w:tc>
          <w:tcPr>
            <w:tcW w:w="3100" w:type="dxa"/>
            <w:tcBorders>
              <w:top w:val="nil"/>
              <w:left w:val="nil"/>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62" w:author="Raja EL HAFI" w:date="2015-06-10T16:28:00Z"/>
                <w:rFonts w:eastAsia="Times New Roman" w:cs="Times New Roman"/>
                <w:color w:val="000000"/>
                <w:lang w:eastAsia="fr-FR"/>
              </w:rPr>
            </w:pPr>
            <w:del w:id="1563" w:author="Raja EL HAFI" w:date="2015-06-10T16:28:00Z">
              <w:r w:rsidRPr="00433015" w:rsidDel="00BD32D7">
                <w:rPr>
                  <w:rFonts w:eastAsia="Times New Roman" w:cs="Times New Roman"/>
                  <w:color w:val="000000"/>
                  <w:lang w:eastAsia="fr-FR"/>
                </w:rPr>
                <w:delText>A taux variable ou amortissable</w:delText>
              </w:r>
            </w:del>
          </w:p>
        </w:tc>
        <w:tc>
          <w:tcPr>
            <w:tcW w:w="1620" w:type="dxa"/>
            <w:tcBorders>
              <w:top w:val="nil"/>
              <w:left w:val="nil"/>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64" w:author="Raja EL HAFI" w:date="2015-06-10T16:28:00Z"/>
                <w:rFonts w:eastAsia="Times New Roman" w:cs="Times New Roman"/>
                <w:color w:val="000000"/>
                <w:lang w:eastAsia="fr-FR"/>
              </w:rPr>
            </w:pPr>
            <w:del w:id="1565" w:author="Raja EL HAFI" w:date="2015-06-10T16:28:00Z">
              <w:r w:rsidRPr="00433015" w:rsidDel="00BD32D7">
                <w:rPr>
                  <w:rFonts w:eastAsia="Times New Roman" w:cs="Times New Roman"/>
                  <w:color w:val="000000"/>
                  <w:lang w:eastAsia="fr-FR"/>
                </w:rPr>
                <w:delText>Schéma 2</w:delText>
              </w:r>
            </w:del>
          </w:p>
        </w:tc>
      </w:tr>
      <w:tr w:rsidR="00DB557E" w:rsidRPr="00433015" w:rsidDel="00BD32D7" w:rsidTr="00B90839">
        <w:trPr>
          <w:trHeight w:val="315"/>
          <w:del w:id="1566" w:author="Raja EL HAFI" w:date="2015-06-10T16:28:00Z"/>
        </w:trPr>
        <w:tc>
          <w:tcPr>
            <w:tcW w:w="15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67" w:author="Raja EL HAFI" w:date="2015-06-10T16:28:00Z"/>
                <w:rFonts w:eastAsia="Times New Roman" w:cs="Times New Roman"/>
                <w:color w:val="000000"/>
                <w:lang w:eastAsia="fr-FR"/>
              </w:rPr>
            </w:pPr>
            <w:del w:id="1568" w:author="Raja EL HAFI" w:date="2015-06-10T16:28:00Z">
              <w:r w:rsidRPr="00433015" w:rsidDel="00BD32D7">
                <w:rPr>
                  <w:rFonts w:eastAsia="Times New Roman" w:cs="Times New Roman"/>
                  <w:color w:val="000000"/>
                  <w:lang w:eastAsia="fr-FR"/>
                </w:rPr>
                <w:delText>Obligation 3</w:delText>
              </w:r>
            </w:del>
          </w:p>
        </w:tc>
        <w:tc>
          <w:tcPr>
            <w:tcW w:w="3100" w:type="dxa"/>
            <w:tcBorders>
              <w:top w:val="nil"/>
              <w:left w:val="nil"/>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69" w:author="Raja EL HAFI" w:date="2015-06-10T16:28:00Z"/>
                <w:rFonts w:eastAsia="Times New Roman" w:cs="Times New Roman"/>
                <w:color w:val="000000"/>
                <w:lang w:eastAsia="fr-FR"/>
              </w:rPr>
            </w:pPr>
            <w:del w:id="1570" w:author="Raja EL HAFI" w:date="2015-06-10T16:28:00Z">
              <w:r w:rsidRPr="00433015" w:rsidDel="00BD32D7">
                <w:rPr>
                  <w:rFonts w:eastAsia="Times New Roman" w:cs="Times New Roman"/>
                  <w:color w:val="000000"/>
                  <w:lang w:eastAsia="fr-FR"/>
                </w:rPr>
                <w:delText>Emise par CAM (CNCA)</w:delText>
              </w:r>
            </w:del>
          </w:p>
        </w:tc>
        <w:tc>
          <w:tcPr>
            <w:tcW w:w="1620" w:type="dxa"/>
            <w:tcBorders>
              <w:top w:val="nil"/>
              <w:left w:val="nil"/>
              <w:bottom w:val="single" w:sz="8" w:space="0" w:color="auto"/>
              <w:right w:val="single" w:sz="8" w:space="0" w:color="auto"/>
            </w:tcBorders>
            <w:shd w:val="clear" w:color="auto" w:fill="auto"/>
            <w:noWrap/>
            <w:vAlign w:val="bottom"/>
            <w:hideMark/>
          </w:tcPr>
          <w:p w:rsidR="00DB557E" w:rsidRPr="00433015" w:rsidDel="00BD32D7" w:rsidRDefault="00DB557E" w:rsidP="00B90839">
            <w:pPr>
              <w:spacing w:line="240" w:lineRule="auto"/>
              <w:rPr>
                <w:del w:id="1571" w:author="Raja EL HAFI" w:date="2015-06-10T16:28:00Z"/>
                <w:rFonts w:eastAsia="Times New Roman" w:cs="Times New Roman"/>
                <w:color w:val="000000"/>
                <w:lang w:eastAsia="fr-FR"/>
              </w:rPr>
            </w:pPr>
            <w:del w:id="1572" w:author="Raja EL HAFI" w:date="2015-06-10T16:28:00Z">
              <w:r w:rsidRPr="00433015" w:rsidDel="00BD32D7">
                <w:rPr>
                  <w:rFonts w:eastAsia="Times New Roman" w:cs="Times New Roman"/>
                  <w:color w:val="000000"/>
                  <w:lang w:eastAsia="fr-FR"/>
                </w:rPr>
                <w:delText>Schéma 3</w:delText>
              </w:r>
            </w:del>
          </w:p>
        </w:tc>
      </w:tr>
    </w:tbl>
    <w:p w:rsidR="00DB557E" w:rsidRPr="00433015" w:rsidRDefault="00DB557E" w:rsidP="00DB557E">
      <w:pPr>
        <w:jc w:val="both"/>
      </w:pPr>
    </w:p>
    <w:p w:rsidR="00DB557E" w:rsidRPr="00433015" w:rsidRDefault="00DB557E" w:rsidP="00DB557E">
      <w:pPr>
        <w:jc w:val="both"/>
      </w:pPr>
      <w:r w:rsidRPr="00433015">
        <w:t>Les détails des schémas seront spécifiés au niveau des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Sortie des coupons </w:t>
      </w:r>
    </w:p>
    <w:p w:rsidR="00DB557E" w:rsidRPr="00433015" w:rsidRDefault="00DB557E" w:rsidP="00DB557E">
      <w:pPr>
        <w:jc w:val="both"/>
      </w:pPr>
      <w:r w:rsidRPr="00433015">
        <w:t>Validation du paiement client et impact des positions constant la sortie réelle des droits.</w:t>
      </w:r>
    </w:p>
    <w:p w:rsidR="00DB557E" w:rsidRPr="00433015" w:rsidRDefault="00DB557E" w:rsidP="00DB557E">
      <w:pPr>
        <w:jc w:val="both"/>
      </w:pPr>
      <w:r w:rsidRPr="00433015">
        <w:t>AWB demande a ce cette étape ne soit plus exécutée en elle seule, elle doit être lancé depuis la génération du paiement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6A4663" w:rsidRDefault="00DB557E" w:rsidP="006E0B40">
      <w:pPr>
        <w:pStyle w:val="Style3"/>
        <w:numPr>
          <w:ilvl w:val="3"/>
          <w:numId w:val="2"/>
        </w:numPr>
        <w:shd w:val="clear" w:color="auto" w:fill="F2F2F2"/>
        <w:jc w:val="both"/>
        <w:rPr>
          <w:color w:val="000000"/>
          <w:lang w:eastAsia="fr-FR"/>
        </w:rPr>
      </w:pPr>
      <w:bookmarkStart w:id="1573" w:name="_Toc425152119"/>
      <w:r w:rsidRPr="006A4663">
        <w:rPr>
          <w:color w:val="000000"/>
          <w:lang w:eastAsia="fr-FR"/>
        </w:rPr>
        <w:t xml:space="preserve">Remboursement </w:t>
      </w:r>
      <w:r>
        <w:rPr>
          <w:color w:val="000000"/>
          <w:lang w:eastAsia="fr-FR"/>
        </w:rPr>
        <w:t xml:space="preserve">partiel </w:t>
      </w:r>
      <w:r w:rsidRPr="006A4663">
        <w:rPr>
          <w:color w:val="000000"/>
          <w:lang w:eastAsia="fr-FR"/>
        </w:rPr>
        <w:t>du principal</w:t>
      </w:r>
      <w:bookmarkEnd w:id="1573"/>
    </w:p>
    <w:p w:rsidR="00DB557E" w:rsidRDefault="00DB557E" w:rsidP="00DB557E">
      <w:pPr>
        <w:jc w:val="both"/>
        <w:rPr>
          <w:b/>
          <w:i/>
          <w:sz w:val="20"/>
          <w:szCs w:val="20"/>
        </w:rPr>
      </w:pPr>
    </w:p>
    <w:p w:rsidR="00DB557E" w:rsidRPr="00433015" w:rsidRDefault="00DB557E" w:rsidP="00DB557E">
      <w:pPr>
        <w:jc w:val="both"/>
      </w:pPr>
      <w:r w:rsidRPr="00433015">
        <w:t>Le remboursement partiel du principal est un événement sans détachement déclenché en même période que le paiement d’intérêt s’il le remboursement n’est pas final depuis le tableau d’amortissement.</w:t>
      </w:r>
    </w:p>
    <w:p w:rsidR="0034102D" w:rsidRPr="0034102D" w:rsidRDefault="00DB557E" w:rsidP="004E443E">
      <w:pPr>
        <w:rPr>
          <w:color w:val="FF0000"/>
        </w:rPr>
      </w:pPr>
      <w:r w:rsidRPr="00433015">
        <w:t>N jours avant la date de paiement l’annonce est générée depuis le l’échéancier, le prix de rembourse</w:t>
      </w:r>
      <w:r w:rsidR="0034102D">
        <w:t xml:space="preserve">ment est déduit automatiquement </w:t>
      </w:r>
      <w:r w:rsidR="0034102D" w:rsidRPr="0034102D">
        <w:rPr>
          <w:color w:val="FF0000"/>
        </w:rPr>
        <w:t>avec possibilité de modification manuelle.</w:t>
      </w:r>
    </w:p>
    <w:p w:rsidR="00DB557E" w:rsidRPr="00433015" w:rsidRDefault="00DB557E" w:rsidP="00DB557E">
      <w:pPr>
        <w:jc w:val="both"/>
      </w:pPr>
    </w:p>
    <w:p w:rsidR="00DB557E" w:rsidRPr="00433015" w:rsidRDefault="00DB557E" w:rsidP="00DB557E">
      <w:pPr>
        <w:jc w:val="both"/>
      </w:pPr>
      <w:r w:rsidRPr="00433015">
        <w:t>Dans le cas ou il s’agit d’une obligation remboursable « in fine » il n’y aura que la génération d’une rédemption en fin de période.</w:t>
      </w:r>
    </w:p>
    <w:p w:rsidR="00DB557E" w:rsidRPr="00433015" w:rsidRDefault="00DB557E" w:rsidP="00DB557E">
      <w:pPr>
        <w:jc w:val="both"/>
      </w:pPr>
    </w:p>
    <w:tbl>
      <w:tblPr>
        <w:tblW w:w="6305" w:type="dxa"/>
        <w:tblInd w:w="55" w:type="dxa"/>
        <w:tblCellMar>
          <w:left w:w="70" w:type="dxa"/>
          <w:right w:w="70" w:type="dxa"/>
        </w:tblCellMar>
        <w:tblLook w:val="04A0" w:firstRow="1" w:lastRow="0" w:firstColumn="1" w:lastColumn="0" w:noHBand="0" w:noVBand="1"/>
      </w:tblPr>
      <w:tblGrid>
        <w:gridCol w:w="4410"/>
        <w:gridCol w:w="1895"/>
      </w:tblGrid>
      <w:tr w:rsidR="00DB557E" w:rsidRPr="00433015" w:rsidTr="00B90839">
        <w:trPr>
          <w:trHeight w:val="187"/>
        </w:trPr>
        <w:tc>
          <w:tcPr>
            <w:tcW w:w="4410"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Données </w:t>
            </w:r>
          </w:p>
        </w:tc>
        <w:tc>
          <w:tcPr>
            <w:tcW w:w="189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Valeur</w:t>
            </w:r>
          </w:p>
        </w:tc>
      </w:tr>
      <w:tr w:rsidR="00DB557E" w:rsidRPr="00433015" w:rsidTr="00B90839">
        <w:trPr>
          <w:trHeight w:val="187"/>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Mère</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B</w:t>
            </w:r>
          </w:p>
        </w:tc>
      </w:tr>
      <w:tr w:rsidR="00DB557E" w:rsidRPr="00433015" w:rsidTr="00B90839">
        <w:trPr>
          <w:trHeight w:val="187"/>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Coupon rattaché</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Coupon B</w:t>
            </w:r>
          </w:p>
        </w:tc>
      </w:tr>
      <w:tr w:rsidR="00DB557E" w:rsidRPr="00433015" w:rsidTr="00B90839">
        <w:trPr>
          <w:trHeight w:val="374"/>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lastRenderedPageBreak/>
              <w:t>Date d'enregistrement</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03/02/2015</w:t>
            </w:r>
          </w:p>
        </w:tc>
      </w:tr>
      <w:tr w:rsidR="00DB557E" w:rsidRPr="00433015" w:rsidTr="00B90839">
        <w:trPr>
          <w:trHeight w:val="369"/>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Date de détachement Maroclear</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04/02/2015</w:t>
            </w:r>
          </w:p>
        </w:tc>
      </w:tr>
      <w:tr w:rsidR="00DB557E" w:rsidRPr="00433015" w:rsidTr="00B90839">
        <w:trPr>
          <w:trHeight w:val="374"/>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Montant du remboursement</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120 MAD</w:t>
            </w:r>
          </w:p>
        </w:tc>
      </w:tr>
    </w:tbl>
    <w:p w:rsidR="00DB557E" w:rsidRPr="00433015" w:rsidRDefault="00DB557E" w:rsidP="00DB557E">
      <w:pPr>
        <w:jc w:val="both"/>
      </w:pPr>
    </w:p>
    <w:p w:rsidR="00DB557E" w:rsidRPr="00433015" w:rsidRDefault="00DB557E" w:rsidP="00DB557E">
      <w:pPr>
        <w:jc w:val="both"/>
      </w:pPr>
      <w:r w:rsidRPr="00433015">
        <w:t>Le calcul de la position éligible se fait en se basant sur la date d’enregistrement (Record date) et les positions dénouées  + Les suspens éligibles.</w:t>
      </w:r>
    </w:p>
    <w:p w:rsidR="00DB557E" w:rsidRPr="00433015" w:rsidRDefault="00DB557E" w:rsidP="00DB557E">
      <w:pPr>
        <w:jc w:val="both"/>
      </w:pPr>
    </w:p>
    <w:p w:rsidR="00DB557E" w:rsidRPr="00433015" w:rsidRDefault="00DB557E" w:rsidP="00DB557E">
      <w:pPr>
        <w:jc w:val="both"/>
        <w:rPr>
          <w:b/>
          <w:i/>
        </w:rPr>
      </w:pPr>
      <w:r w:rsidRPr="00433015">
        <w:rPr>
          <w:b/>
          <w:i/>
        </w:rPr>
        <w:t>Positions Eligible client :</w:t>
      </w:r>
    </w:p>
    <w:p w:rsidR="00DB557E" w:rsidRDefault="00DB557E" w:rsidP="00DB557E">
      <w:pPr>
        <w:jc w:val="both"/>
        <w:rPr>
          <w:b/>
          <w:i/>
          <w:sz w:val="20"/>
          <w:szCs w:val="20"/>
        </w:rPr>
      </w:pPr>
    </w:p>
    <w:p w:rsidR="00DB557E" w:rsidRDefault="00DB557E" w:rsidP="00DB557E">
      <w:pPr>
        <w:jc w:val="both"/>
        <w:rPr>
          <w:b/>
          <w:i/>
          <w:sz w:val="20"/>
          <w:szCs w:val="20"/>
        </w:rPr>
      </w:pPr>
    </w:p>
    <w:tbl>
      <w:tblPr>
        <w:tblW w:w="9289" w:type="dxa"/>
        <w:tblInd w:w="55" w:type="dxa"/>
        <w:tblCellMar>
          <w:left w:w="70" w:type="dxa"/>
          <w:right w:w="70" w:type="dxa"/>
        </w:tblCellMar>
        <w:tblLook w:val="04A0" w:firstRow="1" w:lastRow="0" w:firstColumn="1" w:lastColumn="0" w:noHBand="0" w:noVBand="1"/>
      </w:tblPr>
      <w:tblGrid>
        <w:gridCol w:w="2000"/>
        <w:gridCol w:w="2126"/>
        <w:gridCol w:w="1773"/>
        <w:gridCol w:w="1589"/>
        <w:gridCol w:w="1801"/>
      </w:tblGrid>
      <w:tr w:rsidR="00DB557E" w:rsidRPr="00024507" w:rsidTr="00B90839">
        <w:trPr>
          <w:trHeight w:val="322"/>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024507">
              <w:rPr>
                <w:rFonts w:eastAsia="Times New Roman" w:cs="Times New Roman"/>
                <w:color w:val="000000"/>
                <w:lang w:eastAsia="fr-FR"/>
              </w:rPr>
              <w:t>ostro</w:t>
            </w:r>
          </w:p>
        </w:tc>
        <w:tc>
          <w:tcPr>
            <w:tcW w:w="177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Position dénouée</w:t>
            </w:r>
          </w:p>
        </w:tc>
        <w:tc>
          <w:tcPr>
            <w:tcW w:w="158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Suspens</w:t>
            </w:r>
          </w:p>
        </w:tc>
        <w:tc>
          <w:tcPr>
            <w:tcW w:w="18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Position éligible</w:t>
            </w:r>
          </w:p>
        </w:tc>
      </w:tr>
      <w:tr w:rsidR="00DB557E" w:rsidRPr="00024507" w:rsidTr="00B90839">
        <w:trPr>
          <w:trHeight w:val="322"/>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 11</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Nostro 01</w:t>
            </w:r>
          </w:p>
        </w:tc>
        <w:tc>
          <w:tcPr>
            <w:tcW w:w="1773"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150</w:t>
            </w:r>
          </w:p>
        </w:tc>
        <w:tc>
          <w:tcPr>
            <w:tcW w:w="1589"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0</w:t>
            </w:r>
          </w:p>
        </w:tc>
        <w:tc>
          <w:tcPr>
            <w:tcW w:w="1801"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150</w:t>
            </w:r>
          </w:p>
        </w:tc>
      </w:tr>
      <w:tr w:rsidR="00DB557E" w:rsidRPr="00024507" w:rsidTr="00B90839">
        <w:trPr>
          <w:trHeight w:val="322"/>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 12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Nostro 01</w:t>
            </w:r>
          </w:p>
        </w:tc>
        <w:tc>
          <w:tcPr>
            <w:tcW w:w="1773"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200</w:t>
            </w:r>
          </w:p>
        </w:tc>
        <w:tc>
          <w:tcPr>
            <w:tcW w:w="1589"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0</w:t>
            </w:r>
          </w:p>
        </w:tc>
        <w:tc>
          <w:tcPr>
            <w:tcW w:w="1801"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200</w:t>
            </w:r>
          </w:p>
        </w:tc>
      </w:tr>
      <w:tr w:rsidR="00DB557E" w:rsidRPr="00024507" w:rsidTr="00B90839">
        <w:trPr>
          <w:trHeight w:val="322"/>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 13</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Nostro 02</w:t>
            </w:r>
          </w:p>
        </w:tc>
        <w:tc>
          <w:tcPr>
            <w:tcW w:w="1773"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300</w:t>
            </w:r>
          </w:p>
        </w:tc>
        <w:tc>
          <w:tcPr>
            <w:tcW w:w="1589"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0</w:t>
            </w:r>
          </w:p>
        </w:tc>
        <w:tc>
          <w:tcPr>
            <w:tcW w:w="1801"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300</w:t>
            </w: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Pr="003E6080" w:rsidRDefault="00DB557E" w:rsidP="00DB557E">
      <w:pPr>
        <w:jc w:val="both"/>
        <w:rPr>
          <w:b/>
          <w:i/>
          <w:sz w:val="24"/>
          <w:szCs w:val="24"/>
        </w:rPr>
      </w:pPr>
      <w:r w:rsidRPr="003E6080">
        <w:rPr>
          <w:b/>
          <w:i/>
          <w:sz w:val="24"/>
          <w:szCs w:val="24"/>
        </w:rPr>
        <w:t xml:space="preserve">Positions </w:t>
      </w:r>
      <w:r>
        <w:rPr>
          <w:b/>
          <w:i/>
          <w:sz w:val="24"/>
          <w:szCs w:val="24"/>
        </w:rPr>
        <w:t>Eligible Marché</w:t>
      </w:r>
      <w:r w:rsidRPr="003E6080">
        <w:rPr>
          <w:b/>
          <w:i/>
          <w:sz w:val="24"/>
          <w:szCs w:val="24"/>
        </w:rPr>
        <w:t> :</w:t>
      </w:r>
    </w:p>
    <w:p w:rsidR="00DB557E" w:rsidRDefault="00DB557E" w:rsidP="00DB557E">
      <w:pPr>
        <w:jc w:val="both"/>
        <w:rPr>
          <w:b/>
          <w:i/>
          <w:sz w:val="20"/>
          <w:szCs w:val="20"/>
        </w:rPr>
      </w:pPr>
    </w:p>
    <w:tbl>
      <w:tblPr>
        <w:tblW w:w="8380" w:type="dxa"/>
        <w:tblInd w:w="55" w:type="dxa"/>
        <w:tblCellMar>
          <w:left w:w="70" w:type="dxa"/>
          <w:right w:w="70" w:type="dxa"/>
        </w:tblCellMar>
        <w:tblLook w:val="04A0" w:firstRow="1" w:lastRow="0" w:firstColumn="1" w:lastColumn="0" w:noHBand="0" w:noVBand="1"/>
      </w:tblPr>
      <w:tblGrid>
        <w:gridCol w:w="2320"/>
        <w:gridCol w:w="1920"/>
        <w:gridCol w:w="1000"/>
        <w:gridCol w:w="3140"/>
      </w:tblGrid>
      <w:tr w:rsidR="00DB557E" w:rsidRPr="00D8696F"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D8696F">
              <w:rPr>
                <w:rFonts w:eastAsia="Times New Roman" w:cs="Times New Roman"/>
                <w:color w:val="000000"/>
                <w:lang w:eastAsia="fr-FR"/>
              </w:rPr>
              <w:t>ostro</w:t>
            </w:r>
          </w:p>
        </w:tc>
        <w:tc>
          <w:tcPr>
            <w:tcW w:w="192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Position dénouée</w:t>
            </w:r>
          </w:p>
        </w:tc>
        <w:tc>
          <w:tcPr>
            <w:tcW w:w="10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Suspens</w:t>
            </w:r>
          </w:p>
        </w:tc>
        <w:tc>
          <w:tcPr>
            <w:tcW w:w="31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Position éligible</w:t>
            </w:r>
          </w:p>
        </w:tc>
      </w:tr>
      <w:tr w:rsidR="00DB557E" w:rsidRPr="00D8696F"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Compte Nostro 01</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r>
      <w:tr w:rsidR="00DB557E" w:rsidRPr="00D8696F"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Compte Nostro 02</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300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300</w:t>
            </w:r>
          </w:p>
        </w:tc>
      </w:tr>
    </w:tbl>
    <w:p w:rsidR="00DB557E" w:rsidRDefault="00DB557E" w:rsidP="00DB557E">
      <w:pPr>
        <w:jc w:val="both"/>
        <w:rPr>
          <w:b/>
          <w:i/>
          <w:sz w:val="20"/>
          <w:szCs w:val="20"/>
        </w:rPr>
      </w:pPr>
    </w:p>
    <w:p w:rsidR="00DB557E" w:rsidRDefault="00DB557E" w:rsidP="00DB557E">
      <w:pPr>
        <w:jc w:val="both"/>
        <w:rPr>
          <w:sz w:val="24"/>
          <w:szCs w:val="24"/>
        </w:rPr>
      </w:pPr>
    </w:p>
    <w:p w:rsidR="00DB557E" w:rsidRPr="00433015" w:rsidRDefault="00DB557E" w:rsidP="00DB557E">
      <w:pPr>
        <w:jc w:val="both"/>
      </w:pPr>
      <w:r w:rsidRPr="00433015">
        <w:t>Calcul des exécutions :</w:t>
      </w:r>
    </w:p>
    <w:p w:rsidR="00DB557E" w:rsidRPr="00433015" w:rsidRDefault="00DB557E" w:rsidP="00DB557E">
      <w:pPr>
        <w:jc w:val="both"/>
      </w:pPr>
    </w:p>
    <w:p w:rsidR="00DB557E" w:rsidRPr="00433015" w:rsidRDefault="00DB557E" w:rsidP="00DB557E">
      <w:pPr>
        <w:jc w:val="both"/>
      </w:pPr>
      <w:r w:rsidRPr="00433015">
        <w:t>Le calcul des exécutions sera généré automatiquement par l’utilisateur dés l’activation de l’annonce.</w:t>
      </w:r>
    </w:p>
    <w:p w:rsidR="00DB557E" w:rsidRPr="00433015" w:rsidRDefault="00DB557E" w:rsidP="00DB557E">
      <w:pPr>
        <w:jc w:val="both"/>
      </w:pPr>
    </w:p>
    <w:p w:rsidR="00DB557E" w:rsidRPr="003E6080" w:rsidRDefault="00DB557E" w:rsidP="00DB557E">
      <w:pPr>
        <w:jc w:val="both"/>
        <w:rPr>
          <w:b/>
          <w:i/>
          <w:sz w:val="24"/>
          <w:szCs w:val="24"/>
        </w:rPr>
      </w:pPr>
      <w:r>
        <w:rPr>
          <w:b/>
          <w:i/>
          <w:sz w:val="24"/>
          <w:szCs w:val="24"/>
        </w:rPr>
        <w:t>Exécutions clients :</w:t>
      </w:r>
    </w:p>
    <w:p w:rsidR="00DB557E" w:rsidRDefault="00DB557E" w:rsidP="00DB557E">
      <w:pPr>
        <w:jc w:val="both"/>
        <w:rPr>
          <w:sz w:val="24"/>
          <w:szCs w:val="24"/>
        </w:rPr>
      </w:pPr>
    </w:p>
    <w:tbl>
      <w:tblPr>
        <w:tblW w:w="9394" w:type="dxa"/>
        <w:tblInd w:w="55" w:type="dxa"/>
        <w:tblCellMar>
          <w:left w:w="70" w:type="dxa"/>
          <w:right w:w="70" w:type="dxa"/>
        </w:tblCellMar>
        <w:tblLook w:val="04A0" w:firstRow="1" w:lastRow="0" w:firstColumn="1" w:lastColumn="0" w:noHBand="0" w:noVBand="1"/>
      </w:tblPr>
      <w:tblGrid>
        <w:gridCol w:w="1331"/>
        <w:gridCol w:w="1803"/>
        <w:gridCol w:w="1862"/>
        <w:gridCol w:w="1346"/>
        <w:gridCol w:w="1526"/>
        <w:gridCol w:w="1526"/>
      </w:tblGrid>
      <w:tr w:rsidR="00DB557E" w:rsidRPr="008265CC" w:rsidTr="00B40F49">
        <w:trPr>
          <w:trHeight w:val="315"/>
        </w:trPr>
        <w:tc>
          <w:tcPr>
            <w:tcW w:w="133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w:t>
            </w:r>
          </w:p>
        </w:tc>
        <w:tc>
          <w:tcPr>
            <w:tcW w:w="180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8265CC">
              <w:rPr>
                <w:rFonts w:eastAsia="Times New Roman" w:cs="Times New Roman"/>
                <w:color w:val="000000"/>
                <w:lang w:eastAsia="fr-FR"/>
              </w:rPr>
              <w:t>ostro</w:t>
            </w:r>
          </w:p>
        </w:tc>
        <w:tc>
          <w:tcPr>
            <w:tcW w:w="1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Position</w:t>
            </w:r>
          </w:p>
        </w:tc>
        <w:tc>
          <w:tcPr>
            <w:tcW w:w="134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Montant Brut</w:t>
            </w:r>
          </w:p>
        </w:tc>
        <w:tc>
          <w:tcPr>
            <w:tcW w:w="15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Montant Net</w:t>
            </w:r>
          </w:p>
        </w:tc>
        <w:tc>
          <w:tcPr>
            <w:tcW w:w="15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Type du mouvement</w:t>
            </w:r>
          </w:p>
        </w:tc>
      </w:tr>
      <w:tr w:rsidR="00DB557E" w:rsidRPr="008265CC" w:rsidTr="00B40F49">
        <w:trPr>
          <w:trHeight w:val="315"/>
        </w:trPr>
        <w:tc>
          <w:tcPr>
            <w:tcW w:w="1331" w:type="dxa"/>
            <w:tcBorders>
              <w:top w:val="nil"/>
              <w:left w:val="single" w:sz="8" w:space="0" w:color="auto"/>
              <w:bottom w:val="single" w:sz="8" w:space="0" w:color="auto"/>
              <w:right w:val="single" w:sz="8" w:space="0" w:color="auto"/>
            </w:tcBorders>
            <w:shd w:val="clear" w:color="000000" w:fill="FFFFFF"/>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 11</w:t>
            </w:r>
          </w:p>
        </w:tc>
        <w:tc>
          <w:tcPr>
            <w:tcW w:w="1803"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Nostro 01</w:t>
            </w:r>
          </w:p>
        </w:tc>
        <w:tc>
          <w:tcPr>
            <w:tcW w:w="1862"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150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18000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18000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Espèce</w:t>
            </w:r>
          </w:p>
        </w:tc>
      </w:tr>
      <w:tr w:rsidR="00DB557E" w:rsidRPr="008265CC" w:rsidTr="00B40F49">
        <w:trPr>
          <w:trHeight w:val="315"/>
        </w:trPr>
        <w:tc>
          <w:tcPr>
            <w:tcW w:w="1331" w:type="dxa"/>
            <w:tcBorders>
              <w:top w:val="nil"/>
              <w:left w:val="single" w:sz="8" w:space="0" w:color="auto"/>
              <w:bottom w:val="single" w:sz="8" w:space="0" w:color="auto"/>
              <w:right w:val="single" w:sz="8" w:space="0" w:color="auto"/>
            </w:tcBorders>
            <w:shd w:val="clear" w:color="000000" w:fill="FFFFFF"/>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 12</w:t>
            </w:r>
          </w:p>
        </w:tc>
        <w:tc>
          <w:tcPr>
            <w:tcW w:w="1803"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Nostro 02</w:t>
            </w:r>
          </w:p>
        </w:tc>
        <w:tc>
          <w:tcPr>
            <w:tcW w:w="1862"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200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24000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24000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Espèce</w:t>
            </w:r>
          </w:p>
        </w:tc>
      </w:tr>
      <w:tr w:rsidR="00DB557E" w:rsidRPr="008265CC" w:rsidTr="00B40F49">
        <w:trPr>
          <w:trHeight w:val="315"/>
        </w:trPr>
        <w:tc>
          <w:tcPr>
            <w:tcW w:w="1331" w:type="dxa"/>
            <w:tcBorders>
              <w:top w:val="nil"/>
              <w:left w:val="single" w:sz="8" w:space="0" w:color="auto"/>
              <w:bottom w:val="single" w:sz="8" w:space="0" w:color="auto"/>
              <w:right w:val="single" w:sz="8" w:space="0" w:color="auto"/>
            </w:tcBorders>
            <w:shd w:val="clear" w:color="000000" w:fill="FFFFFF"/>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 13</w:t>
            </w:r>
          </w:p>
        </w:tc>
        <w:tc>
          <w:tcPr>
            <w:tcW w:w="1803"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Nostro 02</w:t>
            </w:r>
          </w:p>
        </w:tc>
        <w:tc>
          <w:tcPr>
            <w:tcW w:w="1862"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300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36000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36000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Espèce</w:t>
            </w: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DB557E">
      <w:pPr>
        <w:jc w:val="both"/>
      </w:pPr>
      <w:r w:rsidRPr="00433015">
        <w:t>Pas de taxe sur les opérations de remboursement partiel du principal, le montant brut sera le montant net à impacter sur les comptes espèce du client.</w:t>
      </w:r>
    </w:p>
    <w:p w:rsidR="00DB557E" w:rsidRPr="00433015" w:rsidRDefault="00DB557E" w:rsidP="00DB557E">
      <w:pPr>
        <w:jc w:val="both"/>
        <w:rPr>
          <w:b/>
          <w:i/>
        </w:rPr>
      </w:pPr>
    </w:p>
    <w:p w:rsidR="00DB557E" w:rsidRPr="003E6080" w:rsidRDefault="00DB557E" w:rsidP="00DB557E">
      <w:pPr>
        <w:jc w:val="both"/>
        <w:rPr>
          <w:b/>
          <w:i/>
          <w:sz w:val="24"/>
          <w:szCs w:val="24"/>
        </w:rPr>
      </w:pPr>
      <w:r>
        <w:rPr>
          <w:b/>
          <w:i/>
          <w:sz w:val="24"/>
          <w:szCs w:val="24"/>
        </w:rPr>
        <w:t>Exécutions Marché :</w:t>
      </w:r>
    </w:p>
    <w:p w:rsidR="00DB557E" w:rsidRDefault="00DB557E" w:rsidP="00DB557E">
      <w:pPr>
        <w:jc w:val="both"/>
        <w:rPr>
          <w:b/>
          <w:i/>
          <w:sz w:val="20"/>
          <w:szCs w:val="20"/>
        </w:rPr>
      </w:pPr>
    </w:p>
    <w:tbl>
      <w:tblPr>
        <w:tblW w:w="9371" w:type="dxa"/>
        <w:tblInd w:w="55" w:type="dxa"/>
        <w:tblCellMar>
          <w:left w:w="70" w:type="dxa"/>
          <w:right w:w="70" w:type="dxa"/>
        </w:tblCellMar>
        <w:tblLook w:val="04A0" w:firstRow="1" w:lastRow="0" w:firstColumn="1" w:lastColumn="0" w:noHBand="0" w:noVBand="1"/>
      </w:tblPr>
      <w:tblGrid>
        <w:gridCol w:w="2283"/>
        <w:gridCol w:w="1657"/>
        <w:gridCol w:w="2740"/>
        <w:gridCol w:w="2691"/>
      </w:tblGrid>
      <w:tr w:rsidR="00DB557E" w:rsidRPr="003F33AC" w:rsidTr="00B90839">
        <w:trPr>
          <w:trHeight w:val="315"/>
        </w:trPr>
        <w:tc>
          <w:tcPr>
            <w:tcW w:w="2283"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3F33AC"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00DB557E" w:rsidRPr="003F33AC">
              <w:rPr>
                <w:rFonts w:eastAsia="Times New Roman" w:cs="Times New Roman"/>
                <w:color w:val="000000"/>
                <w:lang w:eastAsia="fr-FR"/>
              </w:rPr>
              <w:t>ostro</w:t>
            </w:r>
          </w:p>
        </w:tc>
        <w:tc>
          <w:tcPr>
            <w:tcW w:w="165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Position</w:t>
            </w:r>
          </w:p>
        </w:tc>
        <w:tc>
          <w:tcPr>
            <w:tcW w:w="2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Montant Brut</w:t>
            </w:r>
          </w:p>
        </w:tc>
        <w:tc>
          <w:tcPr>
            <w:tcW w:w="269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Type du mouvement</w:t>
            </w:r>
          </w:p>
        </w:tc>
      </w:tr>
      <w:tr w:rsidR="00DB557E" w:rsidRPr="003F33AC" w:rsidTr="00B90839">
        <w:trPr>
          <w:trHeight w:val="315"/>
        </w:trPr>
        <w:tc>
          <w:tcPr>
            <w:tcW w:w="228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lastRenderedPageBreak/>
              <w:t>Compte Nostro 01</w:t>
            </w:r>
          </w:p>
        </w:tc>
        <w:tc>
          <w:tcPr>
            <w:tcW w:w="1657"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150</w:t>
            </w:r>
          </w:p>
        </w:tc>
        <w:tc>
          <w:tcPr>
            <w:tcW w:w="2740"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18000</w:t>
            </w:r>
          </w:p>
        </w:tc>
        <w:tc>
          <w:tcPr>
            <w:tcW w:w="2691"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Espèce</w:t>
            </w:r>
          </w:p>
        </w:tc>
      </w:tr>
      <w:tr w:rsidR="00DB557E" w:rsidRPr="003F33AC" w:rsidTr="00B90839">
        <w:trPr>
          <w:trHeight w:val="315"/>
        </w:trPr>
        <w:tc>
          <w:tcPr>
            <w:tcW w:w="228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Compte Nostro 02</w:t>
            </w:r>
          </w:p>
        </w:tc>
        <w:tc>
          <w:tcPr>
            <w:tcW w:w="1657"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500</w:t>
            </w:r>
          </w:p>
        </w:tc>
        <w:tc>
          <w:tcPr>
            <w:tcW w:w="2740"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60000</w:t>
            </w:r>
          </w:p>
        </w:tc>
        <w:tc>
          <w:tcPr>
            <w:tcW w:w="2691"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Espèce</w:t>
            </w:r>
          </w:p>
        </w:tc>
      </w:tr>
    </w:tbl>
    <w:p w:rsidR="00DB557E" w:rsidRPr="00516ED6" w:rsidRDefault="00DB557E" w:rsidP="00DB557E">
      <w:pPr>
        <w:jc w:val="both"/>
        <w:rPr>
          <w:sz w:val="24"/>
          <w:szCs w:val="24"/>
        </w:rPr>
      </w:pPr>
    </w:p>
    <w:p w:rsidR="00DB557E" w:rsidRPr="00433015" w:rsidRDefault="00DB557E" w:rsidP="00DB557E">
      <w:pPr>
        <w:jc w:val="both"/>
      </w:pPr>
      <w:r w:rsidRPr="00433015">
        <w:t>Après la génération des exécutions marchées, l’utilisateur procède à la création manuelle du paiement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Réconciliation : </w:t>
      </w:r>
    </w:p>
    <w:p w:rsidR="00DB557E" w:rsidRPr="00433015" w:rsidRDefault="00DB557E" w:rsidP="00DB557E">
      <w:pPr>
        <w:jc w:val="both"/>
      </w:pPr>
      <w:r w:rsidRPr="00433015">
        <w:t>Du moment que le paiement est généré, le système procède automatiquement à la réconciliation entre le calcul prévisionnel des montants espèces et le paiement reçu prenant en considération les catégories d’avoir.</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Allocation : </w:t>
      </w:r>
    </w:p>
    <w:p w:rsidR="00DB557E" w:rsidRPr="00433015" w:rsidRDefault="00DB557E" w:rsidP="00DB557E">
      <w:pPr>
        <w:jc w:val="both"/>
      </w:pPr>
      <w:r w:rsidRPr="00433015">
        <w:t>L’allocation sera faite sur la base des montants des exécutions calculées</w:t>
      </w:r>
    </w:p>
    <w:p w:rsidR="00DB557E" w:rsidRPr="00433015" w:rsidRDefault="00DB557E" w:rsidP="00DB557E">
      <w:pPr>
        <w:jc w:val="both"/>
      </w:pPr>
    </w:p>
    <w:p w:rsidR="00DB557E" w:rsidRPr="00433015" w:rsidRDefault="00DB557E" w:rsidP="00DB557E">
      <w:pPr>
        <w:jc w:val="both"/>
      </w:pPr>
      <w:r w:rsidRPr="00433015">
        <w:t>La génération du paiement client se fera au bout de l’allocation en espèce.</w:t>
      </w:r>
    </w:p>
    <w:p w:rsidR="00DB557E" w:rsidRPr="00433015" w:rsidRDefault="00DB557E" w:rsidP="00DB557E">
      <w:pPr>
        <w:jc w:val="both"/>
      </w:pPr>
      <w:r w:rsidRPr="00433015">
        <w:t>L’utilisateur aura la main sur la date valeur des paiements espèces, à défaut ça sera la date du jour.</w:t>
      </w:r>
    </w:p>
    <w:p w:rsidR="00DB557E" w:rsidRDefault="00DB557E" w:rsidP="00DB557E">
      <w:pPr>
        <w:jc w:val="both"/>
        <w:rPr>
          <w:sz w:val="24"/>
          <w:szCs w:val="24"/>
        </w:rPr>
      </w:pPr>
    </w:p>
    <w:p w:rsidR="00DB557E" w:rsidRDefault="00DB557E" w:rsidP="00DB557E">
      <w:pPr>
        <w:jc w:val="both"/>
        <w:rPr>
          <w:sz w:val="24"/>
          <w:szCs w:val="24"/>
        </w:rPr>
      </w:pPr>
    </w:p>
    <w:tbl>
      <w:tblPr>
        <w:tblW w:w="9606" w:type="dxa"/>
        <w:tblInd w:w="55" w:type="dxa"/>
        <w:tblCellMar>
          <w:left w:w="70" w:type="dxa"/>
          <w:right w:w="70" w:type="dxa"/>
        </w:tblCellMar>
        <w:tblLook w:val="04A0" w:firstRow="1" w:lastRow="0" w:firstColumn="1" w:lastColumn="0" w:noHBand="0" w:noVBand="1"/>
      </w:tblPr>
      <w:tblGrid>
        <w:gridCol w:w="1299"/>
        <w:gridCol w:w="1621"/>
        <w:gridCol w:w="862"/>
        <w:gridCol w:w="1411"/>
        <w:gridCol w:w="1531"/>
        <w:gridCol w:w="1531"/>
        <w:gridCol w:w="1351"/>
      </w:tblGrid>
      <w:tr w:rsidR="00DB557E" w:rsidRPr="00EA5AC1" w:rsidTr="00B90839">
        <w:trPr>
          <w:trHeight w:val="318"/>
        </w:trPr>
        <w:tc>
          <w:tcPr>
            <w:tcW w:w="133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client</w:t>
            </w:r>
          </w:p>
        </w:tc>
        <w:tc>
          <w:tcPr>
            <w:tcW w:w="162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00DB557E" w:rsidRPr="00EA5AC1">
              <w:rPr>
                <w:rFonts w:eastAsia="Times New Roman" w:cs="Times New Roman"/>
                <w:color w:val="000000"/>
                <w:lang w:eastAsia="fr-FR"/>
              </w:rPr>
              <w:t>ostro</w:t>
            </w:r>
          </w:p>
        </w:tc>
        <w:tc>
          <w:tcPr>
            <w:tcW w:w="82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Position</w:t>
            </w:r>
          </w:p>
        </w:tc>
        <w:tc>
          <w:tcPr>
            <w:tcW w:w="141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Montant Brut</w:t>
            </w:r>
          </w:p>
        </w:tc>
        <w:tc>
          <w:tcPr>
            <w:tcW w:w="153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Montant Net</w:t>
            </w:r>
          </w:p>
        </w:tc>
        <w:tc>
          <w:tcPr>
            <w:tcW w:w="153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Type du paiement</w:t>
            </w:r>
          </w:p>
        </w:tc>
        <w:tc>
          <w:tcPr>
            <w:tcW w:w="135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Type du paiement</w:t>
            </w:r>
          </w:p>
        </w:tc>
      </w:tr>
      <w:tr w:rsidR="00DB557E" w:rsidRPr="00EA5AC1" w:rsidTr="00B90839">
        <w:trPr>
          <w:trHeight w:val="318"/>
        </w:trPr>
        <w:tc>
          <w:tcPr>
            <w:tcW w:w="1336" w:type="dxa"/>
            <w:tcBorders>
              <w:top w:val="nil"/>
              <w:left w:val="single" w:sz="8" w:space="0" w:color="auto"/>
              <w:bottom w:val="single" w:sz="8" w:space="0" w:color="auto"/>
              <w:right w:val="single" w:sz="8" w:space="0" w:color="auto"/>
            </w:tcBorders>
            <w:shd w:val="clear" w:color="000000" w:fill="FFFFFF"/>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Client 11</w:t>
            </w:r>
          </w:p>
        </w:tc>
        <w:tc>
          <w:tcPr>
            <w:tcW w:w="162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Nostro 01</w:t>
            </w:r>
          </w:p>
        </w:tc>
        <w:tc>
          <w:tcPr>
            <w:tcW w:w="825"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150</w:t>
            </w:r>
          </w:p>
        </w:tc>
        <w:tc>
          <w:tcPr>
            <w:tcW w:w="141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18000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18000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Espèce</w:t>
            </w:r>
          </w:p>
        </w:tc>
        <w:tc>
          <w:tcPr>
            <w:tcW w:w="135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Confirmé</w:t>
            </w:r>
          </w:p>
        </w:tc>
      </w:tr>
      <w:tr w:rsidR="00DB557E" w:rsidRPr="00EA5AC1" w:rsidTr="00B90839">
        <w:trPr>
          <w:trHeight w:val="318"/>
        </w:trPr>
        <w:tc>
          <w:tcPr>
            <w:tcW w:w="1336" w:type="dxa"/>
            <w:tcBorders>
              <w:top w:val="nil"/>
              <w:left w:val="single" w:sz="8" w:space="0" w:color="auto"/>
              <w:bottom w:val="single" w:sz="8" w:space="0" w:color="auto"/>
              <w:right w:val="single" w:sz="8" w:space="0" w:color="auto"/>
            </w:tcBorders>
            <w:shd w:val="clear" w:color="000000" w:fill="FFFFFF"/>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client 12</w:t>
            </w:r>
          </w:p>
        </w:tc>
        <w:tc>
          <w:tcPr>
            <w:tcW w:w="162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Nostro 02</w:t>
            </w:r>
          </w:p>
        </w:tc>
        <w:tc>
          <w:tcPr>
            <w:tcW w:w="825"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200</w:t>
            </w:r>
          </w:p>
        </w:tc>
        <w:tc>
          <w:tcPr>
            <w:tcW w:w="141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24000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24000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Espèce</w:t>
            </w:r>
          </w:p>
        </w:tc>
        <w:tc>
          <w:tcPr>
            <w:tcW w:w="135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Confirmé</w:t>
            </w:r>
          </w:p>
        </w:tc>
      </w:tr>
      <w:tr w:rsidR="00DB557E" w:rsidRPr="00EA5AC1" w:rsidTr="00B90839">
        <w:trPr>
          <w:trHeight w:val="318"/>
        </w:trPr>
        <w:tc>
          <w:tcPr>
            <w:tcW w:w="1336" w:type="dxa"/>
            <w:tcBorders>
              <w:top w:val="nil"/>
              <w:left w:val="single" w:sz="8" w:space="0" w:color="auto"/>
              <w:bottom w:val="single" w:sz="8" w:space="0" w:color="auto"/>
              <w:right w:val="single" w:sz="8" w:space="0" w:color="auto"/>
            </w:tcBorders>
            <w:shd w:val="clear" w:color="000000" w:fill="FFFFFF"/>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Client 13</w:t>
            </w:r>
          </w:p>
        </w:tc>
        <w:tc>
          <w:tcPr>
            <w:tcW w:w="162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Nostro 02</w:t>
            </w:r>
          </w:p>
        </w:tc>
        <w:tc>
          <w:tcPr>
            <w:tcW w:w="825"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300</w:t>
            </w:r>
          </w:p>
        </w:tc>
        <w:tc>
          <w:tcPr>
            <w:tcW w:w="141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36000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36000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Espèce</w:t>
            </w:r>
          </w:p>
        </w:tc>
        <w:tc>
          <w:tcPr>
            <w:tcW w:w="135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Confirmé</w:t>
            </w:r>
          </w:p>
        </w:tc>
      </w:tr>
    </w:tbl>
    <w:p w:rsidR="00DB557E" w:rsidRDefault="00DB557E" w:rsidP="00DB557E">
      <w:pPr>
        <w:jc w:val="both"/>
        <w:rPr>
          <w:sz w:val="24"/>
          <w:szCs w:val="24"/>
        </w:rPr>
      </w:pP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Pr="00433015" w:rsidRDefault="00DB557E" w:rsidP="00DB557E">
      <w:pPr>
        <w:jc w:val="both"/>
      </w:pPr>
      <w:r w:rsidRPr="00433015">
        <w:t>[Se référer aux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Default="00DB557E" w:rsidP="00DB557E">
      <w:pPr>
        <w:jc w:val="both"/>
        <w:rPr>
          <w:ins w:id="1574" w:author="Raja EL HAFI" w:date="2015-07-20T10:42:00Z"/>
        </w:rPr>
      </w:pPr>
      <w:r w:rsidRPr="00433015">
        <w:t>[Se référer aux spécifications reporting]</w:t>
      </w:r>
    </w:p>
    <w:p w:rsidR="005418F7" w:rsidRDefault="005418F7" w:rsidP="00DB557E">
      <w:pPr>
        <w:jc w:val="both"/>
        <w:rPr>
          <w:ins w:id="1575" w:author="Raja EL HAFI" w:date="2015-07-20T10:42:00Z"/>
        </w:rPr>
      </w:pPr>
    </w:p>
    <w:p w:rsidR="005418F7" w:rsidRDefault="005418F7" w:rsidP="00DB557E">
      <w:pPr>
        <w:jc w:val="both"/>
        <w:rPr>
          <w:ins w:id="1576" w:author="Raja EL HAFI" w:date="2015-07-20T10:42:00Z"/>
        </w:rPr>
      </w:pPr>
    </w:p>
    <w:p w:rsidR="005418F7" w:rsidRDefault="005418F7" w:rsidP="00DB557E">
      <w:pPr>
        <w:jc w:val="both"/>
        <w:rPr>
          <w:ins w:id="1577" w:author="Raja EL HAFI" w:date="2015-07-20T10:42:00Z"/>
        </w:rPr>
      </w:pPr>
      <w:ins w:id="1578" w:author="Raja EL HAFI" w:date="2015-07-20T10:42:00Z">
        <w:r>
          <w:t>Remarque :</w:t>
        </w:r>
      </w:ins>
    </w:p>
    <w:p w:rsidR="005418F7" w:rsidRDefault="005418F7" w:rsidP="00DB557E">
      <w:pPr>
        <w:jc w:val="both"/>
        <w:rPr>
          <w:ins w:id="1579" w:author="Raja EL HAFI" w:date="2015-07-20T10:43:00Z"/>
        </w:rPr>
      </w:pPr>
      <w:ins w:id="1580" w:author="Raja EL HAFI" w:date="2015-07-20T10:42:00Z">
        <w:r>
          <w:t xml:space="preserve">Type de remboursement partiel : MegaCor offre deux possibilités de faire un </w:t>
        </w:r>
      </w:ins>
      <w:ins w:id="1581" w:author="Raja EL HAFI" w:date="2015-07-20T10:43:00Z">
        <w:r>
          <w:t>remboursement</w:t>
        </w:r>
      </w:ins>
      <w:ins w:id="1582" w:author="Raja EL HAFI" w:date="2015-07-20T10:42:00Z">
        <w:r>
          <w:t xml:space="preserve"> partiel à une dette</w:t>
        </w:r>
      </w:ins>
      <w:ins w:id="1583" w:author="Raja EL HAFI" w:date="2015-07-20T10:43:00Z">
        <w:r>
          <w:t>, soit :</w:t>
        </w:r>
      </w:ins>
    </w:p>
    <w:p w:rsidR="005418F7" w:rsidRDefault="005418F7" w:rsidP="001C4E4D">
      <w:pPr>
        <w:pStyle w:val="Paragraphedeliste"/>
        <w:numPr>
          <w:ilvl w:val="0"/>
          <w:numId w:val="49"/>
        </w:numPr>
        <w:jc w:val="both"/>
        <w:rPr>
          <w:ins w:id="1584" w:author="Raja EL HAFI" w:date="2015-07-20T10:43:00Z"/>
        </w:rPr>
      </w:pPr>
      <w:ins w:id="1585" w:author="Raja EL HAFI" w:date="2015-07-20T10:43:00Z">
        <w:r>
          <w:t xml:space="preserve">Par une mise à jour de la valeur nominale : l’annonce correspondante est le </w:t>
        </w:r>
      </w:ins>
      <w:ins w:id="1586" w:author="Raja EL HAFI" w:date="2015-07-20T10:47:00Z">
        <w:r>
          <w:t>remboursement</w:t>
        </w:r>
      </w:ins>
      <w:ins w:id="1587" w:author="Raja EL HAFI" w:date="2015-07-20T10:43:00Z">
        <w:r>
          <w:t xml:space="preserve"> partiel de la VN ( Code Swift PCAL)</w:t>
        </w:r>
      </w:ins>
    </w:p>
    <w:p w:rsidR="005418F7" w:rsidRPr="00433015" w:rsidDel="005418F7" w:rsidRDefault="005418F7" w:rsidP="001C4E4D">
      <w:pPr>
        <w:pStyle w:val="Paragraphedeliste"/>
        <w:numPr>
          <w:ilvl w:val="0"/>
          <w:numId w:val="49"/>
        </w:numPr>
        <w:jc w:val="both"/>
        <w:rPr>
          <w:del w:id="1588" w:author="Raja EL HAFI" w:date="2015-07-20T10:47:00Z"/>
        </w:rPr>
      </w:pPr>
      <w:ins w:id="1589" w:author="Raja EL HAFI" w:date="2015-07-20T10:43:00Z">
        <w:r>
          <w:lastRenderedPageBreak/>
          <w:t>Par une mise à jour du Facteur de rembourssement ( Pool Factor)</w:t>
        </w:r>
      </w:ins>
      <w:ins w:id="1590" w:author="Raja EL HAFI" w:date="2015-07-20T10:47:00Z">
        <w:r>
          <w:t> : l’annonce correspondante est la « </w:t>
        </w:r>
        <w:r w:rsidRPr="005418F7">
          <w:t>Remboursement d'une fraction du principal</w:t>
        </w:r>
        <w:r>
          <w:t> »</w:t>
        </w:r>
        <w:r w:rsidRPr="005418F7">
          <w:t xml:space="preserve"> </w:t>
        </w:r>
        <w:r>
          <w:t>( Code Swift PRED)</w:t>
        </w:r>
      </w:ins>
    </w:p>
    <w:p w:rsidR="00DB557E" w:rsidDel="001C4E4D" w:rsidRDefault="00DB557E" w:rsidP="001C4E4D">
      <w:pPr>
        <w:jc w:val="both"/>
        <w:rPr>
          <w:del w:id="1591" w:author="Raja EL HAFI" w:date="2015-07-20T10:57:00Z"/>
        </w:rPr>
      </w:pPr>
    </w:p>
    <w:p w:rsidR="001C4E4D" w:rsidRPr="00433015" w:rsidRDefault="001C4E4D" w:rsidP="001C4E4D">
      <w:pPr>
        <w:jc w:val="both"/>
        <w:rPr>
          <w:ins w:id="1592" w:author="Raja EL HAFI" w:date="2015-07-20T10:57:00Z"/>
        </w:rPr>
      </w:pPr>
    </w:p>
    <w:p w:rsidR="00DB557E" w:rsidRPr="00433015" w:rsidRDefault="00DB557E" w:rsidP="00DB557E">
      <w:pPr>
        <w:jc w:val="both"/>
        <w:rPr>
          <w:b/>
          <w:i/>
          <w:u w:val="single"/>
        </w:rPr>
      </w:pPr>
      <w:r w:rsidRPr="00433015">
        <w:rPr>
          <w:b/>
          <w:i/>
          <w:u w:val="single"/>
        </w:rPr>
        <w:t xml:space="preserve">Mise à jour de la valeur nominale de l’obligation </w:t>
      </w:r>
      <w:ins w:id="1593" w:author="Raja EL HAFI" w:date="2015-06-10T12:12:00Z">
        <w:r w:rsidR="006E4A3D">
          <w:rPr>
            <w:b/>
            <w:i/>
            <w:u w:val="single"/>
          </w:rPr>
          <w:t xml:space="preserve">ou facteur de </w:t>
        </w:r>
      </w:ins>
      <w:ins w:id="1594" w:author="Raja EL HAFI" w:date="2015-06-10T12:13:00Z">
        <w:r w:rsidR="006E4A3D">
          <w:rPr>
            <w:b/>
            <w:i/>
            <w:u w:val="single"/>
          </w:rPr>
          <w:t>remboursement </w:t>
        </w:r>
      </w:ins>
      <w:ins w:id="1595" w:author="Raja EL HAFI" w:date="2015-06-10T12:12:00Z">
        <w:r w:rsidR="006E4A3D">
          <w:rPr>
            <w:b/>
            <w:i/>
            <w:u w:val="single"/>
          </w:rPr>
          <w:t>:</w:t>
        </w:r>
      </w:ins>
    </w:p>
    <w:p w:rsidR="00DB557E" w:rsidRDefault="00DB557E" w:rsidP="00DB557E">
      <w:pPr>
        <w:jc w:val="both"/>
        <w:rPr>
          <w:ins w:id="1596" w:author="Raja EL HAFI" w:date="2015-07-20T10:57:00Z"/>
          <w:b/>
          <w:i/>
        </w:rPr>
      </w:pPr>
    </w:p>
    <w:p w:rsidR="001C4E4D" w:rsidRPr="001C4E4D" w:rsidRDefault="001C4E4D" w:rsidP="00DB557E">
      <w:pPr>
        <w:jc w:val="both"/>
        <w:rPr>
          <w:ins w:id="1597" w:author="Raja EL HAFI" w:date="2015-07-20T10:58:00Z"/>
        </w:rPr>
      </w:pPr>
      <w:ins w:id="1598" w:author="Raja EL HAFI" w:date="2015-07-20T10:57:00Z">
        <w:r w:rsidRPr="001C4E4D">
          <w:t>A la date de paiement de l’annonce, MegaCor lance une mise à jour du référentiel selon le type de l</w:t>
        </w:r>
      </w:ins>
      <w:ins w:id="1599" w:author="Raja EL HAFI" w:date="2015-07-20T10:58:00Z">
        <w:r w:rsidRPr="001C4E4D">
          <w:t>’annonce  comme suit :</w:t>
        </w:r>
      </w:ins>
    </w:p>
    <w:p w:rsidR="001C4E4D" w:rsidRPr="00433015" w:rsidRDefault="001C4E4D" w:rsidP="00DB557E">
      <w:pPr>
        <w:jc w:val="both"/>
        <w:rPr>
          <w:b/>
          <w:i/>
        </w:rPr>
      </w:pPr>
    </w:p>
    <w:p w:rsidR="006E4A3D" w:rsidRDefault="006D6DF0" w:rsidP="006D6DF0">
      <w:pPr>
        <w:jc w:val="both"/>
        <w:rPr>
          <w:ins w:id="1600" w:author="Raja EL HAFI" w:date="2015-06-10T12:10:00Z"/>
        </w:rPr>
      </w:pPr>
      <w:del w:id="1601" w:author="Raja EL HAFI" w:date="2015-06-10T12:09:00Z">
        <w:r w:rsidDel="006E4A3D">
          <w:delText>Formule  de</w:delText>
        </w:r>
      </w:del>
      <w:r>
        <w:t xml:space="preserve"> </w:t>
      </w:r>
      <w:ins w:id="1602" w:author="Raja EL HAFI" w:date="2015-06-10T12:09:00Z">
        <w:r w:rsidR="006E4A3D">
          <w:t xml:space="preserve">la </w:t>
        </w:r>
      </w:ins>
      <w:r>
        <w:t>mise à jour d</w:t>
      </w:r>
      <w:ins w:id="1603" w:author="Raja EL HAFI" w:date="2015-06-10T12:09:00Z">
        <w:r w:rsidR="006E4A3D">
          <w:t xml:space="preserve">u facteur de </w:t>
        </w:r>
      </w:ins>
      <w:ins w:id="1604" w:author="Raja EL HAFI" w:date="2015-07-20T10:41:00Z">
        <w:r w:rsidR="005418F7">
          <w:t>remboursement</w:t>
        </w:r>
      </w:ins>
      <w:ins w:id="1605" w:author="Raja EL HAFI" w:date="2015-06-10T12:09:00Z">
        <w:r w:rsidR="006E4A3D">
          <w:t xml:space="preserve"> (Pool Factor) </w:t>
        </w:r>
      </w:ins>
      <w:del w:id="1606" w:author="Raja EL HAFI" w:date="2015-06-10T12:09:00Z">
        <w:r w:rsidDel="006E4A3D">
          <w:delText xml:space="preserve">e la VN </w:delText>
        </w:r>
      </w:del>
      <w:r>
        <w:t xml:space="preserve">suite à un remboursement partiel </w:t>
      </w:r>
      <w:ins w:id="1607" w:author="Raja EL HAFI" w:date="2015-06-10T12:11:00Z">
        <w:r w:rsidR="006E4A3D">
          <w:t>(</w:t>
        </w:r>
      </w:ins>
      <w:ins w:id="1608" w:author="Raja EL HAFI" w:date="2015-06-10T12:12:00Z">
        <w:r w:rsidR="006E4A3D">
          <w:t xml:space="preserve">Annonce </w:t>
        </w:r>
      </w:ins>
      <w:ins w:id="1609" w:author="Raja EL HAFI" w:date="2015-06-10T12:11:00Z">
        <w:r w:rsidR="006E4A3D">
          <w:t>PRED)</w:t>
        </w:r>
      </w:ins>
      <w:ins w:id="1610" w:author="Raja EL HAFI" w:date="2015-06-10T12:13:00Z">
        <w:r w:rsidR="006E4A3D">
          <w:t xml:space="preserve"> </w:t>
        </w:r>
      </w:ins>
      <w:ins w:id="1611" w:author="Raja EL HAFI" w:date="2015-06-10T12:10:00Z">
        <w:r w:rsidR="006E4A3D">
          <w:t>est faite selon le facteur mentionné au niveau annonce.</w:t>
        </w:r>
      </w:ins>
    </w:p>
    <w:p w:rsidR="006E4A3D" w:rsidRDefault="006E4A3D" w:rsidP="006D6DF0">
      <w:pPr>
        <w:jc w:val="both"/>
        <w:rPr>
          <w:ins w:id="1612" w:author="Raja EL HAFI" w:date="2015-06-10T12:10:00Z"/>
        </w:rPr>
      </w:pPr>
    </w:p>
    <w:p w:rsidR="006D6DF0" w:rsidRDefault="006E4A3D" w:rsidP="006D6DF0">
      <w:pPr>
        <w:jc w:val="both"/>
      </w:pPr>
      <w:ins w:id="1613" w:author="Raja EL HAFI" w:date="2015-06-10T12:10:00Z">
        <w:r>
          <w:t xml:space="preserve">La mise à jour de la </w:t>
        </w:r>
      </w:ins>
      <w:del w:id="1614" w:author="Raja EL HAFI" w:date="2015-06-10T12:10:00Z">
        <w:r w:rsidR="006D6DF0" w:rsidDel="006E4A3D">
          <w:delText>:</w:delText>
        </w:r>
      </w:del>
      <w:ins w:id="1615" w:author="Raja EL HAFI" w:date="2015-06-10T12:10:00Z">
        <w:r>
          <w:t xml:space="preserve">valeur nominale est faite suite à une annonce de </w:t>
        </w:r>
      </w:ins>
      <w:ins w:id="1616" w:author="Raja EL HAFI" w:date="2015-07-20T10:41:00Z">
        <w:r w:rsidR="005418F7">
          <w:t>remboursement</w:t>
        </w:r>
      </w:ins>
      <w:ins w:id="1617" w:author="Raja EL HAFI" w:date="2015-06-10T12:10:00Z">
        <w:r>
          <w:t xml:space="preserve"> partiel qui touche à la valeur nominale (Annonce PCAL)</w:t>
        </w:r>
      </w:ins>
    </w:p>
    <w:p w:rsidR="00DB557E" w:rsidRDefault="006D6DF0" w:rsidP="006D6DF0">
      <w:pPr>
        <w:jc w:val="both"/>
        <w:rPr>
          <w:b/>
          <w:i/>
          <w:sz w:val="20"/>
          <w:szCs w:val="20"/>
        </w:rPr>
      </w:pPr>
      <w:r>
        <w:t>VN actuelle après remboursement partiel =VN actuelle avant remboursent partiel – prix de remboursement.</w:t>
      </w:r>
    </w:p>
    <w:p w:rsidR="00DB557E" w:rsidRDefault="00DB557E" w:rsidP="00DB557E">
      <w:pPr>
        <w:jc w:val="both"/>
        <w:rPr>
          <w:b/>
          <w:i/>
          <w:sz w:val="20"/>
          <w:szCs w:val="20"/>
        </w:rPr>
      </w:pPr>
    </w:p>
    <w:p w:rsidR="00DB557E" w:rsidRDefault="00DB557E" w:rsidP="00DB557E">
      <w:pPr>
        <w:pStyle w:val="Style3"/>
        <w:shd w:val="clear" w:color="auto" w:fill="F2F2F2"/>
        <w:ind w:left="0" w:firstLine="0"/>
        <w:jc w:val="both"/>
        <w:rPr>
          <w:b w:val="0"/>
          <w:i/>
          <w:sz w:val="20"/>
          <w:szCs w:val="20"/>
        </w:rPr>
      </w:pPr>
      <w:bookmarkStart w:id="1618" w:name="_Toc425152120"/>
      <w:r>
        <w:rPr>
          <w:color w:val="000000"/>
          <w:lang w:eastAsia="fr-FR"/>
        </w:rPr>
        <w:t>OST obligatoire</w:t>
      </w:r>
      <w:r w:rsidRPr="006A4663">
        <w:rPr>
          <w:color w:val="000000"/>
          <w:lang w:eastAsia="fr-FR"/>
        </w:rPr>
        <w:t xml:space="preserve"> avec rédemption</w:t>
      </w:r>
      <w:bookmarkEnd w:id="1618"/>
    </w:p>
    <w:p w:rsidR="00DB557E" w:rsidRPr="00433015" w:rsidRDefault="00DB557E" w:rsidP="00DB557E">
      <w:pPr>
        <w:jc w:val="both"/>
        <w:rPr>
          <w:b/>
          <w:i/>
        </w:rPr>
      </w:pPr>
    </w:p>
    <w:p w:rsidR="00DB557E" w:rsidRPr="00433015" w:rsidRDefault="00DB557E" w:rsidP="00DB557E">
      <w:pPr>
        <w:jc w:val="both"/>
      </w:pPr>
      <w:r w:rsidRPr="00433015">
        <w:t>L’objectif de cette partie est de décrire le cycle de vie d’un remboursement du principal, qui se fait aussi au même temps que le paiement d’intérêts s’il s’agit de la même fréquence, les deux opérations distinctes sont générées depuis l’échéancier.</w:t>
      </w:r>
    </w:p>
    <w:p w:rsidR="00DB557E" w:rsidRPr="00433015" w:rsidRDefault="00DB557E" w:rsidP="00DB557E">
      <w:pPr>
        <w:jc w:val="both"/>
      </w:pPr>
    </w:p>
    <w:tbl>
      <w:tblPr>
        <w:tblW w:w="9079" w:type="dxa"/>
        <w:tblInd w:w="55" w:type="dxa"/>
        <w:tblCellMar>
          <w:left w:w="70" w:type="dxa"/>
          <w:right w:w="70" w:type="dxa"/>
        </w:tblCellMar>
        <w:tblLook w:val="04A0" w:firstRow="1" w:lastRow="0" w:firstColumn="1" w:lastColumn="0" w:noHBand="0" w:noVBand="1"/>
      </w:tblPr>
      <w:tblGrid>
        <w:gridCol w:w="3528"/>
        <w:gridCol w:w="5551"/>
      </w:tblGrid>
      <w:tr w:rsidR="00DB557E" w:rsidRPr="00433015" w:rsidTr="00B90839">
        <w:trPr>
          <w:trHeight w:val="293"/>
        </w:trPr>
        <w:tc>
          <w:tcPr>
            <w:tcW w:w="3528"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Données </w:t>
            </w:r>
          </w:p>
        </w:tc>
        <w:tc>
          <w:tcPr>
            <w:tcW w:w="5551"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Valeur</w:t>
            </w:r>
          </w:p>
        </w:tc>
      </w:tr>
      <w:tr w:rsidR="00DB557E" w:rsidRPr="00433015" w:rsidTr="00B90839">
        <w:trPr>
          <w:trHeight w:val="293"/>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Mère</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C</w:t>
            </w:r>
          </w:p>
        </w:tc>
      </w:tr>
      <w:tr w:rsidR="00DB557E" w:rsidRPr="00433015" w:rsidTr="00B90839">
        <w:trPr>
          <w:trHeight w:val="293"/>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Date d'enregistrement</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03/02/2015</w:t>
            </w:r>
          </w:p>
        </w:tc>
      </w:tr>
      <w:tr w:rsidR="00DB557E" w:rsidRPr="00433015" w:rsidTr="00B90839">
        <w:trPr>
          <w:trHeight w:val="379"/>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Date de détachement Maroclear</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04/02/2015</w:t>
            </w:r>
          </w:p>
        </w:tc>
      </w:tr>
      <w:tr w:rsidR="00DB557E" w:rsidRPr="00433015" w:rsidTr="00B90839">
        <w:trPr>
          <w:trHeight w:val="301"/>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Montant du remboursement</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350 MAD</w:t>
            </w:r>
          </w:p>
        </w:tc>
      </w:tr>
    </w:tbl>
    <w:p w:rsidR="006000B4" w:rsidRPr="001C4E4D" w:rsidRDefault="001B6BAA" w:rsidP="006000B4">
      <w:pPr>
        <w:jc w:val="both"/>
      </w:pPr>
      <w:r w:rsidRPr="001C4E4D">
        <w:t xml:space="preserve">Le </w:t>
      </w:r>
      <w:r w:rsidR="006000B4" w:rsidRPr="001C4E4D">
        <w:t xml:space="preserve">Montant de remboursement </w:t>
      </w:r>
      <w:r w:rsidRPr="001C4E4D">
        <w:t xml:space="preserve">doit être </w:t>
      </w:r>
      <w:r w:rsidR="006000B4" w:rsidRPr="001C4E4D">
        <w:t>déduit automatiquement et modifiable manuellement.</w:t>
      </w:r>
    </w:p>
    <w:p w:rsidR="00DB557E" w:rsidRPr="00433015" w:rsidRDefault="00DB557E" w:rsidP="00DB557E">
      <w:pPr>
        <w:jc w:val="both"/>
      </w:pPr>
    </w:p>
    <w:p w:rsidR="00DB557E" w:rsidRPr="00433015" w:rsidRDefault="00DB557E" w:rsidP="00DB557E">
      <w:pPr>
        <w:jc w:val="both"/>
      </w:pPr>
      <w:r w:rsidRPr="00433015">
        <w:t>Le calcul des positions éligibles est effectué en se basant sur la date d’enregistrement de l’annonce (Record Date) prenant en considération les positions dénouées ainsi que les suspens en cas d’une obligation cotée.</w:t>
      </w:r>
    </w:p>
    <w:p w:rsidR="00DB557E" w:rsidRPr="00433015" w:rsidRDefault="00DB557E" w:rsidP="00DB557E">
      <w:pPr>
        <w:jc w:val="both"/>
      </w:pPr>
    </w:p>
    <w:p w:rsidR="00DB557E" w:rsidRPr="00433015" w:rsidRDefault="00DB557E" w:rsidP="00DB557E">
      <w:pPr>
        <w:jc w:val="both"/>
      </w:pPr>
      <w:r w:rsidRPr="00433015">
        <w:t>L’utilisateur à toujours la possibilité de consulter les positions éligibles a tout moment du cycle de vie de l’annonce, afin de voir l’évolution des mouvements en cours.</w:t>
      </w:r>
    </w:p>
    <w:p w:rsidR="00DB557E" w:rsidRPr="006F6BBD" w:rsidRDefault="00DB557E" w:rsidP="00DB557E">
      <w:pPr>
        <w:jc w:val="both"/>
        <w:rPr>
          <w:b/>
          <w:i/>
          <w:sz w:val="24"/>
          <w:szCs w:val="24"/>
        </w:rPr>
      </w:pPr>
    </w:p>
    <w:p w:rsidR="00DB557E" w:rsidRPr="00433015" w:rsidRDefault="00DB557E" w:rsidP="00DB557E">
      <w:pPr>
        <w:jc w:val="both"/>
        <w:rPr>
          <w:b/>
          <w:i/>
        </w:rPr>
      </w:pPr>
      <w:r w:rsidRPr="00433015">
        <w:rPr>
          <w:b/>
          <w:i/>
        </w:rPr>
        <w:t>Position éligible client :</w:t>
      </w:r>
    </w:p>
    <w:p w:rsidR="00DB557E" w:rsidRDefault="00DB557E" w:rsidP="00DB557E">
      <w:pPr>
        <w:jc w:val="both"/>
        <w:rPr>
          <w:b/>
          <w:i/>
          <w:sz w:val="20"/>
          <w:szCs w:val="20"/>
        </w:rPr>
      </w:pPr>
    </w:p>
    <w:tbl>
      <w:tblPr>
        <w:tblW w:w="9097" w:type="dxa"/>
        <w:tblInd w:w="55" w:type="dxa"/>
        <w:tblCellMar>
          <w:left w:w="70" w:type="dxa"/>
          <w:right w:w="70" w:type="dxa"/>
        </w:tblCellMar>
        <w:tblLook w:val="04A0" w:firstRow="1" w:lastRow="0" w:firstColumn="1" w:lastColumn="0" w:noHBand="0" w:noVBand="1"/>
      </w:tblPr>
      <w:tblGrid>
        <w:gridCol w:w="2000"/>
        <w:gridCol w:w="3188"/>
        <w:gridCol w:w="932"/>
        <w:gridCol w:w="1428"/>
        <w:gridCol w:w="1549"/>
      </w:tblGrid>
      <w:tr w:rsidR="00DB557E" w:rsidRPr="002D1986" w:rsidTr="00B90839">
        <w:trPr>
          <w:trHeight w:val="315"/>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w:t>
            </w:r>
          </w:p>
        </w:tc>
        <w:tc>
          <w:tcPr>
            <w:tcW w:w="318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w:t>
            </w:r>
          </w:p>
        </w:tc>
        <w:tc>
          <w:tcPr>
            <w:tcW w:w="93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dénouée</w:t>
            </w:r>
          </w:p>
        </w:tc>
        <w:tc>
          <w:tcPr>
            <w:tcW w:w="14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Suspens</w:t>
            </w:r>
          </w:p>
        </w:tc>
        <w:tc>
          <w:tcPr>
            <w:tcW w:w="154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éligible</w:t>
            </w:r>
          </w:p>
        </w:tc>
      </w:tr>
      <w:tr w:rsidR="00DB557E" w:rsidRPr="002D1986"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 21</w:t>
            </w:r>
          </w:p>
        </w:tc>
        <w:tc>
          <w:tcPr>
            <w:tcW w:w="318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01</w:t>
            </w:r>
          </w:p>
        </w:tc>
        <w:tc>
          <w:tcPr>
            <w:tcW w:w="932"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120</w:t>
            </w:r>
          </w:p>
        </w:tc>
        <w:tc>
          <w:tcPr>
            <w:tcW w:w="142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549"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120</w:t>
            </w:r>
          </w:p>
        </w:tc>
      </w:tr>
      <w:tr w:rsidR="00DB557E" w:rsidRPr="002D1986"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 22</w:t>
            </w:r>
          </w:p>
        </w:tc>
        <w:tc>
          <w:tcPr>
            <w:tcW w:w="318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01</w:t>
            </w:r>
          </w:p>
        </w:tc>
        <w:tc>
          <w:tcPr>
            <w:tcW w:w="932"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400</w:t>
            </w:r>
          </w:p>
        </w:tc>
        <w:tc>
          <w:tcPr>
            <w:tcW w:w="142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549"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400</w:t>
            </w:r>
          </w:p>
        </w:tc>
      </w:tr>
      <w:tr w:rsidR="00DB557E" w:rsidRPr="002D1986"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 23</w:t>
            </w:r>
          </w:p>
        </w:tc>
        <w:tc>
          <w:tcPr>
            <w:tcW w:w="318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02</w:t>
            </w:r>
          </w:p>
        </w:tc>
        <w:tc>
          <w:tcPr>
            <w:tcW w:w="932"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115</w:t>
            </w:r>
          </w:p>
        </w:tc>
        <w:tc>
          <w:tcPr>
            <w:tcW w:w="142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549"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115</w:t>
            </w:r>
          </w:p>
        </w:tc>
      </w:tr>
    </w:tbl>
    <w:p w:rsidR="00DB557E" w:rsidRPr="00433015" w:rsidRDefault="00DB557E" w:rsidP="00DB557E">
      <w:pPr>
        <w:jc w:val="both"/>
        <w:rPr>
          <w:b/>
          <w:i/>
        </w:rPr>
      </w:pPr>
    </w:p>
    <w:p w:rsidR="00DB557E" w:rsidRPr="00433015" w:rsidRDefault="00DB557E" w:rsidP="00DB557E">
      <w:pPr>
        <w:jc w:val="both"/>
        <w:rPr>
          <w:b/>
          <w:i/>
        </w:rPr>
      </w:pPr>
      <w:r w:rsidRPr="00433015">
        <w:rPr>
          <w:b/>
          <w:i/>
        </w:rPr>
        <w:t>Position éligible marché :</w:t>
      </w:r>
    </w:p>
    <w:p w:rsidR="00DB557E" w:rsidRPr="006F6BBD" w:rsidRDefault="00DB557E" w:rsidP="00DB557E">
      <w:pPr>
        <w:jc w:val="both"/>
        <w:rPr>
          <w:b/>
          <w:i/>
          <w:sz w:val="24"/>
          <w:szCs w:val="24"/>
        </w:rPr>
      </w:pPr>
    </w:p>
    <w:p w:rsidR="00DB557E" w:rsidRDefault="00DB557E" w:rsidP="00DB557E">
      <w:pPr>
        <w:jc w:val="both"/>
        <w:rPr>
          <w:b/>
          <w:i/>
          <w:sz w:val="20"/>
          <w:szCs w:val="20"/>
        </w:rPr>
      </w:pPr>
    </w:p>
    <w:tbl>
      <w:tblPr>
        <w:tblW w:w="9099" w:type="dxa"/>
        <w:tblInd w:w="55" w:type="dxa"/>
        <w:tblCellMar>
          <w:left w:w="70" w:type="dxa"/>
          <w:right w:w="70" w:type="dxa"/>
        </w:tblCellMar>
        <w:tblLook w:val="04A0" w:firstRow="1" w:lastRow="0" w:firstColumn="1" w:lastColumn="0" w:noHBand="0" w:noVBand="1"/>
      </w:tblPr>
      <w:tblGrid>
        <w:gridCol w:w="4595"/>
        <w:gridCol w:w="1776"/>
        <w:gridCol w:w="1007"/>
        <w:gridCol w:w="1721"/>
      </w:tblGrid>
      <w:tr w:rsidR="00DB557E" w:rsidRPr="002D1986" w:rsidTr="00B90839">
        <w:trPr>
          <w:trHeight w:val="320"/>
        </w:trPr>
        <w:tc>
          <w:tcPr>
            <w:tcW w:w="4595"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w:t>
            </w:r>
          </w:p>
        </w:tc>
        <w:tc>
          <w:tcPr>
            <w:tcW w:w="177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dénouée</w:t>
            </w:r>
          </w:p>
        </w:tc>
        <w:tc>
          <w:tcPr>
            <w:tcW w:w="100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Suspens</w:t>
            </w:r>
          </w:p>
        </w:tc>
        <w:tc>
          <w:tcPr>
            <w:tcW w:w="172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éligible</w:t>
            </w:r>
          </w:p>
        </w:tc>
      </w:tr>
      <w:tr w:rsidR="00DB557E" w:rsidRPr="002D1986" w:rsidTr="00B90839">
        <w:trPr>
          <w:trHeight w:val="320"/>
        </w:trPr>
        <w:tc>
          <w:tcPr>
            <w:tcW w:w="4595"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01</w:t>
            </w:r>
          </w:p>
        </w:tc>
        <w:tc>
          <w:tcPr>
            <w:tcW w:w="1776"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520</w:t>
            </w:r>
          </w:p>
        </w:tc>
        <w:tc>
          <w:tcPr>
            <w:tcW w:w="1007"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721"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350</w:t>
            </w:r>
          </w:p>
        </w:tc>
      </w:tr>
      <w:tr w:rsidR="00DB557E" w:rsidRPr="002D1986" w:rsidTr="00B90839">
        <w:trPr>
          <w:trHeight w:val="320"/>
        </w:trPr>
        <w:tc>
          <w:tcPr>
            <w:tcW w:w="4595"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02</w:t>
            </w:r>
          </w:p>
        </w:tc>
        <w:tc>
          <w:tcPr>
            <w:tcW w:w="1776"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115</w:t>
            </w:r>
          </w:p>
        </w:tc>
        <w:tc>
          <w:tcPr>
            <w:tcW w:w="1007"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721"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300</w:t>
            </w:r>
          </w:p>
        </w:tc>
      </w:tr>
    </w:tbl>
    <w:p w:rsidR="00DB557E" w:rsidRPr="006F6BBD" w:rsidRDefault="00DB557E" w:rsidP="00DB557E">
      <w:pPr>
        <w:jc w:val="both"/>
        <w:rPr>
          <w:sz w:val="20"/>
          <w:szCs w:val="20"/>
        </w:rPr>
      </w:pPr>
    </w:p>
    <w:p w:rsidR="00DB557E" w:rsidRPr="00433015" w:rsidRDefault="00DB557E" w:rsidP="00DB557E">
      <w:pPr>
        <w:jc w:val="both"/>
      </w:pPr>
      <w:r w:rsidRPr="00433015">
        <w:t>Il est possible dés l’activation de l’annonce de lancer le processus de notification vers les clients éligibles, sauf qu’AWB demande à ce que la notification sur les événements obligatoire ne soit pas générée.</w:t>
      </w:r>
    </w:p>
    <w:p w:rsidR="00DB557E" w:rsidRPr="00433015" w:rsidRDefault="00DB557E" w:rsidP="00DB557E">
      <w:pPr>
        <w:jc w:val="both"/>
      </w:pPr>
    </w:p>
    <w:p w:rsidR="00DB557E" w:rsidRPr="00433015" w:rsidRDefault="00DB557E" w:rsidP="00DB557E">
      <w:pPr>
        <w:jc w:val="both"/>
      </w:pPr>
      <w:r w:rsidRPr="00433015">
        <w:t>A l’activation de l’annonce l’utilisateur procède au calcul des exécutions des deux coté (Client et marché)</w:t>
      </w:r>
    </w:p>
    <w:p w:rsidR="00DB557E" w:rsidRDefault="00DB557E" w:rsidP="00DB557E">
      <w:pPr>
        <w:jc w:val="both"/>
        <w:rPr>
          <w:sz w:val="24"/>
          <w:szCs w:val="24"/>
        </w:rPr>
      </w:pPr>
    </w:p>
    <w:p w:rsidR="00DB557E" w:rsidRPr="009776BC" w:rsidRDefault="00DB557E" w:rsidP="00DB557E">
      <w:pPr>
        <w:jc w:val="both"/>
        <w:rPr>
          <w:b/>
          <w:i/>
          <w:sz w:val="24"/>
          <w:szCs w:val="24"/>
        </w:rPr>
      </w:pPr>
      <w:r w:rsidRPr="009776BC">
        <w:rPr>
          <w:b/>
          <w:i/>
          <w:sz w:val="24"/>
          <w:szCs w:val="24"/>
        </w:rPr>
        <w:t>Exécutions clients</w:t>
      </w:r>
      <w:r>
        <w:rPr>
          <w:b/>
          <w:i/>
          <w:sz w:val="24"/>
          <w:szCs w:val="24"/>
        </w:rPr>
        <w:t> :</w:t>
      </w:r>
    </w:p>
    <w:p w:rsidR="00DB557E" w:rsidRDefault="00DB557E" w:rsidP="00DB557E">
      <w:pPr>
        <w:jc w:val="both"/>
        <w:rPr>
          <w:b/>
          <w:i/>
          <w:sz w:val="20"/>
          <w:szCs w:val="20"/>
        </w:rPr>
      </w:pPr>
    </w:p>
    <w:p w:rsidR="00DB557E" w:rsidRDefault="00DB557E" w:rsidP="00DB557E">
      <w:pPr>
        <w:jc w:val="both"/>
        <w:rPr>
          <w:b/>
          <w:i/>
          <w:sz w:val="20"/>
          <w:szCs w:val="20"/>
        </w:rPr>
      </w:pPr>
    </w:p>
    <w:tbl>
      <w:tblPr>
        <w:tblW w:w="9509" w:type="dxa"/>
        <w:tblInd w:w="70" w:type="dxa"/>
        <w:tblCellMar>
          <w:left w:w="70" w:type="dxa"/>
          <w:right w:w="70" w:type="dxa"/>
        </w:tblCellMar>
        <w:tblLook w:val="04A0" w:firstRow="1" w:lastRow="0" w:firstColumn="1" w:lastColumn="0" w:noHBand="0" w:noVBand="1"/>
      </w:tblPr>
      <w:tblGrid>
        <w:gridCol w:w="1985"/>
        <w:gridCol w:w="2055"/>
        <w:gridCol w:w="862"/>
        <w:gridCol w:w="1278"/>
        <w:gridCol w:w="2133"/>
        <w:gridCol w:w="1196"/>
      </w:tblGrid>
      <w:tr w:rsidR="00DB557E" w:rsidRPr="009776BC" w:rsidTr="00B90839">
        <w:trPr>
          <w:trHeight w:val="314"/>
        </w:trPr>
        <w:tc>
          <w:tcPr>
            <w:tcW w:w="1985"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w:t>
            </w:r>
          </w:p>
        </w:tc>
        <w:tc>
          <w:tcPr>
            <w:tcW w:w="205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Position</w:t>
            </w:r>
          </w:p>
        </w:tc>
        <w:tc>
          <w:tcPr>
            <w:tcW w:w="127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Montant Brut</w:t>
            </w:r>
          </w:p>
        </w:tc>
        <w:tc>
          <w:tcPr>
            <w:tcW w:w="213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Type du mouvement</w:t>
            </w:r>
          </w:p>
        </w:tc>
        <w:tc>
          <w:tcPr>
            <w:tcW w:w="119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Type d'impact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21</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120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Titre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Out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21</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120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42000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Espèce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In</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22</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400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Titre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Out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22</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400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140000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Espèce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In</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23</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115</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Titre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Out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23</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115</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40250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Espèce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In</w:t>
            </w:r>
          </w:p>
        </w:tc>
      </w:tr>
    </w:tbl>
    <w:p w:rsidR="00DB557E" w:rsidRDefault="00DB557E" w:rsidP="00DB557E">
      <w:pPr>
        <w:jc w:val="both"/>
        <w:rPr>
          <w:b/>
          <w:i/>
          <w:sz w:val="20"/>
          <w:szCs w:val="20"/>
        </w:rPr>
      </w:pPr>
    </w:p>
    <w:p w:rsidR="00DB557E" w:rsidRPr="00433015" w:rsidRDefault="00DB557E" w:rsidP="00DB557E">
      <w:pPr>
        <w:jc w:val="both"/>
      </w:pPr>
      <w:r w:rsidRPr="00433015">
        <w:t xml:space="preserve">Rappelons que </w:t>
      </w:r>
      <w:r w:rsidR="00E973C8" w:rsidRPr="00433015">
        <w:t>tous</w:t>
      </w:r>
      <w:r w:rsidRPr="00433015">
        <w:t xml:space="preserve"> les achats et les ventes arrivant entre la date de détachement Maroclear et la date de paiement doivent ensuite faire l’objet d’une réclamation aux contreparties des ayants droit via un processus de dénouement tardif.</w:t>
      </w:r>
    </w:p>
    <w:p w:rsidR="00DB557E" w:rsidRDefault="00DB557E" w:rsidP="00DB557E">
      <w:pPr>
        <w:jc w:val="both"/>
        <w:rPr>
          <w:sz w:val="24"/>
          <w:szCs w:val="24"/>
        </w:rPr>
      </w:pPr>
    </w:p>
    <w:p w:rsidR="00DB557E" w:rsidRPr="00BA4E09" w:rsidRDefault="00DB557E" w:rsidP="00DB557E">
      <w:pPr>
        <w:jc w:val="both"/>
        <w:rPr>
          <w:b/>
          <w:i/>
          <w:sz w:val="24"/>
          <w:szCs w:val="24"/>
        </w:rPr>
      </w:pPr>
      <w:r>
        <w:rPr>
          <w:b/>
          <w:i/>
          <w:sz w:val="24"/>
          <w:szCs w:val="24"/>
        </w:rPr>
        <w:t>Exécutions Marché :</w:t>
      </w:r>
    </w:p>
    <w:p w:rsidR="00DB557E" w:rsidRDefault="00DB557E" w:rsidP="00DB557E">
      <w:pPr>
        <w:jc w:val="both"/>
        <w:rPr>
          <w:sz w:val="24"/>
          <w:szCs w:val="24"/>
        </w:rPr>
      </w:pPr>
    </w:p>
    <w:tbl>
      <w:tblPr>
        <w:tblW w:w="8595" w:type="dxa"/>
        <w:tblInd w:w="53" w:type="dxa"/>
        <w:tblCellMar>
          <w:left w:w="70" w:type="dxa"/>
          <w:right w:w="70" w:type="dxa"/>
        </w:tblCellMar>
        <w:tblLook w:val="04A0" w:firstRow="1" w:lastRow="0" w:firstColumn="1" w:lastColumn="0" w:noHBand="0" w:noVBand="1"/>
      </w:tblPr>
      <w:tblGrid>
        <w:gridCol w:w="1860"/>
        <w:gridCol w:w="862"/>
        <w:gridCol w:w="1620"/>
        <w:gridCol w:w="2320"/>
        <w:gridCol w:w="1960"/>
      </w:tblGrid>
      <w:tr w:rsidR="00DB557E" w:rsidRPr="00315D51" w:rsidTr="00B90839">
        <w:trPr>
          <w:trHeight w:val="315"/>
        </w:trPr>
        <w:tc>
          <w:tcPr>
            <w:tcW w:w="186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w:t>
            </w:r>
          </w:p>
        </w:tc>
        <w:tc>
          <w:tcPr>
            <w:tcW w:w="83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Position</w:t>
            </w:r>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Montant Brut</w:t>
            </w:r>
          </w:p>
        </w:tc>
        <w:tc>
          <w:tcPr>
            <w:tcW w:w="23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Type du mouvement</w:t>
            </w:r>
          </w:p>
        </w:tc>
        <w:tc>
          <w:tcPr>
            <w:tcW w:w="19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Type d'impact</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 01</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520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Titre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Out</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 01</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520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182000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Espèce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In</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 02</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115</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Titre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Out</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 02</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115</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40250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Espèce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In</w:t>
            </w:r>
          </w:p>
        </w:tc>
      </w:tr>
    </w:tbl>
    <w:p w:rsidR="00DB557E" w:rsidRDefault="00DB557E" w:rsidP="00DB557E">
      <w:pPr>
        <w:jc w:val="both"/>
        <w:rPr>
          <w:sz w:val="24"/>
          <w:szCs w:val="24"/>
        </w:rPr>
      </w:pPr>
    </w:p>
    <w:p w:rsidR="00DB557E" w:rsidRPr="00433015" w:rsidRDefault="00DB557E" w:rsidP="00DB557E">
      <w:pPr>
        <w:jc w:val="both"/>
      </w:pPr>
      <w:r w:rsidRPr="00433015">
        <w:t>Réception des paiements sortie des titres via le fichier comptable RCQ, le système génère le paiement marché ségrégué par catégorie d’avoir.</w:t>
      </w:r>
    </w:p>
    <w:p w:rsidR="00DB557E" w:rsidRPr="00433015" w:rsidRDefault="00DB557E" w:rsidP="00DB557E">
      <w:pPr>
        <w:jc w:val="both"/>
      </w:pPr>
    </w:p>
    <w:tbl>
      <w:tblPr>
        <w:tblW w:w="9325" w:type="dxa"/>
        <w:tblInd w:w="55" w:type="dxa"/>
        <w:tblCellMar>
          <w:left w:w="70" w:type="dxa"/>
          <w:right w:w="70" w:type="dxa"/>
        </w:tblCellMar>
        <w:tblLook w:val="04A0" w:firstRow="1" w:lastRow="0" w:firstColumn="1" w:lastColumn="0" w:noHBand="0" w:noVBand="1"/>
      </w:tblPr>
      <w:tblGrid>
        <w:gridCol w:w="1842"/>
        <w:gridCol w:w="1045"/>
        <w:gridCol w:w="1785"/>
        <w:gridCol w:w="2982"/>
        <w:gridCol w:w="1671"/>
      </w:tblGrid>
      <w:tr w:rsidR="00DB557E" w:rsidRPr="00D975E8" w:rsidTr="00B90839">
        <w:trPr>
          <w:trHeight w:val="336"/>
        </w:trPr>
        <w:tc>
          <w:tcPr>
            <w:tcW w:w="1842"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D975E8">
              <w:rPr>
                <w:rFonts w:eastAsia="Times New Roman" w:cs="Times New Roman"/>
                <w:color w:val="000000"/>
                <w:lang w:eastAsia="fr-FR"/>
              </w:rPr>
              <w:t>ostro</w:t>
            </w:r>
          </w:p>
        </w:tc>
        <w:tc>
          <w:tcPr>
            <w:tcW w:w="104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Position</w:t>
            </w:r>
          </w:p>
        </w:tc>
        <w:tc>
          <w:tcPr>
            <w:tcW w:w="178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Montant Brut</w:t>
            </w:r>
          </w:p>
        </w:tc>
        <w:tc>
          <w:tcPr>
            <w:tcW w:w="298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Type du mouvement</w:t>
            </w:r>
          </w:p>
        </w:tc>
        <w:tc>
          <w:tcPr>
            <w:tcW w:w="167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Type d'impact</w:t>
            </w:r>
          </w:p>
        </w:tc>
      </w:tr>
      <w:tr w:rsidR="00DB557E" w:rsidRPr="00D975E8" w:rsidTr="00B90839">
        <w:trPr>
          <w:trHeight w:val="336"/>
        </w:trPr>
        <w:tc>
          <w:tcPr>
            <w:tcW w:w="1842"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Compte Nostro 01</w:t>
            </w:r>
          </w:p>
        </w:tc>
        <w:tc>
          <w:tcPr>
            <w:tcW w:w="104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120</w:t>
            </w:r>
          </w:p>
        </w:tc>
        <w:tc>
          <w:tcPr>
            <w:tcW w:w="178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0</w:t>
            </w:r>
          </w:p>
        </w:tc>
        <w:tc>
          <w:tcPr>
            <w:tcW w:w="2982"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Titre</w:t>
            </w:r>
          </w:p>
        </w:tc>
        <w:tc>
          <w:tcPr>
            <w:tcW w:w="1671"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Out</w:t>
            </w:r>
          </w:p>
        </w:tc>
      </w:tr>
      <w:tr w:rsidR="00DB557E" w:rsidRPr="00D975E8" w:rsidTr="00B90839">
        <w:trPr>
          <w:trHeight w:val="336"/>
        </w:trPr>
        <w:tc>
          <w:tcPr>
            <w:tcW w:w="1842"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Compte Nostro 02</w:t>
            </w:r>
          </w:p>
        </w:tc>
        <w:tc>
          <w:tcPr>
            <w:tcW w:w="104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515</w:t>
            </w:r>
          </w:p>
        </w:tc>
        <w:tc>
          <w:tcPr>
            <w:tcW w:w="178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0</w:t>
            </w:r>
          </w:p>
        </w:tc>
        <w:tc>
          <w:tcPr>
            <w:tcW w:w="2982"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Titre</w:t>
            </w:r>
          </w:p>
        </w:tc>
        <w:tc>
          <w:tcPr>
            <w:tcW w:w="1671"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Out</w:t>
            </w:r>
          </w:p>
        </w:tc>
      </w:tr>
    </w:tbl>
    <w:p w:rsidR="00DB557E" w:rsidRDefault="00DB557E" w:rsidP="00DB557E">
      <w:pPr>
        <w:jc w:val="both"/>
        <w:rPr>
          <w:sz w:val="24"/>
          <w:szCs w:val="24"/>
        </w:rPr>
      </w:pPr>
    </w:p>
    <w:p w:rsidR="00DB557E" w:rsidRPr="00433015" w:rsidRDefault="00DB557E" w:rsidP="00DB557E">
      <w:pPr>
        <w:jc w:val="both"/>
      </w:pPr>
      <w:r w:rsidRPr="00433015">
        <w:t>La réconciliation est déclenchée automatiquement et se fait sur la base des quantités reçues par rapport aux quantités calculées dans les exécutions marché.</w:t>
      </w:r>
    </w:p>
    <w:p w:rsidR="00DB557E" w:rsidRPr="00433015" w:rsidRDefault="00DB557E" w:rsidP="00DB557E">
      <w:pPr>
        <w:jc w:val="both"/>
      </w:pPr>
    </w:p>
    <w:p w:rsidR="00DB557E" w:rsidRPr="00433015" w:rsidRDefault="00DB557E" w:rsidP="00DB557E">
      <w:pPr>
        <w:jc w:val="both"/>
      </w:pPr>
      <w:r w:rsidRPr="00433015">
        <w:t xml:space="preserve">Allocation espèce et titres se font automatiquement </w:t>
      </w:r>
      <w:r w:rsidR="00E973C8" w:rsidRPr="00433015">
        <w:t>dès</w:t>
      </w:r>
      <w:r w:rsidRPr="00433015">
        <w:t xml:space="preserve"> la génération du paiement marché, </w:t>
      </w:r>
      <w:r w:rsidR="00E973C8" w:rsidRPr="00433015">
        <w:t>à</w:t>
      </w:r>
      <w:r w:rsidRPr="00433015">
        <w:t xml:space="preserve"> ce niveau le statut des exécutions </w:t>
      </w:r>
      <w:r w:rsidR="00B40F49" w:rsidRPr="00433015">
        <w:t>deviennent</w:t>
      </w:r>
      <w:r w:rsidRPr="00433015">
        <w:t xml:space="preserve"> « Alloué »</w:t>
      </w:r>
    </w:p>
    <w:p w:rsidR="00DB557E" w:rsidRPr="00433015" w:rsidRDefault="00DB557E" w:rsidP="00DB557E">
      <w:pPr>
        <w:jc w:val="both"/>
        <w:rPr>
          <w:b/>
          <w:i/>
        </w:rPr>
      </w:pPr>
    </w:p>
    <w:p w:rsidR="00DB557E" w:rsidRPr="00433015" w:rsidRDefault="00DB557E" w:rsidP="00DB557E">
      <w:pPr>
        <w:jc w:val="both"/>
        <w:rPr>
          <w:b/>
          <w:i/>
        </w:rPr>
      </w:pPr>
      <w:r w:rsidRPr="00433015">
        <w:rPr>
          <w:b/>
          <w:i/>
        </w:rPr>
        <w:t>Gestion du paiement marché partiel :</w:t>
      </w:r>
    </w:p>
    <w:p w:rsidR="00DB557E" w:rsidRPr="00433015" w:rsidRDefault="00DB557E" w:rsidP="00DB557E">
      <w:pPr>
        <w:jc w:val="both"/>
      </w:pPr>
      <w:r w:rsidRPr="00433015">
        <w:t xml:space="preserve">Dans le cas </w:t>
      </w:r>
      <w:r w:rsidR="00E973C8" w:rsidRPr="00433015">
        <w:t>où</w:t>
      </w:r>
      <w:r w:rsidRPr="00433015">
        <w:t xml:space="preserve"> le paiement reçu du marché n’est pas total, la réconciliation sera faite partiellement et à l’échelle du montant reçu, il serait possible par la suite de générer l’allocation manuellement sur une partie des clients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Illustration :</w:t>
      </w:r>
    </w:p>
    <w:p w:rsidR="00DB557E" w:rsidRPr="00433015" w:rsidRDefault="00DB557E" w:rsidP="00DB557E">
      <w:pPr>
        <w:jc w:val="both"/>
      </w:pPr>
    </w:p>
    <w:p w:rsidR="00DB557E" w:rsidRPr="00433015" w:rsidRDefault="00DB557E" w:rsidP="00DB557E">
      <w:pPr>
        <w:jc w:val="both"/>
        <w:rPr>
          <w:b/>
          <w:i/>
        </w:rPr>
      </w:pPr>
      <w:r w:rsidRPr="00433015">
        <w:rPr>
          <w:b/>
          <w:i/>
        </w:rPr>
        <w:t>Paiement marché reçu partiellement :</w:t>
      </w:r>
    </w:p>
    <w:p w:rsidR="00DB557E" w:rsidRPr="00433015" w:rsidRDefault="00DB557E" w:rsidP="00DB557E">
      <w:pPr>
        <w:jc w:val="both"/>
      </w:pPr>
      <w:r w:rsidRPr="00433015">
        <w:t>Pour ce cas le paiement sur le compte Nostro 01 reçu sur la base d’une quantité de 400.</w:t>
      </w:r>
    </w:p>
    <w:p w:rsidR="00DB557E" w:rsidRPr="00433015" w:rsidRDefault="00DB557E" w:rsidP="00DB557E">
      <w:pPr>
        <w:jc w:val="both"/>
        <w:rPr>
          <w:b/>
          <w:i/>
        </w:rPr>
      </w:pPr>
    </w:p>
    <w:tbl>
      <w:tblPr>
        <w:tblW w:w="9709" w:type="dxa"/>
        <w:tblCellMar>
          <w:left w:w="70" w:type="dxa"/>
          <w:right w:w="70" w:type="dxa"/>
        </w:tblCellMar>
        <w:tblLook w:val="04A0" w:firstRow="1" w:lastRow="0" w:firstColumn="1" w:lastColumn="0" w:noHBand="0" w:noVBand="1"/>
      </w:tblPr>
      <w:tblGrid>
        <w:gridCol w:w="1913"/>
        <w:gridCol w:w="862"/>
        <w:gridCol w:w="1518"/>
        <w:gridCol w:w="2173"/>
        <w:gridCol w:w="1542"/>
        <w:gridCol w:w="1701"/>
      </w:tblGrid>
      <w:tr w:rsidR="00DB557E" w:rsidRPr="00433015" w:rsidTr="00B90839">
        <w:trPr>
          <w:trHeight w:val="315"/>
        </w:trPr>
        <w:tc>
          <w:tcPr>
            <w:tcW w:w="1913"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w:t>
            </w:r>
          </w:p>
        </w:tc>
        <w:tc>
          <w:tcPr>
            <w:tcW w:w="151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Montant Brut</w:t>
            </w:r>
          </w:p>
        </w:tc>
        <w:tc>
          <w:tcPr>
            <w:tcW w:w="217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Type du mouvement</w:t>
            </w:r>
          </w:p>
        </w:tc>
        <w:tc>
          <w:tcPr>
            <w:tcW w:w="154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Type d'impact</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Réconciliation</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400</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Out</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Partielle</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400</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140000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Espèce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In</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Partielle</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115</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Out</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Totale </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115</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40250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Espèce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In</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Totale </w:t>
            </w:r>
          </w:p>
        </w:tc>
      </w:tr>
    </w:tbl>
    <w:p w:rsidR="00DB557E" w:rsidRPr="00433015" w:rsidRDefault="00DB557E" w:rsidP="00DB557E">
      <w:pPr>
        <w:jc w:val="both"/>
      </w:pPr>
    </w:p>
    <w:p w:rsidR="00DB557E" w:rsidRPr="00433015" w:rsidRDefault="00DB557E" w:rsidP="00DB557E">
      <w:pPr>
        <w:jc w:val="both"/>
      </w:pPr>
      <w:r w:rsidRPr="00433015">
        <w:t>A ce niveau le paiement marché est réconcilié avec le calcul prévisionnel sans allocation sur les positions éligibles clients :</w:t>
      </w:r>
    </w:p>
    <w:p w:rsidR="00DB557E" w:rsidRPr="00433015" w:rsidRDefault="00DB557E" w:rsidP="00DB557E">
      <w:pPr>
        <w:jc w:val="both"/>
      </w:pPr>
    </w:p>
    <w:p w:rsidR="00DB557E" w:rsidRPr="00433015" w:rsidRDefault="00DB557E" w:rsidP="00DB557E">
      <w:pPr>
        <w:jc w:val="both"/>
        <w:rPr>
          <w:b/>
          <w:i/>
        </w:rPr>
      </w:pPr>
      <w:r w:rsidRPr="00433015">
        <w:rPr>
          <w:b/>
          <w:i/>
        </w:rPr>
        <w:t>Allocation manuelle du paiement reçu :</w:t>
      </w:r>
    </w:p>
    <w:p w:rsidR="00DB557E" w:rsidRPr="00581777" w:rsidRDefault="00DB557E" w:rsidP="00DB557E">
      <w:pPr>
        <w:jc w:val="both"/>
        <w:rPr>
          <w:sz w:val="24"/>
          <w:szCs w:val="24"/>
        </w:rPr>
      </w:pPr>
      <w:r w:rsidRPr="00433015">
        <w:t>L’allocation est faite en titre et en espèce d’une manière sélective</w:t>
      </w:r>
      <w:r>
        <w:rPr>
          <w:sz w:val="24"/>
          <w:szCs w:val="24"/>
        </w:rPr>
        <w:t>.</w:t>
      </w:r>
    </w:p>
    <w:p w:rsidR="00DB557E" w:rsidRDefault="00DB557E" w:rsidP="00DB557E">
      <w:pPr>
        <w:jc w:val="both"/>
        <w:rPr>
          <w:b/>
          <w:i/>
          <w:sz w:val="24"/>
          <w:szCs w:val="24"/>
        </w:rPr>
      </w:pPr>
    </w:p>
    <w:tbl>
      <w:tblPr>
        <w:tblW w:w="9681" w:type="dxa"/>
        <w:tblInd w:w="53" w:type="dxa"/>
        <w:tblCellMar>
          <w:left w:w="70" w:type="dxa"/>
          <w:right w:w="70" w:type="dxa"/>
        </w:tblCellMar>
        <w:tblLook w:val="04A0" w:firstRow="1" w:lastRow="0" w:firstColumn="1" w:lastColumn="0" w:noHBand="0" w:noVBand="1"/>
      </w:tblPr>
      <w:tblGrid>
        <w:gridCol w:w="1336"/>
        <w:gridCol w:w="862"/>
        <w:gridCol w:w="1455"/>
        <w:gridCol w:w="1893"/>
        <w:gridCol w:w="1559"/>
        <w:gridCol w:w="1417"/>
        <w:gridCol w:w="1159"/>
      </w:tblGrid>
      <w:tr w:rsidR="00DB557E" w:rsidRPr="00F174BD" w:rsidTr="00B90839">
        <w:trPr>
          <w:trHeight w:val="317"/>
        </w:trPr>
        <w:tc>
          <w:tcPr>
            <w:tcW w:w="1718"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w:t>
            </w:r>
          </w:p>
        </w:tc>
        <w:tc>
          <w:tcPr>
            <w:tcW w:w="4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Position</w:t>
            </w:r>
          </w:p>
        </w:tc>
        <w:tc>
          <w:tcPr>
            <w:tcW w:w="145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Montant Brut</w:t>
            </w:r>
          </w:p>
        </w:tc>
        <w:tc>
          <w:tcPr>
            <w:tcW w:w="189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Type du mouvement</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Quantité allouée</w:t>
            </w:r>
          </w:p>
        </w:tc>
        <w:tc>
          <w:tcPr>
            <w:tcW w:w="141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Montant alloué</w:t>
            </w:r>
          </w:p>
        </w:tc>
        <w:tc>
          <w:tcPr>
            <w:tcW w:w="11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 xml:space="preserve">Allocation </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21</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120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Out</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21</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120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42000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In</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22</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400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400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Out</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22</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400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140000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140000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In</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23</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115</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115</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Out</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23</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115</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40250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40250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In</w:t>
            </w:r>
          </w:p>
        </w:tc>
      </w:tr>
    </w:tbl>
    <w:p w:rsidR="00DB557E" w:rsidRPr="00581777" w:rsidRDefault="00DB557E" w:rsidP="00DB557E">
      <w:pPr>
        <w:jc w:val="both"/>
        <w:rPr>
          <w:sz w:val="24"/>
          <w:szCs w:val="24"/>
        </w:rPr>
      </w:pPr>
    </w:p>
    <w:p w:rsidR="00DB557E" w:rsidRPr="00433015" w:rsidRDefault="00DB557E" w:rsidP="006E0B40">
      <w:pPr>
        <w:numPr>
          <w:ilvl w:val="0"/>
          <w:numId w:val="25"/>
        </w:numPr>
        <w:jc w:val="both"/>
      </w:pPr>
      <w:r w:rsidRPr="00433015">
        <w:t xml:space="preserve">Les lignes en verts sont les paiements titres et espèces </w:t>
      </w:r>
    </w:p>
    <w:p w:rsidR="00DB557E" w:rsidRPr="00433015" w:rsidRDefault="00DB557E" w:rsidP="006E0B40">
      <w:pPr>
        <w:numPr>
          <w:ilvl w:val="0"/>
          <w:numId w:val="25"/>
        </w:numPr>
        <w:jc w:val="both"/>
      </w:pPr>
      <w:r w:rsidRPr="00433015">
        <w:lastRenderedPageBreak/>
        <w:t>Les lignes en rouge est les non-allocations des paiements titres et espèces pour le premier client éligible à la rédemption.</w:t>
      </w:r>
    </w:p>
    <w:p w:rsidR="00DB557E" w:rsidRPr="00433015" w:rsidRDefault="00DB557E" w:rsidP="00DB557E">
      <w:pPr>
        <w:jc w:val="both"/>
      </w:pPr>
    </w:p>
    <w:p w:rsidR="00DB557E" w:rsidRPr="00433015" w:rsidRDefault="00DB557E" w:rsidP="00DB557E">
      <w:pPr>
        <w:jc w:val="both"/>
      </w:pPr>
    </w:p>
    <w:p w:rsidR="00DB557E" w:rsidRPr="00433015" w:rsidRDefault="00DB557E" w:rsidP="00DB557E">
      <w:p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pPr>
      <w:r w:rsidRPr="00433015">
        <w:t>Sachant que le paiement du principal n’est pas assujetti à la retenue à la source</w:t>
      </w:r>
    </w:p>
    <w:p w:rsidR="00DB557E" w:rsidRPr="00433015" w:rsidRDefault="00DB557E" w:rsidP="00DB557E">
      <w:pPr>
        <w:jc w:val="both"/>
        <w:rPr>
          <w:b/>
          <w:i/>
          <w:u w:val="single"/>
        </w:rPr>
      </w:pPr>
    </w:p>
    <w:p w:rsidR="00DB557E" w:rsidRDefault="00DB557E" w:rsidP="00DB557E">
      <w:pPr>
        <w:jc w:val="both"/>
        <w:rPr>
          <w:b/>
          <w:i/>
          <w:sz w:val="24"/>
          <w:szCs w:val="24"/>
          <w:u w:val="single"/>
        </w:rPr>
      </w:pPr>
    </w:p>
    <w:p w:rsidR="00DB557E" w:rsidRPr="00433015" w:rsidRDefault="00DB557E" w:rsidP="00DB557E">
      <w:pPr>
        <w:jc w:val="both"/>
        <w:rPr>
          <w:b/>
          <w:i/>
          <w:u w:val="single"/>
        </w:rPr>
      </w:pPr>
      <w:r w:rsidRPr="00433015">
        <w:rPr>
          <w:b/>
          <w:i/>
          <w:u w:val="single"/>
        </w:rPr>
        <w:t xml:space="preserve">Génération de la comptabilité Matière : </w:t>
      </w:r>
    </w:p>
    <w:p w:rsidR="00DB557E" w:rsidRPr="00433015" w:rsidRDefault="00DB557E" w:rsidP="00DB557E">
      <w:pPr>
        <w:jc w:val="both"/>
      </w:pPr>
      <w:r w:rsidRPr="00433015">
        <w:t>Génération d’une écriture comptable constatant la sortie du titre mère pour le compte client, à ce moment la position du client sur l’obligation est nulle suite au remboursement total.</w:t>
      </w:r>
    </w:p>
    <w:p w:rsidR="00DB557E" w:rsidRPr="00433015" w:rsidRDefault="00DB557E" w:rsidP="00DB557E">
      <w:pPr>
        <w:jc w:val="both"/>
        <w:rPr>
          <w:b/>
          <w:i/>
          <w:u w:val="single"/>
        </w:rPr>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Pr="00433015" w:rsidRDefault="00DB557E" w:rsidP="00DB557E">
      <w:pPr>
        <w:jc w:val="both"/>
      </w:pPr>
      <w:r w:rsidRPr="00433015">
        <w:t>[Se référer aux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Impact de la position CMP</w:t>
      </w:r>
    </w:p>
    <w:p w:rsidR="00DB557E" w:rsidRPr="00433015" w:rsidRDefault="00DB557E" w:rsidP="00DB557E">
      <w:pPr>
        <w:jc w:val="both"/>
        <w:rPr>
          <w:b/>
          <w:i/>
        </w:rPr>
      </w:pPr>
    </w:p>
    <w:p w:rsidR="00DB557E" w:rsidRPr="00433015" w:rsidRDefault="00DB557E" w:rsidP="00DB557E">
      <w:pPr>
        <w:jc w:val="both"/>
      </w:pPr>
      <w:r w:rsidRPr="00433015">
        <w:t>[Se référer au tableau des formules du CMP]</w:t>
      </w:r>
    </w:p>
    <w:p w:rsidR="00DB557E" w:rsidRPr="00433015" w:rsidRDefault="00DB557E" w:rsidP="00DB557E">
      <w:pPr>
        <w:jc w:val="both"/>
        <w:rPr>
          <w:caps/>
        </w:rPr>
      </w:pPr>
    </w:p>
    <w:p w:rsidR="00DB557E" w:rsidRPr="00433015" w:rsidRDefault="00DB557E" w:rsidP="00DB557E">
      <w:pPr>
        <w:jc w:val="both"/>
        <w:rPr>
          <w:i/>
        </w:rPr>
      </w:pPr>
      <w:r w:rsidRPr="00433015">
        <w:rPr>
          <w:i/>
        </w:rPr>
        <w:t>NB : suite à la sortie du titre des comptes clients, une alerte doit être au niveau de la référentielle valeur pour désactiver le titre sujet de l’OST.</w:t>
      </w:r>
    </w:p>
    <w:p w:rsidR="00DB557E" w:rsidRDefault="00DB557E" w:rsidP="00DB557E">
      <w:pPr>
        <w:jc w:val="both"/>
        <w:rPr>
          <w:b/>
          <w:i/>
          <w:sz w:val="20"/>
          <w:szCs w:val="20"/>
        </w:rPr>
      </w:pPr>
    </w:p>
    <w:p w:rsidR="00DB557E" w:rsidRPr="001C52D1" w:rsidRDefault="00DB557E" w:rsidP="00DB557E">
      <w:pPr>
        <w:pStyle w:val="Style3"/>
        <w:shd w:val="clear" w:color="auto" w:fill="F2F2F2"/>
        <w:ind w:left="0" w:firstLine="0"/>
        <w:jc w:val="both"/>
        <w:rPr>
          <w:b w:val="0"/>
        </w:rPr>
      </w:pPr>
      <w:bookmarkStart w:id="1619" w:name="_Toc425152121"/>
      <w:r w:rsidRPr="001C52D1">
        <w:t>OST obligatoires avec attribution de titre sans rompus</w:t>
      </w:r>
      <w:bookmarkEnd w:id="1619"/>
    </w:p>
    <w:p w:rsidR="00DB557E" w:rsidRDefault="00DB557E" w:rsidP="00DB557E">
      <w:pPr>
        <w:jc w:val="both"/>
        <w:rPr>
          <w:b/>
          <w:i/>
          <w:sz w:val="20"/>
          <w:szCs w:val="20"/>
        </w:rPr>
      </w:pPr>
    </w:p>
    <w:p w:rsidR="00DB557E" w:rsidRPr="00433015" w:rsidRDefault="00DB557E" w:rsidP="00DB557E">
      <w:pPr>
        <w:jc w:val="both"/>
      </w:pPr>
      <w:r w:rsidRPr="00433015">
        <w:t>Ce paragraphe décrit le traitement effectué pour l’attribution de titre gratuitement sur les comptes des ayants droits et sans rompus. L’attribution des titres se fait sur la base de la position éligible des clients et d’une parité défini au niveau de l’annonce, pour ce cas la parité est de (1 titre détenue pour N titres à recevoir).</w:t>
      </w:r>
    </w:p>
    <w:p w:rsidR="00DB557E" w:rsidRDefault="00DB557E" w:rsidP="00DB557E">
      <w:pPr>
        <w:jc w:val="both"/>
        <w:rPr>
          <w:sz w:val="24"/>
          <w:szCs w:val="24"/>
        </w:rPr>
      </w:pPr>
    </w:p>
    <w:p w:rsidR="00DB557E" w:rsidRPr="00433015" w:rsidRDefault="00DB557E" w:rsidP="00DB557E">
      <w:pPr>
        <w:jc w:val="both"/>
      </w:pPr>
      <w:r w:rsidRPr="00433015">
        <w:t>L’attribution est une OST sans cession de l’ancienne valeur.</w:t>
      </w:r>
    </w:p>
    <w:p w:rsidR="00DB557E" w:rsidRPr="00433015" w:rsidRDefault="00DB557E" w:rsidP="00DB557E">
      <w:pPr>
        <w:jc w:val="both"/>
      </w:pPr>
    </w:p>
    <w:p w:rsidR="00DB557E" w:rsidRPr="00433015" w:rsidRDefault="00DB557E" w:rsidP="00DB557E">
      <w:pPr>
        <w:jc w:val="both"/>
      </w:pPr>
      <w:r w:rsidRPr="00433015">
        <w:t xml:space="preserve">A la réception de l’avis Maroclear l’annonce est </w:t>
      </w:r>
      <w:r w:rsidR="00677B15" w:rsidRPr="00433015">
        <w:t>créée</w:t>
      </w:r>
      <w:r w:rsidRPr="00433015">
        <w:t xml:space="preserve"> dans MegaCor :</w:t>
      </w:r>
    </w:p>
    <w:p w:rsidR="00DB557E" w:rsidRDefault="00DB557E" w:rsidP="00DB557E">
      <w:pPr>
        <w:jc w:val="both"/>
        <w:rPr>
          <w:sz w:val="24"/>
          <w:szCs w:val="24"/>
        </w:rPr>
      </w:pPr>
    </w:p>
    <w:tbl>
      <w:tblPr>
        <w:tblW w:w="6660" w:type="dxa"/>
        <w:tblInd w:w="55" w:type="dxa"/>
        <w:tblCellMar>
          <w:left w:w="70" w:type="dxa"/>
          <w:right w:w="70" w:type="dxa"/>
        </w:tblCellMar>
        <w:tblLook w:val="04A0" w:firstRow="1" w:lastRow="0" w:firstColumn="1" w:lastColumn="0" w:noHBand="0" w:noVBand="1"/>
      </w:tblPr>
      <w:tblGrid>
        <w:gridCol w:w="5020"/>
        <w:gridCol w:w="1640"/>
      </w:tblGrid>
      <w:tr w:rsidR="00DB557E" w:rsidRPr="00236302" w:rsidTr="00B90839">
        <w:trPr>
          <w:trHeight w:val="300"/>
        </w:trPr>
        <w:tc>
          <w:tcPr>
            <w:tcW w:w="5020"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 xml:space="preserve">Données </w:t>
            </w:r>
          </w:p>
        </w:tc>
        <w:tc>
          <w:tcPr>
            <w:tcW w:w="16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Valeur</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Mère</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D</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à recevoir</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E</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Date d'enregistrement</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03/02/2015</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lastRenderedPageBreak/>
              <w:t>Date de l'opération</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04/02/2015</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Parité sortante</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1</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Parité entrante</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3</w:t>
            </w:r>
          </w:p>
        </w:tc>
      </w:tr>
    </w:tbl>
    <w:p w:rsidR="00DB557E" w:rsidRDefault="00DB557E" w:rsidP="00DB557E">
      <w:pPr>
        <w:jc w:val="both"/>
        <w:rPr>
          <w:sz w:val="24"/>
          <w:szCs w:val="24"/>
        </w:rPr>
      </w:pPr>
    </w:p>
    <w:p w:rsidR="00DB557E" w:rsidRPr="00433015" w:rsidRDefault="00DB557E" w:rsidP="00DB557E">
      <w:pPr>
        <w:jc w:val="both"/>
      </w:pPr>
      <w:r w:rsidRPr="00433015">
        <w:t>Le calcul de la position éligible prend en considération la date d’enregistrement de l’OST se basant sur les positions dénouées des clients ainsi que les opérations en suspens</w:t>
      </w:r>
    </w:p>
    <w:p w:rsidR="00DB557E" w:rsidRPr="00433015" w:rsidRDefault="00DB557E" w:rsidP="00DB557E">
      <w:pPr>
        <w:jc w:val="both"/>
      </w:pPr>
    </w:p>
    <w:p w:rsidR="00DB557E" w:rsidRPr="00433015" w:rsidRDefault="00DB557E" w:rsidP="00DB557E">
      <w:pPr>
        <w:jc w:val="both"/>
      </w:pPr>
      <w:r w:rsidRPr="00433015">
        <w:t>L’utilisateur à toujours la possibilité de consulter les positions éligibles a tout moment du cycle de vie de l’annonce, afin de voir l’évolution des mouvements en cours.</w:t>
      </w:r>
    </w:p>
    <w:p w:rsidR="00DB557E" w:rsidRPr="00433015" w:rsidRDefault="00DB557E" w:rsidP="00DB557E">
      <w:pPr>
        <w:jc w:val="both"/>
      </w:pPr>
    </w:p>
    <w:p w:rsidR="00DB557E" w:rsidRPr="006F6BBD" w:rsidRDefault="00DB557E" w:rsidP="00DB557E">
      <w:pPr>
        <w:jc w:val="both"/>
        <w:rPr>
          <w:b/>
          <w:i/>
          <w:sz w:val="24"/>
          <w:szCs w:val="24"/>
        </w:rPr>
      </w:pPr>
      <w:bookmarkStart w:id="1620" w:name="_Toc54515395"/>
      <w:bookmarkStart w:id="1621" w:name="_Toc318352137"/>
      <w:bookmarkStart w:id="1622" w:name="_Toc319568808"/>
      <w:bookmarkEnd w:id="576"/>
      <w:bookmarkEnd w:id="577"/>
      <w:r w:rsidRPr="006F6BBD">
        <w:rPr>
          <w:b/>
          <w:i/>
          <w:sz w:val="24"/>
          <w:szCs w:val="24"/>
        </w:rPr>
        <w:t>Position éligible client</w:t>
      </w:r>
      <w:r>
        <w:rPr>
          <w:b/>
          <w:i/>
          <w:sz w:val="24"/>
          <w:szCs w:val="24"/>
        </w:rPr>
        <w:t> :</w:t>
      </w:r>
    </w:p>
    <w:p w:rsidR="00DB557E" w:rsidRDefault="00DB557E" w:rsidP="00DB557E">
      <w:pPr>
        <w:pStyle w:val="Paragraphedeliste1"/>
        <w:spacing w:line="100" w:lineRule="atLeast"/>
        <w:ind w:left="0"/>
        <w:jc w:val="both"/>
      </w:pPr>
    </w:p>
    <w:tbl>
      <w:tblPr>
        <w:tblW w:w="9475" w:type="dxa"/>
        <w:tblInd w:w="55" w:type="dxa"/>
        <w:tblCellMar>
          <w:left w:w="70" w:type="dxa"/>
          <w:right w:w="70" w:type="dxa"/>
        </w:tblCellMar>
        <w:tblLook w:val="04A0" w:firstRow="1" w:lastRow="0" w:firstColumn="1" w:lastColumn="0" w:noHBand="0" w:noVBand="1"/>
      </w:tblPr>
      <w:tblGrid>
        <w:gridCol w:w="2142"/>
        <w:gridCol w:w="2603"/>
        <w:gridCol w:w="1328"/>
        <w:gridCol w:w="1274"/>
        <w:gridCol w:w="2128"/>
      </w:tblGrid>
      <w:tr w:rsidR="00DB557E" w:rsidRPr="00E06697" w:rsidTr="00B90839">
        <w:trPr>
          <w:trHeight w:val="319"/>
        </w:trPr>
        <w:tc>
          <w:tcPr>
            <w:tcW w:w="2142"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w:t>
            </w:r>
          </w:p>
        </w:tc>
        <w:tc>
          <w:tcPr>
            <w:tcW w:w="260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E06697">
              <w:rPr>
                <w:rFonts w:eastAsia="Times New Roman" w:cs="Times New Roman"/>
                <w:color w:val="000000"/>
                <w:lang w:eastAsia="fr-FR"/>
              </w:rPr>
              <w:t>ostro</w:t>
            </w:r>
          </w:p>
        </w:tc>
        <w:tc>
          <w:tcPr>
            <w:tcW w:w="13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dénouée</w:t>
            </w:r>
          </w:p>
        </w:tc>
        <w:tc>
          <w:tcPr>
            <w:tcW w:w="127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Suspens</w:t>
            </w:r>
          </w:p>
        </w:tc>
        <w:tc>
          <w:tcPr>
            <w:tcW w:w="21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éligible</w:t>
            </w:r>
          </w:p>
        </w:tc>
      </w:tr>
      <w:tr w:rsidR="00DB557E" w:rsidRPr="00E06697" w:rsidTr="00B90839">
        <w:trPr>
          <w:trHeight w:val="319"/>
        </w:trPr>
        <w:tc>
          <w:tcPr>
            <w:tcW w:w="2142" w:type="dxa"/>
            <w:tcBorders>
              <w:top w:val="nil"/>
              <w:left w:val="single" w:sz="8" w:space="0" w:color="auto"/>
              <w:bottom w:val="single" w:sz="8" w:space="0" w:color="auto"/>
              <w:right w:val="single" w:sz="8" w:space="0" w:color="auto"/>
            </w:tcBorders>
            <w:shd w:val="clear" w:color="000000" w:fill="FFFFFF"/>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 31</w:t>
            </w:r>
          </w:p>
        </w:tc>
        <w:tc>
          <w:tcPr>
            <w:tcW w:w="260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01</w:t>
            </w:r>
          </w:p>
        </w:tc>
        <w:tc>
          <w:tcPr>
            <w:tcW w:w="13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120</w:t>
            </w:r>
          </w:p>
        </w:tc>
        <w:tc>
          <w:tcPr>
            <w:tcW w:w="127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50</w:t>
            </w:r>
          </w:p>
        </w:tc>
        <w:tc>
          <w:tcPr>
            <w:tcW w:w="21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170</w:t>
            </w:r>
          </w:p>
        </w:tc>
      </w:tr>
      <w:tr w:rsidR="00DB557E" w:rsidRPr="00E06697" w:rsidTr="00B90839">
        <w:trPr>
          <w:trHeight w:val="319"/>
        </w:trPr>
        <w:tc>
          <w:tcPr>
            <w:tcW w:w="2142" w:type="dxa"/>
            <w:tcBorders>
              <w:top w:val="nil"/>
              <w:left w:val="single" w:sz="8" w:space="0" w:color="auto"/>
              <w:bottom w:val="single" w:sz="8" w:space="0" w:color="auto"/>
              <w:right w:val="single" w:sz="8" w:space="0" w:color="auto"/>
            </w:tcBorders>
            <w:shd w:val="clear" w:color="000000" w:fill="FFFFFF"/>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 32</w:t>
            </w:r>
          </w:p>
        </w:tc>
        <w:tc>
          <w:tcPr>
            <w:tcW w:w="260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01</w:t>
            </w:r>
          </w:p>
        </w:tc>
        <w:tc>
          <w:tcPr>
            <w:tcW w:w="13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255</w:t>
            </w:r>
          </w:p>
        </w:tc>
        <w:tc>
          <w:tcPr>
            <w:tcW w:w="127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0</w:t>
            </w:r>
          </w:p>
        </w:tc>
        <w:tc>
          <w:tcPr>
            <w:tcW w:w="21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255</w:t>
            </w:r>
          </w:p>
        </w:tc>
      </w:tr>
      <w:tr w:rsidR="00DB557E" w:rsidRPr="00E06697" w:rsidTr="00B90839">
        <w:trPr>
          <w:trHeight w:val="319"/>
        </w:trPr>
        <w:tc>
          <w:tcPr>
            <w:tcW w:w="2142" w:type="dxa"/>
            <w:tcBorders>
              <w:top w:val="nil"/>
              <w:left w:val="single" w:sz="8" w:space="0" w:color="auto"/>
              <w:bottom w:val="single" w:sz="8" w:space="0" w:color="auto"/>
              <w:right w:val="single" w:sz="8" w:space="0" w:color="auto"/>
            </w:tcBorders>
            <w:shd w:val="clear" w:color="000000" w:fill="FFFFFF"/>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 33</w:t>
            </w:r>
          </w:p>
        </w:tc>
        <w:tc>
          <w:tcPr>
            <w:tcW w:w="260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02</w:t>
            </w:r>
          </w:p>
        </w:tc>
        <w:tc>
          <w:tcPr>
            <w:tcW w:w="13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300</w:t>
            </w:r>
          </w:p>
        </w:tc>
        <w:tc>
          <w:tcPr>
            <w:tcW w:w="127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w:t>
            </w:r>
          </w:p>
        </w:tc>
        <w:tc>
          <w:tcPr>
            <w:tcW w:w="21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270</w:t>
            </w:r>
          </w:p>
        </w:tc>
      </w:tr>
    </w:tbl>
    <w:p w:rsidR="00DB557E" w:rsidRDefault="00DB557E" w:rsidP="00DB557E">
      <w:pPr>
        <w:pStyle w:val="Paragraphedeliste1"/>
        <w:spacing w:line="100" w:lineRule="atLeast"/>
        <w:ind w:left="0"/>
        <w:jc w:val="both"/>
      </w:pPr>
    </w:p>
    <w:p w:rsidR="00DB557E" w:rsidRPr="00E06697" w:rsidRDefault="00DB557E" w:rsidP="00DB557E">
      <w:pPr>
        <w:pStyle w:val="Paragraphedeliste1"/>
        <w:spacing w:line="100" w:lineRule="atLeast"/>
        <w:ind w:left="0"/>
        <w:jc w:val="both"/>
        <w:rPr>
          <w:b/>
          <w:i/>
          <w:sz w:val="24"/>
          <w:szCs w:val="24"/>
        </w:rPr>
      </w:pPr>
    </w:p>
    <w:p w:rsidR="00DB557E" w:rsidRPr="00E06697" w:rsidRDefault="00DB557E" w:rsidP="00DB557E">
      <w:pPr>
        <w:pStyle w:val="Paragraphedeliste1"/>
        <w:spacing w:line="100" w:lineRule="atLeast"/>
        <w:ind w:left="0"/>
        <w:jc w:val="both"/>
        <w:rPr>
          <w:b/>
          <w:i/>
          <w:sz w:val="24"/>
          <w:szCs w:val="24"/>
        </w:rPr>
      </w:pPr>
      <w:r w:rsidRPr="00E06697">
        <w:rPr>
          <w:b/>
          <w:i/>
          <w:sz w:val="24"/>
          <w:szCs w:val="24"/>
        </w:rPr>
        <w:t xml:space="preserve">Position éligible Marché : </w:t>
      </w:r>
    </w:p>
    <w:p w:rsidR="00DB557E" w:rsidRDefault="00DB557E" w:rsidP="00DB557E">
      <w:pPr>
        <w:pStyle w:val="Paragraphedeliste1"/>
        <w:spacing w:line="100" w:lineRule="atLeast"/>
        <w:ind w:left="0"/>
        <w:jc w:val="both"/>
      </w:pPr>
    </w:p>
    <w:tbl>
      <w:tblPr>
        <w:tblW w:w="9529" w:type="dxa"/>
        <w:tblInd w:w="55" w:type="dxa"/>
        <w:tblCellMar>
          <w:left w:w="70" w:type="dxa"/>
          <w:right w:w="70" w:type="dxa"/>
        </w:tblCellMar>
        <w:tblLook w:val="04A0" w:firstRow="1" w:lastRow="0" w:firstColumn="1" w:lastColumn="0" w:noHBand="0" w:noVBand="1"/>
      </w:tblPr>
      <w:tblGrid>
        <w:gridCol w:w="3847"/>
        <w:gridCol w:w="1933"/>
        <w:gridCol w:w="1914"/>
        <w:gridCol w:w="1835"/>
      </w:tblGrid>
      <w:tr w:rsidR="00DB557E" w:rsidRPr="00E06697" w:rsidTr="00B90839">
        <w:trPr>
          <w:trHeight w:val="350"/>
        </w:trPr>
        <w:tc>
          <w:tcPr>
            <w:tcW w:w="3847"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w:t>
            </w:r>
          </w:p>
        </w:tc>
        <w:tc>
          <w:tcPr>
            <w:tcW w:w="193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dénouée</w:t>
            </w:r>
          </w:p>
        </w:tc>
        <w:tc>
          <w:tcPr>
            <w:tcW w:w="191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Suspens</w:t>
            </w:r>
          </w:p>
        </w:tc>
        <w:tc>
          <w:tcPr>
            <w:tcW w:w="183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éligible</w:t>
            </w:r>
          </w:p>
        </w:tc>
      </w:tr>
      <w:tr w:rsidR="00DB557E" w:rsidRPr="00E06697" w:rsidTr="00B90839">
        <w:trPr>
          <w:trHeight w:val="350"/>
        </w:trPr>
        <w:tc>
          <w:tcPr>
            <w:tcW w:w="384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01</w:t>
            </w:r>
          </w:p>
        </w:tc>
        <w:tc>
          <w:tcPr>
            <w:tcW w:w="193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375</w:t>
            </w:r>
          </w:p>
        </w:tc>
        <w:tc>
          <w:tcPr>
            <w:tcW w:w="191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50</w:t>
            </w:r>
          </w:p>
        </w:tc>
        <w:tc>
          <w:tcPr>
            <w:tcW w:w="1835"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425</w:t>
            </w:r>
          </w:p>
        </w:tc>
      </w:tr>
      <w:tr w:rsidR="00DB557E" w:rsidRPr="00E06697" w:rsidTr="00B90839">
        <w:trPr>
          <w:trHeight w:val="350"/>
        </w:trPr>
        <w:tc>
          <w:tcPr>
            <w:tcW w:w="384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02</w:t>
            </w:r>
          </w:p>
        </w:tc>
        <w:tc>
          <w:tcPr>
            <w:tcW w:w="193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300</w:t>
            </w:r>
          </w:p>
        </w:tc>
        <w:tc>
          <w:tcPr>
            <w:tcW w:w="191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w:t>
            </w:r>
          </w:p>
        </w:tc>
        <w:tc>
          <w:tcPr>
            <w:tcW w:w="1835"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270</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Les suspens sont calculés tel que la date de négociation et =&lt; 03 / 02 / 2015</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Possibilité de générer les notifications vers les clients éligibles, sauf qu’AWB demande à ce que la lettre d’annonce soit envoyée uniquement pour les OST optionnels.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Activation de l’annonce et lancement de calcul des exécutions pour les ayants droit</w:t>
      </w:r>
    </w:p>
    <w:p w:rsidR="00DB557E" w:rsidRPr="00433015" w:rsidRDefault="00DB557E" w:rsidP="00DB557E">
      <w:pPr>
        <w:pStyle w:val="Paragraphedeliste1"/>
        <w:spacing w:line="100" w:lineRule="atLeast"/>
        <w:ind w:left="0"/>
        <w:jc w:val="both"/>
      </w:pPr>
    </w:p>
    <w:p w:rsidR="00DB557E" w:rsidRDefault="00DB557E" w:rsidP="00DB557E">
      <w:pPr>
        <w:jc w:val="both"/>
        <w:rPr>
          <w:b/>
          <w:i/>
          <w:sz w:val="24"/>
          <w:szCs w:val="24"/>
        </w:rPr>
      </w:pPr>
      <w:r w:rsidRPr="009776BC">
        <w:rPr>
          <w:b/>
          <w:i/>
          <w:sz w:val="24"/>
          <w:szCs w:val="24"/>
        </w:rPr>
        <w:t>Exécutions clients</w:t>
      </w:r>
      <w:r>
        <w:rPr>
          <w:b/>
          <w:i/>
          <w:sz w:val="24"/>
          <w:szCs w:val="24"/>
        </w:rPr>
        <w:t> :</w:t>
      </w:r>
    </w:p>
    <w:p w:rsidR="00DB557E" w:rsidRDefault="00DB557E" w:rsidP="00DB557E">
      <w:pPr>
        <w:jc w:val="both"/>
        <w:rPr>
          <w:b/>
          <w:i/>
          <w:sz w:val="24"/>
          <w:szCs w:val="24"/>
        </w:rPr>
      </w:pPr>
    </w:p>
    <w:p w:rsidR="00DB557E" w:rsidRPr="009776BC" w:rsidRDefault="00DB557E" w:rsidP="00DB557E">
      <w:pPr>
        <w:jc w:val="both"/>
        <w:rPr>
          <w:b/>
          <w:i/>
          <w:sz w:val="24"/>
          <w:szCs w:val="24"/>
        </w:rPr>
      </w:pPr>
    </w:p>
    <w:p w:rsidR="00DB557E" w:rsidRDefault="00DB557E" w:rsidP="00DB557E">
      <w:pPr>
        <w:pStyle w:val="Paragraphedeliste1"/>
        <w:spacing w:line="100" w:lineRule="atLeast"/>
        <w:ind w:left="0"/>
        <w:jc w:val="both"/>
      </w:pPr>
    </w:p>
    <w:tbl>
      <w:tblPr>
        <w:tblW w:w="9486" w:type="dxa"/>
        <w:tblCellMar>
          <w:left w:w="70" w:type="dxa"/>
          <w:right w:w="70" w:type="dxa"/>
        </w:tblCellMar>
        <w:tblLook w:val="04A0" w:firstRow="1" w:lastRow="0" w:firstColumn="1" w:lastColumn="0" w:noHBand="0" w:noVBand="1"/>
      </w:tblPr>
      <w:tblGrid>
        <w:gridCol w:w="1856"/>
        <w:gridCol w:w="1974"/>
        <w:gridCol w:w="1269"/>
        <w:gridCol w:w="1217"/>
        <w:gridCol w:w="2031"/>
        <w:gridCol w:w="1139"/>
      </w:tblGrid>
      <w:tr w:rsidR="00DB557E" w:rsidRPr="003B496E" w:rsidTr="00B90839">
        <w:trPr>
          <w:trHeight w:val="328"/>
        </w:trPr>
        <w:tc>
          <w:tcPr>
            <w:tcW w:w="185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w:t>
            </w:r>
          </w:p>
        </w:tc>
        <w:tc>
          <w:tcPr>
            <w:tcW w:w="197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w:t>
            </w:r>
          </w:p>
        </w:tc>
        <w:tc>
          <w:tcPr>
            <w:tcW w:w="126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Position</w:t>
            </w:r>
          </w:p>
        </w:tc>
        <w:tc>
          <w:tcPr>
            <w:tcW w:w="121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Quantité exécutée</w:t>
            </w:r>
          </w:p>
        </w:tc>
        <w:tc>
          <w:tcPr>
            <w:tcW w:w="203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du mouvement</w:t>
            </w:r>
          </w:p>
        </w:tc>
        <w:tc>
          <w:tcPr>
            <w:tcW w:w="113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d'impact</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21</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120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360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22</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50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150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23</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255</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765</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23</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300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900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23</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-90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Out</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lastRenderedPageBreak/>
        <w:t>Les suspens à livrer feront l’objet d’une réclamation à recevoir de la contrepartie, et les suspens à recevoir vont être réclamés par la banque au profit du client éligible.</w:t>
      </w:r>
    </w:p>
    <w:p w:rsidR="00DB557E" w:rsidRPr="00433015" w:rsidRDefault="00DB557E" w:rsidP="00DB557E">
      <w:pPr>
        <w:jc w:val="both"/>
        <w:rPr>
          <w:b/>
          <w:i/>
        </w:rPr>
      </w:pPr>
    </w:p>
    <w:p w:rsidR="00DB557E" w:rsidRPr="00433015" w:rsidRDefault="00DB557E" w:rsidP="00DB557E">
      <w:pPr>
        <w:jc w:val="both"/>
        <w:rPr>
          <w:b/>
          <w:i/>
        </w:rPr>
      </w:pPr>
    </w:p>
    <w:p w:rsidR="00DB557E" w:rsidRPr="009776BC" w:rsidRDefault="00DB557E" w:rsidP="00DB557E">
      <w:pPr>
        <w:jc w:val="both"/>
        <w:rPr>
          <w:b/>
          <w:i/>
          <w:sz w:val="24"/>
          <w:szCs w:val="24"/>
        </w:rPr>
      </w:pPr>
      <w:r>
        <w:rPr>
          <w:b/>
          <w:i/>
          <w:sz w:val="24"/>
          <w:szCs w:val="24"/>
        </w:rPr>
        <w:t>Exécutions Marché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9426" w:type="dxa"/>
        <w:tblCellMar>
          <w:left w:w="70" w:type="dxa"/>
          <w:right w:w="70" w:type="dxa"/>
        </w:tblCellMar>
        <w:tblLook w:val="04A0" w:firstRow="1" w:lastRow="0" w:firstColumn="1" w:lastColumn="0" w:noHBand="0" w:noVBand="1"/>
      </w:tblPr>
      <w:tblGrid>
        <w:gridCol w:w="3041"/>
        <w:gridCol w:w="1528"/>
        <w:gridCol w:w="1513"/>
        <w:gridCol w:w="1451"/>
        <w:gridCol w:w="1893"/>
      </w:tblGrid>
      <w:tr w:rsidR="00DB557E" w:rsidRPr="003B496E" w:rsidTr="00B90839">
        <w:trPr>
          <w:trHeight w:val="318"/>
        </w:trPr>
        <w:tc>
          <w:tcPr>
            <w:tcW w:w="3041"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w:t>
            </w:r>
          </w:p>
        </w:tc>
        <w:tc>
          <w:tcPr>
            <w:tcW w:w="15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Position</w:t>
            </w:r>
          </w:p>
        </w:tc>
        <w:tc>
          <w:tcPr>
            <w:tcW w:w="151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Quantité exécutée</w:t>
            </w:r>
          </w:p>
        </w:tc>
        <w:tc>
          <w:tcPr>
            <w:tcW w:w="145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du mouvement</w:t>
            </w:r>
          </w:p>
        </w:tc>
        <w:tc>
          <w:tcPr>
            <w:tcW w:w="189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d'impact</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120</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360</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50</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150</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555</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1665</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-30</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-90</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Out</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Réception du paiement marché titres entrants via le fichier comptable RSM et réconciliation avec le calcul prévisionnel des titres à recevoir avec MegaCor.</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 système génère le paiement marché des titres entrants ségrégué par catégorie d’avoir.</w:t>
      </w:r>
    </w:p>
    <w:p w:rsidR="00DB557E" w:rsidRPr="00433015" w:rsidRDefault="00DB557E" w:rsidP="00DB557E">
      <w:pPr>
        <w:pStyle w:val="Paragraphedeliste1"/>
        <w:spacing w:line="100" w:lineRule="atLeast"/>
        <w:ind w:left="0"/>
        <w:jc w:val="both"/>
      </w:pPr>
    </w:p>
    <w:p w:rsidR="00DB557E" w:rsidRDefault="00DB557E" w:rsidP="00DB557E">
      <w:pPr>
        <w:jc w:val="both"/>
        <w:rPr>
          <w:b/>
          <w:i/>
          <w:sz w:val="24"/>
          <w:szCs w:val="24"/>
        </w:rPr>
      </w:pPr>
      <w:r w:rsidRPr="009A6116">
        <w:rPr>
          <w:b/>
          <w:i/>
          <w:sz w:val="24"/>
          <w:szCs w:val="24"/>
        </w:rPr>
        <w:t>Paiement Marché</w:t>
      </w:r>
      <w:r>
        <w:rPr>
          <w:b/>
          <w:i/>
          <w:sz w:val="24"/>
          <w:szCs w:val="24"/>
        </w:rPr>
        <w:t> :</w:t>
      </w:r>
    </w:p>
    <w:p w:rsidR="00DB557E" w:rsidRDefault="00DB557E" w:rsidP="00DB557E">
      <w:pPr>
        <w:jc w:val="both"/>
        <w:rPr>
          <w:b/>
          <w:i/>
          <w:sz w:val="24"/>
          <w:szCs w:val="24"/>
        </w:rPr>
      </w:pPr>
    </w:p>
    <w:tbl>
      <w:tblPr>
        <w:tblW w:w="9462" w:type="dxa"/>
        <w:tblCellMar>
          <w:left w:w="70" w:type="dxa"/>
          <w:right w:w="70" w:type="dxa"/>
        </w:tblCellMar>
        <w:tblLook w:val="04A0" w:firstRow="1" w:lastRow="0" w:firstColumn="1" w:lastColumn="0" w:noHBand="0" w:noVBand="1"/>
      </w:tblPr>
      <w:tblGrid>
        <w:gridCol w:w="2890"/>
        <w:gridCol w:w="1452"/>
        <w:gridCol w:w="1438"/>
        <w:gridCol w:w="1379"/>
        <w:gridCol w:w="2303"/>
      </w:tblGrid>
      <w:tr w:rsidR="00DB557E" w:rsidRPr="009A6116" w:rsidTr="00B90839">
        <w:trPr>
          <w:trHeight w:val="315"/>
        </w:trPr>
        <w:tc>
          <w:tcPr>
            <w:tcW w:w="289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Compte Nostro</w:t>
            </w:r>
          </w:p>
        </w:tc>
        <w:tc>
          <w:tcPr>
            <w:tcW w:w="145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Position</w:t>
            </w:r>
          </w:p>
        </w:tc>
        <w:tc>
          <w:tcPr>
            <w:tcW w:w="143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Montant Brut</w:t>
            </w:r>
          </w:p>
        </w:tc>
        <w:tc>
          <w:tcPr>
            <w:tcW w:w="137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Type du mouvement</w:t>
            </w:r>
          </w:p>
        </w:tc>
        <w:tc>
          <w:tcPr>
            <w:tcW w:w="230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Type d'impact</w:t>
            </w:r>
          </w:p>
        </w:tc>
      </w:tr>
      <w:tr w:rsidR="00DB557E" w:rsidRPr="009A6116" w:rsidTr="00B90839">
        <w:trPr>
          <w:trHeight w:val="315"/>
        </w:trPr>
        <w:tc>
          <w:tcPr>
            <w:tcW w:w="289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Compte Nostro 01</w:t>
            </w:r>
          </w:p>
        </w:tc>
        <w:tc>
          <w:tcPr>
            <w:tcW w:w="1452"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360</w:t>
            </w:r>
          </w:p>
        </w:tc>
        <w:tc>
          <w:tcPr>
            <w:tcW w:w="1438"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0</w:t>
            </w:r>
          </w:p>
        </w:tc>
        <w:tc>
          <w:tcPr>
            <w:tcW w:w="1379"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Titre</w:t>
            </w:r>
          </w:p>
        </w:tc>
        <w:tc>
          <w:tcPr>
            <w:tcW w:w="2303"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In</w:t>
            </w:r>
          </w:p>
        </w:tc>
      </w:tr>
      <w:tr w:rsidR="00DB557E" w:rsidRPr="009A6116" w:rsidTr="00B90839">
        <w:trPr>
          <w:trHeight w:val="315"/>
        </w:trPr>
        <w:tc>
          <w:tcPr>
            <w:tcW w:w="289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Compte Nostro 02</w:t>
            </w:r>
          </w:p>
        </w:tc>
        <w:tc>
          <w:tcPr>
            <w:tcW w:w="1452"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1665</w:t>
            </w:r>
          </w:p>
        </w:tc>
        <w:tc>
          <w:tcPr>
            <w:tcW w:w="1438"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0</w:t>
            </w:r>
          </w:p>
        </w:tc>
        <w:tc>
          <w:tcPr>
            <w:tcW w:w="1379"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Titre</w:t>
            </w:r>
          </w:p>
        </w:tc>
        <w:tc>
          <w:tcPr>
            <w:tcW w:w="2303"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In</w:t>
            </w:r>
          </w:p>
        </w:tc>
      </w:tr>
    </w:tbl>
    <w:p w:rsidR="00DB557E" w:rsidRDefault="00DB557E" w:rsidP="00DB557E">
      <w:pPr>
        <w:jc w:val="both"/>
        <w:rPr>
          <w:b/>
          <w:i/>
          <w:sz w:val="24"/>
          <w:szCs w:val="24"/>
        </w:rPr>
      </w:pPr>
    </w:p>
    <w:p w:rsidR="00DB557E" w:rsidRPr="00433015" w:rsidRDefault="00DB557E" w:rsidP="00DB557E">
      <w:pPr>
        <w:jc w:val="both"/>
        <w:rPr>
          <w:i/>
        </w:rPr>
      </w:pPr>
      <w:r w:rsidRPr="00433015">
        <w:rPr>
          <w:i/>
        </w:rPr>
        <w:t>NB : Le paiement relatif au suspens ne sera pas transmis par Maroclear, le fichier comptable concerne uniquement les positions dénouées, MegaCor permet de calculer le paiement des suspens manuellement.</w:t>
      </w:r>
    </w:p>
    <w:p w:rsidR="00DB557E" w:rsidRPr="00433015" w:rsidRDefault="00DB557E" w:rsidP="00DB557E">
      <w:pPr>
        <w:jc w:val="both"/>
        <w:rPr>
          <w:b/>
          <w:i/>
        </w:rPr>
      </w:pPr>
    </w:p>
    <w:p w:rsidR="00DB557E" w:rsidRPr="00433015" w:rsidRDefault="00DB557E" w:rsidP="00DB557E">
      <w:pPr>
        <w:jc w:val="both"/>
      </w:pPr>
      <w:r w:rsidRPr="00433015">
        <w:t xml:space="preserve">L’allocation titres se fait automatiquement </w:t>
      </w:r>
      <w:r w:rsidR="00E973C8" w:rsidRPr="00433015">
        <w:t>dès</w:t>
      </w:r>
      <w:r w:rsidRPr="00433015">
        <w:t xml:space="preserve"> la génération du paiement marché, </w:t>
      </w:r>
      <w:r w:rsidR="00E973C8" w:rsidRPr="00433015">
        <w:t>à</w:t>
      </w:r>
      <w:r w:rsidRPr="00433015">
        <w:t xml:space="preserve"> ce niveau le statut des exécutions client </w:t>
      </w:r>
      <w:r w:rsidR="00677B15" w:rsidRPr="00433015">
        <w:t>deviennent</w:t>
      </w:r>
      <w:r w:rsidRPr="00433015">
        <w:t xml:space="preserve"> « Allouée »</w:t>
      </w:r>
    </w:p>
    <w:p w:rsidR="00DB557E" w:rsidRPr="00433015" w:rsidRDefault="00DB557E" w:rsidP="00DB557E">
      <w:pPr>
        <w:jc w:val="both"/>
      </w:pP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Impact de la position titre client :</w:t>
      </w:r>
    </w:p>
    <w:p w:rsidR="00DB557E" w:rsidRPr="00433015" w:rsidRDefault="00DB557E" w:rsidP="00DB557E">
      <w:pPr>
        <w:jc w:val="both"/>
      </w:pPr>
      <w:r w:rsidRPr="00433015">
        <w:t>Le constat des titres attribués sur les positions des clients éligibles, l’impact de position se fait à la date de génération du paiement client (Date Métier), ceci est visible au niveau du référentiel MegaCommon</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 xml:space="preserve">Génération de la comptabilité Matière : </w:t>
      </w:r>
    </w:p>
    <w:p w:rsidR="00DB557E" w:rsidRPr="00433015" w:rsidRDefault="00DB557E" w:rsidP="00DB557E">
      <w:pPr>
        <w:jc w:val="both"/>
      </w:pPr>
      <w:r w:rsidRPr="00433015">
        <w:t>Génération d’une écriture comptable constatant l’entrée des nouvelles valeurs sur les comptes des clients.</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Impact de la position CMP</w:t>
      </w:r>
    </w:p>
    <w:p w:rsidR="00DB557E" w:rsidRPr="00433015" w:rsidRDefault="00DB557E" w:rsidP="00DB557E">
      <w:pPr>
        <w:jc w:val="both"/>
      </w:pPr>
      <w:r w:rsidRPr="00433015">
        <w:t>Les titres entrants nouveaux sont attribués gratuitement donc pas de valorisation pour la position CMP, la mise à jour sera uniquement dans le cas ou il s’agit de la même valeur.</w:t>
      </w:r>
    </w:p>
    <w:p w:rsidR="00DB557E" w:rsidRPr="00433015" w:rsidRDefault="00DB557E" w:rsidP="00DB557E">
      <w:pPr>
        <w:jc w:val="both"/>
      </w:pPr>
      <w:r w:rsidRPr="00433015">
        <w:t>[Se référer au tableau des formules du CMP]</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Calcul des commissions :</w:t>
      </w:r>
    </w:p>
    <w:p w:rsidR="00DB557E" w:rsidRPr="00433015" w:rsidRDefault="00DB557E" w:rsidP="00DB557E">
      <w:pPr>
        <w:jc w:val="both"/>
      </w:pPr>
      <w:r w:rsidRPr="00433015">
        <w:t>Si les commissions sont configurées au niveau de l’application, le système va générer l’écriture comptable espèce correspondantes pour qu’en fin de journée les comptes espèces des clients soient débités par le montant de la commission.</w:t>
      </w:r>
    </w:p>
    <w:p w:rsidR="00DB557E" w:rsidRPr="00433015" w:rsidRDefault="00DB557E" w:rsidP="00DB557E">
      <w:pPr>
        <w:jc w:val="both"/>
        <w:rPr>
          <w:i/>
        </w:rPr>
      </w:pPr>
    </w:p>
    <w:p w:rsidR="00DB557E" w:rsidRPr="00433015" w:rsidRDefault="00DB557E" w:rsidP="00DB557E">
      <w:pPr>
        <w:jc w:val="both"/>
      </w:pPr>
      <w:r w:rsidRPr="00433015">
        <w:t xml:space="preserve">AWB demande à ce que la commission soit valorisée sur la base d’un champ cours de l’opération saisi lors de la création de l’annonce. </w:t>
      </w:r>
      <w:r w:rsidRPr="00433015">
        <w:rPr>
          <w:i/>
        </w:rPr>
        <w:t>[Se référer à la matrice des commissions]</w:t>
      </w:r>
      <w:r w:rsidRPr="00433015">
        <w:t> </w:t>
      </w:r>
    </w:p>
    <w:p w:rsidR="00DB557E" w:rsidRPr="00433015"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623" w:name="_Toc425152122"/>
      <w:r w:rsidRPr="0091462E">
        <w:t>OST obligatoires avec attribution de titre avec rompus</w:t>
      </w:r>
      <w:bookmarkEnd w:id="1623"/>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Une attribution  gratuite de titres avec rompus se fait par détachement de droits négociables.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A la réception de l’avis Maroclear, l’utilisateur procède à la création de l’annonce avec les données suivantes :</w:t>
      </w:r>
    </w:p>
    <w:p w:rsidR="00DB557E" w:rsidRDefault="00DB557E" w:rsidP="00DB557E">
      <w:pPr>
        <w:pStyle w:val="Paragraphedeliste1"/>
        <w:spacing w:line="100" w:lineRule="atLeast"/>
        <w:ind w:left="0"/>
        <w:jc w:val="both"/>
        <w:rPr>
          <w:sz w:val="24"/>
          <w:szCs w:val="24"/>
        </w:rPr>
      </w:pPr>
    </w:p>
    <w:tbl>
      <w:tblPr>
        <w:tblW w:w="6260" w:type="dxa"/>
        <w:tblInd w:w="53" w:type="dxa"/>
        <w:tblCellMar>
          <w:left w:w="70" w:type="dxa"/>
          <w:right w:w="70" w:type="dxa"/>
        </w:tblCellMar>
        <w:tblLook w:val="04A0" w:firstRow="1" w:lastRow="0" w:firstColumn="1" w:lastColumn="0" w:noHBand="0" w:noVBand="1"/>
      </w:tblPr>
      <w:tblGrid>
        <w:gridCol w:w="3040"/>
        <w:gridCol w:w="3220"/>
      </w:tblGrid>
      <w:tr w:rsidR="00DB557E" w:rsidRPr="002E680F" w:rsidTr="00B90839">
        <w:trPr>
          <w:trHeight w:val="315"/>
        </w:trPr>
        <w:tc>
          <w:tcPr>
            <w:tcW w:w="30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 xml:space="preserve">Données </w:t>
            </w:r>
          </w:p>
        </w:tc>
        <w:tc>
          <w:tcPr>
            <w:tcW w:w="32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Valeur</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Mère</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F</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 xml:space="preserve">Droit </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Coupon F</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à recevoir</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G</w:t>
            </w:r>
          </w:p>
        </w:tc>
      </w:tr>
      <w:tr w:rsidR="00DB557E" w:rsidRPr="002E680F" w:rsidTr="00B90839">
        <w:trPr>
          <w:trHeight w:val="6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d'enregistrement</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03/02/2015</w:t>
            </w:r>
          </w:p>
        </w:tc>
      </w:tr>
      <w:tr w:rsidR="00DB557E" w:rsidRPr="002E680F" w:rsidTr="00B90839">
        <w:trPr>
          <w:trHeight w:val="330"/>
        </w:trPr>
        <w:tc>
          <w:tcPr>
            <w:tcW w:w="6260" w:type="dxa"/>
            <w:gridSpan w:val="2"/>
            <w:tcBorders>
              <w:top w:val="single" w:sz="8" w:space="0" w:color="auto"/>
              <w:left w:val="single" w:sz="8" w:space="0" w:color="auto"/>
              <w:bottom w:val="single" w:sz="8" w:space="0" w:color="auto"/>
              <w:right w:val="single" w:sz="8" w:space="0" w:color="000000"/>
            </w:tcBorders>
            <w:shd w:val="clear" w:color="000000" w:fill="93CDDD"/>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Option : Exercice</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 l'opération</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10/02/2015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 début de souscription</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03/02/2015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 fin de souscription</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07/02/2015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limite client</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07/02/2015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limite marché</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10/02/2015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Parité sortante</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3</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Parité entrante</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2</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Arrondissement</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Inférieur</w:t>
            </w:r>
          </w:p>
        </w:tc>
      </w:tr>
    </w:tbl>
    <w:p w:rsidR="00DB557E" w:rsidRDefault="00DB557E" w:rsidP="00DB557E">
      <w:pPr>
        <w:pStyle w:val="Paragraphedeliste1"/>
        <w:spacing w:line="100" w:lineRule="atLeast"/>
        <w:ind w:left="0"/>
        <w:jc w:val="both"/>
        <w:rPr>
          <w:sz w:val="24"/>
          <w:szCs w:val="24"/>
        </w:rPr>
      </w:pPr>
    </w:p>
    <w:p w:rsidR="00DB557E" w:rsidRPr="00433015" w:rsidRDefault="00DB557E" w:rsidP="00DB557E">
      <w:pPr>
        <w:pStyle w:val="Paragraphedeliste1"/>
        <w:spacing w:line="100" w:lineRule="atLeast"/>
        <w:ind w:left="0"/>
        <w:jc w:val="both"/>
        <w:rPr>
          <w:b/>
          <w:i/>
          <w:u w:val="single"/>
        </w:rPr>
      </w:pPr>
      <w:r w:rsidRPr="00433015">
        <w:rPr>
          <w:b/>
          <w:i/>
          <w:u w:val="single"/>
        </w:rPr>
        <w:t>Phase de détachement :</w:t>
      </w:r>
    </w:p>
    <w:p w:rsidR="00DB557E" w:rsidRPr="00433015" w:rsidRDefault="00DB557E" w:rsidP="00DB557E">
      <w:pPr>
        <w:pStyle w:val="Paragraphedeliste1"/>
        <w:spacing w:line="100" w:lineRule="atLeast"/>
        <w:ind w:left="0"/>
        <w:jc w:val="both"/>
        <w:rPr>
          <w:b/>
          <w:i/>
          <w:u w:val="single"/>
        </w:rPr>
      </w:pPr>
    </w:p>
    <w:p w:rsidR="00DB557E" w:rsidRPr="00433015" w:rsidRDefault="00DB557E" w:rsidP="00DB557E">
      <w:pPr>
        <w:pStyle w:val="Paragraphedeliste1"/>
        <w:spacing w:line="100" w:lineRule="atLeast"/>
        <w:ind w:left="0"/>
        <w:jc w:val="both"/>
      </w:pPr>
      <w:r w:rsidRPr="00433015">
        <w:t xml:space="preserve">L’opération de détachement se déroulera de la même manière qu’un dividende, c.à.d. un droit détaché par position détenue.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b/>
          <w:i/>
          <w:u w:val="single"/>
        </w:rPr>
      </w:pPr>
      <w:r w:rsidRPr="00433015">
        <w:rPr>
          <w:b/>
          <w:i/>
          <w:u w:val="single"/>
        </w:rPr>
        <w:t>Phase d’exercice :</w:t>
      </w:r>
    </w:p>
    <w:p w:rsidR="00DB557E" w:rsidRPr="00433015" w:rsidRDefault="00DB557E" w:rsidP="00DB557E">
      <w:pPr>
        <w:pStyle w:val="Paragraphedeliste1"/>
        <w:spacing w:line="100" w:lineRule="atLeast"/>
        <w:ind w:left="0"/>
        <w:jc w:val="both"/>
      </w:pPr>
      <w:r w:rsidRPr="00433015">
        <w:lastRenderedPageBreak/>
        <w:t xml:space="preserve">La phase d’exercice est caractérisée par la réception des instructions des clients lors de la période de souscription, pour échanger la quantité des droits détenue contre la valeur attribuée selon la parité d’échange.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b/>
          <w:i/>
          <w:u w:val="single"/>
        </w:rPr>
      </w:pPr>
      <w:r w:rsidRPr="00433015">
        <w:rPr>
          <w:b/>
          <w:i/>
          <w:u w:val="single"/>
        </w:rPr>
        <w:t>La parité cette fois est génératrice de rompus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Illustration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 xml:space="preserve">Pour un client ayant une position éligible de 100 titres, il aura </w:t>
      </w:r>
      <w:r w:rsidRPr="00433015">
        <w:rPr>
          <w:b/>
          <w:i/>
          <w:u w:val="single"/>
        </w:rPr>
        <w:t>un seul droit restant à l’exercice</w:t>
      </w:r>
      <w:r w:rsidRPr="00433015">
        <w:t>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 xml:space="preserve">100/3 = 33,333;      0,333*3 = </w:t>
      </w:r>
      <w:r w:rsidRPr="00433015">
        <w:rPr>
          <w:b/>
        </w:rPr>
        <w:t>1 droit formant rompus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 xml:space="preserve">Le client dans ce cas exerce  toute la quantité et procède à la vente de son rompus </w:t>
      </w:r>
      <w:r w:rsidR="00E973C8" w:rsidRPr="00433015">
        <w:t>aux</w:t>
      </w:r>
      <w:r w:rsidRPr="00433015">
        <w:t xml:space="preserve"> prés de l’agence via le carnet d’ordre </w:t>
      </w:r>
      <w:r w:rsidRPr="00433015">
        <w:rPr>
          <w:b/>
        </w:rPr>
        <w:t>[L’ordre ne sera pas généré depuis MegaCor].</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624" w:name="_Toc425152123"/>
      <w:r>
        <w:t>OST optionnels</w:t>
      </w:r>
      <w:bookmarkEnd w:id="1624"/>
      <w:r>
        <w:t> </w:t>
      </w:r>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Ce paragraphe décrit le traitement de deux OST optionnels, le paiement de dividendes en action et l’augmentation de capital en numéraire, ces opérations sont caractérisées par la saisie des instructions clients en une période de souscription.</w:t>
      </w:r>
    </w:p>
    <w:p w:rsidR="00DB557E" w:rsidRPr="00433015" w:rsidRDefault="00DB557E" w:rsidP="00DB557E">
      <w:pPr>
        <w:pStyle w:val="Paragraphedeliste1"/>
        <w:spacing w:line="100" w:lineRule="atLeast"/>
        <w:ind w:left="0"/>
        <w:jc w:val="both"/>
      </w:pPr>
    </w:p>
    <w:p w:rsidR="00DB557E" w:rsidRPr="006F113D" w:rsidRDefault="00DB557E" w:rsidP="006E0B40">
      <w:pPr>
        <w:pStyle w:val="Style3"/>
        <w:numPr>
          <w:ilvl w:val="3"/>
          <w:numId w:val="2"/>
        </w:numPr>
        <w:shd w:val="clear" w:color="auto" w:fill="F2F2F2"/>
        <w:jc w:val="both"/>
        <w:rPr>
          <w:i/>
          <w:u w:val="single"/>
        </w:rPr>
      </w:pPr>
      <w:bookmarkStart w:id="1625" w:name="_Toc425152124"/>
      <w:r w:rsidRPr="006F113D">
        <w:rPr>
          <w:i/>
          <w:u w:val="single"/>
        </w:rPr>
        <w:t>Paiement de dividendes optionnels</w:t>
      </w:r>
      <w:bookmarkEnd w:id="1625"/>
      <w:r w:rsidRPr="006F113D">
        <w:rPr>
          <w:i/>
          <w:u w:val="single"/>
        </w:rPr>
        <w:t> </w:t>
      </w:r>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 paiement de dividendes en actions est une opération sur titres optionnelle avec détachement de coupon, l’OST doit permettre la gestion des options suivantes :</w:t>
      </w:r>
    </w:p>
    <w:p w:rsidR="00DB557E" w:rsidRPr="00433015" w:rsidRDefault="00DB557E" w:rsidP="00DB557E">
      <w:pPr>
        <w:pStyle w:val="Paragraphedeliste1"/>
        <w:spacing w:line="100" w:lineRule="atLeast"/>
        <w:ind w:left="0"/>
        <w:jc w:val="both"/>
      </w:pPr>
    </w:p>
    <w:p w:rsidR="00DB557E" w:rsidRPr="00433015" w:rsidRDefault="00DB557E" w:rsidP="006E0B40">
      <w:pPr>
        <w:pStyle w:val="Paragraphedeliste1"/>
        <w:numPr>
          <w:ilvl w:val="0"/>
          <w:numId w:val="25"/>
        </w:numPr>
        <w:spacing w:line="100" w:lineRule="atLeast"/>
        <w:jc w:val="both"/>
      </w:pPr>
      <w:r w:rsidRPr="00433015">
        <w:t>Espèce : le prix du coupon correspond à la valeur des dividendes</w:t>
      </w:r>
    </w:p>
    <w:p w:rsidR="00DB557E" w:rsidRPr="00433015" w:rsidRDefault="00DB557E" w:rsidP="006E0B40">
      <w:pPr>
        <w:pStyle w:val="Paragraphedeliste1"/>
        <w:numPr>
          <w:ilvl w:val="0"/>
          <w:numId w:val="25"/>
        </w:numPr>
        <w:spacing w:line="100" w:lineRule="atLeast"/>
        <w:jc w:val="both"/>
      </w:pPr>
      <w:r w:rsidRPr="00433015">
        <w:t>Titre : la parité par ratio de prix est annoncée comme pour une opération d’échange de titre</w:t>
      </w:r>
    </w:p>
    <w:p w:rsidR="00DB557E" w:rsidRPr="00433015" w:rsidRDefault="00DB557E" w:rsidP="006E0B40">
      <w:pPr>
        <w:pStyle w:val="Paragraphedeliste1"/>
        <w:numPr>
          <w:ilvl w:val="0"/>
          <w:numId w:val="25"/>
        </w:numPr>
        <w:spacing w:line="100" w:lineRule="atLeast"/>
        <w:jc w:val="both"/>
      </w:pPr>
      <w:r w:rsidRPr="00433015">
        <w:t>Combiné : cette option combine titre et espèce</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A la réception de l’avis Maroclear, l’utilisateur procède à la création de l’annonce avec les données de l’OST suivantes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p>
    <w:tbl>
      <w:tblPr>
        <w:tblW w:w="7000" w:type="dxa"/>
        <w:tblInd w:w="55" w:type="dxa"/>
        <w:tblCellMar>
          <w:left w:w="70" w:type="dxa"/>
          <w:right w:w="70" w:type="dxa"/>
        </w:tblCellMar>
        <w:tblLook w:val="04A0" w:firstRow="1" w:lastRow="0" w:firstColumn="1" w:lastColumn="0" w:noHBand="0" w:noVBand="1"/>
      </w:tblPr>
      <w:tblGrid>
        <w:gridCol w:w="3940"/>
        <w:gridCol w:w="3060"/>
      </w:tblGrid>
      <w:tr w:rsidR="00DB557E" w:rsidRPr="00556E81" w:rsidTr="00B90839">
        <w:trPr>
          <w:trHeight w:val="315"/>
        </w:trPr>
        <w:tc>
          <w:tcPr>
            <w:tcW w:w="39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Données </w:t>
            </w:r>
          </w:p>
        </w:tc>
        <w:tc>
          <w:tcPr>
            <w:tcW w:w="30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Valeur</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Titre Mère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Titre X</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Coupon </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COUPON X</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de détachement Bourse </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01/02/2015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d'enregistrement</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l'opération</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04/02/2015</w:t>
            </w:r>
          </w:p>
        </w:tc>
      </w:tr>
      <w:tr w:rsidR="00DB557E" w:rsidRPr="00556E81" w:rsidTr="00B90839">
        <w:trPr>
          <w:trHeight w:val="315"/>
        </w:trPr>
        <w:tc>
          <w:tcPr>
            <w:tcW w:w="700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Option Espèce </w:t>
            </w:r>
          </w:p>
        </w:tc>
      </w:tr>
      <w:tr w:rsidR="00DB557E" w:rsidRPr="00556E81" w:rsidTr="00B90839">
        <w:trPr>
          <w:trHeight w:val="315"/>
        </w:trPr>
        <w:tc>
          <w:tcPr>
            <w:tcW w:w="394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d'ouverture de l'opération</w:t>
            </w:r>
          </w:p>
        </w:tc>
        <w:tc>
          <w:tcPr>
            <w:tcW w:w="3060" w:type="dxa"/>
            <w:tcBorders>
              <w:top w:val="single" w:sz="8" w:space="0" w:color="auto"/>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10/02/2015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de clôture de l'opération </w:t>
            </w:r>
          </w:p>
        </w:tc>
        <w:tc>
          <w:tcPr>
            <w:tcW w:w="3060" w:type="dxa"/>
            <w:tcBorders>
              <w:top w:val="nil"/>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client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Marché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01/03/2015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lastRenderedPageBreak/>
              <w:t xml:space="preserve">Prix du coupon </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b/>
                <w:bCs/>
                <w:color w:val="000000"/>
                <w:sz w:val="24"/>
                <w:szCs w:val="24"/>
                <w:lang w:eastAsia="fr-FR"/>
              </w:rPr>
            </w:pPr>
            <w:r w:rsidRPr="00556E81">
              <w:rPr>
                <w:rFonts w:eastAsia="Times New Roman" w:cs="Times New Roman"/>
                <w:b/>
                <w:bCs/>
                <w:color w:val="000000"/>
                <w:sz w:val="24"/>
                <w:szCs w:val="24"/>
                <w:lang w:eastAsia="fr-FR"/>
              </w:rPr>
              <w:t>60</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sortie de titre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espèce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700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Option Titre</w:t>
            </w:r>
          </w:p>
        </w:tc>
      </w:tr>
      <w:tr w:rsidR="00DB557E" w:rsidRPr="00556E81" w:rsidTr="00B90839">
        <w:trPr>
          <w:trHeight w:val="315"/>
        </w:trPr>
        <w:tc>
          <w:tcPr>
            <w:tcW w:w="394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Nouveau titre</w:t>
            </w:r>
          </w:p>
        </w:tc>
        <w:tc>
          <w:tcPr>
            <w:tcW w:w="3060" w:type="dxa"/>
            <w:tcBorders>
              <w:top w:val="single" w:sz="8" w:space="0" w:color="auto"/>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Titres-Y</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d'ouverture de l'opération</w:t>
            </w:r>
          </w:p>
        </w:tc>
        <w:tc>
          <w:tcPr>
            <w:tcW w:w="3060" w:type="dxa"/>
            <w:tcBorders>
              <w:top w:val="nil"/>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10/02/2015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de clôture de l'opération </w:t>
            </w:r>
          </w:p>
        </w:tc>
        <w:tc>
          <w:tcPr>
            <w:tcW w:w="3060" w:type="dxa"/>
            <w:tcBorders>
              <w:top w:val="nil"/>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client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Marché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01/03/2015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Prix de réinvestissement</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b/>
                <w:bCs/>
                <w:color w:val="000000"/>
                <w:sz w:val="24"/>
                <w:szCs w:val="24"/>
                <w:lang w:eastAsia="fr-FR"/>
              </w:rPr>
            </w:pPr>
            <w:r w:rsidRPr="00556E81">
              <w:rPr>
                <w:rFonts w:eastAsia="Times New Roman" w:cs="Times New Roman"/>
                <w:b/>
                <w:bCs/>
                <w:color w:val="000000"/>
                <w:sz w:val="24"/>
                <w:szCs w:val="24"/>
                <w:lang w:eastAsia="fr-FR"/>
              </w:rPr>
              <w:t>110</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sortie de titre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entrée actions</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Ration de prix</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0,5455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Arrondissement</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Inférieur</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i/>
        </w:rPr>
      </w:pPr>
      <w:r w:rsidRPr="00433015">
        <w:rPr>
          <w:i/>
        </w:rPr>
        <w:t xml:space="preserve">NB : AWB demande </w:t>
      </w:r>
      <w:del w:id="1626" w:author="Brahim ERRAY" w:date="2016-02-25T13:39:00Z">
        <w:r w:rsidRPr="00433015" w:rsidDel="00314249">
          <w:rPr>
            <w:i/>
          </w:rPr>
          <w:delText>a</w:delText>
        </w:r>
      </w:del>
      <w:ins w:id="1627" w:author="Brahim ERRAY" w:date="2016-02-25T13:39:00Z">
        <w:r w:rsidR="00314249" w:rsidRPr="00433015">
          <w:rPr>
            <w:i/>
          </w:rPr>
          <w:t>à</w:t>
        </w:r>
      </w:ins>
      <w:r w:rsidRPr="00433015">
        <w:rPr>
          <w:i/>
        </w:rPr>
        <w:t xml:space="preserve"> ce que le système gère les limites de conversion pour les dividendes optionnels, les émetteurs peuvent définir un seul a appliquer pour chaque options que les clients éligibles ne doivent les dépasser.</w:t>
      </w:r>
      <w:ins w:id="1628" w:author="Raja EL HAFI" w:date="2015-07-20T13:00:00Z">
        <w:r w:rsidR="00676058">
          <w:rPr>
            <w:i/>
          </w:rPr>
          <w:t>(</w:t>
        </w:r>
      </w:ins>
      <w:ins w:id="1629" w:author="Raja EL HAFI" w:date="2015-06-03T14:16:00Z">
        <w:r w:rsidR="005B58A0">
          <w:rPr>
            <w:i/>
          </w:rPr>
          <w:t>Reponse Vermeg : GAP non retenu</w:t>
        </w:r>
      </w:ins>
      <w:ins w:id="1630" w:author="Raja EL HAFI" w:date="2015-07-20T13:00:00Z">
        <w:r w:rsidR="00676058">
          <w:rPr>
            <w:i/>
          </w:rPr>
          <w:t>)</w:t>
        </w:r>
      </w:ins>
    </w:p>
    <w:p w:rsidR="00DB557E" w:rsidRPr="00433015" w:rsidRDefault="00DB557E" w:rsidP="00DB557E">
      <w:pPr>
        <w:pStyle w:val="Paragraphedeliste1"/>
        <w:spacing w:line="100" w:lineRule="atLeast"/>
        <w:ind w:left="0"/>
        <w:jc w:val="both"/>
      </w:pPr>
    </w:p>
    <w:p w:rsidR="00DB557E" w:rsidRPr="00433015" w:rsidRDefault="00E973C8" w:rsidP="00DB557E">
      <w:pPr>
        <w:pStyle w:val="Paragraphedeliste1"/>
        <w:spacing w:line="100" w:lineRule="atLeast"/>
        <w:ind w:left="0"/>
        <w:jc w:val="both"/>
      </w:pPr>
      <w:r w:rsidRPr="00433015">
        <w:t>Dès</w:t>
      </w:r>
      <w:r w:rsidR="00DB557E" w:rsidRPr="00433015">
        <w:t xml:space="preserve"> l’activation de l’annonce, l’utilisateur procède à la notification des clients éligible :</w:t>
      </w:r>
    </w:p>
    <w:p w:rsidR="00DB557E" w:rsidRPr="00433015" w:rsidRDefault="00DB557E" w:rsidP="00DB557E">
      <w:pPr>
        <w:pStyle w:val="Paragraphedeliste1"/>
        <w:spacing w:line="100" w:lineRule="atLeast"/>
        <w:ind w:left="0"/>
        <w:jc w:val="both"/>
      </w:pPr>
    </w:p>
    <w:p w:rsidR="00DB557E" w:rsidRPr="00433015" w:rsidRDefault="00DB557E" w:rsidP="006E0B40">
      <w:pPr>
        <w:pStyle w:val="Paragraphedeliste1"/>
        <w:numPr>
          <w:ilvl w:val="0"/>
          <w:numId w:val="27"/>
        </w:numPr>
        <w:spacing w:line="100" w:lineRule="atLeast"/>
        <w:jc w:val="both"/>
      </w:pPr>
      <w:r w:rsidRPr="00433015">
        <w:t>La notification prévoit ce que chaque client pourra instruire dans la limite de sa position éligible en option espèce ou en option titre, prenant en considération les positions dénouées et les suspens.</w:t>
      </w:r>
    </w:p>
    <w:p w:rsidR="00DB557E" w:rsidRPr="00433015" w:rsidRDefault="00DB557E" w:rsidP="006E0B40">
      <w:pPr>
        <w:pStyle w:val="Paragraphedeliste1"/>
        <w:numPr>
          <w:ilvl w:val="0"/>
          <w:numId w:val="27"/>
        </w:numPr>
        <w:spacing w:line="100" w:lineRule="atLeast"/>
        <w:jc w:val="both"/>
      </w:pPr>
      <w:r w:rsidRPr="00433015">
        <w:t xml:space="preserve">Il sera aussi possible de prendre en considération la taxe (TPA) pour les deux options </w:t>
      </w:r>
      <w:ins w:id="1631" w:author="Raja EL HAFI" w:date="2015-07-20T13:06:00Z">
        <w:r w:rsidR="004F3896">
          <w:t xml:space="preserve">(CASH/SECU) </w:t>
        </w:r>
      </w:ins>
      <w:r w:rsidRPr="00433015">
        <w:t xml:space="preserve">dans le cas </w:t>
      </w:r>
      <w:r w:rsidR="00E973C8" w:rsidRPr="00433015">
        <w:t>où</w:t>
      </w:r>
      <w:r w:rsidRPr="00433015">
        <w:t xml:space="preserve"> le client est assujetti.</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L’utilisateur a la possibilité de consulter les positions éligibles a tout moment du cycle de vie de l’opération, afin de voir l’évolution des mouvements en cours.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 détachement va se dérouler identique à un paiement de dividende en espèce, chaque client éligible se verra attribué un coupon pas titre mère.</w:t>
      </w:r>
    </w:p>
    <w:p w:rsidR="00DB557E" w:rsidRPr="00433015"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433015">
        <w:rPr>
          <w:b/>
          <w:i/>
        </w:rPr>
        <w:t>Position éligibles  des clients phase d’exercice :</w:t>
      </w:r>
    </w:p>
    <w:p w:rsidR="00DB557E" w:rsidRDefault="00DB557E" w:rsidP="00DB557E">
      <w:pPr>
        <w:pStyle w:val="Paragraphedeliste1"/>
        <w:spacing w:line="100" w:lineRule="atLeast"/>
        <w:ind w:left="0"/>
        <w:jc w:val="both"/>
        <w:rPr>
          <w:b/>
          <w:i/>
        </w:rPr>
      </w:pPr>
    </w:p>
    <w:p w:rsidR="00DB557E" w:rsidRPr="00433015" w:rsidRDefault="00DB557E" w:rsidP="00DB557E">
      <w:pPr>
        <w:pStyle w:val="Paragraphedeliste1"/>
        <w:spacing w:line="100" w:lineRule="atLeast"/>
        <w:ind w:left="0"/>
        <w:jc w:val="both"/>
        <w:rPr>
          <w:b/>
          <w:i/>
        </w:rPr>
      </w:pPr>
    </w:p>
    <w:p w:rsidR="00DB557E" w:rsidRPr="00433015" w:rsidRDefault="00DB557E" w:rsidP="00DB557E">
      <w:pPr>
        <w:pStyle w:val="Paragraphedeliste1"/>
        <w:spacing w:line="100" w:lineRule="atLeast"/>
        <w:ind w:left="0"/>
        <w:jc w:val="both"/>
      </w:pPr>
    </w:p>
    <w:tbl>
      <w:tblPr>
        <w:tblW w:w="9349" w:type="dxa"/>
        <w:tblInd w:w="55" w:type="dxa"/>
        <w:tblCellMar>
          <w:left w:w="70" w:type="dxa"/>
          <w:right w:w="70" w:type="dxa"/>
        </w:tblCellMar>
        <w:tblLook w:val="04A0" w:firstRow="1" w:lastRow="0" w:firstColumn="1" w:lastColumn="0" w:noHBand="0" w:noVBand="1"/>
      </w:tblPr>
      <w:tblGrid>
        <w:gridCol w:w="2000"/>
        <w:gridCol w:w="2410"/>
        <w:gridCol w:w="2165"/>
        <w:gridCol w:w="953"/>
        <w:gridCol w:w="1821"/>
      </w:tblGrid>
      <w:tr w:rsidR="00DB557E" w:rsidRPr="00CA0760" w:rsidTr="00B90839">
        <w:trPr>
          <w:trHeight w:val="315"/>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client</w:t>
            </w:r>
          </w:p>
        </w:tc>
        <w:tc>
          <w:tcPr>
            <w:tcW w:w="241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w:t>
            </w:r>
          </w:p>
        </w:tc>
        <w:tc>
          <w:tcPr>
            <w:tcW w:w="216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dénouée</w:t>
            </w:r>
          </w:p>
        </w:tc>
        <w:tc>
          <w:tcPr>
            <w:tcW w:w="95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Suspens</w:t>
            </w:r>
          </w:p>
        </w:tc>
        <w:tc>
          <w:tcPr>
            <w:tcW w:w="182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éligible</w:t>
            </w:r>
          </w:p>
        </w:tc>
      </w:tr>
      <w:tr w:rsidR="00DB557E" w:rsidRPr="00CA0760"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Client 41</w:t>
            </w:r>
          </w:p>
        </w:tc>
        <w:tc>
          <w:tcPr>
            <w:tcW w:w="241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01</w:t>
            </w:r>
          </w:p>
        </w:tc>
        <w:tc>
          <w:tcPr>
            <w:tcW w:w="2165"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821"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r>
      <w:tr w:rsidR="00DB557E" w:rsidRPr="00CA0760"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client 42</w:t>
            </w:r>
          </w:p>
        </w:tc>
        <w:tc>
          <w:tcPr>
            <w:tcW w:w="241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02</w:t>
            </w:r>
          </w:p>
        </w:tc>
        <w:tc>
          <w:tcPr>
            <w:tcW w:w="2165"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180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821"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180</w:t>
            </w:r>
          </w:p>
        </w:tc>
      </w:tr>
      <w:tr w:rsidR="00DB557E" w:rsidRPr="00CA0760"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Client 43</w:t>
            </w:r>
          </w:p>
        </w:tc>
        <w:tc>
          <w:tcPr>
            <w:tcW w:w="241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02</w:t>
            </w:r>
          </w:p>
        </w:tc>
        <w:tc>
          <w:tcPr>
            <w:tcW w:w="2165"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700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821"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700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CA0760">
        <w:rPr>
          <w:b/>
          <w:i/>
        </w:rPr>
        <w:t>Position éligible marché phase d’exercice :</w:t>
      </w:r>
    </w:p>
    <w:p w:rsidR="00DB557E" w:rsidRDefault="00DB557E" w:rsidP="00DB557E">
      <w:pPr>
        <w:pStyle w:val="Paragraphedeliste1"/>
        <w:spacing w:line="100" w:lineRule="atLeast"/>
        <w:ind w:left="0"/>
        <w:jc w:val="both"/>
        <w:rPr>
          <w:b/>
          <w:i/>
        </w:rPr>
      </w:pPr>
    </w:p>
    <w:tbl>
      <w:tblPr>
        <w:tblW w:w="8800" w:type="dxa"/>
        <w:tblInd w:w="55" w:type="dxa"/>
        <w:tblCellMar>
          <w:left w:w="70" w:type="dxa"/>
          <w:right w:w="70" w:type="dxa"/>
        </w:tblCellMar>
        <w:tblLook w:val="04A0" w:firstRow="1" w:lastRow="0" w:firstColumn="1" w:lastColumn="0" w:noHBand="0" w:noVBand="1"/>
      </w:tblPr>
      <w:tblGrid>
        <w:gridCol w:w="3060"/>
        <w:gridCol w:w="1960"/>
        <w:gridCol w:w="1880"/>
        <w:gridCol w:w="1900"/>
      </w:tblGrid>
      <w:tr w:rsidR="00DB557E" w:rsidRPr="00CA0760" w:rsidTr="00B90839">
        <w:trPr>
          <w:trHeight w:val="315"/>
        </w:trPr>
        <w:tc>
          <w:tcPr>
            <w:tcW w:w="306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CA0760">
              <w:rPr>
                <w:rFonts w:eastAsia="Times New Roman" w:cs="Times New Roman"/>
                <w:color w:val="000000"/>
                <w:lang w:eastAsia="fr-FR"/>
              </w:rPr>
              <w:t>ostro</w:t>
            </w:r>
          </w:p>
        </w:tc>
        <w:tc>
          <w:tcPr>
            <w:tcW w:w="19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dénouée</w:t>
            </w:r>
          </w:p>
        </w:tc>
        <w:tc>
          <w:tcPr>
            <w:tcW w:w="18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Suspens</w:t>
            </w:r>
          </w:p>
        </w:tc>
        <w:tc>
          <w:tcPr>
            <w:tcW w:w="19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éligible</w:t>
            </w:r>
          </w:p>
        </w:tc>
      </w:tr>
      <w:tr w:rsidR="00DB557E" w:rsidRPr="00CA0760" w:rsidTr="00B90839">
        <w:trPr>
          <w:trHeight w:val="315"/>
        </w:trPr>
        <w:tc>
          <w:tcPr>
            <w:tcW w:w="30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01</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c>
          <w:tcPr>
            <w:tcW w:w="188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r>
      <w:tr w:rsidR="00DB557E" w:rsidRPr="00CA0760" w:rsidTr="00B90839">
        <w:trPr>
          <w:trHeight w:val="315"/>
        </w:trPr>
        <w:tc>
          <w:tcPr>
            <w:tcW w:w="30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lastRenderedPageBreak/>
              <w:t>Compte Nostro 02</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880</w:t>
            </w:r>
          </w:p>
        </w:tc>
        <w:tc>
          <w:tcPr>
            <w:tcW w:w="188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180</w:t>
            </w:r>
          </w:p>
        </w:tc>
      </w:tr>
    </w:tbl>
    <w:p w:rsidR="00DB557E" w:rsidRPr="00CA0760" w:rsidRDefault="00DB557E" w:rsidP="00DB557E">
      <w:pPr>
        <w:pStyle w:val="Paragraphedeliste1"/>
        <w:spacing w:line="100" w:lineRule="atLeast"/>
        <w:ind w:left="0"/>
        <w:jc w:val="both"/>
        <w:rPr>
          <w:b/>
          <w:i/>
        </w:rPr>
      </w:pPr>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b/>
          <w:i/>
        </w:rPr>
      </w:pPr>
      <w:r w:rsidRPr="00433015">
        <w:rPr>
          <w:b/>
          <w:i/>
        </w:rPr>
        <w:t>Instructions des clients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Pour l’exercice des droits, le système vérifie les règles de contrôle de chaque instruction en termes de limite de souscription et de quantité disponible.</w:t>
      </w:r>
    </w:p>
    <w:p w:rsidR="00DB557E" w:rsidRPr="00433015" w:rsidRDefault="00DB557E" w:rsidP="00DB557E">
      <w:pPr>
        <w:pStyle w:val="Paragraphedeliste1"/>
        <w:spacing w:line="100" w:lineRule="atLeast"/>
        <w:ind w:left="0"/>
        <w:jc w:val="both"/>
      </w:pPr>
      <w:r w:rsidRPr="00433015">
        <w:t>A l’ouverture de la période de souscription, l’utilisateur saisie l’instruction manuellement, les souscriptions seront faites en quantité.</w:t>
      </w:r>
    </w:p>
    <w:p w:rsidR="00DB557E" w:rsidRDefault="00DB557E" w:rsidP="00DB557E">
      <w:pPr>
        <w:pStyle w:val="Paragraphedeliste1"/>
        <w:spacing w:line="100" w:lineRule="atLeast"/>
        <w:ind w:left="0"/>
        <w:jc w:val="both"/>
      </w:pPr>
    </w:p>
    <w:tbl>
      <w:tblPr>
        <w:tblW w:w="9524" w:type="dxa"/>
        <w:tblCellMar>
          <w:left w:w="70" w:type="dxa"/>
          <w:right w:w="70" w:type="dxa"/>
        </w:tblCellMar>
        <w:tblLook w:val="04A0" w:firstRow="1" w:lastRow="0" w:firstColumn="1" w:lastColumn="0" w:noHBand="0" w:noVBand="1"/>
      </w:tblPr>
      <w:tblGrid>
        <w:gridCol w:w="1586"/>
        <w:gridCol w:w="1319"/>
        <w:gridCol w:w="993"/>
        <w:gridCol w:w="1159"/>
        <w:gridCol w:w="1575"/>
        <w:gridCol w:w="2892"/>
      </w:tblGrid>
      <w:tr w:rsidR="00DB557E" w:rsidRPr="006308CB" w:rsidTr="00B90839">
        <w:trPr>
          <w:trHeight w:val="315"/>
        </w:trPr>
        <w:tc>
          <w:tcPr>
            <w:tcW w:w="177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w:t>
            </w:r>
          </w:p>
        </w:tc>
        <w:tc>
          <w:tcPr>
            <w:tcW w:w="1134" w:type="dxa"/>
            <w:tcBorders>
              <w:top w:val="single" w:sz="8" w:space="0" w:color="auto"/>
              <w:left w:val="nil"/>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Création</w:t>
            </w:r>
          </w:p>
        </w:tc>
        <w:tc>
          <w:tcPr>
            <w:tcW w:w="993" w:type="dxa"/>
            <w:tcBorders>
              <w:top w:val="single" w:sz="8" w:space="0" w:color="auto"/>
              <w:left w:val="nil"/>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Option</w:t>
            </w:r>
          </w:p>
        </w:tc>
        <w:tc>
          <w:tcPr>
            <w:tcW w:w="1159" w:type="dxa"/>
            <w:tcBorders>
              <w:top w:val="single" w:sz="8" w:space="0" w:color="auto"/>
              <w:left w:val="nil"/>
              <w:bottom w:val="single" w:sz="8" w:space="0" w:color="auto"/>
              <w:right w:val="single" w:sz="4"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 xml:space="preserve">Quantité instruite </w:t>
            </w:r>
          </w:p>
        </w:tc>
        <w:tc>
          <w:tcPr>
            <w:tcW w:w="1575" w:type="dxa"/>
            <w:tcBorders>
              <w:top w:val="single" w:sz="4" w:space="0" w:color="auto"/>
              <w:left w:val="single" w:sz="4" w:space="0" w:color="auto"/>
              <w:bottom w:val="single" w:sz="4" w:space="0" w:color="auto"/>
              <w:right w:val="single" w:sz="4" w:space="0" w:color="auto"/>
            </w:tcBorders>
            <w:shd w:val="clear" w:color="000000" w:fill="A5A5A5"/>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Arrondissement</w:t>
            </w:r>
          </w:p>
        </w:tc>
        <w:tc>
          <w:tcPr>
            <w:tcW w:w="2892" w:type="dxa"/>
            <w:tcBorders>
              <w:top w:val="single" w:sz="8" w:space="0" w:color="auto"/>
              <w:left w:val="single" w:sz="4" w:space="0" w:color="auto"/>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Statut de l'instruction</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41</w:t>
            </w:r>
          </w:p>
        </w:tc>
        <w:tc>
          <w:tcPr>
            <w:tcW w:w="1134"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Manuelle</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Titre</w:t>
            </w:r>
          </w:p>
        </w:tc>
        <w:tc>
          <w:tcPr>
            <w:tcW w:w="1159" w:type="dxa"/>
            <w:tcBorders>
              <w:top w:val="nil"/>
              <w:left w:val="nil"/>
              <w:bottom w:val="single" w:sz="8" w:space="0" w:color="auto"/>
              <w:right w:val="single" w:sz="4" w:space="0" w:color="auto"/>
            </w:tcBorders>
            <w:shd w:val="clear" w:color="000000" w:fill="FFFFFF"/>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200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Inférieur</w:t>
            </w:r>
          </w:p>
        </w:tc>
        <w:tc>
          <w:tcPr>
            <w:tcW w:w="2892" w:type="dxa"/>
            <w:tcBorders>
              <w:top w:val="nil"/>
              <w:left w:val="single" w:sz="4"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Accepté</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42</w:t>
            </w:r>
          </w:p>
        </w:tc>
        <w:tc>
          <w:tcPr>
            <w:tcW w:w="1134"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 xml:space="preserve">Manuelle </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Titre</w:t>
            </w:r>
          </w:p>
        </w:tc>
        <w:tc>
          <w:tcPr>
            <w:tcW w:w="1159" w:type="dxa"/>
            <w:tcBorders>
              <w:top w:val="nil"/>
              <w:left w:val="nil"/>
              <w:bottom w:val="single" w:sz="8" w:space="0" w:color="auto"/>
              <w:right w:val="single" w:sz="4" w:space="0" w:color="auto"/>
            </w:tcBorders>
            <w:shd w:val="clear" w:color="000000" w:fill="FFFFFF"/>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180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Supérieur</w:t>
            </w:r>
          </w:p>
        </w:tc>
        <w:tc>
          <w:tcPr>
            <w:tcW w:w="2892" w:type="dxa"/>
            <w:tcBorders>
              <w:top w:val="nil"/>
              <w:left w:val="single" w:sz="4"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Accepté</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43</w:t>
            </w:r>
          </w:p>
        </w:tc>
        <w:tc>
          <w:tcPr>
            <w:tcW w:w="1134"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Manuelle</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Titre</w:t>
            </w:r>
          </w:p>
        </w:tc>
        <w:tc>
          <w:tcPr>
            <w:tcW w:w="1159" w:type="dxa"/>
            <w:tcBorders>
              <w:top w:val="nil"/>
              <w:left w:val="nil"/>
              <w:bottom w:val="single" w:sz="8" w:space="0" w:color="auto"/>
              <w:right w:val="single" w:sz="4" w:space="0" w:color="auto"/>
            </w:tcBorders>
            <w:shd w:val="clear" w:color="000000" w:fill="FFFFFF"/>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720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Inférieur</w:t>
            </w:r>
          </w:p>
        </w:tc>
        <w:tc>
          <w:tcPr>
            <w:tcW w:w="2892" w:type="dxa"/>
            <w:tcBorders>
              <w:top w:val="nil"/>
              <w:left w:val="single" w:sz="4"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Rejetée en attente de validation</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41</w:t>
            </w:r>
          </w:p>
        </w:tc>
        <w:tc>
          <w:tcPr>
            <w:tcW w:w="1134" w:type="dxa"/>
            <w:tcBorders>
              <w:top w:val="nil"/>
              <w:left w:val="nil"/>
              <w:bottom w:val="single" w:sz="8" w:space="0" w:color="auto"/>
              <w:right w:val="single" w:sz="8" w:space="0" w:color="auto"/>
            </w:tcBorders>
            <w:shd w:val="clear" w:color="000000" w:fill="FFFFFF"/>
            <w:noWrap/>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Automatique</w:t>
            </w:r>
          </w:p>
        </w:tc>
        <w:tc>
          <w:tcPr>
            <w:tcW w:w="993" w:type="dxa"/>
            <w:tcBorders>
              <w:top w:val="nil"/>
              <w:left w:val="nil"/>
              <w:bottom w:val="single" w:sz="8" w:space="0" w:color="auto"/>
              <w:right w:val="single" w:sz="8" w:space="0" w:color="auto"/>
            </w:tcBorders>
            <w:shd w:val="clear" w:color="000000" w:fill="FFFFFF"/>
            <w:noWrap/>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Espèce</w:t>
            </w:r>
          </w:p>
        </w:tc>
        <w:tc>
          <w:tcPr>
            <w:tcW w:w="1159" w:type="dxa"/>
            <w:tcBorders>
              <w:top w:val="nil"/>
              <w:left w:val="nil"/>
              <w:bottom w:val="single" w:sz="8" w:space="0" w:color="auto"/>
              <w:right w:val="single" w:sz="4" w:space="0" w:color="auto"/>
            </w:tcBorders>
            <w:shd w:val="clear" w:color="000000" w:fill="FFFFFF"/>
            <w:noWrap/>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50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Actuel</w:t>
            </w:r>
          </w:p>
        </w:tc>
        <w:tc>
          <w:tcPr>
            <w:tcW w:w="2892"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Accepté</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8"/>
        </w:numPr>
        <w:spacing w:line="100" w:lineRule="atLeast"/>
        <w:jc w:val="both"/>
      </w:pPr>
      <w:r>
        <w:t xml:space="preserve">Une alerte est générée au niveau du tableau de bord pour que l’utilisateur valide le rejet de l’instruction du </w:t>
      </w:r>
      <w:r w:rsidRPr="00356AE6">
        <w:rPr>
          <w:b/>
        </w:rPr>
        <w:t>client 43</w:t>
      </w:r>
      <w:r>
        <w:t xml:space="preserve"> pour dépassement de quantité instruite.</w:t>
      </w:r>
    </w:p>
    <w:p w:rsidR="00DB557E" w:rsidRPr="00EC3346" w:rsidRDefault="00DB557E" w:rsidP="006E0B40">
      <w:pPr>
        <w:pStyle w:val="Paragraphedeliste1"/>
        <w:numPr>
          <w:ilvl w:val="0"/>
          <w:numId w:val="28"/>
        </w:numPr>
        <w:spacing w:line="100" w:lineRule="atLeast"/>
        <w:jc w:val="both"/>
      </w:pPr>
      <w:r>
        <w:t xml:space="preserve">L’utilisateur décide de valider le rejet de l’instruction du </w:t>
      </w:r>
      <w:r w:rsidRPr="00EC3346">
        <w:rPr>
          <w:b/>
        </w:rPr>
        <w:t>client 43</w:t>
      </w:r>
    </w:p>
    <w:p w:rsidR="00DB557E" w:rsidRDefault="00DB557E" w:rsidP="006E0B40">
      <w:pPr>
        <w:pStyle w:val="Paragraphedeliste1"/>
        <w:numPr>
          <w:ilvl w:val="0"/>
          <w:numId w:val="28"/>
        </w:numPr>
        <w:spacing w:line="100" w:lineRule="atLeast"/>
        <w:jc w:val="both"/>
      </w:pPr>
      <w:r>
        <w:t>Le système permet de générer une notification de rappel pour les clients n’ayant pas présenté leurs bulletin de souscription</w:t>
      </w:r>
    </w:p>
    <w:p w:rsidR="00DB557E" w:rsidRDefault="00DB557E" w:rsidP="006E0B40">
      <w:pPr>
        <w:pStyle w:val="Paragraphedeliste1"/>
        <w:numPr>
          <w:ilvl w:val="0"/>
          <w:numId w:val="28"/>
        </w:numPr>
        <w:spacing w:line="100" w:lineRule="atLeast"/>
        <w:jc w:val="both"/>
      </w:pPr>
      <w:r>
        <w:t>Application automatique de l’option par défaut pour les quantités restantes non instruites à la date limite client.</w:t>
      </w:r>
    </w:p>
    <w:p w:rsidR="00DB557E" w:rsidRDefault="00DB557E" w:rsidP="006E0B40">
      <w:pPr>
        <w:pStyle w:val="Paragraphedeliste1"/>
        <w:numPr>
          <w:ilvl w:val="0"/>
          <w:numId w:val="28"/>
        </w:numPr>
        <w:spacing w:line="100" w:lineRule="atLeast"/>
        <w:jc w:val="both"/>
      </w:pPr>
      <w:r>
        <w:t>Au moment de saisie des instructions client le système génère automatiquement le calcul prévisionnel de chaque client.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5833C4">
        <w:rPr>
          <w:b/>
          <w:i/>
        </w:rPr>
        <w:t>Exécution des clients :</w:t>
      </w:r>
    </w:p>
    <w:p w:rsidR="00DB557E" w:rsidRDefault="00DB557E" w:rsidP="00DB557E">
      <w:pPr>
        <w:pStyle w:val="Paragraphedeliste1"/>
        <w:spacing w:line="100" w:lineRule="atLeast"/>
        <w:ind w:left="0"/>
        <w:jc w:val="both"/>
        <w:rPr>
          <w:b/>
          <w:i/>
        </w:rPr>
      </w:pPr>
    </w:p>
    <w:tbl>
      <w:tblPr>
        <w:tblW w:w="10346" w:type="dxa"/>
        <w:tblInd w:w="-640" w:type="dxa"/>
        <w:tblCellMar>
          <w:left w:w="70" w:type="dxa"/>
          <w:right w:w="70" w:type="dxa"/>
        </w:tblCellMar>
        <w:tblLook w:val="04A0" w:firstRow="1" w:lastRow="0" w:firstColumn="1" w:lastColumn="0" w:noHBand="0" w:noVBand="1"/>
      </w:tblPr>
      <w:tblGrid>
        <w:gridCol w:w="895"/>
        <w:gridCol w:w="1446"/>
        <w:gridCol w:w="729"/>
        <w:gridCol w:w="823"/>
        <w:gridCol w:w="882"/>
        <w:gridCol w:w="898"/>
        <w:gridCol w:w="673"/>
        <w:gridCol w:w="1131"/>
        <w:gridCol w:w="857"/>
        <w:gridCol w:w="1132"/>
        <w:gridCol w:w="880"/>
      </w:tblGrid>
      <w:tr w:rsidR="00DB557E" w:rsidRPr="00D06043" w:rsidTr="00B90839">
        <w:trPr>
          <w:trHeight w:val="788"/>
        </w:trPr>
        <w:tc>
          <w:tcPr>
            <w:tcW w:w="895"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w:t>
            </w:r>
          </w:p>
        </w:tc>
        <w:tc>
          <w:tcPr>
            <w:tcW w:w="1446"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w:t>
            </w:r>
          </w:p>
        </w:tc>
        <w:tc>
          <w:tcPr>
            <w:tcW w:w="729"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Option</w:t>
            </w:r>
          </w:p>
        </w:tc>
        <w:tc>
          <w:tcPr>
            <w:tcW w:w="823"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Position éligible</w:t>
            </w:r>
          </w:p>
        </w:tc>
        <w:tc>
          <w:tcPr>
            <w:tcW w:w="882"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Quantité exécutée</w:t>
            </w:r>
          </w:p>
        </w:tc>
        <w:tc>
          <w:tcPr>
            <w:tcW w:w="898"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Montant Brut</w:t>
            </w:r>
          </w:p>
        </w:tc>
        <w:tc>
          <w:tcPr>
            <w:tcW w:w="673"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Taxe (TPA)</w:t>
            </w:r>
          </w:p>
        </w:tc>
        <w:tc>
          <w:tcPr>
            <w:tcW w:w="1131"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Commission TTC</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Montant Net</w:t>
            </w:r>
          </w:p>
        </w:tc>
        <w:tc>
          <w:tcPr>
            <w:tcW w:w="1132"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Type du mouvement</w:t>
            </w:r>
          </w:p>
        </w:tc>
        <w:tc>
          <w:tcPr>
            <w:tcW w:w="880"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Type d'impact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200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109</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DBE5F1"/>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200</w:t>
            </w:r>
          </w:p>
        </w:tc>
        <w:tc>
          <w:tcPr>
            <w:tcW w:w="898"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67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80"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50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3000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60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2940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43</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02</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lastRenderedPageBreak/>
              <w:t>Compte Client 43</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02</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99</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DBE5F1"/>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43</w:t>
            </w:r>
          </w:p>
        </w:tc>
        <w:tc>
          <w:tcPr>
            <w:tcW w:w="1446"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02</w:t>
            </w:r>
          </w:p>
        </w:tc>
        <w:tc>
          <w:tcPr>
            <w:tcW w:w="729"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8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98"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89,1</w:t>
            </w:r>
          </w:p>
        </w:tc>
        <w:tc>
          <w:tcPr>
            <w:tcW w:w="67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89,1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80"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bl>
    <w:p w:rsidR="00DB557E" w:rsidRPr="005833C4" w:rsidRDefault="00DB557E" w:rsidP="00DB557E">
      <w:pPr>
        <w:pStyle w:val="Paragraphedeliste1"/>
        <w:spacing w:line="100" w:lineRule="atLeast"/>
        <w:ind w:left="0"/>
        <w:jc w:val="both"/>
        <w:rPr>
          <w:b/>
          <w:i/>
        </w:rPr>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Pour l’option titre, 3 lignes d’exécutions sont générés au niveau au du système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9"/>
        </w:numPr>
        <w:spacing w:line="100" w:lineRule="atLeast"/>
        <w:jc w:val="both"/>
      </w:pPr>
      <w:r>
        <w:t>La ligne titre entrant pour la quantité des nouvelles valeurs à recevoir</w:t>
      </w:r>
    </w:p>
    <w:p w:rsidR="00DB557E" w:rsidRDefault="00DB557E" w:rsidP="006E0B40">
      <w:pPr>
        <w:pStyle w:val="Paragraphedeliste1"/>
        <w:numPr>
          <w:ilvl w:val="0"/>
          <w:numId w:val="29"/>
        </w:numPr>
        <w:spacing w:line="100" w:lineRule="atLeast"/>
        <w:jc w:val="both"/>
      </w:pPr>
      <w:r>
        <w:t>La ligne titre sortant pour la quantité des coupons exercés.</w:t>
      </w:r>
    </w:p>
    <w:p w:rsidR="00DB557E" w:rsidRDefault="00DB557E" w:rsidP="006E0B40">
      <w:pPr>
        <w:pStyle w:val="Paragraphedeliste1"/>
        <w:numPr>
          <w:ilvl w:val="0"/>
          <w:numId w:val="29"/>
        </w:numPr>
        <w:spacing w:line="100" w:lineRule="atLeast"/>
        <w:jc w:val="both"/>
      </w:pPr>
      <w:r>
        <w:t>La ligne espèce (In ou Out) pour la gestion des soultes espèce.</w:t>
      </w:r>
    </w:p>
    <w:p w:rsidR="00DB557E" w:rsidRDefault="00DB557E" w:rsidP="00DB557E">
      <w:pPr>
        <w:pStyle w:val="Paragraphedeliste1"/>
        <w:spacing w:line="100" w:lineRule="atLeast"/>
        <w:jc w:val="both"/>
      </w:pPr>
    </w:p>
    <w:p w:rsidR="00DB557E" w:rsidRDefault="00DB557E" w:rsidP="00DB557E">
      <w:pPr>
        <w:pStyle w:val="Paragraphedeliste1"/>
        <w:spacing w:line="100" w:lineRule="atLeast"/>
        <w:ind w:left="0"/>
        <w:jc w:val="both"/>
      </w:pPr>
      <w:r>
        <w:t>Pour l’option espèce, 2 ligne uniquement générées au niveau du système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0"/>
        </w:numPr>
        <w:spacing w:line="100" w:lineRule="atLeast"/>
        <w:jc w:val="both"/>
      </w:pPr>
      <w:r>
        <w:t>La ligne titre sortant pour la quantité des coupons exercés.</w:t>
      </w:r>
    </w:p>
    <w:p w:rsidR="00DB557E" w:rsidRDefault="00DB557E" w:rsidP="006E0B40">
      <w:pPr>
        <w:pStyle w:val="Paragraphedeliste1"/>
        <w:numPr>
          <w:ilvl w:val="0"/>
          <w:numId w:val="30"/>
        </w:numPr>
        <w:spacing w:line="100" w:lineRule="atLeast"/>
        <w:jc w:val="both"/>
      </w:pPr>
      <w:r>
        <w:t>La ligne espèce In pour le montant total des dividendes en espèce.</w:t>
      </w: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360"/>
        <w:jc w:val="both"/>
        <w:rPr>
          <w:b/>
          <w:i/>
        </w:rPr>
      </w:pPr>
      <w:r w:rsidRPr="00EC3346">
        <w:rPr>
          <w:b/>
          <w:i/>
        </w:rPr>
        <w:t>Exécutions marché :</w:t>
      </w:r>
    </w:p>
    <w:p w:rsidR="00DB557E" w:rsidRDefault="00DB557E" w:rsidP="00DB557E">
      <w:pPr>
        <w:pStyle w:val="Paragraphedeliste1"/>
        <w:spacing w:line="100" w:lineRule="atLeast"/>
        <w:ind w:left="360"/>
        <w:jc w:val="both"/>
        <w:rPr>
          <w:b/>
          <w:i/>
        </w:rPr>
      </w:pPr>
    </w:p>
    <w:p w:rsidR="00DB557E" w:rsidRDefault="00DB557E" w:rsidP="00DB557E">
      <w:pPr>
        <w:pStyle w:val="Paragraphedeliste1"/>
        <w:spacing w:line="100" w:lineRule="atLeast"/>
        <w:ind w:left="360"/>
        <w:jc w:val="both"/>
      </w:pPr>
      <w:r w:rsidRPr="00EC3346">
        <w:t>A la fin de période de souscription, les instructions clients sont manuellement consolidées par Nostro et par option et les exécutions marchés prévisionnelles sont calculées à l’image des exécutions clients.</w:t>
      </w:r>
    </w:p>
    <w:p w:rsidR="00DB557E" w:rsidRDefault="00DB557E" w:rsidP="00DB557E">
      <w:pPr>
        <w:pStyle w:val="Paragraphedeliste1"/>
        <w:spacing w:line="100" w:lineRule="atLeast"/>
        <w:ind w:left="360"/>
        <w:jc w:val="both"/>
      </w:pPr>
    </w:p>
    <w:tbl>
      <w:tblPr>
        <w:tblW w:w="9981" w:type="dxa"/>
        <w:tblInd w:w="-72" w:type="dxa"/>
        <w:tblCellMar>
          <w:left w:w="70" w:type="dxa"/>
          <w:right w:w="70" w:type="dxa"/>
        </w:tblCellMar>
        <w:tblLook w:val="04A0" w:firstRow="1" w:lastRow="0" w:firstColumn="1" w:lastColumn="0" w:noHBand="0" w:noVBand="1"/>
      </w:tblPr>
      <w:tblGrid>
        <w:gridCol w:w="1667"/>
        <w:gridCol w:w="776"/>
        <w:gridCol w:w="876"/>
        <w:gridCol w:w="936"/>
        <w:gridCol w:w="955"/>
        <w:gridCol w:w="715"/>
        <w:gridCol w:w="1131"/>
        <w:gridCol w:w="857"/>
        <w:gridCol w:w="1132"/>
        <w:gridCol w:w="936"/>
      </w:tblGrid>
      <w:tr w:rsidR="00DB557E" w:rsidRPr="00EC3346" w:rsidTr="00B90839">
        <w:trPr>
          <w:trHeight w:val="540"/>
        </w:trPr>
        <w:tc>
          <w:tcPr>
            <w:tcW w:w="166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C3346" w:rsidRDefault="00B40F49"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Compte N</w:t>
            </w:r>
            <w:r w:rsidR="00DB557E" w:rsidRPr="00EC3346">
              <w:rPr>
                <w:rFonts w:eastAsia="Times New Roman" w:cs="Times New Roman"/>
                <w:color w:val="000000"/>
                <w:sz w:val="20"/>
                <w:szCs w:val="20"/>
                <w:lang w:eastAsia="fr-FR"/>
              </w:rPr>
              <w:t>ostro</w:t>
            </w:r>
          </w:p>
        </w:tc>
        <w:tc>
          <w:tcPr>
            <w:tcW w:w="77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Option</w:t>
            </w:r>
          </w:p>
        </w:tc>
        <w:tc>
          <w:tcPr>
            <w:tcW w:w="87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Position éligible</w:t>
            </w:r>
          </w:p>
        </w:tc>
        <w:tc>
          <w:tcPr>
            <w:tcW w:w="93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Quantité exécutée</w:t>
            </w:r>
          </w:p>
        </w:tc>
        <w:tc>
          <w:tcPr>
            <w:tcW w:w="955"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Montant Brut</w:t>
            </w:r>
          </w:p>
        </w:tc>
        <w:tc>
          <w:tcPr>
            <w:tcW w:w="715"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Taxe (TPA)</w:t>
            </w:r>
          </w:p>
        </w:tc>
        <w:tc>
          <w:tcPr>
            <w:tcW w:w="1131"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Commission TTC</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Montant Net</w:t>
            </w:r>
          </w:p>
        </w:tc>
        <w:tc>
          <w:tcPr>
            <w:tcW w:w="1132"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Type du mouvement</w:t>
            </w:r>
          </w:p>
        </w:tc>
        <w:tc>
          <w:tcPr>
            <w:tcW w:w="93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Type d'impact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109</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200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71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50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3000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60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2940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02</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02</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99</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02</w:t>
            </w:r>
          </w:p>
        </w:tc>
        <w:tc>
          <w:tcPr>
            <w:tcW w:w="7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89,1</w:t>
            </w:r>
          </w:p>
        </w:tc>
        <w:tc>
          <w:tcPr>
            <w:tcW w:w="71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89,1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bl>
    <w:p w:rsidR="00DB557E" w:rsidRPr="00EC3346"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0"/>
        <w:jc w:val="both"/>
      </w:pPr>
      <w:r>
        <w:t>Réception du paiement marché via le fichier RCQ de Maroclear, le paiement est automatiquement crée et sera suivi des étapes suivantes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Les lignes en bleu sont relatives aux mouvements de soultes espèce à livrer ou à recevoir suite à l’option titre. </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Impact des mouvements :</w:t>
      </w:r>
    </w:p>
    <w:p w:rsidR="00DB557E" w:rsidRDefault="00DB557E" w:rsidP="00DB557E">
      <w:pPr>
        <w:pStyle w:val="Paragraphedeliste1"/>
        <w:spacing w:line="100" w:lineRule="atLeast"/>
        <w:ind w:left="0"/>
        <w:jc w:val="both"/>
      </w:pPr>
      <w:r>
        <w:t>Impact de la position marché : sortie des droits et entrée des nouvelles valeurs</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Comptabilisation :</w:t>
      </w:r>
    </w:p>
    <w:p w:rsidR="00DB557E" w:rsidRDefault="00DB557E" w:rsidP="00DB557E">
      <w:pPr>
        <w:pStyle w:val="Paragraphedeliste1"/>
        <w:spacing w:line="100" w:lineRule="atLeast"/>
        <w:ind w:left="0"/>
        <w:jc w:val="both"/>
      </w:pPr>
      <w:r>
        <w:t>Constatation de la comptabilité marché pour l’entrée des nouvelles valeurs et sortie des droits</w:t>
      </w:r>
    </w:p>
    <w:p w:rsidR="00DB557E" w:rsidRPr="005D67FC" w:rsidRDefault="00DB557E" w:rsidP="00DB557E">
      <w:pPr>
        <w:pStyle w:val="Paragraphedeliste1"/>
        <w:spacing w:line="100" w:lineRule="atLeast"/>
        <w:ind w:left="0"/>
        <w:jc w:val="both"/>
        <w:rPr>
          <w:b/>
          <w:i/>
        </w:rPr>
      </w:pPr>
    </w:p>
    <w:p w:rsidR="00DB557E" w:rsidRPr="005D67FC" w:rsidRDefault="00DB557E" w:rsidP="00DB557E">
      <w:pPr>
        <w:pStyle w:val="Paragraphedeliste1"/>
        <w:spacing w:line="100" w:lineRule="atLeast"/>
        <w:ind w:left="0"/>
        <w:jc w:val="both"/>
        <w:rPr>
          <w:b/>
          <w:i/>
          <w:u w:val="single"/>
        </w:rPr>
      </w:pPr>
      <w:r w:rsidRPr="005D67FC">
        <w:rPr>
          <w:b/>
          <w:i/>
          <w:u w:val="single"/>
        </w:rPr>
        <w:t>Réconciliation :</w:t>
      </w:r>
    </w:p>
    <w:p w:rsidR="00DB557E" w:rsidRDefault="00DB557E" w:rsidP="00DB557E">
      <w:pPr>
        <w:pStyle w:val="Paragraphedeliste1"/>
        <w:spacing w:line="100" w:lineRule="atLeast"/>
        <w:ind w:left="0"/>
        <w:jc w:val="both"/>
      </w:pPr>
      <w:r>
        <w:t>La réconciliation entre le calcul prévisionnel marché et le paiement reçu de Maroclear.</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 xml:space="preserve">Allocation : </w:t>
      </w:r>
    </w:p>
    <w:p w:rsidR="00DB557E" w:rsidRDefault="00DB557E" w:rsidP="00DB557E">
      <w:pPr>
        <w:pStyle w:val="Paragraphedeliste1"/>
        <w:spacing w:line="100" w:lineRule="atLeast"/>
        <w:ind w:left="0"/>
        <w:jc w:val="both"/>
      </w:pPr>
      <w:r>
        <w:t>L’allocation automatique du paiement marché sur les exécutions des ayants droit.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rPr>
      </w:pPr>
      <w:r w:rsidRPr="00535212">
        <w:rPr>
          <w:b/>
        </w:rPr>
        <w:t>Allocation titre</w:t>
      </w:r>
      <w:r>
        <w:rPr>
          <w:b/>
        </w:rPr>
        <w:t> :</w:t>
      </w:r>
    </w:p>
    <w:p w:rsidR="00DB557E" w:rsidRDefault="00DB557E" w:rsidP="00DB557E">
      <w:pPr>
        <w:pStyle w:val="Paragraphedeliste1"/>
        <w:spacing w:line="100" w:lineRule="atLeast"/>
        <w:ind w:left="0"/>
        <w:jc w:val="both"/>
        <w:rPr>
          <w:b/>
        </w:rPr>
      </w:pPr>
    </w:p>
    <w:tbl>
      <w:tblPr>
        <w:tblW w:w="7720" w:type="dxa"/>
        <w:tblInd w:w="55" w:type="dxa"/>
        <w:tblCellMar>
          <w:left w:w="70" w:type="dxa"/>
          <w:right w:w="70" w:type="dxa"/>
        </w:tblCellMar>
        <w:tblLook w:val="04A0" w:firstRow="1" w:lastRow="0" w:firstColumn="1" w:lastColumn="0" w:noHBand="0" w:noVBand="1"/>
      </w:tblPr>
      <w:tblGrid>
        <w:gridCol w:w="1700"/>
        <w:gridCol w:w="1660"/>
        <w:gridCol w:w="940"/>
        <w:gridCol w:w="960"/>
        <w:gridCol w:w="1440"/>
        <w:gridCol w:w="1020"/>
      </w:tblGrid>
      <w:tr w:rsidR="00DB557E" w:rsidRPr="00535212" w:rsidTr="00B90839">
        <w:trPr>
          <w:trHeight w:val="540"/>
        </w:trPr>
        <w:tc>
          <w:tcPr>
            <w:tcW w:w="17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w:t>
            </w:r>
          </w:p>
        </w:tc>
        <w:tc>
          <w:tcPr>
            <w:tcW w:w="166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w:t>
            </w:r>
          </w:p>
        </w:tc>
        <w:tc>
          <w:tcPr>
            <w:tcW w:w="94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Option</w:t>
            </w:r>
          </w:p>
        </w:tc>
        <w:tc>
          <w:tcPr>
            <w:tcW w:w="96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Quantité exécutée</w:t>
            </w:r>
          </w:p>
        </w:tc>
        <w:tc>
          <w:tcPr>
            <w:tcW w:w="144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du mouvement</w:t>
            </w:r>
          </w:p>
        </w:tc>
        <w:tc>
          <w:tcPr>
            <w:tcW w:w="102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d'impact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200</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109</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50</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43</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02</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180</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43</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02</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99</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bl>
    <w:p w:rsidR="00DB557E" w:rsidRDefault="00DB557E" w:rsidP="00DB557E">
      <w:pPr>
        <w:pStyle w:val="Paragraphedeliste1"/>
        <w:spacing w:line="100" w:lineRule="atLeast"/>
        <w:ind w:left="0"/>
        <w:jc w:val="both"/>
        <w:rPr>
          <w:b/>
        </w:rPr>
      </w:pPr>
    </w:p>
    <w:p w:rsidR="00DB557E" w:rsidRDefault="00DB557E" w:rsidP="00DB557E">
      <w:pPr>
        <w:pStyle w:val="Paragraphedeliste1"/>
        <w:spacing w:line="100" w:lineRule="atLeast"/>
        <w:ind w:left="0"/>
        <w:jc w:val="both"/>
        <w:rPr>
          <w:b/>
        </w:rPr>
      </w:pPr>
    </w:p>
    <w:p w:rsidR="00DB557E" w:rsidRDefault="00DB557E" w:rsidP="00DB557E">
      <w:pPr>
        <w:pStyle w:val="Paragraphedeliste1"/>
        <w:spacing w:line="100" w:lineRule="atLeast"/>
        <w:ind w:left="0"/>
        <w:jc w:val="both"/>
        <w:rPr>
          <w:b/>
        </w:rPr>
      </w:pPr>
      <w:r>
        <w:rPr>
          <w:b/>
        </w:rPr>
        <w:t>Allocation espèce :</w:t>
      </w:r>
    </w:p>
    <w:p w:rsidR="00DB557E" w:rsidRDefault="00DB557E" w:rsidP="00DB557E">
      <w:pPr>
        <w:pStyle w:val="Paragraphedeliste1"/>
        <w:spacing w:line="100" w:lineRule="atLeast"/>
        <w:ind w:left="0"/>
        <w:jc w:val="both"/>
        <w:rPr>
          <w:b/>
        </w:rPr>
      </w:pPr>
    </w:p>
    <w:tbl>
      <w:tblPr>
        <w:tblW w:w="10251" w:type="dxa"/>
        <w:tblInd w:w="-588" w:type="dxa"/>
        <w:tblCellMar>
          <w:left w:w="70" w:type="dxa"/>
          <w:right w:w="70" w:type="dxa"/>
        </w:tblCellMar>
        <w:tblLook w:val="04A0" w:firstRow="1" w:lastRow="0" w:firstColumn="1" w:lastColumn="0" w:noHBand="0" w:noVBand="1"/>
      </w:tblPr>
      <w:tblGrid>
        <w:gridCol w:w="784"/>
        <w:gridCol w:w="1424"/>
        <w:gridCol w:w="760"/>
        <w:gridCol w:w="797"/>
        <w:gridCol w:w="955"/>
        <w:gridCol w:w="857"/>
        <w:gridCol w:w="583"/>
        <w:gridCol w:w="1131"/>
        <w:gridCol w:w="857"/>
        <w:gridCol w:w="1132"/>
        <w:gridCol w:w="971"/>
      </w:tblGrid>
      <w:tr w:rsidR="00DB557E" w:rsidRPr="00535212" w:rsidTr="00B90839">
        <w:trPr>
          <w:trHeight w:val="540"/>
        </w:trPr>
        <w:tc>
          <w:tcPr>
            <w:tcW w:w="784"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w:t>
            </w:r>
          </w:p>
        </w:tc>
        <w:tc>
          <w:tcPr>
            <w:tcW w:w="1424"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w:t>
            </w:r>
          </w:p>
        </w:tc>
        <w:tc>
          <w:tcPr>
            <w:tcW w:w="76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Option</w:t>
            </w:r>
          </w:p>
        </w:tc>
        <w:tc>
          <w:tcPr>
            <w:tcW w:w="797"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Position éligible</w:t>
            </w:r>
          </w:p>
        </w:tc>
        <w:tc>
          <w:tcPr>
            <w:tcW w:w="955"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Quantité exécutée</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Montant Brut</w:t>
            </w:r>
          </w:p>
        </w:tc>
        <w:tc>
          <w:tcPr>
            <w:tcW w:w="583"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Taxe (TPA)</w:t>
            </w:r>
          </w:p>
        </w:tc>
        <w:tc>
          <w:tcPr>
            <w:tcW w:w="1131"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Commission TTC</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Montant Net</w:t>
            </w:r>
          </w:p>
        </w:tc>
        <w:tc>
          <w:tcPr>
            <w:tcW w:w="1132"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du mouvement</w:t>
            </w:r>
          </w:p>
        </w:tc>
        <w:tc>
          <w:tcPr>
            <w:tcW w:w="971"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d'impact</w:t>
            </w:r>
          </w:p>
        </w:tc>
      </w:tr>
      <w:tr w:rsidR="00DB557E" w:rsidRPr="00535212" w:rsidTr="00B90839">
        <w:trPr>
          <w:trHeight w:val="315"/>
        </w:trPr>
        <w:tc>
          <w:tcPr>
            <w:tcW w:w="784" w:type="dxa"/>
            <w:tcBorders>
              <w:top w:val="nil"/>
              <w:left w:val="single" w:sz="8" w:space="0" w:color="auto"/>
              <w:bottom w:val="single" w:sz="8" w:space="0" w:color="auto"/>
              <w:right w:val="single" w:sz="8" w:space="0" w:color="auto"/>
            </w:tcBorders>
            <w:shd w:val="clear" w:color="000000" w:fill="DBE5F1"/>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424"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760"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79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250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200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10</w:t>
            </w:r>
          </w:p>
        </w:tc>
        <w:tc>
          <w:tcPr>
            <w:tcW w:w="583"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10</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7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r w:rsidR="00DB557E" w:rsidRPr="00535212" w:rsidTr="00B90839">
        <w:trPr>
          <w:trHeight w:val="315"/>
        </w:trPr>
        <w:tc>
          <w:tcPr>
            <w:tcW w:w="784"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424"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7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797"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250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250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3000</w:t>
            </w:r>
          </w:p>
        </w:tc>
        <w:tc>
          <w:tcPr>
            <w:tcW w:w="583"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60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2940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71"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r w:rsidR="00DB557E" w:rsidRPr="00535212" w:rsidTr="00B90839">
        <w:trPr>
          <w:trHeight w:val="315"/>
        </w:trPr>
        <w:tc>
          <w:tcPr>
            <w:tcW w:w="784" w:type="dxa"/>
            <w:tcBorders>
              <w:top w:val="nil"/>
              <w:left w:val="single" w:sz="8" w:space="0" w:color="auto"/>
              <w:bottom w:val="single" w:sz="8" w:space="0" w:color="auto"/>
              <w:right w:val="single" w:sz="8" w:space="0" w:color="auto"/>
            </w:tcBorders>
            <w:shd w:val="clear" w:color="000000" w:fill="DBE5F1"/>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43</w:t>
            </w:r>
          </w:p>
        </w:tc>
        <w:tc>
          <w:tcPr>
            <w:tcW w:w="1424"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02</w:t>
            </w:r>
          </w:p>
        </w:tc>
        <w:tc>
          <w:tcPr>
            <w:tcW w:w="760"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79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180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180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89,1</w:t>
            </w:r>
          </w:p>
        </w:tc>
        <w:tc>
          <w:tcPr>
            <w:tcW w:w="583"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89,1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7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sz w:val="24"/>
          <w:szCs w:val="24"/>
        </w:rPr>
      </w:pPr>
    </w:p>
    <w:p w:rsidR="00DB557E" w:rsidRPr="00433015" w:rsidRDefault="00DB557E" w:rsidP="00DB557E">
      <w:pPr>
        <w:pStyle w:val="Paragraphedeliste1"/>
        <w:spacing w:line="100" w:lineRule="atLeast"/>
        <w:ind w:left="0"/>
        <w:jc w:val="both"/>
      </w:pPr>
      <w:r w:rsidRPr="00433015">
        <w:t>A la génération du paiement client, plusieurs impacts sont générés dans MegaCor :</w:t>
      </w:r>
    </w:p>
    <w:p w:rsidR="00DB557E" w:rsidRPr="00433015" w:rsidRDefault="00DB557E" w:rsidP="00DB557E">
      <w:pPr>
        <w:pStyle w:val="Paragraphedeliste1"/>
        <w:spacing w:line="100" w:lineRule="atLeast"/>
        <w:ind w:left="0"/>
        <w:jc w:val="both"/>
      </w:pPr>
    </w:p>
    <w:p w:rsidR="00DB557E" w:rsidRPr="00433015" w:rsidRDefault="00DB557E" w:rsidP="00DB557E">
      <w:pPr>
        <w:jc w:val="both"/>
        <w:rPr>
          <w:b/>
          <w:i/>
          <w:u w:val="single"/>
        </w:rPr>
      </w:pPr>
      <w:r w:rsidRPr="00433015">
        <w:rPr>
          <w:b/>
          <w:i/>
          <w:u w:val="single"/>
        </w:rPr>
        <w:t>Impact de la position titre client :</w:t>
      </w:r>
    </w:p>
    <w:p w:rsidR="00DB557E" w:rsidRPr="00433015" w:rsidRDefault="00DB557E" w:rsidP="00DB557E">
      <w:pPr>
        <w:jc w:val="both"/>
      </w:pPr>
      <w:r w:rsidRPr="00433015">
        <w:t>Sortie des coupons exercés et entrée des nouvelles valeurs,  l’impact de position se fait à la date de génération du paiement client (Date Métier), ceci est visible au niveau du référentiel MegaCommon</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 xml:space="preserve">Génération de la comptabilité Matière : </w:t>
      </w:r>
    </w:p>
    <w:p w:rsidR="00DB557E" w:rsidRPr="00433015" w:rsidRDefault="00DB557E" w:rsidP="00DB557E">
      <w:pPr>
        <w:jc w:val="both"/>
      </w:pPr>
      <w:r w:rsidRPr="00433015">
        <w:t>Génération d’une écriture comptable constatant l’entrée des nouvelles valeurs sur les comptes des clients et sortie des coupons exercés.</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 pour les montants relatifs à l’option espèce ainsi que ceux des soultes espèce à recevoir ou a livrer.</w:t>
      </w:r>
    </w:p>
    <w:p w:rsidR="00DB557E" w:rsidRPr="00433015" w:rsidRDefault="00DB557E" w:rsidP="00DB557E">
      <w:pPr>
        <w:jc w:val="both"/>
      </w:pPr>
      <w:r w:rsidRPr="00433015">
        <w:t>[Se référer aux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lastRenderedPageBreak/>
        <w:t>[Se référer aux spécifications reporting]</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Impact de la position CMP</w:t>
      </w:r>
    </w:p>
    <w:p w:rsidR="00DB557E" w:rsidRPr="00433015" w:rsidRDefault="00DB557E" w:rsidP="00DB557E">
      <w:pPr>
        <w:jc w:val="both"/>
      </w:pPr>
      <w:r w:rsidRPr="00433015">
        <w:t>Impact de la position CMP sur les nouvelles valeurs reçus</w:t>
      </w:r>
    </w:p>
    <w:p w:rsidR="00DB557E" w:rsidRPr="00433015" w:rsidRDefault="00DB557E" w:rsidP="00DB557E">
      <w:pPr>
        <w:jc w:val="both"/>
      </w:pPr>
      <w:r w:rsidRPr="00433015">
        <w:t>[Se référer au tableau de valorisation des coûts moyens pondérés]</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Calcul des commissions :</w:t>
      </w:r>
    </w:p>
    <w:p w:rsidR="00DB557E" w:rsidRPr="00433015" w:rsidRDefault="00DB557E" w:rsidP="00DB557E">
      <w:pPr>
        <w:jc w:val="both"/>
      </w:pPr>
      <w:r w:rsidRPr="00433015">
        <w:rPr>
          <w:i/>
        </w:rPr>
        <w:t>[Se référer à la matrice des commissions]</w:t>
      </w:r>
      <w:r w:rsidRPr="00433015">
        <w:t> </w:t>
      </w:r>
    </w:p>
    <w:p w:rsidR="00DB557E" w:rsidRDefault="00DB557E" w:rsidP="00DB557E">
      <w:pPr>
        <w:pStyle w:val="Paragraphedeliste1"/>
        <w:spacing w:line="100" w:lineRule="atLeast"/>
        <w:ind w:left="0"/>
        <w:jc w:val="both"/>
      </w:pPr>
    </w:p>
    <w:p w:rsidR="00DB557E" w:rsidRPr="00DD00DB" w:rsidRDefault="00DB557E" w:rsidP="006E0B40">
      <w:pPr>
        <w:pStyle w:val="Style3"/>
        <w:numPr>
          <w:ilvl w:val="3"/>
          <w:numId w:val="2"/>
        </w:numPr>
        <w:shd w:val="clear" w:color="auto" w:fill="F2F2F2"/>
        <w:jc w:val="both"/>
        <w:rPr>
          <w:i/>
        </w:rPr>
      </w:pPr>
      <w:bookmarkStart w:id="1632" w:name="_Toc425152125"/>
      <w:r w:rsidRPr="00DD00DB">
        <w:rPr>
          <w:i/>
        </w:rPr>
        <w:t>Augmentation de capital en numéraire</w:t>
      </w:r>
      <w:bookmarkEnd w:id="1632"/>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Cette partie décrit le traitement d’une augmentation de capital en numéraire, l’Ost est traité en deux phases, détachement et souscription, le système doit permettre la gestion des options suivantes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1"/>
        </w:numPr>
        <w:spacing w:line="100" w:lineRule="atLeast"/>
        <w:jc w:val="both"/>
      </w:pPr>
      <w:r w:rsidRPr="00F267FA">
        <w:rPr>
          <w:b/>
          <w:i/>
          <w:u w:val="single"/>
        </w:rPr>
        <w:t>Souscription à titre irréductible </w:t>
      </w:r>
      <w:r>
        <w:t>: les anciens actionnaires reçoivent le plus souvent des droits leur permettant de souscrire de façon « Prioritaire », ces droits sont à titres irréductible.</w:t>
      </w:r>
    </w:p>
    <w:p w:rsidR="00DB557E" w:rsidRDefault="00DB557E" w:rsidP="006E0B40">
      <w:pPr>
        <w:pStyle w:val="Paragraphedeliste1"/>
        <w:numPr>
          <w:ilvl w:val="0"/>
          <w:numId w:val="31"/>
        </w:numPr>
        <w:spacing w:line="100" w:lineRule="atLeast"/>
        <w:jc w:val="both"/>
      </w:pPr>
      <w:r w:rsidRPr="00F267FA">
        <w:rPr>
          <w:b/>
          <w:i/>
          <w:u w:val="single"/>
        </w:rPr>
        <w:t>Souscription à titre réductible :</w:t>
      </w:r>
      <w:r>
        <w:t xml:space="preserve"> Les clients doivent détenir déjà une position éligible pour bénéficier de ce type de souscription, en cas de forte demande, le souscripteur aura une partie de sa quantité instruite.</w:t>
      </w:r>
    </w:p>
    <w:p w:rsidR="00DB557E" w:rsidRDefault="00DB557E" w:rsidP="006E0B40">
      <w:pPr>
        <w:pStyle w:val="Paragraphedeliste1"/>
        <w:numPr>
          <w:ilvl w:val="0"/>
          <w:numId w:val="31"/>
        </w:numPr>
        <w:spacing w:line="100" w:lineRule="atLeast"/>
        <w:jc w:val="both"/>
      </w:pPr>
      <w:r>
        <w:rPr>
          <w:b/>
          <w:i/>
          <w:u w:val="single"/>
        </w:rPr>
        <w:t>Vente des droits formant rompus :</w:t>
      </w:r>
      <w:r>
        <w:t xml:space="preserve"> le système doit permettre en cas de rompus la vente des droits dans le carnet d’ordre, les droits étant négociables </w:t>
      </w:r>
    </w:p>
    <w:p w:rsidR="00DB557E" w:rsidRDefault="00DB557E" w:rsidP="006E0B40">
      <w:pPr>
        <w:pStyle w:val="Paragraphedeliste1"/>
        <w:numPr>
          <w:ilvl w:val="0"/>
          <w:numId w:val="31"/>
        </w:numPr>
        <w:spacing w:line="100" w:lineRule="atLeast"/>
        <w:jc w:val="both"/>
      </w:pPr>
      <w:r>
        <w:rPr>
          <w:b/>
          <w:i/>
          <w:u w:val="single"/>
        </w:rPr>
        <w:t>Abandon des droits (Right Lapse):</w:t>
      </w:r>
      <w:r>
        <w:t xml:space="preserve"> sortie des droits des positions clients pour non exercice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réception de l’avis Maroclear, l’utilisateur procède à la création de l’annonce avec les données de l’OST suivantes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7140" w:type="dxa"/>
        <w:tblInd w:w="55" w:type="dxa"/>
        <w:tblCellMar>
          <w:left w:w="70" w:type="dxa"/>
          <w:right w:w="70" w:type="dxa"/>
        </w:tblCellMar>
        <w:tblLook w:val="04A0" w:firstRow="1" w:lastRow="0" w:firstColumn="1" w:lastColumn="0" w:noHBand="0" w:noVBand="1"/>
      </w:tblPr>
      <w:tblGrid>
        <w:gridCol w:w="4100"/>
        <w:gridCol w:w="3040"/>
      </w:tblGrid>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Données </w:t>
            </w:r>
          </w:p>
        </w:tc>
        <w:tc>
          <w:tcPr>
            <w:tcW w:w="30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Valeur</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Mère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K</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Droit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Droit K</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détachement Bourse </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d'enregistrement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 l'opération</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04/02/2015</w:t>
            </w:r>
          </w:p>
        </w:tc>
      </w:tr>
      <w:tr w:rsidR="00DB557E" w:rsidRPr="0058435A" w:rsidTr="00B90839">
        <w:trPr>
          <w:trHeight w:val="315"/>
        </w:trPr>
        <w:tc>
          <w:tcPr>
            <w:tcW w:w="714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Option A titre irréductible</w:t>
            </w:r>
          </w:p>
        </w:tc>
      </w:tr>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d'ouverture de l'opération</w:t>
            </w:r>
          </w:p>
        </w:tc>
        <w:tc>
          <w:tcPr>
            <w:tcW w:w="3040" w:type="dxa"/>
            <w:tcBorders>
              <w:top w:val="single" w:sz="8" w:space="0" w:color="auto"/>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clôture de l'opération </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client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Marché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01/03/2015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entrant</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W</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Parité sortante</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9</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Parité entrante</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Prix de souscription a titre irréductible </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Arrondissement </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Inférieur</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 paiement sortie de titre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lastRenderedPageBreak/>
              <w:t>Date de paiement espèce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03/03/2015</w:t>
            </w:r>
          </w:p>
        </w:tc>
      </w:tr>
      <w:tr w:rsidR="00DB557E" w:rsidRPr="0058435A" w:rsidTr="00B90839">
        <w:trPr>
          <w:trHeight w:val="315"/>
        </w:trPr>
        <w:tc>
          <w:tcPr>
            <w:tcW w:w="714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Option A titre réductible</w:t>
            </w:r>
          </w:p>
        </w:tc>
      </w:tr>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d'ouverture de l'opération</w:t>
            </w:r>
          </w:p>
        </w:tc>
        <w:tc>
          <w:tcPr>
            <w:tcW w:w="3040" w:type="dxa"/>
            <w:tcBorders>
              <w:top w:val="single" w:sz="8" w:space="0" w:color="auto"/>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clôture de l'opération </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client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Marché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Prix de souscription à titre réductible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b/>
                <w:bCs/>
                <w:color w:val="000000"/>
                <w:lang w:eastAsia="fr-FR"/>
              </w:rPr>
            </w:pPr>
            <w:r w:rsidRPr="0058435A">
              <w:rPr>
                <w:rFonts w:eastAsia="Times New Roman" w:cs="Times New Roman"/>
                <w:b/>
                <w:bCs/>
                <w:color w:val="000000"/>
                <w:lang w:eastAsia="fr-FR"/>
              </w:rPr>
              <w:t>100</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 paiement entrée actions</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Titre entrant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AE48F3" w:rsidRDefault="00DB557E" w:rsidP="00B90839">
            <w:pPr>
              <w:spacing w:line="240" w:lineRule="auto"/>
              <w:rPr>
                <w:rFonts w:eastAsia="Times New Roman" w:cs="Times New Roman"/>
                <w:b/>
                <w:color w:val="000000"/>
                <w:lang w:eastAsia="fr-FR"/>
              </w:rPr>
            </w:pPr>
            <w:r w:rsidRPr="00AE48F3">
              <w:rPr>
                <w:rFonts w:eastAsia="Times New Roman" w:cs="Times New Roman"/>
                <w:b/>
                <w:color w:val="000000"/>
                <w:lang w:eastAsia="fr-FR"/>
              </w:rPr>
              <w:t>Titre W</w:t>
            </w:r>
          </w:p>
        </w:tc>
      </w:tr>
      <w:tr w:rsidR="00DB557E" w:rsidRPr="0058435A" w:rsidTr="00B90839">
        <w:trPr>
          <w:trHeight w:val="315"/>
        </w:trPr>
        <w:tc>
          <w:tcPr>
            <w:tcW w:w="714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Option Vente des droits</w:t>
            </w:r>
          </w:p>
        </w:tc>
      </w:tr>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d'ouverture de l'opération</w:t>
            </w:r>
          </w:p>
        </w:tc>
        <w:tc>
          <w:tcPr>
            <w:tcW w:w="3040" w:type="dxa"/>
            <w:tcBorders>
              <w:top w:val="single" w:sz="8" w:space="0" w:color="auto"/>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clôture de l'opération </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client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Marché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B109F1" w:rsidRDefault="00DB557E" w:rsidP="00B90839">
            <w:pPr>
              <w:spacing w:line="240" w:lineRule="auto"/>
              <w:rPr>
                <w:rFonts w:eastAsia="Times New Roman" w:cs="Times New Roman"/>
                <w:b/>
                <w:color w:val="000000"/>
                <w:lang w:eastAsia="fr-FR"/>
              </w:rPr>
            </w:pPr>
            <w:r w:rsidRPr="00B109F1">
              <w:rPr>
                <w:rFonts w:eastAsia="Times New Roman" w:cs="Times New Roman"/>
                <w:b/>
                <w:color w:val="000000"/>
                <w:lang w:eastAsia="fr-FR"/>
              </w:rPr>
              <w:t>Droit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B109F1" w:rsidRDefault="00DB557E" w:rsidP="00B90839">
            <w:pPr>
              <w:spacing w:line="240" w:lineRule="auto"/>
              <w:rPr>
                <w:rFonts w:eastAsia="Times New Roman" w:cs="Times New Roman"/>
                <w:b/>
                <w:color w:val="000000"/>
                <w:lang w:eastAsia="fr-FR"/>
              </w:rPr>
            </w:pPr>
            <w:r w:rsidRPr="00B109F1">
              <w:rPr>
                <w:rFonts w:eastAsia="Times New Roman" w:cs="Times New Roman"/>
                <w:b/>
                <w:color w:val="000000"/>
                <w:lang w:eastAsia="fr-FR"/>
              </w:rPr>
              <w:t>Droit K</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Dés l’activation de l’annonce, l’utilisateur procède à la notification des clients éligible, les notifications clients doivent être générées à la date détachement Maroclear.</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Un processus de notification à raison de rappel est prévu pour recevoir les demandes de souscription des clients, ce processus pourrait être lancé pour un client particulier ou par un processus configurable par rapport à la date de fin de souscription.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détachement des droits sur les comptes des clients éligibles est identique à celui d’un paiement de dividendes en espèce, chaque client aura un coupon par position éligible.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L’utilisateur a la possibilité de consulter les positions éligibles a tout moment du cycle de vie de l’opération, afin de voir l’évolution des mouvements en cours.</w:t>
      </w:r>
    </w:p>
    <w:p w:rsidR="00DB557E" w:rsidRDefault="00DB557E" w:rsidP="00DB557E">
      <w:pPr>
        <w:pStyle w:val="Paragraphedeliste1"/>
        <w:spacing w:line="100" w:lineRule="atLeast"/>
        <w:ind w:left="0"/>
        <w:jc w:val="both"/>
      </w:pPr>
    </w:p>
    <w:p w:rsidR="00DB557E" w:rsidRPr="00131D85" w:rsidRDefault="00DB557E" w:rsidP="00DB557E">
      <w:pPr>
        <w:pStyle w:val="Paragraphedeliste1"/>
        <w:spacing w:line="100" w:lineRule="atLeast"/>
        <w:ind w:left="0"/>
        <w:jc w:val="both"/>
        <w:rPr>
          <w:b/>
          <w:i/>
        </w:rPr>
      </w:pPr>
      <w:r w:rsidRPr="00131D85">
        <w:rPr>
          <w:b/>
          <w:i/>
        </w:rPr>
        <w:t xml:space="preserve">Position éligible </w:t>
      </w:r>
      <w:r>
        <w:rPr>
          <w:b/>
          <w:i/>
        </w:rPr>
        <w:t xml:space="preserve">client </w:t>
      </w:r>
      <w:r w:rsidRPr="00131D85">
        <w:rPr>
          <w:b/>
          <w:i/>
        </w:rPr>
        <w:t>phase de souscription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9087" w:type="dxa"/>
        <w:tblInd w:w="55" w:type="dxa"/>
        <w:tblCellMar>
          <w:left w:w="70" w:type="dxa"/>
          <w:right w:w="70" w:type="dxa"/>
        </w:tblCellMar>
        <w:tblLook w:val="04A0" w:firstRow="1" w:lastRow="0" w:firstColumn="1" w:lastColumn="0" w:noHBand="0" w:noVBand="1"/>
      </w:tblPr>
      <w:tblGrid>
        <w:gridCol w:w="2000"/>
        <w:gridCol w:w="2126"/>
        <w:gridCol w:w="2464"/>
        <w:gridCol w:w="1300"/>
        <w:gridCol w:w="1197"/>
      </w:tblGrid>
      <w:tr w:rsidR="00DB557E" w:rsidRPr="002F1687" w:rsidTr="00B90839">
        <w:trPr>
          <w:trHeight w:val="305"/>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client</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w:t>
            </w:r>
          </w:p>
        </w:tc>
        <w:tc>
          <w:tcPr>
            <w:tcW w:w="246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dénouée</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Suspens</w:t>
            </w:r>
          </w:p>
        </w:tc>
        <w:tc>
          <w:tcPr>
            <w:tcW w:w="119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éligible</w:t>
            </w:r>
          </w:p>
        </w:tc>
      </w:tr>
      <w:tr w:rsidR="00DB557E" w:rsidRPr="002F1687" w:rsidTr="00B90839">
        <w:trPr>
          <w:trHeight w:val="30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Client 51</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01</w:t>
            </w:r>
          </w:p>
        </w:tc>
        <w:tc>
          <w:tcPr>
            <w:tcW w:w="2464"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197"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r>
      <w:tr w:rsidR="00DB557E" w:rsidRPr="002F1687" w:rsidTr="00B90839">
        <w:trPr>
          <w:trHeight w:val="30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client 52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2464"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197"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r>
      <w:tr w:rsidR="00DB557E" w:rsidRPr="002F1687" w:rsidTr="00B90839">
        <w:trPr>
          <w:trHeight w:val="30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Client 53</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2464"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197"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Pr="00131D85" w:rsidRDefault="00DB557E" w:rsidP="00DB557E">
      <w:pPr>
        <w:pStyle w:val="Paragraphedeliste1"/>
        <w:spacing w:line="100" w:lineRule="atLeast"/>
        <w:ind w:left="0"/>
        <w:jc w:val="both"/>
        <w:rPr>
          <w:b/>
          <w:i/>
        </w:rPr>
      </w:pPr>
      <w:r w:rsidRPr="00131D85">
        <w:rPr>
          <w:b/>
          <w:i/>
        </w:rPr>
        <w:t xml:space="preserve">Position éligible </w:t>
      </w:r>
      <w:r>
        <w:rPr>
          <w:b/>
          <w:i/>
        </w:rPr>
        <w:t xml:space="preserve">marché </w:t>
      </w:r>
      <w:r w:rsidRPr="00131D85">
        <w:rPr>
          <w:b/>
          <w:i/>
        </w:rPr>
        <w:t>phase de souscription :</w:t>
      </w:r>
    </w:p>
    <w:p w:rsidR="00DB557E" w:rsidRDefault="00DB557E" w:rsidP="00DB557E">
      <w:pPr>
        <w:pStyle w:val="Paragraphedeliste1"/>
        <w:spacing w:line="100" w:lineRule="atLeast"/>
        <w:ind w:left="0"/>
        <w:jc w:val="both"/>
      </w:pPr>
    </w:p>
    <w:tbl>
      <w:tblPr>
        <w:tblW w:w="8200" w:type="dxa"/>
        <w:tblInd w:w="55" w:type="dxa"/>
        <w:tblCellMar>
          <w:left w:w="70" w:type="dxa"/>
          <w:right w:w="70" w:type="dxa"/>
        </w:tblCellMar>
        <w:tblLook w:val="04A0" w:firstRow="1" w:lastRow="0" w:firstColumn="1" w:lastColumn="0" w:noHBand="0" w:noVBand="1"/>
      </w:tblPr>
      <w:tblGrid>
        <w:gridCol w:w="3040"/>
        <w:gridCol w:w="1780"/>
        <w:gridCol w:w="1760"/>
        <w:gridCol w:w="1620"/>
      </w:tblGrid>
      <w:tr w:rsidR="00DB557E" w:rsidRPr="002F1687" w:rsidTr="00B90839">
        <w:trPr>
          <w:trHeight w:val="315"/>
        </w:trPr>
        <w:tc>
          <w:tcPr>
            <w:tcW w:w="30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F1687"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00DB557E" w:rsidRPr="002F1687">
              <w:rPr>
                <w:rFonts w:eastAsia="Times New Roman" w:cs="Times New Roman"/>
                <w:color w:val="000000"/>
                <w:lang w:eastAsia="fr-FR"/>
              </w:rPr>
              <w:t>ostro</w:t>
            </w:r>
          </w:p>
        </w:tc>
        <w:tc>
          <w:tcPr>
            <w:tcW w:w="17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dénouée</w:t>
            </w:r>
          </w:p>
        </w:tc>
        <w:tc>
          <w:tcPr>
            <w:tcW w:w="17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Suspens</w:t>
            </w:r>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éligible</w:t>
            </w:r>
          </w:p>
        </w:tc>
      </w:tr>
      <w:tr w:rsidR="00DB557E" w:rsidRPr="002F1687"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01</w:t>
            </w:r>
          </w:p>
        </w:tc>
        <w:tc>
          <w:tcPr>
            <w:tcW w:w="178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c>
          <w:tcPr>
            <w:tcW w:w="176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r>
      <w:tr w:rsidR="00DB557E" w:rsidRPr="002F1687"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178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c>
          <w:tcPr>
            <w:tcW w:w="176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r>
      <w:tr w:rsidR="00DB557E" w:rsidRPr="002F1687"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178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c>
          <w:tcPr>
            <w:tcW w:w="176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CA0760" w:rsidRDefault="00DB557E" w:rsidP="00DB557E">
      <w:pPr>
        <w:pStyle w:val="Paragraphedeliste1"/>
        <w:spacing w:line="100" w:lineRule="atLeast"/>
        <w:ind w:left="0"/>
        <w:jc w:val="both"/>
        <w:rPr>
          <w:b/>
          <w:i/>
        </w:rPr>
      </w:pPr>
      <w:r w:rsidRPr="00CA0760">
        <w:rPr>
          <w:b/>
          <w:i/>
        </w:rPr>
        <w:t>Instructions des clients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l’ouverture de la période de souscription, l’utilisateur saisi l’instruction manuellement et attache le bulletin de souscription.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10600" w:type="dxa"/>
        <w:tblInd w:w="-768" w:type="dxa"/>
        <w:tblCellMar>
          <w:left w:w="70" w:type="dxa"/>
          <w:right w:w="70" w:type="dxa"/>
        </w:tblCellMar>
        <w:tblLook w:val="04A0" w:firstRow="1" w:lastRow="0" w:firstColumn="1" w:lastColumn="0" w:noHBand="0" w:noVBand="1"/>
      </w:tblPr>
      <w:tblGrid>
        <w:gridCol w:w="1560"/>
        <w:gridCol w:w="1701"/>
        <w:gridCol w:w="1843"/>
        <w:gridCol w:w="1701"/>
        <w:gridCol w:w="1701"/>
        <w:gridCol w:w="2094"/>
      </w:tblGrid>
      <w:tr w:rsidR="00DB557E" w:rsidRPr="002F1687" w:rsidTr="00B90839">
        <w:trPr>
          <w:trHeight w:val="400"/>
        </w:trPr>
        <w:tc>
          <w:tcPr>
            <w:tcW w:w="1560" w:type="dxa"/>
            <w:tcBorders>
              <w:top w:val="single" w:sz="8" w:space="0" w:color="auto"/>
              <w:left w:val="single" w:sz="8" w:space="0" w:color="auto"/>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w:t>
            </w:r>
          </w:p>
        </w:tc>
        <w:tc>
          <w:tcPr>
            <w:tcW w:w="1701"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Création</w:t>
            </w:r>
          </w:p>
        </w:tc>
        <w:tc>
          <w:tcPr>
            <w:tcW w:w="1843"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Option</w:t>
            </w:r>
          </w:p>
        </w:tc>
        <w:tc>
          <w:tcPr>
            <w:tcW w:w="1701"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 xml:space="preserve">Quantité instruite </w:t>
            </w:r>
          </w:p>
        </w:tc>
        <w:tc>
          <w:tcPr>
            <w:tcW w:w="1701"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Arrondissement</w:t>
            </w:r>
          </w:p>
        </w:tc>
        <w:tc>
          <w:tcPr>
            <w:tcW w:w="2094"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Statut de l'instruction</w:t>
            </w:r>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51</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400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9D2E1B" w:rsidP="00B90839">
            <w:pPr>
              <w:spacing w:line="240" w:lineRule="auto"/>
              <w:rPr>
                <w:rFonts w:eastAsia="Times New Roman" w:cs="Times New Roman"/>
                <w:color w:val="000000"/>
                <w:sz w:val="20"/>
                <w:szCs w:val="20"/>
                <w:lang w:eastAsia="fr-FR"/>
              </w:rPr>
            </w:pPr>
            <w:ins w:id="1633" w:author="Raja EL HAFI" w:date="2015-06-10T12:29:00Z">
              <w:r>
                <w:rPr>
                  <w:rFonts w:eastAsia="Times New Roman" w:cs="Times New Roman"/>
                  <w:color w:val="000000"/>
                  <w:sz w:val="20"/>
                  <w:szCs w:val="20"/>
                  <w:lang w:eastAsia="fr-FR"/>
                </w:rPr>
                <w:t xml:space="preserve">Crée </w:t>
              </w:r>
            </w:ins>
            <w:del w:id="1634" w:author="Raja EL HAFI" w:date="2015-06-10T12:29:00Z">
              <w:r w:rsidR="00DB557E" w:rsidDel="009D2E1B">
                <w:rPr>
                  <w:rFonts w:eastAsia="Times New Roman" w:cs="Times New Roman"/>
                  <w:color w:val="000000"/>
                  <w:sz w:val="20"/>
                  <w:szCs w:val="20"/>
                  <w:lang w:eastAsia="fr-FR"/>
                </w:rPr>
                <w:delText>En attente de validation</w:delText>
              </w:r>
            </w:del>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52</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 xml:space="preserve">Manuelle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200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9D2E1B" w:rsidP="00B90839">
            <w:pPr>
              <w:spacing w:line="240" w:lineRule="auto"/>
              <w:rPr>
                <w:rFonts w:eastAsia="Times New Roman" w:cs="Times New Roman"/>
                <w:color w:val="000000"/>
                <w:sz w:val="20"/>
                <w:szCs w:val="20"/>
                <w:lang w:eastAsia="fr-FR"/>
              </w:rPr>
            </w:pPr>
            <w:ins w:id="1635" w:author="Raja EL HAFI" w:date="2015-06-10T12:29:00Z">
              <w:r>
                <w:rPr>
                  <w:rFonts w:eastAsia="Times New Roman" w:cs="Times New Roman"/>
                  <w:color w:val="000000"/>
                  <w:sz w:val="20"/>
                  <w:szCs w:val="20"/>
                  <w:lang w:eastAsia="fr-FR"/>
                </w:rPr>
                <w:t>Crée</w:t>
              </w:r>
            </w:ins>
            <w:del w:id="1636" w:author="Raja EL HAFI" w:date="2015-06-10T12:29:00Z">
              <w:r w:rsidR="00DB557E" w:rsidDel="009D2E1B">
                <w:rPr>
                  <w:rFonts w:eastAsia="Times New Roman" w:cs="Times New Roman"/>
                  <w:color w:val="000000"/>
                  <w:sz w:val="20"/>
                  <w:szCs w:val="20"/>
                  <w:lang w:eastAsia="fr-FR"/>
                </w:rPr>
                <w:delText>En attente de validation</w:delText>
              </w:r>
            </w:del>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53</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350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9D2E1B" w:rsidP="00B90839">
            <w:pPr>
              <w:spacing w:line="240" w:lineRule="auto"/>
              <w:rPr>
                <w:rFonts w:eastAsia="Times New Roman" w:cs="Times New Roman"/>
                <w:color w:val="000000"/>
                <w:sz w:val="20"/>
                <w:szCs w:val="20"/>
                <w:lang w:eastAsia="fr-FR"/>
              </w:rPr>
            </w:pPr>
            <w:ins w:id="1637" w:author="Raja EL HAFI" w:date="2015-06-10T12:29:00Z">
              <w:r>
                <w:rPr>
                  <w:rFonts w:eastAsia="Times New Roman" w:cs="Times New Roman"/>
                  <w:color w:val="000000"/>
                  <w:sz w:val="20"/>
                  <w:szCs w:val="20"/>
                  <w:lang w:eastAsia="fr-FR"/>
                </w:rPr>
                <w:t>Crée</w:t>
              </w:r>
            </w:ins>
            <w:del w:id="1638" w:author="Raja EL HAFI" w:date="2015-06-10T12:29:00Z">
              <w:r w:rsidR="00DB557E" w:rsidDel="009D2E1B">
                <w:rPr>
                  <w:rFonts w:eastAsia="Times New Roman" w:cs="Times New Roman"/>
                  <w:color w:val="000000"/>
                  <w:sz w:val="20"/>
                  <w:szCs w:val="20"/>
                  <w:lang w:eastAsia="fr-FR"/>
                </w:rPr>
                <w:delText>En attente de validation</w:delText>
              </w:r>
            </w:del>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51</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1000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9D2E1B" w:rsidP="00B90839">
            <w:pPr>
              <w:spacing w:line="240" w:lineRule="auto"/>
              <w:rPr>
                <w:rFonts w:eastAsia="Times New Roman" w:cs="Times New Roman"/>
                <w:color w:val="000000"/>
                <w:sz w:val="20"/>
                <w:szCs w:val="20"/>
                <w:lang w:eastAsia="fr-FR"/>
              </w:rPr>
            </w:pPr>
            <w:ins w:id="1639" w:author="Raja EL HAFI" w:date="2015-06-10T12:29:00Z">
              <w:r>
                <w:rPr>
                  <w:rFonts w:eastAsia="Times New Roman" w:cs="Times New Roman"/>
                  <w:color w:val="000000"/>
                  <w:sz w:val="20"/>
                  <w:szCs w:val="20"/>
                  <w:lang w:eastAsia="fr-FR"/>
                </w:rPr>
                <w:t>Crée</w:t>
              </w:r>
            </w:ins>
            <w:del w:id="1640" w:author="Raja EL HAFI" w:date="2015-06-10T12:29:00Z">
              <w:r w:rsidR="00DB557E" w:rsidDel="009D2E1B">
                <w:rPr>
                  <w:rFonts w:eastAsia="Times New Roman" w:cs="Times New Roman"/>
                  <w:color w:val="000000"/>
                  <w:sz w:val="20"/>
                  <w:szCs w:val="20"/>
                  <w:lang w:eastAsia="fr-FR"/>
                </w:rPr>
                <w:delText>En attente de validation</w:delText>
              </w:r>
            </w:del>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52</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 xml:space="preserve">Manuelle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2500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9D2E1B" w:rsidP="00B90839">
            <w:pPr>
              <w:spacing w:line="240" w:lineRule="auto"/>
              <w:rPr>
                <w:rFonts w:eastAsia="Times New Roman" w:cs="Times New Roman"/>
                <w:color w:val="000000"/>
                <w:sz w:val="20"/>
                <w:szCs w:val="20"/>
                <w:lang w:eastAsia="fr-FR"/>
              </w:rPr>
            </w:pPr>
            <w:ins w:id="1641" w:author="Raja EL HAFI" w:date="2015-06-10T12:29:00Z">
              <w:r>
                <w:rPr>
                  <w:rFonts w:eastAsia="Times New Roman" w:cs="Times New Roman"/>
                  <w:color w:val="000000"/>
                  <w:sz w:val="20"/>
                  <w:szCs w:val="20"/>
                  <w:lang w:eastAsia="fr-FR"/>
                </w:rPr>
                <w:t>Crée</w:t>
              </w:r>
            </w:ins>
            <w:del w:id="1642" w:author="Raja EL HAFI" w:date="2015-06-10T12:29:00Z">
              <w:r w:rsidR="00DB557E" w:rsidDel="009D2E1B">
                <w:rPr>
                  <w:rFonts w:eastAsia="Times New Roman" w:cs="Times New Roman"/>
                  <w:color w:val="000000"/>
                  <w:sz w:val="20"/>
                  <w:szCs w:val="20"/>
                  <w:lang w:eastAsia="fr-FR"/>
                </w:rPr>
                <w:delText>En attente de validation</w:delText>
              </w:r>
            </w:del>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53</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700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9D2E1B" w:rsidP="00B90839">
            <w:pPr>
              <w:spacing w:line="240" w:lineRule="auto"/>
              <w:rPr>
                <w:rFonts w:eastAsia="Times New Roman" w:cs="Times New Roman"/>
                <w:color w:val="000000"/>
                <w:sz w:val="20"/>
                <w:szCs w:val="20"/>
                <w:lang w:eastAsia="fr-FR"/>
              </w:rPr>
            </w:pPr>
            <w:ins w:id="1643" w:author="Raja EL HAFI" w:date="2015-06-10T12:29:00Z">
              <w:r>
                <w:rPr>
                  <w:rFonts w:eastAsia="Times New Roman" w:cs="Times New Roman"/>
                  <w:color w:val="000000"/>
                  <w:sz w:val="20"/>
                  <w:szCs w:val="20"/>
                  <w:lang w:eastAsia="fr-FR"/>
                </w:rPr>
                <w:t>Crée</w:t>
              </w:r>
            </w:ins>
            <w:del w:id="1644" w:author="Raja EL HAFI" w:date="2015-06-10T12:29:00Z">
              <w:r w:rsidR="00DB557E" w:rsidDel="009D2E1B">
                <w:rPr>
                  <w:rFonts w:eastAsia="Times New Roman" w:cs="Times New Roman"/>
                  <w:color w:val="000000"/>
                  <w:sz w:val="20"/>
                  <w:szCs w:val="20"/>
                  <w:lang w:eastAsia="fr-FR"/>
                </w:rPr>
                <w:delText>En attente de validation</w:delText>
              </w:r>
            </w:del>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Del="004C7024" w:rsidRDefault="00DB557E" w:rsidP="006E0B40">
      <w:pPr>
        <w:pStyle w:val="Paragraphedeliste1"/>
        <w:numPr>
          <w:ilvl w:val="0"/>
          <w:numId w:val="32"/>
        </w:numPr>
        <w:spacing w:line="100" w:lineRule="atLeast"/>
        <w:jc w:val="both"/>
        <w:rPr>
          <w:del w:id="1645" w:author="Raja EL HAFI" w:date="2015-06-04T16:59:00Z"/>
        </w:rPr>
      </w:pPr>
      <w:del w:id="1646" w:author="Raja EL HAFI" w:date="2015-06-04T16:59:00Z">
        <w:r w:rsidDel="004C7024">
          <w:delText>AWB demande à ce que MegaCor ne génère pas automatiquement  les exécutions au moment de la saisie des instructions, il s’agit d’une étape de collecte des souscriptions par BOT qui seront validé en fin de période.</w:delText>
        </w:r>
      </w:del>
    </w:p>
    <w:p w:rsidR="004C7024" w:rsidRDefault="004C7024" w:rsidP="006E0B40">
      <w:pPr>
        <w:pStyle w:val="Paragraphedeliste1"/>
        <w:numPr>
          <w:ilvl w:val="0"/>
          <w:numId w:val="32"/>
        </w:numPr>
        <w:spacing w:line="100" w:lineRule="atLeast"/>
        <w:jc w:val="both"/>
        <w:rPr>
          <w:ins w:id="1647" w:author="Raja EL HAFI" w:date="2015-06-04T17:09:00Z"/>
        </w:rPr>
      </w:pPr>
      <w:ins w:id="1648" w:author="Raja EL HAFI" w:date="2015-06-04T17:08:00Z">
        <w:r>
          <w:t>Afin de</w:t>
        </w:r>
      </w:ins>
      <w:ins w:id="1649" w:author="Raja EL HAFI" w:date="2015-06-04T16:59:00Z">
        <w:r>
          <w:t xml:space="preserve"> procéder par le workflow (validation de l’agence</w:t>
        </w:r>
      </w:ins>
      <w:ins w:id="1650" w:author="Raja EL HAFI" w:date="2015-06-04T17:10:00Z">
        <w:r w:rsidR="004C0355">
          <w:t>),</w:t>
        </w:r>
      </w:ins>
      <w:ins w:id="1651" w:author="Raja EL HAFI" w:date="2015-06-04T16:59:00Z">
        <w:r>
          <w:t xml:space="preserve"> </w:t>
        </w:r>
      </w:ins>
      <w:ins w:id="1652" w:author="Raja EL HAFI" w:date="2015-06-04T17:00:00Z">
        <w:r>
          <w:t xml:space="preserve">MegaCor crée les </w:t>
        </w:r>
      </w:ins>
      <w:ins w:id="1653" w:author="Raja EL HAFI" w:date="2015-06-04T17:08:00Z">
        <w:r>
          <w:t>exécutions</w:t>
        </w:r>
      </w:ins>
      <w:ins w:id="1654" w:author="Raja EL HAFI" w:date="2015-06-04T17:00:00Z">
        <w:r>
          <w:t xml:space="preserve">, suite à la réception des instructions, dans un </w:t>
        </w:r>
      </w:ins>
      <w:ins w:id="1655" w:author="Raja EL HAFI" w:date="2015-06-04T17:08:00Z">
        <w:r>
          <w:t>statut</w:t>
        </w:r>
      </w:ins>
      <w:ins w:id="1656" w:author="Raja EL HAFI" w:date="2015-06-04T17:00:00Z">
        <w:r>
          <w:t xml:space="preserve"> en attente de validation</w:t>
        </w:r>
      </w:ins>
      <w:ins w:id="1657" w:author="Raja EL HAFI" w:date="2015-06-04T17:08:00Z">
        <w:r>
          <w:t>. L’utilisateur aura le choix entre</w:t>
        </w:r>
      </w:ins>
      <w:ins w:id="1658" w:author="Raja EL HAFI" w:date="2015-06-04T17:09:00Z">
        <w:r>
          <w:t> </w:t>
        </w:r>
      </w:ins>
      <w:ins w:id="1659" w:author="Raja EL HAFI" w:date="2015-06-04T17:08:00Z">
        <w:r>
          <w:t>:</w:t>
        </w:r>
      </w:ins>
    </w:p>
    <w:p w:rsidR="004C7024" w:rsidRDefault="004C7024">
      <w:pPr>
        <w:pStyle w:val="Paragraphedeliste1"/>
        <w:numPr>
          <w:ilvl w:val="1"/>
          <w:numId w:val="32"/>
        </w:numPr>
        <w:spacing w:line="100" w:lineRule="atLeast"/>
        <w:jc w:val="both"/>
        <w:rPr>
          <w:ins w:id="1660" w:author="Raja EL HAFI" w:date="2015-06-04T17:09:00Z"/>
        </w:rPr>
        <w:pPrChange w:id="1661" w:author="Raja EL HAFI" w:date="2015-06-04T17:09:00Z">
          <w:pPr>
            <w:pStyle w:val="Paragraphedeliste1"/>
            <w:numPr>
              <w:numId w:val="32"/>
            </w:numPr>
            <w:spacing w:line="100" w:lineRule="atLeast"/>
            <w:ind w:hanging="360"/>
            <w:jc w:val="both"/>
          </w:pPr>
        </w:pPrChange>
      </w:pPr>
      <w:ins w:id="1662" w:author="Raja EL HAFI" w:date="2015-06-04T17:09:00Z">
        <w:r>
          <w:t>Rejeter</w:t>
        </w:r>
        <w:r w:rsidR="004C0355">
          <w:t xml:space="preserve"> : les </w:t>
        </w:r>
      </w:ins>
      <w:ins w:id="1663" w:author="Raja EL HAFI" w:date="2015-06-12T15:21:00Z">
        <w:r w:rsidR="00055C51">
          <w:t>exécutions</w:t>
        </w:r>
      </w:ins>
      <w:ins w:id="1664" w:author="Raja EL HAFI" w:date="2015-06-04T17:09:00Z">
        <w:r w:rsidR="004C0355">
          <w:t xml:space="preserve"> et les instructions seront </w:t>
        </w:r>
      </w:ins>
      <w:ins w:id="1665" w:author="Raja EL HAFI" w:date="2015-06-12T15:21:00Z">
        <w:r w:rsidR="00055C51">
          <w:t>rejetées</w:t>
        </w:r>
      </w:ins>
    </w:p>
    <w:p w:rsidR="004C0355" w:rsidRDefault="004C0355">
      <w:pPr>
        <w:pStyle w:val="Paragraphedeliste1"/>
        <w:numPr>
          <w:ilvl w:val="1"/>
          <w:numId w:val="32"/>
        </w:numPr>
        <w:spacing w:line="100" w:lineRule="atLeast"/>
        <w:jc w:val="both"/>
        <w:rPr>
          <w:ins w:id="1666" w:author="Raja EL HAFI" w:date="2015-06-04T17:09:00Z"/>
        </w:rPr>
        <w:pPrChange w:id="1667" w:author="Raja EL HAFI" w:date="2015-06-04T17:09:00Z">
          <w:pPr>
            <w:pStyle w:val="Paragraphedeliste1"/>
            <w:numPr>
              <w:numId w:val="32"/>
            </w:numPr>
            <w:spacing w:line="100" w:lineRule="atLeast"/>
            <w:ind w:hanging="360"/>
            <w:jc w:val="both"/>
          </w:pPr>
        </w:pPrChange>
      </w:pPr>
      <w:ins w:id="1668" w:author="Raja EL HAFI" w:date="2015-06-04T17:09:00Z">
        <w:r>
          <w:t xml:space="preserve">Valider : les </w:t>
        </w:r>
      </w:ins>
      <w:ins w:id="1669" w:author="Raja EL HAFI" w:date="2015-06-04T17:10:00Z">
        <w:r>
          <w:t>exécutions</w:t>
        </w:r>
      </w:ins>
      <w:ins w:id="1670" w:author="Raja EL HAFI" w:date="2015-06-04T17:09:00Z">
        <w:r>
          <w:t xml:space="preserve"> seront </w:t>
        </w:r>
      </w:ins>
      <w:ins w:id="1671" w:author="Raja EL HAFI" w:date="2015-06-04T17:10:00Z">
        <w:r>
          <w:t>validées</w:t>
        </w:r>
      </w:ins>
      <w:ins w:id="1672" w:author="Raja EL HAFI" w:date="2015-06-04T17:09:00Z">
        <w:r>
          <w:t xml:space="preserve"> et un postage comptable</w:t>
        </w:r>
      </w:ins>
      <w:ins w:id="1673" w:author="Raja EL HAFI" w:date="2015-06-04T17:10:00Z">
        <w:r>
          <w:t xml:space="preserve"> espèce</w:t>
        </w:r>
      </w:ins>
      <w:ins w:id="1674" w:author="Raja EL HAFI" w:date="2015-06-04T17:09:00Z">
        <w:r>
          <w:t xml:space="preserve"> est généré.</w:t>
        </w:r>
      </w:ins>
    </w:p>
    <w:p w:rsidR="004C0355" w:rsidRDefault="004C0355">
      <w:pPr>
        <w:pStyle w:val="Paragraphedeliste1"/>
        <w:spacing w:line="100" w:lineRule="atLeast"/>
        <w:ind w:left="1440"/>
        <w:jc w:val="both"/>
        <w:rPr>
          <w:ins w:id="1675" w:author="Raja EL HAFI" w:date="2015-06-04T16:59:00Z"/>
        </w:rPr>
        <w:pPrChange w:id="1676" w:author="Raja EL HAFI" w:date="2015-06-04T17:09:00Z">
          <w:pPr>
            <w:pStyle w:val="Paragraphedeliste1"/>
            <w:numPr>
              <w:numId w:val="32"/>
            </w:numPr>
            <w:spacing w:line="100" w:lineRule="atLeast"/>
            <w:ind w:hanging="360"/>
            <w:jc w:val="both"/>
          </w:pPr>
        </w:pPrChange>
      </w:pPr>
    </w:p>
    <w:p w:rsidR="00DB557E" w:rsidRDefault="00DB557E" w:rsidP="006E0B40">
      <w:pPr>
        <w:pStyle w:val="Paragraphedeliste1"/>
        <w:numPr>
          <w:ilvl w:val="0"/>
          <w:numId w:val="32"/>
        </w:numPr>
        <w:spacing w:line="100" w:lineRule="atLeast"/>
        <w:jc w:val="both"/>
      </w:pPr>
      <w:r>
        <w:t xml:space="preserve">L’utilisateur procède la saisie des instructions en masse indiquant à chaque fois le type d’option, cette fonctionnalité est utilisé en fin de période de souscription vu le nombre volumineux des souscriptions reçu. </w:t>
      </w: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360"/>
        <w:jc w:val="both"/>
      </w:pPr>
      <w:del w:id="1677" w:author="Raja EL HAFI" w:date="2015-06-04T17:10:00Z">
        <w:r w:rsidDel="004C0355">
          <w:delText xml:space="preserve">En fin de souscription, le client procède à la validation des instructions </w:delText>
        </w:r>
      </w:del>
    </w:p>
    <w:p w:rsidR="00DB557E" w:rsidRDefault="00DB557E" w:rsidP="00DB557E">
      <w:pPr>
        <w:pStyle w:val="Paragraphedeliste1"/>
        <w:spacing w:line="100" w:lineRule="atLeast"/>
        <w:ind w:left="0"/>
        <w:jc w:val="both"/>
      </w:pPr>
    </w:p>
    <w:tbl>
      <w:tblPr>
        <w:tblW w:w="10686" w:type="dxa"/>
        <w:tblInd w:w="-805" w:type="dxa"/>
        <w:tblCellMar>
          <w:left w:w="70" w:type="dxa"/>
          <w:right w:w="70" w:type="dxa"/>
        </w:tblCellMar>
        <w:tblLook w:val="04A0" w:firstRow="1" w:lastRow="0" w:firstColumn="1" w:lastColumn="0" w:noHBand="0" w:noVBand="1"/>
      </w:tblPr>
      <w:tblGrid>
        <w:gridCol w:w="1584"/>
        <w:gridCol w:w="1701"/>
        <w:gridCol w:w="1843"/>
        <w:gridCol w:w="1701"/>
        <w:gridCol w:w="1701"/>
        <w:gridCol w:w="2156"/>
      </w:tblGrid>
      <w:tr w:rsidR="00DB557E" w:rsidRPr="00FD778B" w:rsidDel="009D2E1B" w:rsidTr="00B90839">
        <w:trPr>
          <w:trHeight w:val="319"/>
          <w:del w:id="1678" w:author="Raja EL HAFI" w:date="2015-06-10T12:29:00Z"/>
        </w:trPr>
        <w:tc>
          <w:tcPr>
            <w:tcW w:w="1584"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FD778B" w:rsidDel="009D2E1B" w:rsidRDefault="00DB557E" w:rsidP="00B90839">
            <w:pPr>
              <w:spacing w:line="240" w:lineRule="auto"/>
              <w:rPr>
                <w:del w:id="1679" w:author="Raja EL HAFI" w:date="2015-06-10T12:29:00Z"/>
                <w:rFonts w:eastAsia="Times New Roman" w:cs="Times New Roman"/>
                <w:color w:val="000000"/>
                <w:sz w:val="20"/>
                <w:szCs w:val="20"/>
                <w:lang w:eastAsia="fr-FR"/>
              </w:rPr>
            </w:pPr>
            <w:del w:id="1680" w:author="Raja EL HAFI" w:date="2015-06-10T12:29:00Z">
              <w:r w:rsidRPr="00FD778B" w:rsidDel="009D2E1B">
                <w:rPr>
                  <w:rFonts w:eastAsia="Times New Roman" w:cs="Times New Roman"/>
                  <w:color w:val="000000"/>
                  <w:sz w:val="20"/>
                  <w:szCs w:val="20"/>
                  <w:lang w:eastAsia="fr-FR"/>
                </w:rPr>
                <w:delText>Compte client</w:delText>
              </w:r>
            </w:del>
          </w:p>
        </w:tc>
        <w:tc>
          <w:tcPr>
            <w:tcW w:w="1701"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Del="009D2E1B" w:rsidRDefault="00DB557E" w:rsidP="00B90839">
            <w:pPr>
              <w:spacing w:line="240" w:lineRule="auto"/>
              <w:rPr>
                <w:del w:id="1681" w:author="Raja EL HAFI" w:date="2015-06-10T12:29:00Z"/>
                <w:rFonts w:eastAsia="Times New Roman" w:cs="Times New Roman"/>
                <w:color w:val="000000"/>
                <w:sz w:val="20"/>
                <w:szCs w:val="20"/>
                <w:lang w:eastAsia="fr-FR"/>
              </w:rPr>
            </w:pPr>
            <w:del w:id="1682" w:author="Raja EL HAFI" w:date="2015-06-10T12:29:00Z">
              <w:r w:rsidRPr="00FD778B" w:rsidDel="009D2E1B">
                <w:rPr>
                  <w:rFonts w:eastAsia="Times New Roman" w:cs="Times New Roman"/>
                  <w:color w:val="000000"/>
                  <w:sz w:val="20"/>
                  <w:szCs w:val="20"/>
                  <w:lang w:eastAsia="fr-FR"/>
                </w:rPr>
                <w:delText>Création</w:delText>
              </w:r>
            </w:del>
          </w:p>
        </w:tc>
        <w:tc>
          <w:tcPr>
            <w:tcW w:w="1843"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Del="009D2E1B" w:rsidRDefault="00DB557E" w:rsidP="00B90839">
            <w:pPr>
              <w:spacing w:line="240" w:lineRule="auto"/>
              <w:rPr>
                <w:del w:id="1683" w:author="Raja EL HAFI" w:date="2015-06-10T12:29:00Z"/>
                <w:rFonts w:eastAsia="Times New Roman" w:cs="Times New Roman"/>
                <w:color w:val="000000"/>
                <w:sz w:val="20"/>
                <w:szCs w:val="20"/>
                <w:lang w:eastAsia="fr-FR"/>
              </w:rPr>
            </w:pPr>
            <w:del w:id="1684" w:author="Raja EL HAFI" w:date="2015-06-10T12:29:00Z">
              <w:r w:rsidRPr="00FD778B" w:rsidDel="009D2E1B">
                <w:rPr>
                  <w:rFonts w:eastAsia="Times New Roman" w:cs="Times New Roman"/>
                  <w:color w:val="000000"/>
                  <w:sz w:val="20"/>
                  <w:szCs w:val="20"/>
                  <w:lang w:eastAsia="fr-FR"/>
                </w:rPr>
                <w:delText>Option</w:delText>
              </w:r>
            </w:del>
          </w:p>
        </w:tc>
        <w:tc>
          <w:tcPr>
            <w:tcW w:w="1701"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Del="009D2E1B" w:rsidRDefault="00DB557E" w:rsidP="00B90839">
            <w:pPr>
              <w:spacing w:line="240" w:lineRule="auto"/>
              <w:rPr>
                <w:del w:id="1685" w:author="Raja EL HAFI" w:date="2015-06-10T12:29:00Z"/>
                <w:rFonts w:eastAsia="Times New Roman" w:cs="Times New Roman"/>
                <w:color w:val="000000"/>
                <w:sz w:val="20"/>
                <w:szCs w:val="20"/>
                <w:lang w:eastAsia="fr-FR"/>
              </w:rPr>
            </w:pPr>
            <w:del w:id="1686" w:author="Raja EL HAFI" w:date="2015-06-10T12:29:00Z">
              <w:r w:rsidRPr="00FD778B" w:rsidDel="009D2E1B">
                <w:rPr>
                  <w:rFonts w:eastAsia="Times New Roman" w:cs="Times New Roman"/>
                  <w:color w:val="000000"/>
                  <w:sz w:val="20"/>
                  <w:szCs w:val="20"/>
                  <w:lang w:eastAsia="fr-FR"/>
                </w:rPr>
                <w:delText xml:space="preserve">Quantité instruite </w:delText>
              </w:r>
            </w:del>
          </w:p>
        </w:tc>
        <w:tc>
          <w:tcPr>
            <w:tcW w:w="1701"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Del="009D2E1B" w:rsidRDefault="00DB557E" w:rsidP="00B90839">
            <w:pPr>
              <w:spacing w:line="240" w:lineRule="auto"/>
              <w:rPr>
                <w:del w:id="1687" w:author="Raja EL HAFI" w:date="2015-06-10T12:29:00Z"/>
                <w:rFonts w:eastAsia="Times New Roman" w:cs="Times New Roman"/>
                <w:color w:val="000000"/>
                <w:sz w:val="20"/>
                <w:szCs w:val="20"/>
                <w:lang w:eastAsia="fr-FR"/>
              </w:rPr>
            </w:pPr>
            <w:del w:id="1688" w:author="Raja EL HAFI" w:date="2015-06-10T12:29:00Z">
              <w:r w:rsidRPr="00FD778B" w:rsidDel="009D2E1B">
                <w:rPr>
                  <w:rFonts w:eastAsia="Times New Roman" w:cs="Times New Roman"/>
                  <w:color w:val="000000"/>
                  <w:sz w:val="20"/>
                  <w:szCs w:val="20"/>
                  <w:lang w:eastAsia="fr-FR"/>
                </w:rPr>
                <w:delText>Arrondissement</w:delText>
              </w:r>
            </w:del>
          </w:p>
        </w:tc>
        <w:tc>
          <w:tcPr>
            <w:tcW w:w="2156"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Del="009D2E1B" w:rsidRDefault="00DB557E" w:rsidP="00B90839">
            <w:pPr>
              <w:spacing w:line="240" w:lineRule="auto"/>
              <w:rPr>
                <w:del w:id="1689" w:author="Raja EL HAFI" w:date="2015-06-10T12:29:00Z"/>
                <w:rFonts w:eastAsia="Times New Roman" w:cs="Times New Roman"/>
                <w:color w:val="000000"/>
                <w:sz w:val="20"/>
                <w:szCs w:val="20"/>
                <w:lang w:eastAsia="fr-FR"/>
              </w:rPr>
            </w:pPr>
            <w:del w:id="1690" w:author="Raja EL HAFI" w:date="2015-06-10T12:29:00Z">
              <w:r w:rsidRPr="00FD778B" w:rsidDel="009D2E1B">
                <w:rPr>
                  <w:rFonts w:eastAsia="Times New Roman" w:cs="Times New Roman"/>
                  <w:color w:val="000000"/>
                  <w:sz w:val="20"/>
                  <w:szCs w:val="20"/>
                  <w:lang w:eastAsia="fr-FR"/>
                </w:rPr>
                <w:delText>Statut de l'instruction</w:delText>
              </w:r>
            </w:del>
          </w:p>
        </w:tc>
      </w:tr>
      <w:tr w:rsidR="00DB557E" w:rsidRPr="00FD778B" w:rsidDel="009D2E1B" w:rsidTr="00B90839">
        <w:trPr>
          <w:trHeight w:val="319"/>
          <w:del w:id="1691" w:author="Raja EL HAFI" w:date="2015-06-10T12:29:00Z"/>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692" w:author="Raja EL HAFI" w:date="2015-06-10T12:29:00Z"/>
                <w:rFonts w:eastAsia="Times New Roman" w:cs="Times New Roman"/>
                <w:color w:val="000000"/>
                <w:sz w:val="20"/>
                <w:szCs w:val="20"/>
                <w:lang w:eastAsia="fr-FR"/>
              </w:rPr>
            </w:pPr>
            <w:del w:id="1693" w:author="Raja EL HAFI" w:date="2015-06-10T12:29:00Z">
              <w:r w:rsidRPr="00FD778B" w:rsidDel="009D2E1B">
                <w:rPr>
                  <w:rFonts w:eastAsia="Times New Roman" w:cs="Times New Roman"/>
                  <w:color w:val="000000"/>
                  <w:sz w:val="20"/>
                  <w:szCs w:val="20"/>
                  <w:lang w:eastAsia="fr-FR"/>
                </w:rPr>
                <w:delText>Compte Client 51</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694" w:author="Raja EL HAFI" w:date="2015-06-10T12:29:00Z"/>
                <w:rFonts w:eastAsia="Times New Roman" w:cs="Times New Roman"/>
                <w:color w:val="000000"/>
                <w:sz w:val="20"/>
                <w:szCs w:val="20"/>
                <w:lang w:eastAsia="fr-FR"/>
              </w:rPr>
            </w:pPr>
            <w:del w:id="1695" w:author="Raja EL HAFI" w:date="2015-06-10T12:29:00Z">
              <w:r w:rsidRPr="00FD778B" w:rsidDel="009D2E1B">
                <w:rPr>
                  <w:rFonts w:eastAsia="Times New Roman" w:cs="Times New Roman"/>
                  <w:color w:val="000000"/>
                  <w:sz w:val="20"/>
                  <w:szCs w:val="20"/>
                  <w:lang w:eastAsia="fr-FR"/>
                </w:rPr>
                <w:delText>Manuelle</w:delText>
              </w:r>
            </w:del>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696" w:author="Raja EL HAFI" w:date="2015-06-10T12:29:00Z"/>
                <w:rFonts w:eastAsia="Times New Roman" w:cs="Times New Roman"/>
                <w:color w:val="000000"/>
                <w:sz w:val="20"/>
                <w:szCs w:val="20"/>
                <w:lang w:eastAsia="fr-FR"/>
              </w:rPr>
            </w:pPr>
            <w:del w:id="1697" w:author="Raja EL HAFI" w:date="2015-06-10T12:29:00Z">
              <w:r w:rsidRPr="00FD778B" w:rsidDel="009D2E1B">
                <w:rPr>
                  <w:rFonts w:eastAsia="Times New Roman" w:cs="Times New Roman"/>
                  <w:color w:val="000000"/>
                  <w:sz w:val="20"/>
                  <w:szCs w:val="20"/>
                  <w:lang w:eastAsia="fr-FR"/>
                </w:rPr>
                <w:delText>A titre irréductible</w:delText>
              </w:r>
            </w:del>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FD778B" w:rsidDel="009D2E1B" w:rsidRDefault="00DB557E" w:rsidP="00B90839">
            <w:pPr>
              <w:spacing w:line="240" w:lineRule="auto"/>
              <w:jc w:val="right"/>
              <w:rPr>
                <w:del w:id="1698" w:author="Raja EL HAFI" w:date="2015-06-10T12:29:00Z"/>
                <w:rFonts w:eastAsia="Times New Roman" w:cs="Times New Roman"/>
                <w:color w:val="000000"/>
                <w:sz w:val="20"/>
                <w:szCs w:val="20"/>
                <w:lang w:eastAsia="fr-FR"/>
              </w:rPr>
            </w:pPr>
            <w:del w:id="1699" w:author="Raja EL HAFI" w:date="2015-06-10T12:29:00Z">
              <w:r w:rsidRPr="00FD778B" w:rsidDel="009D2E1B">
                <w:rPr>
                  <w:rFonts w:eastAsia="Times New Roman" w:cs="Times New Roman"/>
                  <w:color w:val="000000"/>
                  <w:sz w:val="20"/>
                  <w:szCs w:val="20"/>
                  <w:lang w:eastAsia="fr-FR"/>
                </w:rPr>
                <w:delText>400</w:delText>
              </w:r>
            </w:del>
          </w:p>
        </w:tc>
        <w:tc>
          <w:tcPr>
            <w:tcW w:w="1701" w:type="dxa"/>
            <w:tcBorders>
              <w:top w:val="nil"/>
              <w:left w:val="nil"/>
              <w:bottom w:val="single" w:sz="8" w:space="0" w:color="auto"/>
              <w:right w:val="single" w:sz="8" w:space="0" w:color="auto"/>
            </w:tcBorders>
            <w:shd w:val="clear" w:color="000000" w:fill="FFFFFF"/>
            <w:hideMark/>
          </w:tcPr>
          <w:p w:rsidR="00DB557E" w:rsidRPr="00FD778B" w:rsidDel="009D2E1B" w:rsidRDefault="00DB557E" w:rsidP="00B90839">
            <w:pPr>
              <w:spacing w:line="240" w:lineRule="auto"/>
              <w:rPr>
                <w:del w:id="1700" w:author="Raja EL HAFI" w:date="2015-06-10T12:29:00Z"/>
                <w:rFonts w:eastAsia="Times New Roman" w:cs="Times New Roman"/>
                <w:color w:val="000000"/>
                <w:sz w:val="20"/>
                <w:szCs w:val="20"/>
                <w:lang w:eastAsia="fr-FR"/>
              </w:rPr>
            </w:pPr>
            <w:del w:id="1701" w:author="Raja EL HAFI" w:date="2015-06-10T12:29:00Z">
              <w:r w:rsidRPr="00FD778B" w:rsidDel="009D2E1B">
                <w:rPr>
                  <w:rFonts w:eastAsia="Times New Roman" w:cs="Times New Roman"/>
                  <w:color w:val="000000"/>
                  <w:sz w:val="20"/>
                  <w:szCs w:val="20"/>
                  <w:lang w:eastAsia="fr-FR"/>
                </w:rPr>
                <w:delText>Actuel</w:delText>
              </w:r>
            </w:del>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02" w:author="Raja EL HAFI" w:date="2015-06-10T12:29:00Z"/>
                <w:rFonts w:eastAsia="Times New Roman" w:cs="Times New Roman"/>
                <w:color w:val="000000"/>
                <w:sz w:val="20"/>
                <w:szCs w:val="20"/>
                <w:lang w:eastAsia="fr-FR"/>
              </w:rPr>
            </w:pPr>
            <w:del w:id="1703" w:author="Raja EL HAFI" w:date="2015-06-10T12:29:00Z">
              <w:r w:rsidRPr="00FD778B" w:rsidDel="009D2E1B">
                <w:rPr>
                  <w:rFonts w:eastAsia="Times New Roman" w:cs="Times New Roman"/>
                  <w:color w:val="000000"/>
                  <w:sz w:val="20"/>
                  <w:szCs w:val="20"/>
                  <w:lang w:eastAsia="fr-FR"/>
                </w:rPr>
                <w:delText>Validé</w:delText>
              </w:r>
            </w:del>
          </w:p>
        </w:tc>
      </w:tr>
      <w:tr w:rsidR="00DB557E" w:rsidRPr="00FD778B" w:rsidDel="009D2E1B" w:rsidTr="00B90839">
        <w:trPr>
          <w:trHeight w:val="319"/>
          <w:del w:id="1704" w:author="Raja EL HAFI" w:date="2015-06-10T12:29:00Z"/>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05" w:author="Raja EL HAFI" w:date="2015-06-10T12:29:00Z"/>
                <w:rFonts w:eastAsia="Times New Roman" w:cs="Times New Roman"/>
                <w:color w:val="000000"/>
                <w:sz w:val="20"/>
                <w:szCs w:val="20"/>
                <w:lang w:eastAsia="fr-FR"/>
              </w:rPr>
            </w:pPr>
            <w:del w:id="1706" w:author="Raja EL HAFI" w:date="2015-06-10T12:29:00Z">
              <w:r w:rsidRPr="00FD778B" w:rsidDel="009D2E1B">
                <w:rPr>
                  <w:rFonts w:eastAsia="Times New Roman" w:cs="Times New Roman"/>
                  <w:color w:val="000000"/>
                  <w:sz w:val="20"/>
                  <w:szCs w:val="20"/>
                  <w:lang w:eastAsia="fr-FR"/>
                </w:rPr>
                <w:delText>Compte client 52</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07" w:author="Raja EL HAFI" w:date="2015-06-10T12:29:00Z"/>
                <w:rFonts w:eastAsia="Times New Roman" w:cs="Times New Roman"/>
                <w:color w:val="000000"/>
                <w:sz w:val="20"/>
                <w:szCs w:val="20"/>
                <w:lang w:eastAsia="fr-FR"/>
              </w:rPr>
            </w:pPr>
            <w:del w:id="1708" w:author="Raja EL HAFI" w:date="2015-06-10T12:29:00Z">
              <w:r w:rsidRPr="00FD778B" w:rsidDel="009D2E1B">
                <w:rPr>
                  <w:rFonts w:eastAsia="Times New Roman" w:cs="Times New Roman"/>
                  <w:color w:val="000000"/>
                  <w:sz w:val="20"/>
                  <w:szCs w:val="20"/>
                  <w:lang w:eastAsia="fr-FR"/>
                </w:rPr>
                <w:delText xml:space="preserve">Manuelle </w:delText>
              </w:r>
            </w:del>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09" w:author="Raja EL HAFI" w:date="2015-06-10T12:29:00Z"/>
                <w:rFonts w:eastAsia="Times New Roman" w:cs="Times New Roman"/>
                <w:color w:val="000000"/>
                <w:sz w:val="20"/>
                <w:szCs w:val="20"/>
                <w:lang w:eastAsia="fr-FR"/>
              </w:rPr>
            </w:pPr>
            <w:del w:id="1710" w:author="Raja EL HAFI" w:date="2015-06-10T12:29:00Z">
              <w:r w:rsidRPr="00FD778B" w:rsidDel="009D2E1B">
                <w:rPr>
                  <w:rFonts w:eastAsia="Times New Roman" w:cs="Times New Roman"/>
                  <w:color w:val="000000"/>
                  <w:sz w:val="20"/>
                  <w:szCs w:val="20"/>
                  <w:lang w:eastAsia="fr-FR"/>
                </w:rPr>
                <w:delText>A titre irréductible</w:delText>
              </w:r>
            </w:del>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FD778B" w:rsidDel="009D2E1B" w:rsidRDefault="00DB557E" w:rsidP="00B90839">
            <w:pPr>
              <w:spacing w:line="240" w:lineRule="auto"/>
              <w:jc w:val="right"/>
              <w:rPr>
                <w:del w:id="1711" w:author="Raja EL HAFI" w:date="2015-06-10T12:29:00Z"/>
                <w:rFonts w:eastAsia="Times New Roman" w:cs="Times New Roman"/>
                <w:color w:val="000000"/>
                <w:sz w:val="20"/>
                <w:szCs w:val="20"/>
                <w:lang w:eastAsia="fr-FR"/>
              </w:rPr>
            </w:pPr>
            <w:del w:id="1712" w:author="Raja EL HAFI" w:date="2015-06-10T12:29:00Z">
              <w:r w:rsidRPr="00FD778B" w:rsidDel="009D2E1B">
                <w:rPr>
                  <w:rFonts w:eastAsia="Times New Roman" w:cs="Times New Roman"/>
                  <w:color w:val="000000"/>
                  <w:sz w:val="20"/>
                  <w:szCs w:val="20"/>
                  <w:lang w:eastAsia="fr-FR"/>
                </w:rPr>
                <w:delText>200</w:delText>
              </w:r>
            </w:del>
          </w:p>
        </w:tc>
        <w:tc>
          <w:tcPr>
            <w:tcW w:w="1701" w:type="dxa"/>
            <w:tcBorders>
              <w:top w:val="nil"/>
              <w:left w:val="nil"/>
              <w:bottom w:val="single" w:sz="8" w:space="0" w:color="auto"/>
              <w:right w:val="single" w:sz="8" w:space="0" w:color="auto"/>
            </w:tcBorders>
            <w:shd w:val="clear" w:color="000000" w:fill="FFFFFF"/>
            <w:hideMark/>
          </w:tcPr>
          <w:p w:rsidR="00DB557E" w:rsidRPr="00FD778B" w:rsidDel="009D2E1B" w:rsidRDefault="00DB557E" w:rsidP="00B90839">
            <w:pPr>
              <w:spacing w:line="240" w:lineRule="auto"/>
              <w:rPr>
                <w:del w:id="1713" w:author="Raja EL HAFI" w:date="2015-06-10T12:29:00Z"/>
                <w:rFonts w:eastAsia="Times New Roman" w:cs="Times New Roman"/>
                <w:color w:val="000000"/>
                <w:sz w:val="20"/>
                <w:szCs w:val="20"/>
                <w:lang w:eastAsia="fr-FR"/>
              </w:rPr>
            </w:pPr>
            <w:del w:id="1714" w:author="Raja EL HAFI" w:date="2015-06-10T12:29:00Z">
              <w:r w:rsidRPr="00FD778B" w:rsidDel="009D2E1B">
                <w:rPr>
                  <w:rFonts w:eastAsia="Times New Roman" w:cs="Times New Roman"/>
                  <w:color w:val="000000"/>
                  <w:sz w:val="20"/>
                  <w:szCs w:val="20"/>
                  <w:lang w:eastAsia="fr-FR"/>
                </w:rPr>
                <w:delText>Actuel</w:delText>
              </w:r>
            </w:del>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15" w:author="Raja EL HAFI" w:date="2015-06-10T12:29:00Z"/>
                <w:rFonts w:eastAsia="Times New Roman" w:cs="Times New Roman"/>
                <w:color w:val="000000"/>
                <w:sz w:val="20"/>
                <w:szCs w:val="20"/>
                <w:lang w:eastAsia="fr-FR"/>
              </w:rPr>
            </w:pPr>
            <w:del w:id="1716" w:author="Raja EL HAFI" w:date="2015-06-10T12:29:00Z">
              <w:r w:rsidRPr="00FD778B" w:rsidDel="009D2E1B">
                <w:rPr>
                  <w:rFonts w:eastAsia="Times New Roman" w:cs="Times New Roman"/>
                  <w:color w:val="000000"/>
                  <w:sz w:val="20"/>
                  <w:szCs w:val="20"/>
                  <w:lang w:eastAsia="fr-FR"/>
                </w:rPr>
                <w:delText>Validé</w:delText>
              </w:r>
            </w:del>
          </w:p>
        </w:tc>
      </w:tr>
      <w:tr w:rsidR="00DB557E" w:rsidRPr="00FD778B" w:rsidDel="009D2E1B" w:rsidTr="00B90839">
        <w:trPr>
          <w:trHeight w:val="319"/>
          <w:del w:id="1717" w:author="Raja EL HAFI" w:date="2015-06-10T12:29:00Z"/>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18" w:author="Raja EL HAFI" w:date="2015-06-10T12:29:00Z"/>
                <w:rFonts w:eastAsia="Times New Roman" w:cs="Times New Roman"/>
                <w:color w:val="000000"/>
                <w:sz w:val="20"/>
                <w:szCs w:val="20"/>
                <w:lang w:eastAsia="fr-FR"/>
              </w:rPr>
            </w:pPr>
            <w:del w:id="1719" w:author="Raja EL HAFI" w:date="2015-06-10T12:29:00Z">
              <w:r w:rsidRPr="00FD778B" w:rsidDel="009D2E1B">
                <w:rPr>
                  <w:rFonts w:eastAsia="Times New Roman" w:cs="Times New Roman"/>
                  <w:color w:val="000000"/>
                  <w:sz w:val="20"/>
                  <w:szCs w:val="20"/>
                  <w:lang w:eastAsia="fr-FR"/>
                </w:rPr>
                <w:delText>Compte Client 53</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20" w:author="Raja EL HAFI" w:date="2015-06-10T12:29:00Z"/>
                <w:rFonts w:eastAsia="Times New Roman" w:cs="Times New Roman"/>
                <w:color w:val="000000"/>
                <w:sz w:val="20"/>
                <w:szCs w:val="20"/>
                <w:lang w:eastAsia="fr-FR"/>
              </w:rPr>
            </w:pPr>
            <w:del w:id="1721" w:author="Raja EL HAFI" w:date="2015-06-10T12:29:00Z">
              <w:r w:rsidRPr="00FD778B" w:rsidDel="009D2E1B">
                <w:rPr>
                  <w:rFonts w:eastAsia="Times New Roman" w:cs="Times New Roman"/>
                  <w:color w:val="000000"/>
                  <w:sz w:val="20"/>
                  <w:szCs w:val="20"/>
                  <w:lang w:eastAsia="fr-FR"/>
                </w:rPr>
                <w:delText>Manuelle</w:delText>
              </w:r>
            </w:del>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22" w:author="Raja EL HAFI" w:date="2015-06-10T12:29:00Z"/>
                <w:rFonts w:eastAsia="Times New Roman" w:cs="Times New Roman"/>
                <w:color w:val="000000"/>
                <w:sz w:val="20"/>
                <w:szCs w:val="20"/>
                <w:lang w:eastAsia="fr-FR"/>
              </w:rPr>
            </w:pPr>
            <w:del w:id="1723" w:author="Raja EL HAFI" w:date="2015-06-10T12:29:00Z">
              <w:r w:rsidRPr="00FD778B" w:rsidDel="009D2E1B">
                <w:rPr>
                  <w:rFonts w:eastAsia="Times New Roman" w:cs="Times New Roman"/>
                  <w:color w:val="000000"/>
                  <w:sz w:val="20"/>
                  <w:szCs w:val="20"/>
                  <w:lang w:eastAsia="fr-FR"/>
                </w:rPr>
                <w:delText>A titre irréductible</w:delText>
              </w:r>
            </w:del>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FD778B" w:rsidDel="009D2E1B" w:rsidRDefault="00DB557E" w:rsidP="00B90839">
            <w:pPr>
              <w:spacing w:line="240" w:lineRule="auto"/>
              <w:jc w:val="right"/>
              <w:rPr>
                <w:del w:id="1724" w:author="Raja EL HAFI" w:date="2015-06-10T12:29:00Z"/>
                <w:rFonts w:eastAsia="Times New Roman" w:cs="Times New Roman"/>
                <w:color w:val="000000"/>
                <w:sz w:val="20"/>
                <w:szCs w:val="20"/>
                <w:lang w:eastAsia="fr-FR"/>
              </w:rPr>
            </w:pPr>
            <w:del w:id="1725" w:author="Raja EL HAFI" w:date="2015-06-10T12:29:00Z">
              <w:r w:rsidRPr="00FD778B" w:rsidDel="009D2E1B">
                <w:rPr>
                  <w:rFonts w:eastAsia="Times New Roman" w:cs="Times New Roman"/>
                  <w:color w:val="000000"/>
                  <w:sz w:val="20"/>
                  <w:szCs w:val="20"/>
                  <w:lang w:eastAsia="fr-FR"/>
                </w:rPr>
                <w:delText>350</w:delText>
              </w:r>
            </w:del>
          </w:p>
        </w:tc>
        <w:tc>
          <w:tcPr>
            <w:tcW w:w="1701" w:type="dxa"/>
            <w:tcBorders>
              <w:top w:val="nil"/>
              <w:left w:val="nil"/>
              <w:bottom w:val="single" w:sz="8" w:space="0" w:color="auto"/>
              <w:right w:val="single" w:sz="8" w:space="0" w:color="auto"/>
            </w:tcBorders>
            <w:shd w:val="clear" w:color="000000" w:fill="FFFFFF"/>
            <w:hideMark/>
          </w:tcPr>
          <w:p w:rsidR="00DB557E" w:rsidRPr="00FD778B" w:rsidDel="009D2E1B" w:rsidRDefault="00DB557E" w:rsidP="00B90839">
            <w:pPr>
              <w:spacing w:line="240" w:lineRule="auto"/>
              <w:rPr>
                <w:del w:id="1726" w:author="Raja EL HAFI" w:date="2015-06-10T12:29:00Z"/>
                <w:rFonts w:eastAsia="Times New Roman" w:cs="Times New Roman"/>
                <w:color w:val="000000"/>
                <w:sz w:val="20"/>
                <w:szCs w:val="20"/>
                <w:lang w:eastAsia="fr-FR"/>
              </w:rPr>
            </w:pPr>
            <w:del w:id="1727" w:author="Raja EL HAFI" w:date="2015-06-10T12:29:00Z">
              <w:r w:rsidRPr="00FD778B" w:rsidDel="009D2E1B">
                <w:rPr>
                  <w:rFonts w:eastAsia="Times New Roman" w:cs="Times New Roman"/>
                  <w:color w:val="000000"/>
                  <w:sz w:val="20"/>
                  <w:szCs w:val="20"/>
                  <w:lang w:eastAsia="fr-FR"/>
                </w:rPr>
                <w:delText>Actuel</w:delText>
              </w:r>
            </w:del>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28" w:author="Raja EL HAFI" w:date="2015-06-10T12:29:00Z"/>
                <w:rFonts w:eastAsia="Times New Roman" w:cs="Times New Roman"/>
                <w:color w:val="000000"/>
                <w:sz w:val="20"/>
                <w:szCs w:val="20"/>
                <w:lang w:eastAsia="fr-FR"/>
              </w:rPr>
            </w:pPr>
            <w:del w:id="1729" w:author="Raja EL HAFI" w:date="2015-06-10T12:29:00Z">
              <w:r w:rsidRPr="00FD778B" w:rsidDel="009D2E1B">
                <w:rPr>
                  <w:rFonts w:eastAsia="Times New Roman" w:cs="Times New Roman"/>
                  <w:color w:val="000000"/>
                  <w:sz w:val="20"/>
                  <w:szCs w:val="20"/>
                  <w:lang w:eastAsia="fr-FR"/>
                </w:rPr>
                <w:delText>Validé</w:delText>
              </w:r>
            </w:del>
          </w:p>
        </w:tc>
      </w:tr>
      <w:tr w:rsidR="00DB557E" w:rsidRPr="00FD778B" w:rsidDel="009D2E1B" w:rsidTr="00B90839">
        <w:trPr>
          <w:trHeight w:val="319"/>
          <w:del w:id="1730" w:author="Raja EL HAFI" w:date="2015-06-10T12:29:00Z"/>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31" w:author="Raja EL HAFI" w:date="2015-06-10T12:29:00Z"/>
                <w:rFonts w:eastAsia="Times New Roman" w:cs="Times New Roman"/>
                <w:color w:val="000000"/>
                <w:sz w:val="20"/>
                <w:szCs w:val="20"/>
                <w:lang w:eastAsia="fr-FR"/>
              </w:rPr>
            </w:pPr>
            <w:del w:id="1732" w:author="Raja EL HAFI" w:date="2015-06-10T12:29:00Z">
              <w:r w:rsidRPr="00FD778B" w:rsidDel="009D2E1B">
                <w:rPr>
                  <w:rFonts w:eastAsia="Times New Roman" w:cs="Times New Roman"/>
                  <w:color w:val="000000"/>
                  <w:sz w:val="20"/>
                  <w:szCs w:val="20"/>
                  <w:lang w:eastAsia="fr-FR"/>
                </w:rPr>
                <w:delText>Compte Client 51</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33" w:author="Raja EL HAFI" w:date="2015-06-10T12:29:00Z"/>
                <w:rFonts w:eastAsia="Times New Roman" w:cs="Times New Roman"/>
                <w:color w:val="000000"/>
                <w:sz w:val="20"/>
                <w:szCs w:val="20"/>
                <w:lang w:eastAsia="fr-FR"/>
              </w:rPr>
            </w:pPr>
            <w:del w:id="1734" w:author="Raja EL HAFI" w:date="2015-06-10T12:29:00Z">
              <w:r w:rsidRPr="00FD778B" w:rsidDel="009D2E1B">
                <w:rPr>
                  <w:rFonts w:eastAsia="Times New Roman" w:cs="Times New Roman"/>
                  <w:color w:val="000000"/>
                  <w:sz w:val="20"/>
                  <w:szCs w:val="20"/>
                  <w:lang w:eastAsia="fr-FR"/>
                </w:rPr>
                <w:delText>Manuelle</w:delText>
              </w:r>
            </w:del>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35" w:author="Raja EL HAFI" w:date="2015-06-10T12:29:00Z"/>
                <w:rFonts w:eastAsia="Times New Roman" w:cs="Times New Roman"/>
                <w:color w:val="000000"/>
                <w:sz w:val="20"/>
                <w:szCs w:val="20"/>
                <w:lang w:eastAsia="fr-FR"/>
              </w:rPr>
            </w:pPr>
            <w:del w:id="1736" w:author="Raja EL HAFI" w:date="2015-06-10T12:29:00Z">
              <w:r w:rsidRPr="00FD778B" w:rsidDel="009D2E1B">
                <w:rPr>
                  <w:rFonts w:eastAsia="Times New Roman" w:cs="Times New Roman"/>
                  <w:color w:val="000000"/>
                  <w:sz w:val="20"/>
                  <w:szCs w:val="20"/>
                  <w:lang w:eastAsia="fr-FR"/>
                </w:rPr>
                <w:delText>A titre réductible</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jc w:val="right"/>
              <w:rPr>
                <w:del w:id="1737" w:author="Raja EL HAFI" w:date="2015-06-10T12:29:00Z"/>
                <w:rFonts w:eastAsia="Times New Roman" w:cs="Times New Roman"/>
                <w:color w:val="000000"/>
                <w:sz w:val="20"/>
                <w:szCs w:val="20"/>
                <w:lang w:eastAsia="fr-FR"/>
              </w:rPr>
            </w:pPr>
            <w:del w:id="1738" w:author="Raja EL HAFI" w:date="2015-06-10T12:29:00Z">
              <w:r w:rsidRPr="00FD778B" w:rsidDel="009D2E1B">
                <w:rPr>
                  <w:rFonts w:eastAsia="Times New Roman" w:cs="Times New Roman"/>
                  <w:color w:val="000000"/>
                  <w:sz w:val="20"/>
                  <w:szCs w:val="20"/>
                  <w:lang w:eastAsia="fr-FR"/>
                </w:rPr>
                <w:delText>1000</w:delText>
              </w:r>
            </w:del>
          </w:p>
        </w:tc>
        <w:tc>
          <w:tcPr>
            <w:tcW w:w="1701" w:type="dxa"/>
            <w:tcBorders>
              <w:top w:val="nil"/>
              <w:left w:val="nil"/>
              <w:bottom w:val="single" w:sz="8" w:space="0" w:color="auto"/>
              <w:right w:val="single" w:sz="8" w:space="0" w:color="auto"/>
            </w:tcBorders>
            <w:shd w:val="clear" w:color="000000" w:fill="FFFFFF"/>
            <w:hideMark/>
          </w:tcPr>
          <w:p w:rsidR="00DB557E" w:rsidRPr="00FD778B" w:rsidDel="009D2E1B" w:rsidRDefault="00DB557E" w:rsidP="00B90839">
            <w:pPr>
              <w:spacing w:line="240" w:lineRule="auto"/>
              <w:rPr>
                <w:del w:id="1739" w:author="Raja EL HAFI" w:date="2015-06-10T12:29:00Z"/>
                <w:rFonts w:eastAsia="Times New Roman" w:cs="Times New Roman"/>
                <w:color w:val="000000"/>
                <w:sz w:val="20"/>
                <w:szCs w:val="20"/>
                <w:lang w:eastAsia="fr-FR"/>
              </w:rPr>
            </w:pPr>
            <w:del w:id="1740" w:author="Raja EL HAFI" w:date="2015-06-10T12:29:00Z">
              <w:r w:rsidRPr="00FD778B" w:rsidDel="009D2E1B">
                <w:rPr>
                  <w:rFonts w:eastAsia="Times New Roman" w:cs="Times New Roman"/>
                  <w:color w:val="000000"/>
                  <w:sz w:val="20"/>
                  <w:szCs w:val="20"/>
                  <w:lang w:eastAsia="fr-FR"/>
                </w:rPr>
                <w:delText>Actuel</w:delText>
              </w:r>
            </w:del>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41" w:author="Raja EL HAFI" w:date="2015-06-10T12:29:00Z"/>
                <w:rFonts w:eastAsia="Times New Roman" w:cs="Times New Roman"/>
                <w:color w:val="000000"/>
                <w:sz w:val="20"/>
                <w:szCs w:val="20"/>
                <w:lang w:eastAsia="fr-FR"/>
              </w:rPr>
            </w:pPr>
            <w:del w:id="1742" w:author="Raja EL HAFI" w:date="2015-06-10T12:29:00Z">
              <w:r w:rsidRPr="00FD778B" w:rsidDel="009D2E1B">
                <w:rPr>
                  <w:rFonts w:eastAsia="Times New Roman" w:cs="Times New Roman"/>
                  <w:color w:val="000000"/>
                  <w:sz w:val="20"/>
                  <w:szCs w:val="20"/>
                  <w:lang w:eastAsia="fr-FR"/>
                </w:rPr>
                <w:delText>Validé</w:delText>
              </w:r>
            </w:del>
          </w:p>
        </w:tc>
      </w:tr>
      <w:tr w:rsidR="00DB557E" w:rsidRPr="00FD778B" w:rsidDel="009D2E1B" w:rsidTr="00B90839">
        <w:trPr>
          <w:trHeight w:val="319"/>
          <w:del w:id="1743" w:author="Raja EL HAFI" w:date="2015-06-10T12:29:00Z"/>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44" w:author="Raja EL HAFI" w:date="2015-06-10T12:29:00Z"/>
                <w:rFonts w:eastAsia="Times New Roman" w:cs="Times New Roman"/>
                <w:color w:val="000000"/>
                <w:sz w:val="20"/>
                <w:szCs w:val="20"/>
                <w:lang w:eastAsia="fr-FR"/>
              </w:rPr>
            </w:pPr>
            <w:del w:id="1745" w:author="Raja EL HAFI" w:date="2015-06-10T12:29:00Z">
              <w:r w:rsidRPr="00FD778B" w:rsidDel="009D2E1B">
                <w:rPr>
                  <w:rFonts w:eastAsia="Times New Roman" w:cs="Times New Roman"/>
                  <w:color w:val="000000"/>
                  <w:sz w:val="20"/>
                  <w:szCs w:val="20"/>
                  <w:lang w:eastAsia="fr-FR"/>
                </w:rPr>
                <w:delText>Compte client 52</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46" w:author="Raja EL HAFI" w:date="2015-06-10T12:29:00Z"/>
                <w:rFonts w:eastAsia="Times New Roman" w:cs="Times New Roman"/>
                <w:color w:val="000000"/>
                <w:sz w:val="20"/>
                <w:szCs w:val="20"/>
                <w:lang w:eastAsia="fr-FR"/>
              </w:rPr>
            </w:pPr>
            <w:del w:id="1747" w:author="Raja EL HAFI" w:date="2015-06-10T12:29:00Z">
              <w:r w:rsidRPr="00FD778B" w:rsidDel="009D2E1B">
                <w:rPr>
                  <w:rFonts w:eastAsia="Times New Roman" w:cs="Times New Roman"/>
                  <w:color w:val="000000"/>
                  <w:sz w:val="20"/>
                  <w:szCs w:val="20"/>
                  <w:lang w:eastAsia="fr-FR"/>
                </w:rPr>
                <w:delText xml:space="preserve">Manuelle </w:delText>
              </w:r>
            </w:del>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48" w:author="Raja EL HAFI" w:date="2015-06-10T12:29:00Z"/>
                <w:rFonts w:eastAsia="Times New Roman" w:cs="Times New Roman"/>
                <w:color w:val="000000"/>
                <w:sz w:val="20"/>
                <w:szCs w:val="20"/>
                <w:lang w:eastAsia="fr-FR"/>
              </w:rPr>
            </w:pPr>
            <w:del w:id="1749" w:author="Raja EL HAFI" w:date="2015-06-10T12:29:00Z">
              <w:r w:rsidRPr="00FD778B" w:rsidDel="009D2E1B">
                <w:rPr>
                  <w:rFonts w:eastAsia="Times New Roman" w:cs="Times New Roman"/>
                  <w:color w:val="000000"/>
                  <w:sz w:val="20"/>
                  <w:szCs w:val="20"/>
                  <w:lang w:eastAsia="fr-FR"/>
                </w:rPr>
                <w:delText>A titre réductible</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jc w:val="right"/>
              <w:rPr>
                <w:del w:id="1750" w:author="Raja EL HAFI" w:date="2015-06-10T12:29:00Z"/>
                <w:rFonts w:eastAsia="Times New Roman" w:cs="Times New Roman"/>
                <w:color w:val="000000"/>
                <w:sz w:val="20"/>
                <w:szCs w:val="20"/>
                <w:lang w:eastAsia="fr-FR"/>
              </w:rPr>
            </w:pPr>
            <w:del w:id="1751" w:author="Raja EL HAFI" w:date="2015-06-10T12:29:00Z">
              <w:r w:rsidRPr="00FD778B" w:rsidDel="009D2E1B">
                <w:rPr>
                  <w:rFonts w:eastAsia="Times New Roman" w:cs="Times New Roman"/>
                  <w:color w:val="000000"/>
                  <w:sz w:val="20"/>
                  <w:szCs w:val="20"/>
                  <w:lang w:eastAsia="fr-FR"/>
                </w:rPr>
                <w:delText>2500</w:delText>
              </w:r>
            </w:del>
          </w:p>
        </w:tc>
        <w:tc>
          <w:tcPr>
            <w:tcW w:w="1701" w:type="dxa"/>
            <w:tcBorders>
              <w:top w:val="nil"/>
              <w:left w:val="nil"/>
              <w:bottom w:val="single" w:sz="8" w:space="0" w:color="auto"/>
              <w:right w:val="single" w:sz="8" w:space="0" w:color="auto"/>
            </w:tcBorders>
            <w:shd w:val="clear" w:color="000000" w:fill="FFFFFF"/>
            <w:hideMark/>
          </w:tcPr>
          <w:p w:rsidR="00DB557E" w:rsidRPr="00FD778B" w:rsidDel="009D2E1B" w:rsidRDefault="00DB557E" w:rsidP="00B90839">
            <w:pPr>
              <w:spacing w:line="240" w:lineRule="auto"/>
              <w:rPr>
                <w:del w:id="1752" w:author="Raja EL HAFI" w:date="2015-06-10T12:29:00Z"/>
                <w:rFonts w:eastAsia="Times New Roman" w:cs="Times New Roman"/>
                <w:color w:val="000000"/>
                <w:sz w:val="20"/>
                <w:szCs w:val="20"/>
                <w:lang w:eastAsia="fr-FR"/>
              </w:rPr>
            </w:pPr>
            <w:del w:id="1753" w:author="Raja EL HAFI" w:date="2015-06-10T12:29:00Z">
              <w:r w:rsidRPr="00FD778B" w:rsidDel="009D2E1B">
                <w:rPr>
                  <w:rFonts w:eastAsia="Times New Roman" w:cs="Times New Roman"/>
                  <w:color w:val="000000"/>
                  <w:sz w:val="20"/>
                  <w:szCs w:val="20"/>
                  <w:lang w:eastAsia="fr-FR"/>
                </w:rPr>
                <w:delText>Actuel</w:delText>
              </w:r>
            </w:del>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54" w:author="Raja EL HAFI" w:date="2015-06-10T12:29:00Z"/>
                <w:rFonts w:eastAsia="Times New Roman" w:cs="Times New Roman"/>
                <w:color w:val="000000"/>
                <w:sz w:val="20"/>
                <w:szCs w:val="20"/>
                <w:lang w:eastAsia="fr-FR"/>
              </w:rPr>
            </w:pPr>
            <w:del w:id="1755" w:author="Raja EL HAFI" w:date="2015-06-10T12:29:00Z">
              <w:r w:rsidRPr="00FD778B" w:rsidDel="009D2E1B">
                <w:rPr>
                  <w:rFonts w:eastAsia="Times New Roman" w:cs="Times New Roman"/>
                  <w:color w:val="000000"/>
                  <w:sz w:val="20"/>
                  <w:szCs w:val="20"/>
                  <w:lang w:eastAsia="fr-FR"/>
                </w:rPr>
                <w:delText>Validé</w:delText>
              </w:r>
            </w:del>
          </w:p>
        </w:tc>
      </w:tr>
      <w:tr w:rsidR="00DB557E" w:rsidRPr="00FD778B" w:rsidDel="009D2E1B" w:rsidTr="00B90839">
        <w:trPr>
          <w:trHeight w:val="319"/>
          <w:del w:id="1756" w:author="Raja EL HAFI" w:date="2015-06-10T12:29:00Z"/>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57" w:author="Raja EL HAFI" w:date="2015-06-10T12:29:00Z"/>
                <w:rFonts w:eastAsia="Times New Roman" w:cs="Times New Roman"/>
                <w:color w:val="000000"/>
                <w:sz w:val="20"/>
                <w:szCs w:val="20"/>
                <w:lang w:eastAsia="fr-FR"/>
              </w:rPr>
            </w:pPr>
            <w:del w:id="1758" w:author="Raja EL HAFI" w:date="2015-06-10T12:29:00Z">
              <w:r w:rsidRPr="00FD778B" w:rsidDel="009D2E1B">
                <w:rPr>
                  <w:rFonts w:eastAsia="Times New Roman" w:cs="Times New Roman"/>
                  <w:color w:val="000000"/>
                  <w:sz w:val="20"/>
                  <w:szCs w:val="20"/>
                  <w:lang w:eastAsia="fr-FR"/>
                </w:rPr>
                <w:delText>Compte Client 53</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59" w:author="Raja EL HAFI" w:date="2015-06-10T12:29:00Z"/>
                <w:rFonts w:eastAsia="Times New Roman" w:cs="Times New Roman"/>
                <w:color w:val="000000"/>
                <w:sz w:val="20"/>
                <w:szCs w:val="20"/>
                <w:lang w:eastAsia="fr-FR"/>
              </w:rPr>
            </w:pPr>
            <w:del w:id="1760" w:author="Raja EL HAFI" w:date="2015-06-10T12:29:00Z">
              <w:r w:rsidRPr="00FD778B" w:rsidDel="009D2E1B">
                <w:rPr>
                  <w:rFonts w:eastAsia="Times New Roman" w:cs="Times New Roman"/>
                  <w:color w:val="000000"/>
                  <w:sz w:val="20"/>
                  <w:szCs w:val="20"/>
                  <w:lang w:eastAsia="fr-FR"/>
                </w:rPr>
                <w:delText>Manuelle</w:delText>
              </w:r>
            </w:del>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61" w:author="Raja EL HAFI" w:date="2015-06-10T12:29:00Z"/>
                <w:rFonts w:eastAsia="Times New Roman" w:cs="Times New Roman"/>
                <w:color w:val="000000"/>
                <w:sz w:val="20"/>
                <w:szCs w:val="20"/>
                <w:lang w:eastAsia="fr-FR"/>
              </w:rPr>
            </w:pPr>
            <w:del w:id="1762" w:author="Raja EL HAFI" w:date="2015-06-10T12:29:00Z">
              <w:r w:rsidRPr="00FD778B" w:rsidDel="009D2E1B">
                <w:rPr>
                  <w:rFonts w:eastAsia="Times New Roman" w:cs="Times New Roman"/>
                  <w:color w:val="000000"/>
                  <w:sz w:val="20"/>
                  <w:szCs w:val="20"/>
                  <w:lang w:eastAsia="fr-FR"/>
                </w:rPr>
                <w:delText>A titre réductible</w:delText>
              </w:r>
            </w:del>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jc w:val="right"/>
              <w:rPr>
                <w:del w:id="1763" w:author="Raja EL HAFI" w:date="2015-06-10T12:29:00Z"/>
                <w:rFonts w:eastAsia="Times New Roman" w:cs="Times New Roman"/>
                <w:color w:val="000000"/>
                <w:sz w:val="20"/>
                <w:szCs w:val="20"/>
                <w:lang w:eastAsia="fr-FR"/>
              </w:rPr>
            </w:pPr>
            <w:del w:id="1764" w:author="Raja EL HAFI" w:date="2015-06-10T12:29:00Z">
              <w:r w:rsidRPr="00FD778B" w:rsidDel="009D2E1B">
                <w:rPr>
                  <w:rFonts w:eastAsia="Times New Roman" w:cs="Times New Roman"/>
                  <w:color w:val="000000"/>
                  <w:sz w:val="20"/>
                  <w:szCs w:val="20"/>
                  <w:lang w:eastAsia="fr-FR"/>
                </w:rPr>
                <w:delText>700</w:delText>
              </w:r>
            </w:del>
          </w:p>
        </w:tc>
        <w:tc>
          <w:tcPr>
            <w:tcW w:w="1701" w:type="dxa"/>
            <w:tcBorders>
              <w:top w:val="nil"/>
              <w:left w:val="nil"/>
              <w:bottom w:val="single" w:sz="8" w:space="0" w:color="auto"/>
              <w:right w:val="single" w:sz="8" w:space="0" w:color="auto"/>
            </w:tcBorders>
            <w:shd w:val="clear" w:color="000000" w:fill="FFFFFF"/>
            <w:hideMark/>
          </w:tcPr>
          <w:p w:rsidR="00DB557E" w:rsidRPr="00FD778B" w:rsidDel="009D2E1B" w:rsidRDefault="00DB557E" w:rsidP="00B90839">
            <w:pPr>
              <w:spacing w:line="240" w:lineRule="auto"/>
              <w:rPr>
                <w:del w:id="1765" w:author="Raja EL HAFI" w:date="2015-06-10T12:29:00Z"/>
                <w:rFonts w:eastAsia="Times New Roman" w:cs="Times New Roman"/>
                <w:color w:val="000000"/>
                <w:sz w:val="20"/>
                <w:szCs w:val="20"/>
                <w:lang w:eastAsia="fr-FR"/>
              </w:rPr>
            </w:pPr>
            <w:del w:id="1766" w:author="Raja EL HAFI" w:date="2015-06-10T12:29:00Z">
              <w:r w:rsidRPr="00FD778B" w:rsidDel="009D2E1B">
                <w:rPr>
                  <w:rFonts w:eastAsia="Times New Roman" w:cs="Times New Roman"/>
                  <w:color w:val="000000"/>
                  <w:sz w:val="20"/>
                  <w:szCs w:val="20"/>
                  <w:lang w:eastAsia="fr-FR"/>
                </w:rPr>
                <w:delText>Actuel</w:delText>
              </w:r>
            </w:del>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Del="009D2E1B" w:rsidRDefault="00DB557E" w:rsidP="00B90839">
            <w:pPr>
              <w:spacing w:line="240" w:lineRule="auto"/>
              <w:rPr>
                <w:del w:id="1767" w:author="Raja EL HAFI" w:date="2015-06-10T12:29:00Z"/>
                <w:rFonts w:eastAsia="Times New Roman" w:cs="Times New Roman"/>
                <w:color w:val="000000"/>
                <w:sz w:val="20"/>
                <w:szCs w:val="20"/>
                <w:lang w:eastAsia="fr-FR"/>
              </w:rPr>
            </w:pPr>
            <w:del w:id="1768" w:author="Raja EL HAFI" w:date="2015-06-10T12:29:00Z">
              <w:r w:rsidRPr="00FD778B" w:rsidDel="009D2E1B">
                <w:rPr>
                  <w:rFonts w:eastAsia="Times New Roman" w:cs="Times New Roman"/>
                  <w:color w:val="000000"/>
                  <w:sz w:val="20"/>
                  <w:szCs w:val="20"/>
                  <w:lang w:eastAsia="fr-FR"/>
                </w:rPr>
                <w:delText>Validé</w:delText>
              </w:r>
            </w:del>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2"/>
        </w:numPr>
        <w:spacing w:line="100" w:lineRule="atLeast"/>
        <w:jc w:val="both"/>
        <w:sectPr w:rsidR="00DB557E" w:rsidSect="00B90839">
          <w:pgSz w:w="11906" w:h="16838"/>
          <w:pgMar w:top="1418" w:right="1418" w:bottom="1418" w:left="1418" w:header="284" w:footer="0" w:gutter="0"/>
          <w:cols w:space="708"/>
          <w:docGrid w:linePitch="360"/>
        </w:sectPr>
      </w:pPr>
      <w:r>
        <w:t xml:space="preserve">A la </w:t>
      </w:r>
      <w:del w:id="1769" w:author="Raja EL HAFI" w:date="2015-06-04T17:11:00Z">
        <w:r w:rsidDel="004C0355">
          <w:delText xml:space="preserve">validation </w:delText>
        </w:r>
      </w:del>
      <w:ins w:id="1770" w:author="Raja EL HAFI" w:date="2015-06-04T17:11:00Z">
        <w:r w:rsidR="004C0355">
          <w:t xml:space="preserve">création </w:t>
        </w:r>
      </w:ins>
      <w:r>
        <w:t>des instructions, le système procède au calcul automatique des  exécutions clients </w:t>
      </w:r>
      <w:ins w:id="1771" w:author="Raja EL HAFI" w:date="2015-06-04T17:11:00Z">
        <w:r w:rsidR="004C0355">
          <w:t xml:space="preserve"> en attente de validation</w:t>
        </w:r>
      </w:ins>
      <w:del w:id="1772" w:author="Raja EL HAFI" w:date="2015-06-04T17:11:00Z">
        <w:r w:rsidDel="004C0355">
          <w:delText>:</w:delText>
        </w:r>
      </w:del>
    </w:p>
    <w:tbl>
      <w:tblPr>
        <w:tblW w:w="15991" w:type="dxa"/>
        <w:tblInd w:w="-994" w:type="dxa"/>
        <w:tblCellMar>
          <w:left w:w="70" w:type="dxa"/>
          <w:right w:w="70" w:type="dxa"/>
        </w:tblCellMar>
        <w:tblLook w:val="04A0" w:firstRow="1" w:lastRow="0" w:firstColumn="1" w:lastColumn="0" w:noHBand="0" w:noVBand="1"/>
      </w:tblPr>
      <w:tblGrid>
        <w:gridCol w:w="1328"/>
        <w:gridCol w:w="1579"/>
        <w:gridCol w:w="1276"/>
        <w:gridCol w:w="992"/>
        <w:gridCol w:w="1955"/>
        <w:gridCol w:w="926"/>
        <w:gridCol w:w="1101"/>
        <w:gridCol w:w="1346"/>
        <w:gridCol w:w="1346"/>
        <w:gridCol w:w="1206"/>
        <w:gridCol w:w="979"/>
        <w:gridCol w:w="1136"/>
        <w:gridCol w:w="821"/>
      </w:tblGrid>
      <w:tr w:rsidR="00DB557E" w:rsidRPr="0051166A" w:rsidTr="00B90839">
        <w:trPr>
          <w:trHeight w:val="533"/>
        </w:trPr>
        <w:tc>
          <w:tcPr>
            <w:tcW w:w="1328"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lastRenderedPageBreak/>
              <w:t>Compte client</w:t>
            </w:r>
          </w:p>
        </w:tc>
        <w:tc>
          <w:tcPr>
            <w:tcW w:w="1579"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w:t>
            </w:r>
          </w:p>
        </w:tc>
        <w:tc>
          <w:tcPr>
            <w:tcW w:w="127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Option</w:t>
            </w:r>
          </w:p>
        </w:tc>
        <w:tc>
          <w:tcPr>
            <w:tcW w:w="992"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Position éligible</w:t>
            </w:r>
          </w:p>
        </w:tc>
        <w:tc>
          <w:tcPr>
            <w:tcW w:w="1955"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Quantité exécutée</w:t>
            </w:r>
          </w:p>
        </w:tc>
        <w:tc>
          <w:tcPr>
            <w:tcW w:w="92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Rompus</w:t>
            </w:r>
          </w:p>
        </w:tc>
        <w:tc>
          <w:tcPr>
            <w:tcW w:w="1101"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Montant Brut</w:t>
            </w:r>
          </w:p>
        </w:tc>
        <w:tc>
          <w:tcPr>
            <w:tcW w:w="134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Comm BVC (0,1%)</w:t>
            </w:r>
          </w:p>
        </w:tc>
        <w:tc>
          <w:tcPr>
            <w:tcW w:w="134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Comm SDB (0,6%)</w:t>
            </w:r>
          </w:p>
        </w:tc>
        <w:tc>
          <w:tcPr>
            <w:tcW w:w="120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Comm RL (0,2%)</w:t>
            </w:r>
          </w:p>
        </w:tc>
        <w:tc>
          <w:tcPr>
            <w:tcW w:w="979"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 xml:space="preserve">Montant net </w:t>
            </w:r>
          </w:p>
        </w:tc>
        <w:tc>
          <w:tcPr>
            <w:tcW w:w="113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Type du mouvement</w:t>
            </w:r>
          </w:p>
        </w:tc>
        <w:tc>
          <w:tcPr>
            <w:tcW w:w="821"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Type d'impact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b/>
                <w:bCs/>
                <w:color w:val="FF0000"/>
                <w:sz w:val="18"/>
                <w:szCs w:val="18"/>
                <w:lang w:eastAsia="fr-FR"/>
              </w:rPr>
            </w:pPr>
            <w:r w:rsidRPr="0051166A">
              <w:rPr>
                <w:rFonts w:eastAsia="Times New Roman" w:cs="Times New Roman"/>
                <w:b/>
                <w:bCs/>
                <w:color w:val="FF0000"/>
                <w:sz w:val="18"/>
                <w:szCs w:val="18"/>
                <w:lang w:eastAsia="fr-FR"/>
              </w:rPr>
              <w:t>4</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44</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237,6</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792</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40669,2</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b/>
                <w:bCs/>
                <w:color w:val="FF0000"/>
                <w:sz w:val="18"/>
                <w:szCs w:val="18"/>
                <w:lang w:eastAsia="fr-FR"/>
              </w:rPr>
            </w:pPr>
            <w:r w:rsidRPr="0051166A">
              <w:rPr>
                <w:rFonts w:eastAsia="Times New Roman" w:cs="Times New Roman"/>
                <w:b/>
                <w:bCs/>
                <w:color w:val="FF0000"/>
                <w:sz w:val="18"/>
                <w:szCs w:val="18"/>
                <w:lang w:eastAsia="fr-FR"/>
              </w:rPr>
              <w:t>2</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22</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118,8</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20334,6</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b/>
                <w:bCs/>
                <w:color w:val="FF0000"/>
                <w:sz w:val="18"/>
                <w:szCs w:val="18"/>
                <w:lang w:eastAsia="fr-FR"/>
              </w:rPr>
            </w:pPr>
            <w:r w:rsidRPr="0051166A">
              <w:rPr>
                <w:rFonts w:eastAsia="Times New Roman" w:cs="Times New Roman"/>
                <w:b/>
                <w:bCs/>
                <w:color w:val="FF0000"/>
                <w:sz w:val="18"/>
                <w:szCs w:val="18"/>
                <w:lang w:eastAsia="fr-FR"/>
              </w:rPr>
              <w:t>8</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38</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205,2</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684</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35123,4</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600</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100700</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1500</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251750</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420</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70490</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bl>
    <w:p w:rsidR="00DB557E" w:rsidRDefault="00DB557E" w:rsidP="00DB557E">
      <w:pPr>
        <w:pStyle w:val="Paragraphedeliste1"/>
        <w:spacing w:line="100" w:lineRule="atLeast"/>
        <w:jc w:val="both"/>
      </w:pP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0"/>
        <w:jc w:val="both"/>
      </w:pPr>
    </w:p>
    <w:p w:rsidR="00DB557E" w:rsidRDefault="004C0355" w:rsidP="00DB557E">
      <w:pPr>
        <w:pStyle w:val="Paragraphedeliste1"/>
        <w:spacing w:line="100" w:lineRule="atLeast"/>
        <w:ind w:left="0"/>
        <w:jc w:val="both"/>
        <w:sectPr w:rsidR="00DB557E" w:rsidSect="00B90839">
          <w:pgSz w:w="16838" w:h="11906" w:orient="landscape"/>
          <w:pgMar w:top="1418" w:right="1418" w:bottom="1418" w:left="1418" w:header="284" w:footer="0" w:gutter="0"/>
          <w:cols w:space="708"/>
          <w:docGrid w:linePitch="360"/>
        </w:sectPr>
      </w:pPr>
      <w:ins w:id="1773" w:author="Raja EL HAFI" w:date="2015-06-04T17:11:00Z">
        <w:r>
          <w:t xml:space="preserve">Suite à la validation (Workflow) de l’agence, le système </w:t>
        </w:r>
      </w:ins>
      <w:ins w:id="1774" w:author="Raja EL HAFI" w:date="2015-06-04T17:12:00Z">
        <w:r>
          <w:t>génère</w:t>
        </w:r>
      </w:ins>
      <w:ins w:id="1775" w:author="Raja EL HAFI" w:date="2015-06-04T17:11:00Z">
        <w:r>
          <w:t xml:space="preserve"> les écritures comptables espè</w:t>
        </w:r>
      </w:ins>
      <w:ins w:id="1776" w:author="Raja EL HAFI" w:date="2015-06-04T17:12:00Z">
        <w:r>
          <w:t>ces.</w:t>
        </w:r>
      </w:ins>
    </w:p>
    <w:p w:rsidR="00DB557E" w:rsidRPr="00641683" w:rsidRDefault="00DB557E" w:rsidP="00DB557E">
      <w:pPr>
        <w:pStyle w:val="Paragraphedeliste1"/>
        <w:spacing w:line="100" w:lineRule="atLeast"/>
        <w:jc w:val="both"/>
        <w:rPr>
          <w:b/>
          <w:i/>
          <w:u w:val="single"/>
        </w:rPr>
      </w:pPr>
      <w:r w:rsidRPr="00641683">
        <w:rPr>
          <w:b/>
          <w:i/>
          <w:u w:val="single"/>
        </w:rPr>
        <w:lastRenderedPageBreak/>
        <w:t>Gestion des rompus :</w:t>
      </w:r>
    </w:p>
    <w:p w:rsidR="00DB557E" w:rsidRDefault="00DB557E" w:rsidP="006E0B40">
      <w:pPr>
        <w:pStyle w:val="Paragraphedeliste1"/>
        <w:numPr>
          <w:ilvl w:val="0"/>
          <w:numId w:val="32"/>
        </w:numPr>
        <w:spacing w:line="100" w:lineRule="atLeast"/>
        <w:jc w:val="both"/>
      </w:pPr>
      <w:r>
        <w:t>Le système déduit le montant des rompus directement depuis le calcul des exécutions.</w:t>
      </w:r>
    </w:p>
    <w:p w:rsidR="00DB557E" w:rsidRDefault="00DB557E" w:rsidP="006E0B40">
      <w:pPr>
        <w:pStyle w:val="Paragraphedeliste1"/>
        <w:numPr>
          <w:ilvl w:val="0"/>
          <w:numId w:val="32"/>
        </w:numPr>
        <w:spacing w:line="100" w:lineRule="atLeast"/>
        <w:jc w:val="both"/>
      </w:pPr>
      <w:r>
        <w:t>En cas de rompus :</w:t>
      </w:r>
    </w:p>
    <w:p w:rsidR="00DB557E" w:rsidRDefault="00DB557E" w:rsidP="00DB557E">
      <w:pPr>
        <w:pStyle w:val="Paragraphedeliste1"/>
        <w:spacing w:line="100" w:lineRule="atLeast"/>
        <w:jc w:val="both"/>
        <w:rPr>
          <w:b/>
          <w:i/>
        </w:rPr>
      </w:pPr>
      <w:r>
        <w:rPr>
          <w:b/>
        </w:rPr>
        <w:t>Ventes de droits via MegaTrade </w:t>
      </w:r>
      <w:r w:rsidRPr="008A6826">
        <w:t>:</w:t>
      </w:r>
      <w:r>
        <w:t xml:space="preserve"> Ordre est généré depuis MegaCor avec la référence de l’OST et crée avec type de prix </w:t>
      </w:r>
      <w:r w:rsidRPr="008A6826">
        <w:rPr>
          <w:b/>
          <w:i/>
        </w:rPr>
        <w:t>« Au marché »</w:t>
      </w:r>
    </w:p>
    <w:p w:rsidR="00DB557E" w:rsidRPr="008A6826" w:rsidRDefault="00DB557E" w:rsidP="00DB557E">
      <w:pPr>
        <w:pStyle w:val="Paragraphedeliste1"/>
        <w:spacing w:line="100" w:lineRule="atLeast"/>
        <w:jc w:val="both"/>
      </w:pPr>
      <w:r>
        <w:rPr>
          <w:b/>
        </w:rPr>
        <w:t xml:space="preserve">Lapse des droits : </w:t>
      </w:r>
      <w:r>
        <w:t>Si les droits ne sont ni exercés ni vendus, en date de leurs expiration seront abandonnés de la position du client via un mouvement titre sortant.</w:t>
      </w:r>
    </w:p>
    <w:p w:rsidR="00DB557E" w:rsidRDefault="00DB557E" w:rsidP="00DB557E">
      <w:pPr>
        <w:pStyle w:val="Paragraphedeliste1"/>
        <w:spacing w:line="100" w:lineRule="atLeast"/>
        <w:jc w:val="both"/>
      </w:pPr>
    </w:p>
    <w:p w:rsidR="00DB557E" w:rsidRPr="00641683" w:rsidRDefault="00DB557E" w:rsidP="00DB557E">
      <w:pPr>
        <w:pStyle w:val="Paragraphedeliste1"/>
        <w:spacing w:line="100" w:lineRule="atLeast"/>
        <w:jc w:val="both"/>
        <w:rPr>
          <w:b/>
          <w:i/>
          <w:u w:val="single"/>
        </w:rPr>
      </w:pPr>
      <w:r w:rsidRPr="00641683">
        <w:rPr>
          <w:b/>
          <w:i/>
          <w:u w:val="single"/>
        </w:rPr>
        <w:t>Gestion du mouvement espèce :</w:t>
      </w:r>
    </w:p>
    <w:p w:rsidR="00DB557E" w:rsidRDefault="00DB557E" w:rsidP="006E0B40">
      <w:pPr>
        <w:pStyle w:val="Paragraphedeliste1"/>
        <w:numPr>
          <w:ilvl w:val="0"/>
          <w:numId w:val="32"/>
        </w:numPr>
        <w:spacing w:line="100" w:lineRule="atLeast"/>
        <w:jc w:val="both"/>
      </w:pPr>
      <w:r>
        <w:t>Pour l’option à titre réductible, le montant à débiter sur les comptes des clients sera épargné de la commission R/L car la quantité peut ne pas être servie en totalité.</w:t>
      </w:r>
    </w:p>
    <w:p w:rsidR="00DB557E" w:rsidDel="009D2E1B" w:rsidRDefault="00DB557E" w:rsidP="009D2E1B">
      <w:pPr>
        <w:pStyle w:val="Paragraphedeliste1"/>
        <w:numPr>
          <w:ilvl w:val="0"/>
          <w:numId w:val="32"/>
        </w:numPr>
        <w:spacing w:line="100" w:lineRule="atLeast"/>
        <w:jc w:val="both"/>
        <w:rPr>
          <w:del w:id="1777" w:author="Raja EL HAFI" w:date="2015-06-10T12:33:00Z"/>
        </w:rPr>
      </w:pPr>
      <w:del w:id="1778" w:author="Raja EL HAFI" w:date="2015-06-10T12:33:00Z">
        <w:r w:rsidDel="009D2E1B">
          <w:delText>Une réservation espèce sera postée lors de la saisie de l’instructions afin de bloquer les montants des souscriptions sur les comptes espèces des clients, la réservation sera suivit pas un</w:delText>
        </w:r>
      </w:del>
      <w:ins w:id="1779" w:author="Raja EL HAFI" w:date="2015-06-10T12:33:00Z">
        <w:r w:rsidR="009D2E1B">
          <w:t xml:space="preserve"> Le</w:t>
        </w:r>
      </w:ins>
      <w:r>
        <w:t xml:space="preserve"> postage espèce (débit) </w:t>
      </w:r>
      <w:ins w:id="1780" w:author="Raja EL HAFI" w:date="2015-06-10T12:33:00Z">
        <w:r w:rsidR="009D2E1B">
          <w:t xml:space="preserve">est généré </w:t>
        </w:r>
      </w:ins>
      <w:r>
        <w:t xml:space="preserve">lors de la validation des </w:t>
      </w:r>
      <w:ins w:id="1781" w:author="Raja EL HAFI" w:date="2015-06-10T12:33:00Z">
        <w:r w:rsidR="009D2E1B">
          <w:t xml:space="preserve">exécutions crée suite aux </w:t>
        </w:r>
      </w:ins>
      <w:r>
        <w:t>instructions</w:t>
      </w:r>
      <w:ins w:id="1782" w:author="Raja EL HAFI" w:date="2015-06-10T12:33:00Z">
        <w:r w:rsidR="009D2E1B">
          <w:t xml:space="preserve"> (une validation de workflow) </w:t>
        </w:r>
      </w:ins>
      <w:del w:id="1783" w:author="Raja EL HAFI" w:date="2015-06-10T12:33:00Z">
        <w:r w:rsidDel="009D2E1B">
          <w:delText xml:space="preserve"> en fin de souscription..</w:delText>
        </w:r>
      </w:del>
    </w:p>
    <w:p w:rsidR="00DB557E" w:rsidRDefault="00DB557E">
      <w:pPr>
        <w:pStyle w:val="Paragraphedeliste1"/>
        <w:numPr>
          <w:ilvl w:val="0"/>
          <w:numId w:val="32"/>
        </w:numPr>
        <w:spacing w:line="100" w:lineRule="atLeast"/>
        <w:jc w:val="both"/>
      </w:pPr>
      <w:r>
        <w:t>Les dates valeurs pour la réservation et débit sont les mêmes (Date de l’opération).</w:t>
      </w:r>
    </w:p>
    <w:p w:rsidR="00DB557E" w:rsidRDefault="00DB557E" w:rsidP="00DB557E">
      <w:pPr>
        <w:pStyle w:val="Paragraphedeliste1"/>
        <w:spacing w:line="100" w:lineRule="atLeast"/>
        <w:ind w:left="0"/>
        <w:jc w:val="both"/>
      </w:pPr>
    </w:p>
    <w:p w:rsidR="004C0355" w:rsidRDefault="004C0355" w:rsidP="00DB557E">
      <w:pPr>
        <w:pStyle w:val="Paragraphedeliste1"/>
        <w:spacing w:line="100" w:lineRule="atLeast"/>
        <w:ind w:left="0"/>
        <w:jc w:val="both"/>
        <w:rPr>
          <w:ins w:id="1784" w:author="Raja EL HAFI" w:date="2015-06-04T17:12:00Z"/>
        </w:rPr>
      </w:pPr>
    </w:p>
    <w:p w:rsidR="00DB557E" w:rsidRDefault="00DB557E" w:rsidP="00DB557E">
      <w:pPr>
        <w:pStyle w:val="Paragraphedeliste1"/>
        <w:spacing w:line="100" w:lineRule="atLeast"/>
        <w:ind w:left="0"/>
        <w:jc w:val="both"/>
      </w:pPr>
      <w:r>
        <w:t>Consolidation des instructions client et génération des exécutions marché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3"/>
        </w:numPr>
        <w:spacing w:line="100" w:lineRule="atLeast"/>
        <w:jc w:val="both"/>
      </w:pPr>
      <w:r>
        <w:t xml:space="preserve">A la fin de la période de souscription l’utilisateur procède manuellement à la consolidation des instructions clients, le processus sera fait par Nostro et Option et les exécutions marché prévisionnelles sont calculées à l’image des exécutions client. </w:t>
      </w:r>
    </w:p>
    <w:p w:rsidR="00DB557E" w:rsidRDefault="00DB557E" w:rsidP="00DB557E">
      <w:pPr>
        <w:pStyle w:val="Paragraphedeliste1"/>
        <w:spacing w:line="100" w:lineRule="atLeast"/>
        <w:ind w:left="0"/>
        <w:jc w:val="both"/>
      </w:pPr>
    </w:p>
    <w:tbl>
      <w:tblPr>
        <w:tblW w:w="10781" w:type="dxa"/>
        <w:tblInd w:w="-858" w:type="dxa"/>
        <w:tblCellMar>
          <w:left w:w="70" w:type="dxa"/>
          <w:right w:w="70" w:type="dxa"/>
        </w:tblCellMar>
        <w:tblLook w:val="04A0" w:firstRow="1" w:lastRow="0" w:firstColumn="1" w:lastColumn="0" w:noHBand="0" w:noVBand="1"/>
      </w:tblPr>
      <w:tblGrid>
        <w:gridCol w:w="1763"/>
        <w:gridCol w:w="2142"/>
        <w:gridCol w:w="889"/>
        <w:gridCol w:w="1598"/>
        <w:gridCol w:w="1624"/>
        <w:gridCol w:w="1443"/>
        <w:gridCol w:w="1322"/>
      </w:tblGrid>
      <w:tr w:rsidR="00DB557E" w:rsidRPr="00E93E16" w:rsidTr="00B90839">
        <w:trPr>
          <w:trHeight w:val="315"/>
        </w:trPr>
        <w:tc>
          <w:tcPr>
            <w:tcW w:w="1763"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w:t>
            </w:r>
          </w:p>
        </w:tc>
        <w:tc>
          <w:tcPr>
            <w:tcW w:w="2142"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Option</w:t>
            </w:r>
          </w:p>
        </w:tc>
        <w:tc>
          <w:tcPr>
            <w:tcW w:w="889"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Position éligible</w:t>
            </w:r>
          </w:p>
        </w:tc>
        <w:tc>
          <w:tcPr>
            <w:tcW w:w="1598"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Quantité exécutée</w:t>
            </w:r>
          </w:p>
        </w:tc>
        <w:tc>
          <w:tcPr>
            <w:tcW w:w="1624"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Montant Brut</w:t>
            </w:r>
          </w:p>
        </w:tc>
        <w:tc>
          <w:tcPr>
            <w:tcW w:w="1443"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Type du mouvement</w:t>
            </w:r>
          </w:p>
        </w:tc>
        <w:tc>
          <w:tcPr>
            <w:tcW w:w="1322"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Type d'impact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396</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44</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400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396</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39600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550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540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550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60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550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540</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54000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Suite à la consolidation des instructions, l’utilisateur génère </w:t>
      </w:r>
      <w:r w:rsidRPr="00B243D7">
        <w:rPr>
          <w:b/>
          <w:i/>
        </w:rPr>
        <w:t>le fichier centralisateur</w:t>
      </w:r>
      <w:r>
        <w:t xml:space="preserve"> qui sera retournée avec les attributions de l’option à titre réductible. </w:t>
      </w:r>
    </w:p>
    <w:p w:rsidR="00DB557E" w:rsidRPr="003639C5" w:rsidRDefault="00DB557E" w:rsidP="00DB557E">
      <w:pPr>
        <w:pStyle w:val="Paragraphedeliste1"/>
        <w:spacing w:line="100" w:lineRule="atLeast"/>
        <w:ind w:left="0"/>
        <w:jc w:val="both"/>
        <w:rPr>
          <w:i/>
        </w:rPr>
      </w:pPr>
      <w:r w:rsidRPr="003639C5">
        <w:rPr>
          <w:i/>
        </w:rPr>
        <w:t>[Se référer aux spécifications techniques des interfaces]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E973C8" w:rsidP="00DB557E">
      <w:pPr>
        <w:pStyle w:val="Paragraphedeliste1"/>
        <w:spacing w:line="100" w:lineRule="atLeast"/>
        <w:ind w:left="0"/>
        <w:jc w:val="both"/>
      </w:pPr>
      <w:r>
        <w:t>Dès</w:t>
      </w:r>
      <w:r w:rsidR="00DB557E">
        <w:t xml:space="preserve"> la réception fichier depuis le centralisateur, l’utilisateur procède à son intégration, plusieurs impact </w:t>
      </w:r>
      <w:r>
        <w:t>sont</w:t>
      </w:r>
      <w:r w:rsidR="00DB557E">
        <w:t xml:space="preserve"> déclenchés </w:t>
      </w:r>
      <w:r>
        <w:t>dès</w:t>
      </w:r>
      <w:r w:rsidR="00DB557E">
        <w:t xml:space="preserve"> l’exécution du fichier :</w:t>
      </w:r>
    </w:p>
    <w:p w:rsidR="00DB557E" w:rsidRPr="003639C5"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Pr="003639C5" w:rsidRDefault="00DB557E" w:rsidP="00DB557E">
      <w:pPr>
        <w:pStyle w:val="Paragraphedeliste1"/>
        <w:spacing w:line="100" w:lineRule="atLeast"/>
        <w:ind w:left="0"/>
        <w:jc w:val="both"/>
        <w:rPr>
          <w:b/>
          <w:i/>
          <w:u w:val="single"/>
        </w:rPr>
      </w:pPr>
      <w:r w:rsidRPr="003639C5">
        <w:rPr>
          <w:b/>
          <w:i/>
          <w:u w:val="single"/>
        </w:rPr>
        <w:lastRenderedPageBreak/>
        <w:t>Attributions des clients pour l’option à titres réductibles sont les suivantes :</w:t>
      </w:r>
    </w:p>
    <w:p w:rsidR="00DB557E" w:rsidRDefault="00DB557E" w:rsidP="00DB557E">
      <w:pPr>
        <w:pStyle w:val="Paragraphedeliste1"/>
        <w:spacing w:line="100" w:lineRule="atLeast"/>
        <w:ind w:left="0"/>
        <w:jc w:val="both"/>
      </w:pPr>
    </w:p>
    <w:tbl>
      <w:tblPr>
        <w:tblW w:w="9347" w:type="dxa"/>
        <w:tblInd w:w="55" w:type="dxa"/>
        <w:tblCellMar>
          <w:left w:w="70" w:type="dxa"/>
          <w:right w:w="70" w:type="dxa"/>
        </w:tblCellMar>
        <w:tblLook w:val="04A0" w:firstRow="1" w:lastRow="0" w:firstColumn="1" w:lastColumn="0" w:noHBand="0" w:noVBand="1"/>
      </w:tblPr>
      <w:tblGrid>
        <w:gridCol w:w="1006"/>
        <w:gridCol w:w="1271"/>
        <w:gridCol w:w="1112"/>
        <w:gridCol w:w="1483"/>
        <w:gridCol w:w="955"/>
        <w:gridCol w:w="2143"/>
        <w:gridCol w:w="1377"/>
      </w:tblGrid>
      <w:tr w:rsidR="00DB557E" w:rsidRPr="003639C5" w:rsidTr="00B90839">
        <w:trPr>
          <w:trHeight w:val="548"/>
        </w:trPr>
        <w:tc>
          <w:tcPr>
            <w:tcW w:w="100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w:t>
            </w:r>
          </w:p>
        </w:tc>
        <w:tc>
          <w:tcPr>
            <w:tcW w:w="1271"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w:t>
            </w:r>
          </w:p>
        </w:tc>
        <w:tc>
          <w:tcPr>
            <w:tcW w:w="1112"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Option</w:t>
            </w:r>
          </w:p>
        </w:tc>
        <w:tc>
          <w:tcPr>
            <w:tcW w:w="1483"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Quantité demandée</w:t>
            </w:r>
          </w:p>
        </w:tc>
        <w:tc>
          <w:tcPr>
            <w:tcW w:w="955"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Quantité Attribuée</w:t>
            </w:r>
          </w:p>
        </w:tc>
        <w:tc>
          <w:tcPr>
            <w:tcW w:w="2143"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Type du mouvement</w:t>
            </w:r>
          </w:p>
        </w:tc>
        <w:tc>
          <w:tcPr>
            <w:tcW w:w="1377"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Type d'impact</w:t>
            </w:r>
          </w:p>
        </w:tc>
      </w:tr>
      <w:tr w:rsidR="00DB557E" w:rsidRPr="003639C5" w:rsidTr="00B90839">
        <w:trPr>
          <w:trHeight w:val="320"/>
        </w:trPr>
        <w:tc>
          <w:tcPr>
            <w:tcW w:w="1006" w:type="dxa"/>
            <w:tcBorders>
              <w:top w:val="nil"/>
              <w:left w:val="single" w:sz="8" w:space="0" w:color="auto"/>
              <w:bottom w:val="single" w:sz="8" w:space="0" w:color="auto"/>
              <w:right w:val="single" w:sz="8" w:space="0" w:color="auto"/>
            </w:tcBorders>
            <w:shd w:val="clear" w:color="000000" w:fill="FFFFFF"/>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 51</w:t>
            </w:r>
          </w:p>
        </w:tc>
        <w:tc>
          <w:tcPr>
            <w:tcW w:w="1271"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 01</w:t>
            </w:r>
          </w:p>
        </w:tc>
        <w:tc>
          <w:tcPr>
            <w:tcW w:w="1112"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A titre réductible</w:t>
            </w:r>
          </w:p>
        </w:tc>
        <w:tc>
          <w:tcPr>
            <w:tcW w:w="148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color w:val="000000"/>
                <w:sz w:val="20"/>
                <w:szCs w:val="20"/>
                <w:lang w:eastAsia="fr-FR"/>
              </w:rPr>
            </w:pPr>
            <w:r w:rsidRPr="003639C5">
              <w:rPr>
                <w:rFonts w:eastAsia="Times New Roman" w:cs="Times New Roman"/>
                <w:color w:val="000000"/>
                <w:sz w:val="20"/>
                <w:szCs w:val="20"/>
                <w:lang w:eastAsia="fr-FR"/>
              </w:rPr>
              <w:t>1000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b/>
                <w:color w:val="00B050"/>
                <w:sz w:val="20"/>
                <w:szCs w:val="20"/>
                <w:lang w:eastAsia="fr-FR"/>
              </w:rPr>
            </w:pPr>
            <w:r w:rsidRPr="003639C5">
              <w:rPr>
                <w:rFonts w:eastAsia="Times New Roman" w:cs="Times New Roman"/>
                <w:b/>
                <w:color w:val="00B050"/>
                <w:sz w:val="20"/>
                <w:szCs w:val="20"/>
                <w:lang w:eastAsia="fr-FR"/>
              </w:rPr>
              <w:t>800</w:t>
            </w:r>
          </w:p>
        </w:tc>
        <w:tc>
          <w:tcPr>
            <w:tcW w:w="214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Titre</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IN</w:t>
            </w:r>
          </w:p>
        </w:tc>
      </w:tr>
      <w:tr w:rsidR="00DB557E" w:rsidRPr="003639C5" w:rsidTr="00B90839">
        <w:trPr>
          <w:trHeight w:val="320"/>
        </w:trPr>
        <w:tc>
          <w:tcPr>
            <w:tcW w:w="1006" w:type="dxa"/>
            <w:tcBorders>
              <w:top w:val="nil"/>
              <w:left w:val="single" w:sz="8" w:space="0" w:color="auto"/>
              <w:bottom w:val="single" w:sz="8" w:space="0" w:color="auto"/>
              <w:right w:val="single" w:sz="8" w:space="0" w:color="auto"/>
            </w:tcBorders>
            <w:shd w:val="clear" w:color="000000" w:fill="FFFFFF"/>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 52</w:t>
            </w:r>
          </w:p>
        </w:tc>
        <w:tc>
          <w:tcPr>
            <w:tcW w:w="1271"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 02</w:t>
            </w:r>
          </w:p>
        </w:tc>
        <w:tc>
          <w:tcPr>
            <w:tcW w:w="1112"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A titre réductible</w:t>
            </w:r>
          </w:p>
        </w:tc>
        <w:tc>
          <w:tcPr>
            <w:tcW w:w="148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color w:val="000000"/>
                <w:sz w:val="20"/>
                <w:szCs w:val="20"/>
                <w:lang w:eastAsia="fr-FR"/>
              </w:rPr>
            </w:pPr>
            <w:r w:rsidRPr="003639C5">
              <w:rPr>
                <w:rFonts w:eastAsia="Times New Roman" w:cs="Times New Roman"/>
                <w:color w:val="000000"/>
                <w:sz w:val="20"/>
                <w:szCs w:val="20"/>
                <w:lang w:eastAsia="fr-FR"/>
              </w:rPr>
              <w:t>2500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b/>
                <w:color w:val="00B050"/>
                <w:sz w:val="20"/>
                <w:szCs w:val="20"/>
                <w:lang w:eastAsia="fr-FR"/>
              </w:rPr>
            </w:pPr>
            <w:r w:rsidRPr="003639C5">
              <w:rPr>
                <w:rFonts w:eastAsia="Times New Roman" w:cs="Times New Roman"/>
                <w:b/>
                <w:color w:val="00B050"/>
                <w:sz w:val="20"/>
                <w:szCs w:val="20"/>
                <w:lang w:eastAsia="fr-FR"/>
              </w:rPr>
              <w:t>600</w:t>
            </w:r>
          </w:p>
        </w:tc>
        <w:tc>
          <w:tcPr>
            <w:tcW w:w="214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Titre</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IN</w:t>
            </w:r>
          </w:p>
        </w:tc>
      </w:tr>
      <w:tr w:rsidR="00DB557E" w:rsidRPr="003639C5" w:rsidTr="00B90839">
        <w:trPr>
          <w:trHeight w:val="320"/>
        </w:trPr>
        <w:tc>
          <w:tcPr>
            <w:tcW w:w="1006" w:type="dxa"/>
            <w:tcBorders>
              <w:top w:val="nil"/>
              <w:left w:val="single" w:sz="8" w:space="0" w:color="auto"/>
              <w:bottom w:val="single" w:sz="8" w:space="0" w:color="auto"/>
              <w:right w:val="single" w:sz="8" w:space="0" w:color="auto"/>
            </w:tcBorders>
            <w:shd w:val="clear" w:color="000000" w:fill="FFFFFF"/>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 53</w:t>
            </w:r>
          </w:p>
        </w:tc>
        <w:tc>
          <w:tcPr>
            <w:tcW w:w="1271"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 02</w:t>
            </w:r>
          </w:p>
        </w:tc>
        <w:tc>
          <w:tcPr>
            <w:tcW w:w="1112"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A titre réductible</w:t>
            </w:r>
          </w:p>
        </w:tc>
        <w:tc>
          <w:tcPr>
            <w:tcW w:w="148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color w:val="000000"/>
                <w:sz w:val="20"/>
                <w:szCs w:val="20"/>
                <w:lang w:eastAsia="fr-FR"/>
              </w:rPr>
            </w:pPr>
            <w:r w:rsidRPr="003639C5">
              <w:rPr>
                <w:rFonts w:eastAsia="Times New Roman" w:cs="Times New Roman"/>
                <w:color w:val="000000"/>
                <w:sz w:val="20"/>
                <w:szCs w:val="20"/>
                <w:lang w:eastAsia="fr-FR"/>
              </w:rPr>
              <w:t>700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b/>
                <w:color w:val="00B050"/>
                <w:sz w:val="20"/>
                <w:szCs w:val="20"/>
                <w:lang w:eastAsia="fr-FR"/>
              </w:rPr>
            </w:pPr>
            <w:r w:rsidRPr="003639C5">
              <w:rPr>
                <w:rFonts w:eastAsia="Times New Roman" w:cs="Times New Roman"/>
                <w:b/>
                <w:color w:val="00B050"/>
                <w:sz w:val="20"/>
                <w:szCs w:val="20"/>
                <w:lang w:eastAsia="fr-FR"/>
              </w:rPr>
              <w:t>700</w:t>
            </w:r>
          </w:p>
        </w:tc>
        <w:tc>
          <w:tcPr>
            <w:tcW w:w="214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Titre</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E26446">
        <w:rPr>
          <w:b/>
          <w:i/>
        </w:rPr>
        <w:t xml:space="preserve">Mise à jour des exécutions </w:t>
      </w:r>
      <w:r>
        <w:rPr>
          <w:b/>
          <w:i/>
        </w:rPr>
        <w:t>clients :</w:t>
      </w:r>
    </w:p>
    <w:p w:rsidR="00DB557E" w:rsidRDefault="00DB557E" w:rsidP="00DB557E">
      <w:pPr>
        <w:pStyle w:val="Paragraphedeliste1"/>
        <w:spacing w:line="100" w:lineRule="atLeast"/>
        <w:ind w:left="0"/>
        <w:jc w:val="both"/>
        <w:rPr>
          <w:b/>
          <w:i/>
        </w:rPr>
      </w:pPr>
    </w:p>
    <w:tbl>
      <w:tblPr>
        <w:tblW w:w="11167" w:type="dxa"/>
        <w:tblInd w:w="-923" w:type="dxa"/>
        <w:tblCellMar>
          <w:left w:w="70" w:type="dxa"/>
          <w:right w:w="70" w:type="dxa"/>
        </w:tblCellMar>
        <w:tblLook w:val="04A0" w:firstRow="1" w:lastRow="0" w:firstColumn="1" w:lastColumn="0" w:noHBand="0" w:noVBand="1"/>
      </w:tblPr>
      <w:tblGrid>
        <w:gridCol w:w="1277"/>
        <w:gridCol w:w="885"/>
        <w:gridCol w:w="1019"/>
        <w:gridCol w:w="1194"/>
        <w:gridCol w:w="1284"/>
        <w:gridCol w:w="1222"/>
        <w:gridCol w:w="1145"/>
        <w:gridCol w:w="866"/>
        <w:gridCol w:w="1377"/>
        <w:gridCol w:w="959"/>
      </w:tblGrid>
      <w:tr w:rsidR="00DB557E" w:rsidRPr="0071397A" w:rsidTr="00B90839">
        <w:trPr>
          <w:trHeight w:val="508"/>
        </w:trPr>
        <w:tc>
          <w:tcPr>
            <w:tcW w:w="127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w:t>
            </w:r>
          </w:p>
        </w:tc>
        <w:tc>
          <w:tcPr>
            <w:tcW w:w="824"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Option</w:t>
            </w:r>
          </w:p>
        </w:tc>
        <w:tc>
          <w:tcPr>
            <w:tcW w:w="1019"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Quantité exécutée</w:t>
            </w:r>
          </w:p>
        </w:tc>
        <w:tc>
          <w:tcPr>
            <w:tcW w:w="1194"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Montant Brut</w:t>
            </w:r>
          </w:p>
        </w:tc>
        <w:tc>
          <w:tcPr>
            <w:tcW w:w="1284"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Comm BVC (0,1%)</w:t>
            </w:r>
          </w:p>
        </w:tc>
        <w:tc>
          <w:tcPr>
            <w:tcW w:w="1222"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Comm SDB (0,6%)</w:t>
            </w:r>
          </w:p>
        </w:tc>
        <w:tc>
          <w:tcPr>
            <w:tcW w:w="1145"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Comm RL (0,2%)</w:t>
            </w:r>
          </w:p>
        </w:tc>
        <w:tc>
          <w:tcPr>
            <w:tcW w:w="866"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 xml:space="preserve">Montant net </w:t>
            </w:r>
          </w:p>
        </w:tc>
        <w:tc>
          <w:tcPr>
            <w:tcW w:w="1377"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Type du mouvement</w:t>
            </w:r>
          </w:p>
        </w:tc>
        <w:tc>
          <w:tcPr>
            <w:tcW w:w="959"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Type d'impact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E6B9B8"/>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800</w:t>
            </w:r>
          </w:p>
        </w:tc>
        <w:tc>
          <w:tcPr>
            <w:tcW w:w="119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80000</w:t>
            </w:r>
          </w:p>
        </w:tc>
        <w:tc>
          <w:tcPr>
            <w:tcW w:w="128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w:t>
            </w:r>
          </w:p>
        </w:tc>
        <w:tc>
          <w:tcPr>
            <w:tcW w:w="1222"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480</w:t>
            </w:r>
          </w:p>
        </w:tc>
        <w:tc>
          <w:tcPr>
            <w:tcW w:w="1145"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160</w:t>
            </w:r>
          </w:p>
        </w:tc>
        <w:tc>
          <w:tcPr>
            <w:tcW w:w="866"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80720</w:t>
            </w:r>
          </w:p>
        </w:tc>
        <w:tc>
          <w:tcPr>
            <w:tcW w:w="1377"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C2D69A"/>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w:t>
            </w:r>
          </w:p>
        </w:tc>
        <w:tc>
          <w:tcPr>
            <w:tcW w:w="119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100000</w:t>
            </w:r>
          </w:p>
        </w:tc>
        <w:tc>
          <w:tcPr>
            <w:tcW w:w="128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w:t>
            </w:r>
          </w:p>
        </w:tc>
        <w:tc>
          <w:tcPr>
            <w:tcW w:w="1222"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w:t>
            </w:r>
          </w:p>
        </w:tc>
        <w:tc>
          <w:tcPr>
            <w:tcW w:w="1145"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100700</w:t>
            </w:r>
          </w:p>
        </w:tc>
        <w:tc>
          <w:tcPr>
            <w:tcW w:w="1377"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Titre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100000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100700</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E6B9B8"/>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w:t>
            </w:r>
          </w:p>
        </w:tc>
        <w:tc>
          <w:tcPr>
            <w:tcW w:w="119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60000</w:t>
            </w:r>
          </w:p>
        </w:tc>
        <w:tc>
          <w:tcPr>
            <w:tcW w:w="128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w:t>
            </w:r>
          </w:p>
        </w:tc>
        <w:tc>
          <w:tcPr>
            <w:tcW w:w="1222"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360</w:t>
            </w:r>
          </w:p>
        </w:tc>
        <w:tc>
          <w:tcPr>
            <w:tcW w:w="1145"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120</w:t>
            </w:r>
          </w:p>
        </w:tc>
        <w:tc>
          <w:tcPr>
            <w:tcW w:w="866"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60540</w:t>
            </w:r>
          </w:p>
        </w:tc>
        <w:tc>
          <w:tcPr>
            <w:tcW w:w="1377"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C2D69A"/>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w:t>
            </w:r>
          </w:p>
        </w:tc>
        <w:tc>
          <w:tcPr>
            <w:tcW w:w="119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250000</w:t>
            </w:r>
          </w:p>
        </w:tc>
        <w:tc>
          <w:tcPr>
            <w:tcW w:w="128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w:t>
            </w:r>
          </w:p>
        </w:tc>
        <w:tc>
          <w:tcPr>
            <w:tcW w:w="1222"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1500</w:t>
            </w:r>
          </w:p>
        </w:tc>
        <w:tc>
          <w:tcPr>
            <w:tcW w:w="1145"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251750</w:t>
            </w:r>
          </w:p>
        </w:tc>
        <w:tc>
          <w:tcPr>
            <w:tcW w:w="1377"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Titre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250000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1500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251750</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E6B9B8"/>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70000</w:t>
            </w:r>
          </w:p>
        </w:tc>
        <w:tc>
          <w:tcPr>
            <w:tcW w:w="128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w:t>
            </w:r>
          </w:p>
        </w:tc>
        <w:tc>
          <w:tcPr>
            <w:tcW w:w="1222"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420</w:t>
            </w:r>
          </w:p>
        </w:tc>
        <w:tc>
          <w:tcPr>
            <w:tcW w:w="1145"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14</w:t>
            </w:r>
          </w:p>
        </w:tc>
        <w:tc>
          <w:tcPr>
            <w:tcW w:w="866"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70504</w:t>
            </w:r>
          </w:p>
        </w:tc>
        <w:tc>
          <w:tcPr>
            <w:tcW w:w="1377"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C2D69A"/>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70000</w:t>
            </w:r>
          </w:p>
        </w:tc>
        <w:tc>
          <w:tcPr>
            <w:tcW w:w="128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w:t>
            </w:r>
          </w:p>
        </w:tc>
        <w:tc>
          <w:tcPr>
            <w:tcW w:w="1222"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420</w:t>
            </w:r>
          </w:p>
        </w:tc>
        <w:tc>
          <w:tcPr>
            <w:tcW w:w="1145"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70490</w:t>
            </w:r>
          </w:p>
        </w:tc>
        <w:tc>
          <w:tcPr>
            <w:tcW w:w="1377"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Titre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70000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420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70490</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3"/>
        </w:numPr>
        <w:spacing w:line="100" w:lineRule="atLeast"/>
        <w:jc w:val="both"/>
      </w:pPr>
      <w:r>
        <w:t>Les mouvements en vert sont relatifs à la restitution totale du montant de souscription.</w:t>
      </w:r>
    </w:p>
    <w:p w:rsidR="00DB557E" w:rsidRDefault="00DB557E" w:rsidP="006E0B40">
      <w:pPr>
        <w:pStyle w:val="Paragraphedeliste1"/>
        <w:numPr>
          <w:ilvl w:val="0"/>
          <w:numId w:val="33"/>
        </w:numPr>
        <w:spacing w:line="100" w:lineRule="atLeast"/>
        <w:jc w:val="both"/>
      </w:pPr>
      <w:r>
        <w:t>Les mouvements en rouge sont ceux du montant final débité sur les comptes des ayants droits à l’échelle de la quantité attribuée.</w:t>
      </w:r>
    </w:p>
    <w:p w:rsidR="00DB557E" w:rsidRDefault="00DB557E" w:rsidP="006E0B40">
      <w:pPr>
        <w:pStyle w:val="Paragraphedeliste1"/>
        <w:numPr>
          <w:ilvl w:val="0"/>
          <w:numId w:val="33"/>
        </w:numPr>
        <w:spacing w:line="100" w:lineRule="atLeast"/>
        <w:jc w:val="both"/>
      </w:pPr>
      <w:r>
        <w:t xml:space="preserve">Même pour le </w:t>
      </w:r>
      <w:r w:rsidRPr="0071397A">
        <w:t>client 53, ayant reçu</w:t>
      </w:r>
      <w:r>
        <w:t xml:space="preserve"> la quantité des titres entière</w:t>
      </w:r>
      <w:ins w:id="1785" w:author="Raja EL HAFI" w:date="2015-06-03T15:18:00Z">
        <w:r w:rsidR="00230735">
          <w:t xml:space="preserve"> </w:t>
        </w:r>
      </w:ins>
      <w:r>
        <w:t xml:space="preserve">le système va restituer tout le montant en totalité et débité le compte du client tenant compte des commissions R/L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rPr>
      </w:pPr>
      <w:r w:rsidRPr="00E26446">
        <w:rPr>
          <w:b/>
          <w:i/>
        </w:rPr>
        <w:t>Mise à jour des exécutions marché :</w:t>
      </w:r>
    </w:p>
    <w:p w:rsidR="00DB557E" w:rsidRDefault="00DB557E" w:rsidP="00DB557E">
      <w:pPr>
        <w:pStyle w:val="Paragraphedeliste1"/>
        <w:spacing w:line="100" w:lineRule="atLeast"/>
        <w:ind w:left="0"/>
        <w:jc w:val="both"/>
      </w:pPr>
      <w:r>
        <w:t>La mise à jour sera aussi faite sur les exécutions marché, tenant compte de la mise à jour des exécutions clients.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rPr>
      </w:pPr>
      <w:r>
        <w:rPr>
          <w:b/>
          <w:i/>
        </w:rPr>
        <w:lastRenderedPageBreak/>
        <w:t xml:space="preserve">Réception du paiement Marché </w:t>
      </w:r>
      <w:r w:rsidRPr="00E26446">
        <w:rPr>
          <w:b/>
          <w:i/>
        </w:rPr>
        <w:t>:</w:t>
      </w:r>
    </w:p>
    <w:p w:rsidR="00DB557E" w:rsidRDefault="00DB557E" w:rsidP="00DB557E">
      <w:pPr>
        <w:pStyle w:val="Paragraphedeliste1"/>
        <w:spacing w:line="100" w:lineRule="atLeast"/>
        <w:ind w:left="0"/>
        <w:jc w:val="both"/>
      </w:pPr>
      <w:r>
        <w:t>Réception du paiement marché via le fichier RCQ de Maroclear, le paiement est automatiquement crée et sera suivi des étapes suivantes</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Impact des mouvements :</w:t>
      </w:r>
    </w:p>
    <w:p w:rsidR="00DB557E" w:rsidRDefault="00DB557E" w:rsidP="00DB557E">
      <w:pPr>
        <w:pStyle w:val="Paragraphedeliste1"/>
        <w:spacing w:line="100" w:lineRule="atLeast"/>
        <w:ind w:left="0"/>
        <w:jc w:val="both"/>
      </w:pPr>
      <w:r>
        <w:t>Impact de la position marché : sortie des droits négociables et entrées de la nouvelle valeur pour les deux options réductibles et irréductibles</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Comptabilisation :</w:t>
      </w:r>
    </w:p>
    <w:p w:rsidR="00DB557E" w:rsidRDefault="00DB557E" w:rsidP="00DB557E">
      <w:pPr>
        <w:pStyle w:val="Paragraphedeliste1"/>
        <w:spacing w:line="100" w:lineRule="atLeast"/>
        <w:ind w:left="0"/>
        <w:jc w:val="both"/>
      </w:pPr>
      <w:r>
        <w:t>Constatation de la comptabilité marché pour l’entrée des nouvelles valeurs et sortie des droits</w:t>
      </w:r>
    </w:p>
    <w:p w:rsidR="00DB557E" w:rsidRPr="005D67FC" w:rsidRDefault="00DB557E" w:rsidP="00DB557E">
      <w:pPr>
        <w:pStyle w:val="Paragraphedeliste1"/>
        <w:spacing w:line="100" w:lineRule="atLeast"/>
        <w:ind w:left="0"/>
        <w:jc w:val="both"/>
        <w:rPr>
          <w:b/>
          <w:i/>
        </w:rPr>
      </w:pPr>
    </w:p>
    <w:p w:rsidR="00DB557E" w:rsidRPr="005D67FC" w:rsidRDefault="00DB557E" w:rsidP="00DB557E">
      <w:pPr>
        <w:pStyle w:val="Paragraphedeliste1"/>
        <w:spacing w:line="100" w:lineRule="atLeast"/>
        <w:ind w:left="0"/>
        <w:jc w:val="both"/>
        <w:rPr>
          <w:b/>
          <w:i/>
          <w:u w:val="single"/>
        </w:rPr>
      </w:pPr>
      <w:r w:rsidRPr="005D67FC">
        <w:rPr>
          <w:b/>
          <w:i/>
          <w:u w:val="single"/>
        </w:rPr>
        <w:t>Réconciliation :</w:t>
      </w:r>
    </w:p>
    <w:p w:rsidR="00DB557E" w:rsidRDefault="00DB557E" w:rsidP="00DB557E">
      <w:pPr>
        <w:pStyle w:val="Paragraphedeliste1"/>
        <w:spacing w:line="100" w:lineRule="atLeast"/>
        <w:ind w:left="0"/>
        <w:jc w:val="both"/>
      </w:pPr>
      <w:r>
        <w:t>La réconciliation entre le calcul prévisionnel marché et le paiement reçu de Maroclear.</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 xml:space="preserve">Allocation : </w:t>
      </w:r>
    </w:p>
    <w:p w:rsidR="00DB557E" w:rsidRDefault="00DB557E" w:rsidP="00DB557E">
      <w:pPr>
        <w:pStyle w:val="Paragraphedeliste1"/>
        <w:spacing w:line="100" w:lineRule="atLeast"/>
        <w:ind w:left="0"/>
        <w:jc w:val="both"/>
      </w:pPr>
      <w:r>
        <w:t>L’allocation automatique du paiement marché sur les exécutions des ayants droit.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E26446" w:rsidRDefault="00DB557E" w:rsidP="00DB557E">
      <w:pPr>
        <w:pStyle w:val="Paragraphedeliste1"/>
        <w:spacing w:line="100" w:lineRule="atLeast"/>
        <w:ind w:left="0"/>
        <w:jc w:val="both"/>
        <w:rPr>
          <w:b/>
          <w:i/>
        </w:rPr>
      </w:pPr>
      <w:r>
        <w:rPr>
          <w:b/>
          <w:i/>
        </w:rPr>
        <w:t>Génération du paiement client :</w:t>
      </w:r>
    </w:p>
    <w:p w:rsidR="00DB557E" w:rsidRDefault="00DB557E" w:rsidP="00DB557E">
      <w:pPr>
        <w:pStyle w:val="Paragraphedeliste1"/>
        <w:spacing w:line="100" w:lineRule="atLeast"/>
        <w:ind w:left="0"/>
        <w:jc w:val="both"/>
      </w:pPr>
      <w:r>
        <w:t>L’utilisateur à ce niveau peut générer les paiements pour sur tout les souscripteurs :</w:t>
      </w: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u w:val="single"/>
        </w:rPr>
      </w:pPr>
      <w:r w:rsidRPr="00B243D7">
        <w:rPr>
          <w:b/>
          <w:i/>
          <w:u w:val="single"/>
        </w:rPr>
        <w:t>Comptabilité matière :</w:t>
      </w:r>
    </w:p>
    <w:p w:rsidR="00DB557E" w:rsidRDefault="00DB557E" w:rsidP="00DB557E">
      <w:pPr>
        <w:pStyle w:val="Paragraphedeliste1"/>
        <w:spacing w:line="100" w:lineRule="atLeast"/>
        <w:ind w:left="0"/>
        <w:jc w:val="both"/>
      </w:pPr>
      <w:r>
        <w:t>La génération des écritures comptables constatant la sortie des droits exécutés et l’entrée des nouvelles valeurs sur les comptes des clients.</w:t>
      </w: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u w:val="single"/>
        </w:rPr>
      </w:pPr>
      <w:r>
        <w:rPr>
          <w:b/>
          <w:i/>
          <w:u w:val="single"/>
        </w:rPr>
        <w:t>Comptabilité espèce</w:t>
      </w:r>
      <w:r w:rsidRPr="00B243D7">
        <w:rPr>
          <w:b/>
          <w:i/>
          <w:u w:val="single"/>
        </w:rPr>
        <w:t> :</w:t>
      </w:r>
    </w:p>
    <w:p w:rsidR="00DB557E" w:rsidRDefault="00DB557E" w:rsidP="00DB557E">
      <w:pPr>
        <w:pStyle w:val="Paragraphedeliste1"/>
        <w:spacing w:line="100" w:lineRule="atLeast"/>
        <w:ind w:left="0"/>
        <w:jc w:val="both"/>
      </w:pPr>
      <w:r>
        <w:t>Le traitement de la comptabilité espèce pour les montants de restitution et les montants de débit sur les comptes des clients éligibles, les postages comptables seront effectués en fin de journée via le processus (Batch), l’utilisateur à toujours la main sur la date de valeur pour modification.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u w:val="single"/>
        </w:rPr>
      </w:pPr>
      <w:r>
        <w:rPr>
          <w:b/>
          <w:i/>
          <w:u w:val="single"/>
        </w:rPr>
        <w:t>Confirmation Client :</w:t>
      </w:r>
    </w:p>
    <w:p w:rsidR="00DB557E" w:rsidRDefault="00DB557E" w:rsidP="00DB557E">
      <w:pPr>
        <w:pStyle w:val="Paragraphedeliste1"/>
        <w:spacing w:line="100" w:lineRule="atLeast"/>
        <w:ind w:left="0"/>
        <w:jc w:val="both"/>
      </w:pPr>
      <w:r w:rsidRPr="00B243D7">
        <w:t>Génér</w:t>
      </w:r>
      <w:r>
        <w:t>ation des avis d’opérations pour les clients constatant l’entrée des nouvelles valeurs.</w:t>
      </w:r>
    </w:p>
    <w:p w:rsidR="00DB557E" w:rsidRDefault="00DB557E" w:rsidP="00DB557E">
      <w:pPr>
        <w:pStyle w:val="Paragraphedeliste1"/>
        <w:spacing w:line="100" w:lineRule="atLeast"/>
        <w:ind w:left="0"/>
        <w:jc w:val="both"/>
      </w:pPr>
    </w:p>
    <w:p w:rsidR="00DB557E" w:rsidRPr="00564B26" w:rsidRDefault="00DB557E" w:rsidP="00DB557E">
      <w:pPr>
        <w:pStyle w:val="Paragraphedeliste1"/>
        <w:spacing w:line="100" w:lineRule="atLeast"/>
        <w:ind w:left="0"/>
        <w:jc w:val="both"/>
        <w:rPr>
          <w:b/>
          <w:i/>
          <w:u w:val="single"/>
        </w:rPr>
      </w:pPr>
      <w:r w:rsidRPr="00564B26">
        <w:rPr>
          <w:b/>
          <w:i/>
          <w:u w:val="single"/>
        </w:rPr>
        <w:t>Impact de la position titre clients :</w:t>
      </w:r>
    </w:p>
    <w:p w:rsidR="00DB557E" w:rsidRDefault="00DB557E" w:rsidP="00DB557E">
      <w:pPr>
        <w:pStyle w:val="Paragraphedeliste1"/>
        <w:spacing w:line="100" w:lineRule="atLeast"/>
        <w:ind w:left="0"/>
        <w:jc w:val="both"/>
      </w:pPr>
      <w:r>
        <w:t>La position du client sera mise à jour au niveau du module MegaCommon avec la sortie des droits négociables et l’entrée des nouvelles valeurs.</w:t>
      </w:r>
    </w:p>
    <w:p w:rsidR="00DB557E" w:rsidRPr="00564B26" w:rsidRDefault="00DB557E" w:rsidP="00DB557E">
      <w:pPr>
        <w:pStyle w:val="Paragraphedeliste1"/>
        <w:spacing w:line="100" w:lineRule="atLeast"/>
        <w:ind w:left="0"/>
        <w:jc w:val="both"/>
        <w:rPr>
          <w:b/>
          <w:i/>
          <w:u w:val="single"/>
        </w:rPr>
      </w:pPr>
    </w:p>
    <w:p w:rsidR="00DB557E" w:rsidRPr="00564B26" w:rsidRDefault="00DB557E" w:rsidP="00DB557E">
      <w:pPr>
        <w:pStyle w:val="Paragraphedeliste1"/>
        <w:spacing w:line="100" w:lineRule="atLeast"/>
        <w:ind w:left="0"/>
        <w:jc w:val="both"/>
        <w:rPr>
          <w:b/>
          <w:i/>
          <w:u w:val="single"/>
        </w:rPr>
      </w:pPr>
      <w:r w:rsidRPr="00564B26">
        <w:rPr>
          <w:b/>
          <w:i/>
          <w:u w:val="single"/>
        </w:rPr>
        <w:t>Impact de la position CMP :</w:t>
      </w:r>
    </w:p>
    <w:p w:rsidR="00DB557E" w:rsidRDefault="00DB557E" w:rsidP="00DB557E">
      <w:pPr>
        <w:pStyle w:val="Paragraphedeliste1"/>
        <w:spacing w:line="100" w:lineRule="atLeast"/>
        <w:ind w:left="0"/>
        <w:jc w:val="both"/>
      </w:pPr>
      <w:r>
        <w:t>Ce référer au tableau de CMP.</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droits non exercés et non vendus sont radiés de la position client et marché., l’utilisateur procède à leur radiation des comptes clients via l’option « Right Lapse ».</w:t>
      </w:r>
    </w:p>
    <w:p w:rsidR="00DB557E" w:rsidRDefault="00DB557E" w:rsidP="00DB557E">
      <w:pPr>
        <w:pStyle w:val="Paragraphedeliste1"/>
        <w:spacing w:line="100" w:lineRule="atLeast"/>
        <w:ind w:left="0"/>
        <w:jc w:val="both"/>
        <w:rPr>
          <w:b/>
          <w:i/>
          <w:u w:val="single"/>
        </w:rPr>
      </w:pPr>
      <w:r w:rsidRPr="00564B26">
        <w:rPr>
          <w:b/>
          <w:i/>
          <w:u w:val="single"/>
        </w:rPr>
        <w:t>Illustration</w:t>
      </w:r>
      <w:r>
        <w:rPr>
          <w:b/>
          <w:i/>
          <w:u w:val="single"/>
        </w:rPr>
        <w:t> :</w:t>
      </w:r>
    </w:p>
    <w:p w:rsidR="00DB557E" w:rsidRDefault="00DB557E" w:rsidP="00DB557E">
      <w:pPr>
        <w:pStyle w:val="Paragraphedeliste1"/>
        <w:spacing w:line="100" w:lineRule="atLeast"/>
        <w:ind w:left="0"/>
        <w:jc w:val="both"/>
        <w:rPr>
          <w:b/>
          <w:i/>
          <w:u w:val="single"/>
        </w:rPr>
      </w:pPr>
    </w:p>
    <w:tbl>
      <w:tblPr>
        <w:tblW w:w="8840" w:type="dxa"/>
        <w:tblInd w:w="55" w:type="dxa"/>
        <w:tblCellMar>
          <w:left w:w="70" w:type="dxa"/>
          <w:right w:w="70" w:type="dxa"/>
        </w:tblCellMar>
        <w:tblLook w:val="04A0" w:firstRow="1" w:lastRow="0" w:firstColumn="1" w:lastColumn="0" w:noHBand="0" w:noVBand="1"/>
      </w:tblPr>
      <w:tblGrid>
        <w:gridCol w:w="1520"/>
        <w:gridCol w:w="1680"/>
        <w:gridCol w:w="1960"/>
        <w:gridCol w:w="1040"/>
        <w:gridCol w:w="1360"/>
        <w:gridCol w:w="1280"/>
      </w:tblGrid>
      <w:tr w:rsidR="00DB557E" w:rsidRPr="00564B26" w:rsidTr="00B90839">
        <w:trPr>
          <w:trHeight w:val="510"/>
        </w:trPr>
        <w:tc>
          <w:tcPr>
            <w:tcW w:w="152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w:t>
            </w:r>
          </w:p>
        </w:tc>
        <w:tc>
          <w:tcPr>
            <w:tcW w:w="168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w:t>
            </w:r>
          </w:p>
        </w:tc>
        <w:tc>
          <w:tcPr>
            <w:tcW w:w="196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Option</w:t>
            </w:r>
          </w:p>
        </w:tc>
        <w:tc>
          <w:tcPr>
            <w:tcW w:w="104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Rompus</w:t>
            </w:r>
          </w:p>
        </w:tc>
        <w:tc>
          <w:tcPr>
            <w:tcW w:w="136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Type du mouvement</w:t>
            </w:r>
          </w:p>
        </w:tc>
        <w:tc>
          <w:tcPr>
            <w:tcW w:w="128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Type d'impact</w:t>
            </w:r>
          </w:p>
        </w:tc>
      </w:tr>
      <w:tr w:rsidR="00DB557E" w:rsidRPr="00564B26" w:rsidTr="00B90839">
        <w:trPr>
          <w:trHeight w:val="315"/>
        </w:trPr>
        <w:tc>
          <w:tcPr>
            <w:tcW w:w="1520" w:type="dxa"/>
            <w:tcBorders>
              <w:top w:val="nil"/>
              <w:left w:val="single" w:sz="8" w:space="0" w:color="auto"/>
              <w:bottom w:val="single" w:sz="8" w:space="0" w:color="auto"/>
              <w:right w:val="single" w:sz="8" w:space="0" w:color="auto"/>
            </w:tcBorders>
            <w:shd w:val="clear" w:color="000000" w:fill="FFFFFF"/>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 51</w:t>
            </w:r>
          </w:p>
        </w:tc>
        <w:tc>
          <w:tcPr>
            <w:tcW w:w="16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 01</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Right Lapse</w:t>
            </w:r>
          </w:p>
        </w:tc>
        <w:tc>
          <w:tcPr>
            <w:tcW w:w="104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jc w:val="right"/>
              <w:rPr>
                <w:rFonts w:eastAsia="Times New Roman" w:cs="Times New Roman"/>
                <w:b/>
                <w:bCs/>
                <w:color w:val="FF0000"/>
                <w:sz w:val="18"/>
                <w:szCs w:val="18"/>
                <w:lang w:eastAsia="fr-FR"/>
              </w:rPr>
            </w:pPr>
            <w:r w:rsidRPr="00564B26">
              <w:rPr>
                <w:rFonts w:eastAsia="Times New Roman" w:cs="Times New Roman"/>
                <w:b/>
                <w:bCs/>
                <w:color w:val="FF0000"/>
                <w:sz w:val="18"/>
                <w:szCs w:val="18"/>
                <w:lang w:eastAsia="fr-FR"/>
              </w:rPr>
              <w:t>4</w:t>
            </w:r>
          </w:p>
        </w:tc>
        <w:tc>
          <w:tcPr>
            <w:tcW w:w="13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Titre</w:t>
            </w:r>
          </w:p>
        </w:tc>
        <w:tc>
          <w:tcPr>
            <w:tcW w:w="12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Out</w:t>
            </w:r>
          </w:p>
        </w:tc>
      </w:tr>
      <w:tr w:rsidR="00DB557E" w:rsidRPr="00564B26" w:rsidTr="00B90839">
        <w:trPr>
          <w:trHeight w:val="315"/>
        </w:trPr>
        <w:tc>
          <w:tcPr>
            <w:tcW w:w="1520" w:type="dxa"/>
            <w:tcBorders>
              <w:top w:val="nil"/>
              <w:left w:val="single" w:sz="8" w:space="0" w:color="auto"/>
              <w:bottom w:val="single" w:sz="8" w:space="0" w:color="auto"/>
              <w:right w:val="single" w:sz="8" w:space="0" w:color="auto"/>
            </w:tcBorders>
            <w:shd w:val="clear" w:color="000000" w:fill="FFFFFF"/>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 52</w:t>
            </w:r>
          </w:p>
        </w:tc>
        <w:tc>
          <w:tcPr>
            <w:tcW w:w="16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 02</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Right Lapse</w:t>
            </w:r>
          </w:p>
        </w:tc>
        <w:tc>
          <w:tcPr>
            <w:tcW w:w="104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jc w:val="right"/>
              <w:rPr>
                <w:rFonts w:eastAsia="Times New Roman" w:cs="Times New Roman"/>
                <w:b/>
                <w:bCs/>
                <w:color w:val="FF0000"/>
                <w:sz w:val="18"/>
                <w:szCs w:val="18"/>
                <w:lang w:eastAsia="fr-FR"/>
              </w:rPr>
            </w:pPr>
            <w:r w:rsidRPr="00564B26">
              <w:rPr>
                <w:rFonts w:eastAsia="Times New Roman" w:cs="Times New Roman"/>
                <w:b/>
                <w:bCs/>
                <w:color w:val="FF0000"/>
                <w:sz w:val="18"/>
                <w:szCs w:val="18"/>
                <w:lang w:eastAsia="fr-FR"/>
              </w:rPr>
              <w:t>2</w:t>
            </w:r>
          </w:p>
        </w:tc>
        <w:tc>
          <w:tcPr>
            <w:tcW w:w="13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Titre</w:t>
            </w:r>
          </w:p>
        </w:tc>
        <w:tc>
          <w:tcPr>
            <w:tcW w:w="12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Out</w:t>
            </w:r>
          </w:p>
        </w:tc>
      </w:tr>
      <w:tr w:rsidR="00DB557E" w:rsidRPr="00564B26" w:rsidTr="00B90839">
        <w:trPr>
          <w:trHeight w:val="315"/>
        </w:trPr>
        <w:tc>
          <w:tcPr>
            <w:tcW w:w="1520" w:type="dxa"/>
            <w:tcBorders>
              <w:top w:val="nil"/>
              <w:left w:val="single" w:sz="8" w:space="0" w:color="auto"/>
              <w:bottom w:val="single" w:sz="8" w:space="0" w:color="auto"/>
              <w:right w:val="single" w:sz="8" w:space="0" w:color="auto"/>
            </w:tcBorders>
            <w:shd w:val="clear" w:color="000000" w:fill="FFFFFF"/>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 53</w:t>
            </w:r>
          </w:p>
        </w:tc>
        <w:tc>
          <w:tcPr>
            <w:tcW w:w="16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 02</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Right Lapse</w:t>
            </w:r>
          </w:p>
        </w:tc>
        <w:tc>
          <w:tcPr>
            <w:tcW w:w="104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jc w:val="right"/>
              <w:rPr>
                <w:rFonts w:eastAsia="Times New Roman" w:cs="Times New Roman"/>
                <w:b/>
                <w:bCs/>
                <w:color w:val="FF0000"/>
                <w:sz w:val="18"/>
                <w:szCs w:val="18"/>
                <w:lang w:eastAsia="fr-FR"/>
              </w:rPr>
            </w:pPr>
            <w:r w:rsidRPr="00564B26">
              <w:rPr>
                <w:rFonts w:eastAsia="Times New Roman" w:cs="Times New Roman"/>
                <w:b/>
                <w:bCs/>
                <w:color w:val="FF0000"/>
                <w:sz w:val="18"/>
                <w:szCs w:val="18"/>
                <w:lang w:eastAsia="fr-FR"/>
              </w:rPr>
              <w:t>8</w:t>
            </w:r>
          </w:p>
        </w:tc>
        <w:tc>
          <w:tcPr>
            <w:tcW w:w="13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Titre</w:t>
            </w:r>
          </w:p>
        </w:tc>
        <w:tc>
          <w:tcPr>
            <w:tcW w:w="12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786" w:name="_Toc425152126"/>
      <w:r w:rsidRPr="00EC085B">
        <w:t>OST d'échange sans rompus</w:t>
      </w:r>
      <w:bookmarkEnd w:id="1786"/>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 paragraphe décrit le traitement de l’OST changement de dénomination avec changement du code ISIN (SPLF), la gestion sera la même pour le reste des OST (Changement de dénomination, Fusion absorption sans rompus, Assimilation).</w:t>
      </w:r>
    </w:p>
    <w:p w:rsidR="00DB557E" w:rsidRDefault="00DB557E" w:rsidP="00DB557E">
      <w:pPr>
        <w:pStyle w:val="Paragraphedeliste1"/>
        <w:spacing w:line="100" w:lineRule="atLeast"/>
        <w:ind w:left="0"/>
        <w:jc w:val="both"/>
      </w:pPr>
    </w:p>
    <w:p w:rsidR="00DB557E" w:rsidRPr="0083569D" w:rsidRDefault="00DB557E" w:rsidP="00DB557E">
      <w:pPr>
        <w:pStyle w:val="Paragraphedeliste1"/>
        <w:spacing w:line="100" w:lineRule="atLeast"/>
        <w:ind w:left="0"/>
        <w:jc w:val="both"/>
        <w:rPr>
          <w:b/>
          <w:i/>
          <w:u w:val="single"/>
        </w:rPr>
      </w:pPr>
      <w:r w:rsidRPr="0083569D">
        <w:rPr>
          <w:b/>
          <w:i/>
          <w:u w:val="single"/>
        </w:rPr>
        <w:t>Remarque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4"/>
        </w:numPr>
        <w:spacing w:line="100" w:lineRule="atLeast"/>
        <w:jc w:val="both"/>
      </w:pPr>
      <w:r w:rsidRPr="002A5AE0">
        <w:t>Conséquence de la division d’une valeur nominale : le prix des actions et la valeur nominale sont réduits.</w:t>
      </w:r>
    </w:p>
    <w:p w:rsidR="00DB557E" w:rsidRDefault="00DB557E" w:rsidP="006E0B40">
      <w:pPr>
        <w:pStyle w:val="Paragraphedeliste1"/>
        <w:numPr>
          <w:ilvl w:val="0"/>
          <w:numId w:val="34"/>
        </w:numPr>
        <w:spacing w:line="100" w:lineRule="atLeast"/>
        <w:jc w:val="both"/>
      </w:pPr>
      <w:r>
        <w:t>Pour un changement de dénomination ou une assimilation la parité est (1,1).</w:t>
      </w:r>
    </w:p>
    <w:p w:rsidR="00DB557E" w:rsidRDefault="00DB557E" w:rsidP="006E0B40">
      <w:pPr>
        <w:pStyle w:val="Paragraphedeliste1"/>
        <w:numPr>
          <w:ilvl w:val="0"/>
          <w:numId w:val="34"/>
        </w:numPr>
        <w:spacing w:line="100" w:lineRule="atLeast"/>
        <w:jc w:val="both"/>
      </w:pPr>
      <w:r>
        <w:t>Les échanges sont automatiquement opérés au niveau de Maroclear, il n’y a ni détachement ni coupons, ni exercice des droits mais une augmentation systématique de la quantité de titre dans le compte du client éligible avec une sortie de l’ancienne valeur détenue tout en respectant une règle de parité prédéfinie au niveau de l’annonce.</w:t>
      </w:r>
    </w:p>
    <w:p w:rsidR="00DB557E" w:rsidRDefault="00DB557E" w:rsidP="006E0B40">
      <w:pPr>
        <w:pStyle w:val="Paragraphedeliste1"/>
        <w:numPr>
          <w:ilvl w:val="0"/>
          <w:numId w:val="34"/>
        </w:numPr>
        <w:spacing w:line="100" w:lineRule="atLeast"/>
        <w:jc w:val="both"/>
      </w:pPr>
      <w:r w:rsidRPr="0083569D">
        <w:t xml:space="preserve">Dans le cas </w:t>
      </w:r>
      <w:del w:id="1787" w:author="Brahim ERRAY" w:date="2016-01-27T12:02:00Z">
        <w:r w:rsidRPr="0083569D" w:rsidDel="00461E10">
          <w:delText>ou</w:delText>
        </w:r>
      </w:del>
      <w:ins w:id="1788" w:author="Brahim ERRAY" w:date="2016-01-27T12:02:00Z">
        <w:r w:rsidR="00461E10" w:rsidRPr="0083569D">
          <w:t>où</w:t>
        </w:r>
      </w:ins>
      <w:r w:rsidRPr="0083569D">
        <w:t xml:space="preserve"> il y</w:t>
      </w:r>
      <w:ins w:id="1789" w:author="Brahim ERRAY" w:date="2016-01-27T12:02:00Z">
        <w:r w:rsidR="00461E10">
          <w:t xml:space="preserve"> </w:t>
        </w:r>
      </w:ins>
      <w:r w:rsidRPr="0083569D">
        <w:t>a un changement de dénomination mais sans changement du code ISIN, l’annonce doit être crée et à la date d’opération, une alerte est générée vers le gestionnaire du référentiel pour mettre à jour le nom de l’actif.</w:t>
      </w:r>
      <w:ins w:id="1790" w:author="Raja EL HAFI" w:date="2015-06-03T15:17:00Z">
        <w:r w:rsidR="00230735">
          <w:t xml:space="preserve"> </w:t>
        </w:r>
        <w:del w:id="1791" w:author="Brahim ERRAY" w:date="2016-01-27T12:02:00Z">
          <w:r w:rsidR="00230735" w:rsidDel="00461E10">
            <w:delText xml:space="preserve">( </w:delText>
          </w:r>
        </w:del>
      </w:ins>
      <w:ins w:id="1792" w:author="Brahim ERRAY" w:date="2016-01-27T12:02:00Z">
        <w:r w:rsidR="00461E10">
          <w:t>(</w:t>
        </w:r>
      </w:ins>
      <w:ins w:id="1793" w:author="Raja EL HAFI" w:date="2015-06-03T15:17:00Z">
        <w:del w:id="1794" w:author="Brahim ERRAY" w:date="2016-01-27T12:02:00Z">
          <w:r w:rsidR="00230735" w:rsidDel="00461E10">
            <w:delText>Reponse</w:delText>
          </w:r>
        </w:del>
      </w:ins>
      <w:ins w:id="1795" w:author="Brahim ERRAY" w:date="2016-01-27T12:02:00Z">
        <w:r w:rsidR="00461E10">
          <w:t>Réponse</w:t>
        </w:r>
      </w:ins>
      <w:ins w:id="1796" w:author="Raja EL HAFI" w:date="2015-06-03T15:17:00Z">
        <w:r w:rsidR="00230735">
          <w:t xml:space="preserve"> Vermeg : GAP non retenu)</w:t>
        </w:r>
      </w:ins>
    </w:p>
    <w:p w:rsidR="00DB557E" w:rsidRDefault="00DB557E" w:rsidP="006E0B40">
      <w:pPr>
        <w:pStyle w:val="Paragraphedeliste1"/>
        <w:numPr>
          <w:ilvl w:val="0"/>
          <w:numId w:val="34"/>
        </w:numPr>
        <w:spacing w:line="100" w:lineRule="atLeast"/>
        <w:jc w:val="both"/>
      </w:pPr>
      <w:r>
        <w:t>A la date d’enregistrement, l’utilisateur procède au calcul des exécutions, les mouvements générés dans MegaCommon font figure de réservation des titres pour l’OST d’échange.</w:t>
      </w:r>
    </w:p>
    <w:p w:rsidR="00DB557E" w:rsidRDefault="00DB557E" w:rsidP="006E0B40">
      <w:pPr>
        <w:pStyle w:val="Paragraphedeliste1"/>
        <w:numPr>
          <w:ilvl w:val="0"/>
          <w:numId w:val="34"/>
        </w:numPr>
        <w:spacing w:line="100" w:lineRule="atLeast"/>
        <w:jc w:val="both"/>
      </w:pPr>
      <w:r>
        <w:t>La nature de position (Nantie, Bloqué) des valeurs principales va être reprise par les titres entrants dans le cas d’une OST d’échanges.</w:t>
      </w:r>
    </w:p>
    <w:p w:rsidR="00DB557E" w:rsidRDefault="00DB557E" w:rsidP="00DB557E">
      <w:pPr>
        <w:pStyle w:val="Paragraphedeliste1"/>
        <w:spacing w:line="100" w:lineRule="atLeast"/>
        <w:jc w:val="both"/>
      </w:pPr>
    </w:p>
    <w:p w:rsidR="00DB557E" w:rsidRPr="0083569D" w:rsidRDefault="00DB557E" w:rsidP="00DB557E">
      <w:pPr>
        <w:pStyle w:val="Paragraphedeliste1"/>
        <w:spacing w:line="100" w:lineRule="atLeast"/>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Réception de l’avis de Maroclear et création de l’annonce dans MegaCor :</w:t>
      </w:r>
    </w:p>
    <w:p w:rsidR="00DB557E" w:rsidRDefault="00DB557E" w:rsidP="00DB557E">
      <w:pPr>
        <w:pStyle w:val="Paragraphedeliste1"/>
        <w:spacing w:line="100" w:lineRule="atLeast"/>
        <w:ind w:left="0"/>
        <w:jc w:val="both"/>
      </w:pPr>
    </w:p>
    <w:tbl>
      <w:tblPr>
        <w:tblW w:w="4860" w:type="dxa"/>
        <w:tblInd w:w="55" w:type="dxa"/>
        <w:tblCellMar>
          <w:left w:w="70" w:type="dxa"/>
          <w:right w:w="70" w:type="dxa"/>
        </w:tblCellMar>
        <w:tblLook w:val="04A0" w:firstRow="1" w:lastRow="0" w:firstColumn="1" w:lastColumn="0" w:noHBand="0" w:noVBand="1"/>
      </w:tblPr>
      <w:tblGrid>
        <w:gridCol w:w="2240"/>
        <w:gridCol w:w="2620"/>
      </w:tblGrid>
      <w:tr w:rsidR="00DB557E" w:rsidRPr="002A5AE0" w:rsidTr="00B90839">
        <w:trPr>
          <w:trHeight w:val="315"/>
        </w:trPr>
        <w:tc>
          <w:tcPr>
            <w:tcW w:w="22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Données </w:t>
            </w:r>
          </w:p>
        </w:tc>
        <w:tc>
          <w:tcPr>
            <w:tcW w:w="2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Valeur</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Valeur Principale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O</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à recevoir</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P</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Cours à l’opération </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100</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d'enregistrement</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03/02/2015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 l'opération</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04/02/2015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sortante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1</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entrante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4</w:t>
            </w:r>
          </w:p>
        </w:tc>
      </w:tr>
    </w:tbl>
    <w:p w:rsidR="00DB557E" w:rsidRDefault="00DB557E" w:rsidP="00DB557E">
      <w:pPr>
        <w:pStyle w:val="Paragraphedeliste1"/>
        <w:spacing w:line="100" w:lineRule="atLeast"/>
        <w:ind w:left="0"/>
        <w:jc w:val="both"/>
      </w:pPr>
    </w:p>
    <w:p w:rsidR="00DB557E" w:rsidRPr="00433015" w:rsidRDefault="00DB557E" w:rsidP="00DB557E">
      <w:pPr>
        <w:jc w:val="both"/>
      </w:pPr>
      <w:r w:rsidRPr="00433015">
        <w:t>Le calcul de la position éligible prend en considération la date d’enregistrement de l’OST se basant sur les positions dénouées des clients ainsi que les opérations en suspens</w:t>
      </w:r>
    </w:p>
    <w:p w:rsidR="00DB557E" w:rsidRPr="00433015" w:rsidRDefault="00DB557E" w:rsidP="00DB557E">
      <w:pPr>
        <w:jc w:val="both"/>
      </w:pPr>
    </w:p>
    <w:p w:rsidR="00DB557E" w:rsidRPr="00433015" w:rsidDel="00461E10" w:rsidRDefault="00DB557E" w:rsidP="00DB557E">
      <w:pPr>
        <w:jc w:val="both"/>
        <w:rPr>
          <w:del w:id="1797" w:author="Brahim ERRAY" w:date="2016-01-27T12:03:00Z"/>
        </w:rPr>
      </w:pPr>
      <w:r w:rsidRPr="00433015">
        <w:t xml:space="preserve">L’utilisateur </w:t>
      </w:r>
      <w:ins w:id="1798" w:author="Brahim ERRAY" w:date="2016-01-27T12:03:00Z">
        <w:r w:rsidR="00461E10">
          <w:t>a</w:t>
        </w:r>
      </w:ins>
      <w:del w:id="1799" w:author="Brahim ERRAY" w:date="2016-01-27T12:03:00Z">
        <w:r w:rsidRPr="00433015" w:rsidDel="00461E10">
          <w:delText>à</w:delText>
        </w:r>
      </w:del>
      <w:r w:rsidRPr="00433015">
        <w:t xml:space="preserve"> toujours la possibilité de consulter les positions éligibles </w:t>
      </w:r>
      <w:del w:id="1800" w:author="Brahim ERRAY" w:date="2016-01-27T12:03:00Z">
        <w:r w:rsidRPr="00433015" w:rsidDel="00461E10">
          <w:delText>a</w:delText>
        </w:r>
      </w:del>
      <w:ins w:id="1801" w:author="Brahim ERRAY" w:date="2016-01-27T12:03:00Z">
        <w:r w:rsidR="00461E10" w:rsidRPr="00433015">
          <w:t>à</w:t>
        </w:r>
      </w:ins>
      <w:r w:rsidRPr="00433015">
        <w:t xml:space="preserve"> tout moment du cycle de vie de l’annonce, afin de voir l’évolution des mouvements en cours.</w:t>
      </w:r>
    </w:p>
    <w:p w:rsidR="00DB557E" w:rsidRDefault="00DB557E" w:rsidP="00DB557E">
      <w:pPr>
        <w:jc w:val="both"/>
        <w:rPr>
          <w:b/>
          <w:i/>
          <w:sz w:val="24"/>
          <w:szCs w:val="24"/>
        </w:rPr>
      </w:pPr>
    </w:p>
    <w:p w:rsidR="00DB557E" w:rsidRDefault="00DB557E" w:rsidP="00DB557E">
      <w:pPr>
        <w:jc w:val="both"/>
        <w:rPr>
          <w:b/>
          <w:i/>
          <w:sz w:val="24"/>
          <w:szCs w:val="24"/>
        </w:rPr>
      </w:pPr>
    </w:p>
    <w:p w:rsidR="00DB557E" w:rsidRDefault="00DB557E" w:rsidP="00DB557E">
      <w:pPr>
        <w:jc w:val="both"/>
        <w:rPr>
          <w:b/>
          <w:i/>
          <w:sz w:val="24"/>
          <w:szCs w:val="24"/>
        </w:rPr>
      </w:pPr>
    </w:p>
    <w:p w:rsidR="00DB557E" w:rsidRDefault="00DB557E" w:rsidP="00DB557E">
      <w:pPr>
        <w:jc w:val="both"/>
        <w:rPr>
          <w:b/>
          <w:i/>
          <w:sz w:val="24"/>
          <w:szCs w:val="24"/>
        </w:rPr>
      </w:pPr>
    </w:p>
    <w:p w:rsidR="00DB557E" w:rsidRDefault="00DB557E" w:rsidP="00DB557E">
      <w:pPr>
        <w:jc w:val="both"/>
        <w:rPr>
          <w:b/>
          <w:i/>
          <w:sz w:val="24"/>
          <w:szCs w:val="24"/>
        </w:rPr>
      </w:pPr>
    </w:p>
    <w:p w:rsidR="00DB557E" w:rsidRPr="006F6BBD" w:rsidRDefault="00DB557E" w:rsidP="00DB557E">
      <w:pPr>
        <w:jc w:val="both"/>
        <w:rPr>
          <w:b/>
          <w:i/>
          <w:sz w:val="24"/>
          <w:szCs w:val="24"/>
        </w:rPr>
      </w:pPr>
      <w:r w:rsidRPr="006F6BBD">
        <w:rPr>
          <w:b/>
          <w:i/>
          <w:sz w:val="24"/>
          <w:szCs w:val="24"/>
        </w:rPr>
        <w:lastRenderedPageBreak/>
        <w:t>Position éligible client</w:t>
      </w:r>
      <w:r>
        <w:rPr>
          <w:b/>
          <w:i/>
          <w:sz w:val="24"/>
          <w:szCs w:val="24"/>
        </w:rPr>
        <w:t> :</w:t>
      </w:r>
    </w:p>
    <w:p w:rsidR="00DB557E" w:rsidRDefault="00DB557E" w:rsidP="00DB557E">
      <w:pPr>
        <w:jc w:val="both"/>
        <w:rPr>
          <w:sz w:val="24"/>
          <w:szCs w:val="24"/>
        </w:rPr>
      </w:pPr>
    </w:p>
    <w:tbl>
      <w:tblPr>
        <w:tblW w:w="9155" w:type="dxa"/>
        <w:tblInd w:w="55" w:type="dxa"/>
        <w:tblCellMar>
          <w:left w:w="70" w:type="dxa"/>
          <w:right w:w="70" w:type="dxa"/>
        </w:tblCellMar>
        <w:tblLook w:val="04A0" w:firstRow="1" w:lastRow="0" w:firstColumn="1" w:lastColumn="0" w:noHBand="0" w:noVBand="1"/>
      </w:tblPr>
      <w:tblGrid>
        <w:gridCol w:w="1803"/>
        <w:gridCol w:w="1915"/>
        <w:gridCol w:w="1843"/>
        <w:gridCol w:w="975"/>
        <w:gridCol w:w="1060"/>
        <w:gridCol w:w="1559"/>
      </w:tblGrid>
      <w:tr w:rsidR="00DB557E" w:rsidRPr="0083569D" w:rsidTr="00B90839">
        <w:trPr>
          <w:trHeight w:val="301"/>
        </w:trPr>
        <w:tc>
          <w:tcPr>
            <w:tcW w:w="1803"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w:t>
            </w:r>
          </w:p>
        </w:tc>
        <w:tc>
          <w:tcPr>
            <w:tcW w:w="191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Position dénouée</w:t>
            </w:r>
          </w:p>
        </w:tc>
        <w:tc>
          <w:tcPr>
            <w:tcW w:w="975" w:type="dxa"/>
            <w:tcBorders>
              <w:top w:val="single" w:sz="8" w:space="0" w:color="auto"/>
              <w:left w:val="nil"/>
              <w:bottom w:val="single" w:sz="8" w:space="0" w:color="auto"/>
              <w:right w:val="single" w:sz="4"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Suspens</w:t>
            </w:r>
          </w:p>
        </w:tc>
        <w:tc>
          <w:tcPr>
            <w:tcW w:w="1060" w:type="dxa"/>
            <w:tcBorders>
              <w:top w:val="single" w:sz="4" w:space="0" w:color="auto"/>
              <w:left w:val="single" w:sz="4" w:space="0" w:color="auto"/>
              <w:bottom w:val="single" w:sz="8" w:space="0" w:color="auto"/>
              <w:right w:val="single" w:sz="4" w:space="0" w:color="auto"/>
            </w:tcBorders>
            <w:shd w:val="clear" w:color="000000" w:fill="A5A5A5"/>
          </w:tcPr>
          <w:p w:rsidR="00DB557E" w:rsidRPr="0083569D"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Nature de position</w:t>
            </w:r>
          </w:p>
        </w:tc>
        <w:tc>
          <w:tcPr>
            <w:tcW w:w="1559" w:type="dxa"/>
            <w:tcBorders>
              <w:top w:val="single" w:sz="8" w:space="0" w:color="auto"/>
              <w:left w:val="single" w:sz="4" w:space="0" w:color="auto"/>
              <w:bottom w:val="single" w:sz="8" w:space="0" w:color="auto"/>
              <w:right w:val="single" w:sz="8"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Position éligible</w:t>
            </w:r>
          </w:p>
        </w:tc>
      </w:tr>
      <w:tr w:rsidR="00DB557E" w:rsidRPr="0083569D" w:rsidTr="00B90839">
        <w:trPr>
          <w:trHeight w:val="335"/>
        </w:trPr>
        <w:tc>
          <w:tcPr>
            <w:tcW w:w="1803" w:type="dxa"/>
            <w:tcBorders>
              <w:top w:val="nil"/>
              <w:left w:val="single" w:sz="8" w:space="0" w:color="auto"/>
              <w:bottom w:val="single" w:sz="8" w:space="0" w:color="auto"/>
              <w:right w:val="single" w:sz="8" w:space="0" w:color="auto"/>
            </w:tcBorders>
            <w:shd w:val="clear" w:color="000000" w:fill="FFFFFF"/>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 61</w:t>
            </w:r>
          </w:p>
        </w:tc>
        <w:tc>
          <w:tcPr>
            <w:tcW w:w="1915"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 01</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40</w:t>
            </w:r>
          </w:p>
        </w:tc>
        <w:tc>
          <w:tcPr>
            <w:tcW w:w="975" w:type="dxa"/>
            <w:tcBorders>
              <w:top w:val="nil"/>
              <w:left w:val="nil"/>
              <w:bottom w:val="single" w:sz="8" w:space="0" w:color="auto"/>
              <w:right w:val="single" w:sz="4"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0</w:t>
            </w:r>
          </w:p>
        </w:tc>
        <w:tc>
          <w:tcPr>
            <w:tcW w:w="1060" w:type="dxa"/>
            <w:tcBorders>
              <w:top w:val="single" w:sz="8" w:space="0" w:color="auto"/>
              <w:left w:val="single" w:sz="4" w:space="0" w:color="auto"/>
              <w:bottom w:val="single" w:sz="8" w:space="0" w:color="auto"/>
              <w:right w:val="single" w:sz="4" w:space="0" w:color="auto"/>
            </w:tcBorders>
            <w:shd w:val="clear" w:color="000000" w:fill="FFFFFF"/>
          </w:tcPr>
          <w:p w:rsidR="00DB557E" w:rsidRPr="0083569D"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Dénouée</w:t>
            </w:r>
          </w:p>
        </w:tc>
        <w:tc>
          <w:tcPr>
            <w:tcW w:w="1559"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40</w:t>
            </w:r>
          </w:p>
        </w:tc>
      </w:tr>
      <w:tr w:rsidR="00DB557E" w:rsidRPr="0083569D" w:rsidTr="00B90839">
        <w:trPr>
          <w:trHeight w:val="301"/>
        </w:trPr>
        <w:tc>
          <w:tcPr>
            <w:tcW w:w="1803" w:type="dxa"/>
            <w:tcBorders>
              <w:top w:val="nil"/>
              <w:left w:val="single" w:sz="8" w:space="0" w:color="auto"/>
              <w:bottom w:val="single" w:sz="8" w:space="0" w:color="auto"/>
              <w:right w:val="single" w:sz="8" w:space="0" w:color="auto"/>
            </w:tcBorders>
            <w:shd w:val="clear" w:color="000000" w:fill="FFFFFF"/>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 62</w:t>
            </w:r>
          </w:p>
        </w:tc>
        <w:tc>
          <w:tcPr>
            <w:tcW w:w="1915"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 01</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60</w:t>
            </w:r>
          </w:p>
        </w:tc>
        <w:tc>
          <w:tcPr>
            <w:tcW w:w="975" w:type="dxa"/>
            <w:tcBorders>
              <w:top w:val="nil"/>
              <w:left w:val="nil"/>
              <w:bottom w:val="single" w:sz="8" w:space="0" w:color="auto"/>
              <w:right w:val="single" w:sz="4"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0</w:t>
            </w:r>
          </w:p>
        </w:tc>
        <w:tc>
          <w:tcPr>
            <w:tcW w:w="1060" w:type="dxa"/>
            <w:tcBorders>
              <w:top w:val="single" w:sz="8" w:space="0" w:color="auto"/>
              <w:left w:val="single" w:sz="4" w:space="0" w:color="auto"/>
              <w:bottom w:val="single" w:sz="8" w:space="0" w:color="auto"/>
              <w:right w:val="single" w:sz="4" w:space="0" w:color="auto"/>
            </w:tcBorders>
            <w:shd w:val="clear" w:color="000000" w:fill="FFFFFF"/>
          </w:tcPr>
          <w:p w:rsidR="00DB557E" w:rsidRPr="0083569D"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Nantie</w:t>
            </w:r>
          </w:p>
        </w:tc>
        <w:tc>
          <w:tcPr>
            <w:tcW w:w="1559"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60</w:t>
            </w:r>
          </w:p>
        </w:tc>
      </w:tr>
      <w:tr w:rsidR="00DB557E" w:rsidRPr="0083569D" w:rsidTr="00B90839">
        <w:trPr>
          <w:trHeight w:val="301"/>
        </w:trPr>
        <w:tc>
          <w:tcPr>
            <w:tcW w:w="1803" w:type="dxa"/>
            <w:tcBorders>
              <w:top w:val="nil"/>
              <w:left w:val="single" w:sz="8" w:space="0" w:color="auto"/>
              <w:bottom w:val="single" w:sz="8" w:space="0" w:color="auto"/>
              <w:right w:val="single" w:sz="8" w:space="0" w:color="auto"/>
            </w:tcBorders>
            <w:shd w:val="clear" w:color="000000" w:fill="FFFFFF"/>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 63</w:t>
            </w:r>
          </w:p>
        </w:tc>
        <w:tc>
          <w:tcPr>
            <w:tcW w:w="1915"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 02</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110</w:t>
            </w:r>
          </w:p>
        </w:tc>
        <w:tc>
          <w:tcPr>
            <w:tcW w:w="975" w:type="dxa"/>
            <w:tcBorders>
              <w:top w:val="nil"/>
              <w:left w:val="nil"/>
              <w:bottom w:val="single" w:sz="8" w:space="0" w:color="auto"/>
              <w:right w:val="single" w:sz="4"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0</w:t>
            </w:r>
          </w:p>
        </w:tc>
        <w:tc>
          <w:tcPr>
            <w:tcW w:w="1060" w:type="dxa"/>
            <w:tcBorders>
              <w:top w:val="single" w:sz="8" w:space="0" w:color="auto"/>
              <w:left w:val="single" w:sz="4" w:space="0" w:color="auto"/>
              <w:bottom w:val="single" w:sz="4" w:space="0" w:color="auto"/>
              <w:right w:val="single" w:sz="4" w:space="0" w:color="auto"/>
            </w:tcBorders>
            <w:shd w:val="clear" w:color="000000" w:fill="FFFFFF"/>
          </w:tcPr>
          <w:p w:rsidR="00DB557E" w:rsidRPr="0083569D"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Dénouée</w:t>
            </w:r>
          </w:p>
        </w:tc>
        <w:tc>
          <w:tcPr>
            <w:tcW w:w="1559"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E06697" w:rsidRDefault="00DB557E" w:rsidP="00DB557E">
      <w:pPr>
        <w:pStyle w:val="Paragraphedeliste1"/>
        <w:spacing w:line="100" w:lineRule="atLeast"/>
        <w:ind w:left="0"/>
        <w:jc w:val="both"/>
        <w:rPr>
          <w:b/>
          <w:i/>
          <w:sz w:val="24"/>
          <w:szCs w:val="24"/>
        </w:rPr>
      </w:pPr>
      <w:r w:rsidRPr="00E06697">
        <w:rPr>
          <w:b/>
          <w:i/>
          <w:sz w:val="24"/>
          <w:szCs w:val="24"/>
        </w:rPr>
        <w:t xml:space="preserve">Position éligible Marché :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8804" w:type="dxa"/>
        <w:tblInd w:w="55" w:type="dxa"/>
        <w:tblCellMar>
          <w:left w:w="70" w:type="dxa"/>
          <w:right w:w="70" w:type="dxa"/>
        </w:tblCellMar>
        <w:tblLook w:val="04A0" w:firstRow="1" w:lastRow="0" w:firstColumn="1" w:lastColumn="0" w:noHBand="0" w:noVBand="1"/>
      </w:tblPr>
      <w:tblGrid>
        <w:gridCol w:w="2740"/>
        <w:gridCol w:w="2240"/>
        <w:gridCol w:w="2123"/>
        <w:gridCol w:w="1701"/>
      </w:tblGrid>
      <w:tr w:rsidR="00DB557E" w:rsidRPr="001D0B4F" w:rsidTr="00B90839">
        <w:trPr>
          <w:trHeight w:val="315"/>
        </w:trPr>
        <w:tc>
          <w:tcPr>
            <w:tcW w:w="27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w:t>
            </w:r>
          </w:p>
        </w:tc>
        <w:tc>
          <w:tcPr>
            <w:tcW w:w="22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 dénouée</w:t>
            </w:r>
          </w:p>
        </w:tc>
        <w:tc>
          <w:tcPr>
            <w:tcW w:w="212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Suspens</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 éligible</w:t>
            </w:r>
          </w:p>
        </w:tc>
      </w:tr>
      <w:tr w:rsidR="00DB557E" w:rsidRPr="001D0B4F" w:rsidTr="00B90839">
        <w:trPr>
          <w:trHeight w:val="315"/>
        </w:trPr>
        <w:tc>
          <w:tcPr>
            <w:tcW w:w="27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22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212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r>
      <w:tr w:rsidR="00DB557E" w:rsidRPr="001D0B4F" w:rsidTr="00B90839">
        <w:trPr>
          <w:trHeight w:val="315"/>
        </w:trPr>
        <w:tc>
          <w:tcPr>
            <w:tcW w:w="27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22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212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r>
      <w:tr w:rsidR="00DB557E" w:rsidRPr="001D0B4F" w:rsidTr="00B90839">
        <w:trPr>
          <w:trHeight w:val="315"/>
        </w:trPr>
        <w:tc>
          <w:tcPr>
            <w:tcW w:w="27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22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212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Activation de l’annonce et lancement de calcul des exécutions pour les ayants droit</w:t>
      </w:r>
    </w:p>
    <w:p w:rsidR="00DB557E" w:rsidRDefault="00DB557E" w:rsidP="00DB557E">
      <w:pPr>
        <w:pStyle w:val="Paragraphedeliste1"/>
        <w:spacing w:line="100" w:lineRule="atLeast"/>
        <w:ind w:left="0"/>
        <w:jc w:val="both"/>
      </w:pPr>
    </w:p>
    <w:p w:rsidR="00DB557E" w:rsidRPr="001D0B4F" w:rsidRDefault="00DB557E" w:rsidP="00DB557E">
      <w:pPr>
        <w:pStyle w:val="Paragraphedeliste1"/>
        <w:spacing w:line="100" w:lineRule="atLeast"/>
        <w:ind w:left="0"/>
        <w:jc w:val="both"/>
        <w:rPr>
          <w:b/>
          <w:i/>
        </w:rPr>
      </w:pPr>
      <w:r w:rsidRPr="001D0B4F">
        <w:rPr>
          <w:b/>
          <w:i/>
        </w:rPr>
        <w:t>Exécutions clients :</w:t>
      </w:r>
    </w:p>
    <w:p w:rsidR="00DB557E" w:rsidRDefault="00DB557E" w:rsidP="00DB557E">
      <w:pPr>
        <w:pStyle w:val="Paragraphedeliste1"/>
        <w:spacing w:line="100" w:lineRule="atLeast"/>
        <w:ind w:left="0"/>
        <w:jc w:val="both"/>
      </w:pPr>
    </w:p>
    <w:tbl>
      <w:tblPr>
        <w:tblW w:w="9714" w:type="dxa"/>
        <w:tblCellMar>
          <w:left w:w="70" w:type="dxa"/>
          <w:right w:w="70" w:type="dxa"/>
        </w:tblCellMar>
        <w:tblLook w:val="04A0" w:firstRow="1" w:lastRow="0" w:firstColumn="1" w:lastColumn="0" w:noHBand="0" w:noVBand="1"/>
      </w:tblPr>
      <w:tblGrid>
        <w:gridCol w:w="1394"/>
        <w:gridCol w:w="1583"/>
        <w:gridCol w:w="862"/>
        <w:gridCol w:w="1583"/>
        <w:gridCol w:w="1311"/>
        <w:gridCol w:w="1755"/>
        <w:gridCol w:w="1226"/>
      </w:tblGrid>
      <w:tr w:rsidR="00DB557E" w:rsidRPr="001D0B4F" w:rsidTr="00B90839">
        <w:trPr>
          <w:trHeight w:val="317"/>
        </w:trPr>
        <w:tc>
          <w:tcPr>
            <w:tcW w:w="1394"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w:t>
            </w:r>
          </w:p>
        </w:tc>
        <w:tc>
          <w:tcPr>
            <w:tcW w:w="158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w:t>
            </w:r>
          </w:p>
        </w:tc>
        <w:tc>
          <w:tcPr>
            <w:tcW w:w="158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Quantité exécutée</w:t>
            </w:r>
          </w:p>
        </w:tc>
        <w:tc>
          <w:tcPr>
            <w:tcW w:w="1311" w:type="dxa"/>
            <w:tcBorders>
              <w:top w:val="single" w:sz="8" w:space="0" w:color="auto"/>
              <w:left w:val="nil"/>
              <w:bottom w:val="single" w:sz="8" w:space="0" w:color="auto"/>
              <w:right w:val="single" w:sz="4"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du mouvement</w:t>
            </w:r>
          </w:p>
        </w:tc>
        <w:tc>
          <w:tcPr>
            <w:tcW w:w="1755" w:type="dxa"/>
            <w:tcBorders>
              <w:top w:val="single" w:sz="4" w:space="0" w:color="auto"/>
              <w:left w:val="single" w:sz="4" w:space="0" w:color="auto"/>
              <w:bottom w:val="single" w:sz="8" w:space="0" w:color="auto"/>
              <w:right w:val="single" w:sz="4" w:space="0" w:color="auto"/>
            </w:tcBorders>
            <w:shd w:val="clear" w:color="000000" w:fill="A5A5A5"/>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Nature de position</w:t>
            </w:r>
          </w:p>
        </w:tc>
        <w:tc>
          <w:tcPr>
            <w:tcW w:w="1226" w:type="dxa"/>
            <w:tcBorders>
              <w:top w:val="single" w:sz="8" w:space="0" w:color="auto"/>
              <w:left w:val="single" w:sz="4" w:space="0" w:color="auto"/>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d'impact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61</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61</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160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62</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Nantie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62</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240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Nantie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63</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63</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440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4"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bl>
    <w:p w:rsidR="00DB557E" w:rsidRDefault="00DB557E" w:rsidP="00DB557E">
      <w:pPr>
        <w:pStyle w:val="Paragraphedeliste1"/>
        <w:spacing w:line="100" w:lineRule="atLeast"/>
        <w:ind w:left="0"/>
        <w:jc w:val="both"/>
      </w:pPr>
    </w:p>
    <w:p w:rsidR="00DB557E" w:rsidRPr="009776BC" w:rsidRDefault="00DB557E" w:rsidP="00DB557E">
      <w:pPr>
        <w:jc w:val="both"/>
        <w:rPr>
          <w:b/>
          <w:i/>
          <w:sz w:val="24"/>
          <w:szCs w:val="24"/>
        </w:rPr>
      </w:pPr>
      <w:r>
        <w:rPr>
          <w:b/>
          <w:i/>
          <w:sz w:val="24"/>
          <w:szCs w:val="24"/>
        </w:rPr>
        <w:t>Exécutions Marché :</w:t>
      </w:r>
    </w:p>
    <w:p w:rsidR="00DB557E" w:rsidRDefault="00DB557E" w:rsidP="00DB557E">
      <w:pPr>
        <w:pStyle w:val="Paragraphedeliste1"/>
        <w:spacing w:line="100" w:lineRule="atLeast"/>
        <w:ind w:left="0"/>
        <w:jc w:val="both"/>
      </w:pPr>
    </w:p>
    <w:tbl>
      <w:tblPr>
        <w:tblW w:w="8800" w:type="dxa"/>
        <w:tblInd w:w="55" w:type="dxa"/>
        <w:tblCellMar>
          <w:left w:w="70" w:type="dxa"/>
          <w:right w:w="70" w:type="dxa"/>
        </w:tblCellMar>
        <w:tblLook w:val="04A0" w:firstRow="1" w:lastRow="0" w:firstColumn="1" w:lastColumn="0" w:noHBand="0" w:noVBand="1"/>
      </w:tblPr>
      <w:tblGrid>
        <w:gridCol w:w="1840"/>
        <w:gridCol w:w="862"/>
        <w:gridCol w:w="1840"/>
        <w:gridCol w:w="2180"/>
        <w:gridCol w:w="2080"/>
      </w:tblGrid>
      <w:tr w:rsidR="00DB557E" w:rsidRPr="001D0B4F" w:rsidTr="00B90839">
        <w:trPr>
          <w:trHeight w:val="315"/>
        </w:trPr>
        <w:tc>
          <w:tcPr>
            <w:tcW w:w="18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w:t>
            </w:r>
          </w:p>
        </w:tc>
        <w:tc>
          <w:tcPr>
            <w:tcW w:w="8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Quantité exécutée</w:t>
            </w:r>
          </w:p>
        </w:tc>
        <w:tc>
          <w:tcPr>
            <w:tcW w:w="21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du mouvement</w:t>
            </w:r>
          </w:p>
        </w:tc>
        <w:tc>
          <w:tcPr>
            <w:tcW w:w="20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d'impact</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440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des exécutions marché est à l’image des exécutions clients avec une consolidation par masse de ségrégation.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lastRenderedPageBreak/>
        <w:t xml:space="preserve">Réception du paiement marché titres in et Out via le fichier comptable RCQ, la réconciliation est effectuée automatiquement avec les exécutions marché sur la base des quantités reçues par rapport </w:t>
      </w:r>
    </w:p>
    <w:p w:rsidR="00DB557E" w:rsidRDefault="00DB557E" w:rsidP="00DB557E">
      <w:pPr>
        <w:pStyle w:val="Paragraphedeliste1"/>
        <w:spacing w:line="100" w:lineRule="atLeast"/>
        <w:ind w:left="0"/>
        <w:jc w:val="both"/>
      </w:pPr>
      <w:r>
        <w:t>aux quantités calculées.</w:t>
      </w:r>
    </w:p>
    <w:p w:rsidR="00DB557E" w:rsidRDefault="00DB557E" w:rsidP="00DB557E">
      <w:pPr>
        <w:pStyle w:val="Paragraphedeliste1"/>
        <w:spacing w:line="100" w:lineRule="atLeast"/>
        <w:ind w:left="0"/>
        <w:jc w:val="both"/>
      </w:pPr>
    </w:p>
    <w:tbl>
      <w:tblPr>
        <w:tblW w:w="8800" w:type="dxa"/>
        <w:tblInd w:w="55" w:type="dxa"/>
        <w:tblCellMar>
          <w:left w:w="70" w:type="dxa"/>
          <w:right w:w="70" w:type="dxa"/>
        </w:tblCellMar>
        <w:tblLook w:val="04A0" w:firstRow="1" w:lastRow="0" w:firstColumn="1" w:lastColumn="0" w:noHBand="0" w:noVBand="1"/>
      </w:tblPr>
      <w:tblGrid>
        <w:gridCol w:w="1840"/>
        <w:gridCol w:w="862"/>
        <w:gridCol w:w="1840"/>
        <w:gridCol w:w="2180"/>
        <w:gridCol w:w="2080"/>
      </w:tblGrid>
      <w:tr w:rsidR="00DB557E" w:rsidRPr="001E1FBE" w:rsidTr="00B90839">
        <w:trPr>
          <w:trHeight w:val="315"/>
        </w:trPr>
        <w:tc>
          <w:tcPr>
            <w:tcW w:w="18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w:t>
            </w:r>
          </w:p>
        </w:tc>
        <w:tc>
          <w:tcPr>
            <w:tcW w:w="8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Position</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Quantité exécutée</w:t>
            </w:r>
          </w:p>
        </w:tc>
        <w:tc>
          <w:tcPr>
            <w:tcW w:w="21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Type d'impact</w:t>
            </w:r>
          </w:p>
        </w:tc>
        <w:tc>
          <w:tcPr>
            <w:tcW w:w="20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Réconciliation</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In</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400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Out</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110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In</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440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Out</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bl>
    <w:p w:rsidR="00DB557E" w:rsidRDefault="00DB557E" w:rsidP="00DB557E">
      <w:pPr>
        <w:pStyle w:val="Paragraphedeliste1"/>
        <w:spacing w:line="100" w:lineRule="atLeast"/>
        <w:ind w:left="0"/>
        <w:jc w:val="both"/>
      </w:pPr>
    </w:p>
    <w:p w:rsidR="00DB557E" w:rsidRPr="004C57DA" w:rsidRDefault="00DB557E" w:rsidP="00DB557E">
      <w:pPr>
        <w:pStyle w:val="Paragraphedeliste1"/>
        <w:spacing w:line="100" w:lineRule="atLeast"/>
        <w:ind w:left="0"/>
        <w:jc w:val="both"/>
      </w:pPr>
      <w:r w:rsidRPr="004C57DA">
        <w:t>Une fois réconciliation faite le système alloue les paiements titres sur les comptes des clients.</w:t>
      </w:r>
    </w:p>
    <w:p w:rsidR="00DB557E" w:rsidRPr="004C57DA" w:rsidRDefault="00DB557E" w:rsidP="00DB557E">
      <w:pPr>
        <w:pStyle w:val="Paragraphedeliste1"/>
        <w:spacing w:line="100" w:lineRule="atLeast"/>
        <w:ind w:left="0"/>
        <w:jc w:val="both"/>
      </w:pPr>
    </w:p>
    <w:p w:rsidR="00DB557E" w:rsidRPr="004C57DA" w:rsidRDefault="00DB557E" w:rsidP="006E0B40">
      <w:pPr>
        <w:numPr>
          <w:ilvl w:val="0"/>
          <w:numId w:val="25"/>
        </w:numPr>
        <w:jc w:val="both"/>
      </w:pPr>
      <w:r w:rsidRPr="004C57DA">
        <w:t>Plusieurs impacts à la génération du paiement client :</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Impact de la position titre client :</w:t>
      </w:r>
    </w:p>
    <w:p w:rsidR="00DB557E" w:rsidRPr="004C57DA" w:rsidRDefault="00DB557E" w:rsidP="00DB557E">
      <w:pPr>
        <w:jc w:val="both"/>
      </w:pPr>
      <w:r w:rsidRPr="004C57DA">
        <w:t>Les nouveaux titres sont constatés sur les comptes des clients éligibles à la date de l’opération, ceci est visible sur le module MegaCommon.</w:t>
      </w:r>
    </w:p>
    <w:p w:rsidR="00DB557E" w:rsidRPr="004C57DA" w:rsidRDefault="00DB557E" w:rsidP="00DB557E">
      <w:pPr>
        <w:jc w:val="both"/>
      </w:pPr>
      <w:r w:rsidRPr="004C57DA">
        <w:t>Les titres sortants seront écartés de la position des clients à la date de l’opération (Date d’échange).</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 xml:space="preserve">Génération de la comptabilité Matière : </w:t>
      </w:r>
    </w:p>
    <w:p w:rsidR="00DB557E" w:rsidRPr="004C57DA" w:rsidRDefault="00DB557E" w:rsidP="00DB557E">
      <w:pPr>
        <w:jc w:val="both"/>
      </w:pPr>
      <w:r w:rsidRPr="004C57DA">
        <w:t>Génération d’une écriture comptable constatant l’entrée des nouvelles valeurs sur les comptes des clients et la sortie des anciens titres.</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Confirmation client</w:t>
      </w:r>
    </w:p>
    <w:p w:rsidR="00DB557E" w:rsidRPr="004C57DA" w:rsidRDefault="00DB557E" w:rsidP="00DB557E">
      <w:pPr>
        <w:jc w:val="both"/>
      </w:pPr>
      <w:r w:rsidRPr="004C57DA">
        <w:t>Génération des avis d’opérations vers les clients éligibles.</w:t>
      </w:r>
    </w:p>
    <w:p w:rsidR="00DB557E" w:rsidRPr="004C57DA" w:rsidRDefault="00DB557E" w:rsidP="00DB557E">
      <w:pPr>
        <w:jc w:val="both"/>
      </w:pPr>
      <w:r w:rsidRPr="004C57DA">
        <w:t>[Se référer aux spécifications reporting]</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Impact de la position CMP</w:t>
      </w:r>
    </w:p>
    <w:p w:rsidR="00DB557E" w:rsidRPr="004C57DA" w:rsidRDefault="00DB557E" w:rsidP="00DB557E">
      <w:pPr>
        <w:jc w:val="both"/>
      </w:pPr>
      <w:r w:rsidRPr="004C57DA">
        <w:t xml:space="preserve"> [Se référer au tableau des formules du CMP]</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Calcul des commissions :</w:t>
      </w:r>
    </w:p>
    <w:p w:rsidR="00DB557E" w:rsidRPr="004C57DA" w:rsidRDefault="00DB557E" w:rsidP="00DB557E">
      <w:pPr>
        <w:jc w:val="both"/>
      </w:pPr>
      <w:r w:rsidRPr="004C57DA">
        <w:t>Si les commissions sont configurées au niveau de l’application, le système va générer l’écriture comptable espèce correspondantes pour qu’en fin de journée les comptes espèces des clients soient débités par le montant de la commission.</w:t>
      </w:r>
    </w:p>
    <w:p w:rsidR="00DB557E" w:rsidRPr="004C57DA" w:rsidRDefault="00DB557E" w:rsidP="00DB557E">
      <w:pPr>
        <w:jc w:val="both"/>
        <w:rPr>
          <w:i/>
        </w:rPr>
      </w:pPr>
    </w:p>
    <w:p w:rsidR="00DB557E" w:rsidRPr="004C57DA" w:rsidRDefault="00DB557E" w:rsidP="00DB557E">
      <w:pPr>
        <w:jc w:val="both"/>
      </w:pPr>
      <w:r w:rsidRPr="004C57DA">
        <w:t xml:space="preserve">AWB demande à ce que la commission soit valorisée sur la base d’un champ cours de l’opération saisi lors de la création de l’annonce pour la quantité des titres entrants. </w:t>
      </w:r>
    </w:p>
    <w:p w:rsidR="00DB557E" w:rsidRPr="004C57DA" w:rsidRDefault="00DB557E" w:rsidP="00DB557E">
      <w:pPr>
        <w:jc w:val="both"/>
      </w:pPr>
      <w:r w:rsidRPr="004C57DA">
        <w:rPr>
          <w:i/>
        </w:rPr>
        <w:t>[Se référer à la matrice des commissions]</w:t>
      </w:r>
      <w:r w:rsidRPr="004C57DA">
        <w:t> </w:t>
      </w:r>
    </w:p>
    <w:p w:rsidR="00DB557E" w:rsidRDefault="00DB557E" w:rsidP="00DB557E">
      <w:pPr>
        <w:pStyle w:val="Paragraphedeliste1"/>
        <w:spacing w:line="100" w:lineRule="atLeast"/>
        <w:ind w:left="0"/>
        <w:jc w:val="both"/>
      </w:pPr>
    </w:p>
    <w:p w:rsidR="00DB557E" w:rsidRPr="00BB6734" w:rsidRDefault="00DB557E" w:rsidP="00DB557E">
      <w:pPr>
        <w:pStyle w:val="Paragraphedeliste1"/>
        <w:spacing w:line="100" w:lineRule="atLeast"/>
        <w:ind w:left="0"/>
        <w:jc w:val="both"/>
        <w:rPr>
          <w:b/>
          <w:i/>
          <w:u w:val="single"/>
        </w:rPr>
      </w:pPr>
      <w:r w:rsidRPr="00BB6734">
        <w:rPr>
          <w:b/>
          <w:i/>
          <w:u w:val="single"/>
        </w:rPr>
        <w:t>Illustration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Taux  de commission : 10%</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9654" w:type="dxa"/>
        <w:tblInd w:w="55" w:type="dxa"/>
        <w:tblCellMar>
          <w:left w:w="70" w:type="dxa"/>
          <w:right w:w="70" w:type="dxa"/>
        </w:tblCellMar>
        <w:tblLook w:val="04A0" w:firstRow="1" w:lastRow="0" w:firstColumn="1" w:lastColumn="0" w:noHBand="0" w:noVBand="1"/>
      </w:tblPr>
      <w:tblGrid>
        <w:gridCol w:w="1337"/>
        <w:gridCol w:w="1843"/>
        <w:gridCol w:w="1938"/>
        <w:gridCol w:w="1747"/>
        <w:gridCol w:w="1230"/>
        <w:gridCol w:w="1559"/>
      </w:tblGrid>
      <w:tr w:rsidR="00DB557E" w:rsidRPr="00BB6734" w:rsidTr="00B90839">
        <w:trPr>
          <w:trHeight w:val="315"/>
        </w:trPr>
        <w:tc>
          <w:tcPr>
            <w:tcW w:w="133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lastRenderedPageBreak/>
              <w:t>Compte client</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00DB557E" w:rsidRPr="00BB6734">
              <w:rPr>
                <w:rFonts w:eastAsia="Times New Roman" w:cs="Times New Roman"/>
                <w:color w:val="000000"/>
                <w:lang w:eastAsia="fr-FR"/>
              </w:rPr>
              <w:t>ostro</w:t>
            </w:r>
          </w:p>
        </w:tc>
        <w:tc>
          <w:tcPr>
            <w:tcW w:w="193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Quantité exécutée</w:t>
            </w:r>
          </w:p>
        </w:tc>
        <w:tc>
          <w:tcPr>
            <w:tcW w:w="174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Type du mouvement</w:t>
            </w:r>
          </w:p>
        </w:tc>
        <w:tc>
          <w:tcPr>
            <w:tcW w:w="123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Commission</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Type d'impact</w:t>
            </w:r>
          </w:p>
        </w:tc>
      </w:tr>
      <w:tr w:rsidR="00DB557E" w:rsidRPr="00BB6734" w:rsidTr="00B90839">
        <w:trPr>
          <w:trHeight w:val="315"/>
        </w:trPr>
        <w:tc>
          <w:tcPr>
            <w:tcW w:w="1337" w:type="dxa"/>
            <w:tcBorders>
              <w:top w:val="nil"/>
              <w:left w:val="single" w:sz="8" w:space="0" w:color="auto"/>
              <w:bottom w:val="single" w:sz="8" w:space="0" w:color="auto"/>
              <w:right w:val="single" w:sz="8" w:space="0" w:color="auto"/>
            </w:tcBorders>
            <w:shd w:val="clear" w:color="000000" w:fill="FFFFFF"/>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client 61</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Nostro 01</w:t>
            </w:r>
          </w:p>
        </w:tc>
        <w:tc>
          <w:tcPr>
            <w:tcW w:w="1938"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160</w:t>
            </w:r>
          </w:p>
        </w:tc>
        <w:tc>
          <w:tcPr>
            <w:tcW w:w="1747"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Espèce</w:t>
            </w:r>
          </w:p>
        </w:tc>
        <w:tc>
          <w:tcPr>
            <w:tcW w:w="1230"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1600</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BB6734" w:rsidTr="00B90839">
        <w:trPr>
          <w:trHeight w:val="315"/>
        </w:trPr>
        <w:tc>
          <w:tcPr>
            <w:tcW w:w="1337" w:type="dxa"/>
            <w:tcBorders>
              <w:top w:val="nil"/>
              <w:left w:val="single" w:sz="8" w:space="0" w:color="auto"/>
              <w:bottom w:val="single" w:sz="8" w:space="0" w:color="auto"/>
              <w:right w:val="single" w:sz="8" w:space="0" w:color="auto"/>
            </w:tcBorders>
            <w:shd w:val="clear" w:color="000000" w:fill="FFFFFF"/>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Client 62</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Nostro 01</w:t>
            </w:r>
          </w:p>
        </w:tc>
        <w:tc>
          <w:tcPr>
            <w:tcW w:w="1938"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240</w:t>
            </w:r>
          </w:p>
        </w:tc>
        <w:tc>
          <w:tcPr>
            <w:tcW w:w="1747"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Espèce</w:t>
            </w:r>
          </w:p>
        </w:tc>
        <w:tc>
          <w:tcPr>
            <w:tcW w:w="1230"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2400</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BB6734" w:rsidTr="00B90839">
        <w:trPr>
          <w:trHeight w:val="315"/>
        </w:trPr>
        <w:tc>
          <w:tcPr>
            <w:tcW w:w="1337" w:type="dxa"/>
            <w:tcBorders>
              <w:top w:val="nil"/>
              <w:left w:val="single" w:sz="8" w:space="0" w:color="auto"/>
              <w:bottom w:val="single" w:sz="8" w:space="0" w:color="auto"/>
              <w:right w:val="single" w:sz="8" w:space="0" w:color="auto"/>
            </w:tcBorders>
            <w:shd w:val="clear" w:color="000000" w:fill="FFFFFF"/>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Client 63</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Nostro 02</w:t>
            </w:r>
          </w:p>
        </w:tc>
        <w:tc>
          <w:tcPr>
            <w:tcW w:w="1938"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440</w:t>
            </w:r>
          </w:p>
        </w:tc>
        <w:tc>
          <w:tcPr>
            <w:tcW w:w="1747"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Espèce</w:t>
            </w:r>
          </w:p>
        </w:tc>
        <w:tc>
          <w:tcPr>
            <w:tcW w:w="1230"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4400</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802" w:name="_Toc425152127"/>
      <w:r w:rsidRPr="008170E5">
        <w:t>OST d'échange avec rompus</w:t>
      </w:r>
      <w:bookmarkEnd w:id="1802"/>
    </w:p>
    <w:p w:rsidR="00DB557E" w:rsidRDefault="00DB557E" w:rsidP="00DB557E">
      <w:pPr>
        <w:pStyle w:val="Paragraphedeliste1"/>
        <w:spacing w:line="100" w:lineRule="atLeast"/>
        <w:ind w:left="0"/>
        <w:jc w:val="both"/>
      </w:pPr>
    </w:p>
    <w:p w:rsidR="00DB557E" w:rsidRPr="00A27C46" w:rsidRDefault="006D6DF0" w:rsidP="00DB557E">
      <w:pPr>
        <w:pStyle w:val="Paragraphedeliste1"/>
        <w:spacing w:line="100" w:lineRule="atLeast"/>
        <w:ind w:left="0"/>
        <w:jc w:val="both"/>
        <w:rPr>
          <w:color w:val="FF0000"/>
        </w:rPr>
      </w:pPr>
      <w:r w:rsidRPr="006D6DF0">
        <w:rPr>
          <w:color w:val="auto"/>
        </w:rPr>
        <w:t>L’OST d’échange avec rompus  respectera l</w:t>
      </w:r>
      <w:r>
        <w:rPr>
          <w:color w:val="auto"/>
        </w:rPr>
        <w:t>e calendrier des OST optionnels</w:t>
      </w:r>
      <w:r w:rsidRPr="006D6DF0">
        <w:rPr>
          <w:color w:val="auto"/>
        </w:rPr>
        <w:t>, il</w:t>
      </w:r>
      <w:r>
        <w:t xml:space="preserve"> s’agit d’une OST avec  détachement et</w:t>
      </w:r>
      <w:r w:rsidR="00DB557E" w:rsidRPr="004C57DA">
        <w:t xml:space="preserve"> avec une augmentation systématique des titres sur les comptes des ayants droit.</w:t>
      </w:r>
    </w:p>
    <w:p w:rsidR="001F2348" w:rsidRDefault="001F2348" w:rsidP="00DB557E">
      <w:pPr>
        <w:pStyle w:val="Paragraphedeliste1"/>
        <w:spacing w:line="100" w:lineRule="atLeast"/>
        <w:ind w:left="0"/>
        <w:jc w:val="both"/>
        <w:rPr>
          <w:b/>
          <w:i/>
          <w:u w:val="single"/>
        </w:rPr>
      </w:pPr>
    </w:p>
    <w:p w:rsidR="00DB557E" w:rsidRPr="006E6A44" w:rsidRDefault="00DB557E" w:rsidP="00DB557E">
      <w:pPr>
        <w:pStyle w:val="Paragraphedeliste1"/>
        <w:spacing w:line="100" w:lineRule="atLeast"/>
        <w:ind w:left="0"/>
        <w:jc w:val="both"/>
        <w:rPr>
          <w:b/>
          <w:i/>
          <w:u w:val="single"/>
        </w:rPr>
      </w:pPr>
      <w:r w:rsidRPr="006E6A44">
        <w:rPr>
          <w:b/>
          <w:i/>
          <w:u w:val="single"/>
        </w:rPr>
        <w:t>La différence est que la parité cette fois est génératrice de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Illustration :</w:t>
      </w:r>
    </w:p>
    <w:p w:rsidR="00DB557E" w:rsidRDefault="00DB557E" w:rsidP="00DB557E">
      <w:pPr>
        <w:pStyle w:val="Paragraphedeliste1"/>
        <w:spacing w:line="100" w:lineRule="atLeast"/>
        <w:ind w:left="0"/>
        <w:jc w:val="both"/>
      </w:pPr>
    </w:p>
    <w:tbl>
      <w:tblPr>
        <w:tblW w:w="4860" w:type="dxa"/>
        <w:tblInd w:w="55" w:type="dxa"/>
        <w:tblCellMar>
          <w:left w:w="70" w:type="dxa"/>
          <w:right w:w="70" w:type="dxa"/>
        </w:tblCellMar>
        <w:tblLook w:val="04A0" w:firstRow="1" w:lastRow="0" w:firstColumn="1" w:lastColumn="0" w:noHBand="0" w:noVBand="1"/>
      </w:tblPr>
      <w:tblGrid>
        <w:gridCol w:w="2240"/>
        <w:gridCol w:w="2620"/>
      </w:tblGrid>
      <w:tr w:rsidR="00DB557E" w:rsidRPr="002A5AE0" w:rsidTr="00B90839">
        <w:trPr>
          <w:trHeight w:val="315"/>
        </w:trPr>
        <w:tc>
          <w:tcPr>
            <w:tcW w:w="22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Données </w:t>
            </w:r>
          </w:p>
        </w:tc>
        <w:tc>
          <w:tcPr>
            <w:tcW w:w="2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Valeur</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Valeur Principale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O</w:t>
            </w:r>
          </w:p>
        </w:tc>
      </w:tr>
      <w:tr w:rsidR="006D6DF0"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6D6DF0" w:rsidRPr="002A5AE0" w:rsidRDefault="006D6DF0"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Coupon </w:t>
            </w:r>
          </w:p>
        </w:tc>
        <w:tc>
          <w:tcPr>
            <w:tcW w:w="2620" w:type="dxa"/>
            <w:tcBorders>
              <w:top w:val="nil"/>
              <w:left w:val="nil"/>
              <w:bottom w:val="single" w:sz="8" w:space="0" w:color="auto"/>
              <w:right w:val="single" w:sz="8" w:space="0" w:color="auto"/>
            </w:tcBorders>
            <w:shd w:val="clear" w:color="000000" w:fill="FFFFFF"/>
            <w:noWrap/>
            <w:vAlign w:val="bottom"/>
            <w:hideMark/>
          </w:tcPr>
          <w:p w:rsidR="006D6DF0" w:rsidRPr="002A5AE0" w:rsidRDefault="006D6DF0" w:rsidP="00B90839">
            <w:pPr>
              <w:spacing w:line="240" w:lineRule="auto"/>
              <w:rPr>
                <w:rFonts w:eastAsia="Times New Roman" w:cs="Times New Roman"/>
                <w:color w:val="000000"/>
                <w:lang w:eastAsia="fr-FR"/>
              </w:rPr>
            </w:pPr>
            <w:r>
              <w:rPr>
                <w:rFonts w:eastAsia="Times New Roman" w:cs="Times New Roman"/>
                <w:color w:val="000000"/>
                <w:lang w:eastAsia="fr-FR"/>
              </w:rPr>
              <w:t>Coupon O</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à recevoir</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P</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Cours à l’opération </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142</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d'enregistrement</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03/02/2015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 l'opération</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04/02/2015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sortante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entrante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Pour un client ayant une position éligible de 800 titres, il aura </w:t>
      </w:r>
      <w:r>
        <w:rPr>
          <w:b/>
          <w:i/>
          <w:u w:val="single"/>
        </w:rPr>
        <w:t>02 titres formants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800/3 = 266,666;      0,666*3 = </w:t>
      </w:r>
      <w:r>
        <w:rPr>
          <w:b/>
        </w:rPr>
        <w:t>Deux</w:t>
      </w:r>
      <w:r w:rsidRPr="00E132A8">
        <w:rPr>
          <w:b/>
        </w:rPr>
        <w:t xml:space="preserve"> Titre</w:t>
      </w:r>
      <w:r>
        <w:rPr>
          <w:b/>
        </w:rPr>
        <w:t>s</w:t>
      </w:r>
      <w:r w:rsidRPr="00E132A8">
        <w:rPr>
          <w:b/>
        </w:rPr>
        <w:t xml:space="preserve"> formant</w:t>
      </w:r>
      <w:r>
        <w:rPr>
          <w:b/>
        </w:rPr>
        <w:t>s</w:t>
      </w:r>
      <w:r w:rsidRPr="00E132A8">
        <w:rPr>
          <w:b/>
        </w:rPr>
        <w:t xml:space="preserve"> rompus</w:t>
      </w:r>
    </w:p>
    <w:p w:rsidR="00DB557E" w:rsidRDefault="00DB557E" w:rsidP="00DB557E">
      <w:pPr>
        <w:pStyle w:val="Paragraphedeliste1"/>
        <w:spacing w:line="100" w:lineRule="atLeast"/>
        <w:ind w:left="0"/>
        <w:jc w:val="both"/>
      </w:pPr>
    </w:p>
    <w:p w:rsidR="00DB557E" w:rsidRPr="00A67CEF" w:rsidRDefault="00DB557E" w:rsidP="00DB557E">
      <w:pPr>
        <w:pStyle w:val="Paragraphedeliste1"/>
        <w:spacing w:line="100" w:lineRule="atLeast"/>
        <w:ind w:left="0"/>
        <w:jc w:val="both"/>
        <w:rPr>
          <w:b/>
        </w:rPr>
      </w:pPr>
      <w:r>
        <w:t>Le client dans ce cas exerce  toute la quant</w:t>
      </w:r>
      <w:r w:rsidR="00A27C46">
        <w:t>ité et procède à la vente des</w:t>
      </w:r>
      <w:r>
        <w:t xml:space="preserve"> rompus au prés de l’agence via le carnet d’ordre </w:t>
      </w:r>
      <w:r w:rsidRPr="00E132A8">
        <w:rPr>
          <w:b/>
        </w:rPr>
        <w:t>[L’ordre ne sera pas généré depuis MegaTrade]</w:t>
      </w:r>
      <w:r>
        <w:rPr>
          <w:b/>
        </w:rPr>
        <w:t xml:space="preserve">, </w:t>
      </w:r>
      <w:r>
        <w:t>s</w:t>
      </w:r>
      <w:r w:rsidRPr="00A67CEF">
        <w:t>inon</w:t>
      </w:r>
      <w:r>
        <w:t xml:space="preserve"> il pourra procéder à l’achat de titre supplémentaires pour compléter la parité et bénéficier de titres en plus.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803" w:name="_Toc425152128"/>
      <w:r w:rsidRPr="0027675F">
        <w:t>OST avec remboursement titre et espèce</w:t>
      </w:r>
      <w:bookmarkEnd w:id="1803"/>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 paragraphe décrit le traitement d’une opération de réduction de capital, le cycle de vie est le même qu’une opération d’échange (Sortie et entrée de titre) mais avec en plus une soulte espèce qui équivaut au montant de la réduction.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La réduction de capital s’opère avec une réduction des titres en circulation et un paiement espèce.</w:t>
      </w:r>
    </w:p>
    <w:p w:rsidR="00DB557E" w:rsidRDefault="00DB557E" w:rsidP="00DB557E">
      <w:pPr>
        <w:pStyle w:val="Paragraphedeliste1"/>
        <w:spacing w:line="100" w:lineRule="atLeast"/>
        <w:ind w:left="0"/>
        <w:jc w:val="both"/>
      </w:pPr>
      <w:r>
        <w:t>Réception de l’avis de l’annonce depuis Maroclear et création de l’annonce manuellement dans MegaCor.</w:t>
      </w:r>
    </w:p>
    <w:p w:rsidR="00DB557E" w:rsidRDefault="00DB557E" w:rsidP="00DB557E">
      <w:pPr>
        <w:pStyle w:val="Paragraphedeliste1"/>
        <w:spacing w:line="100" w:lineRule="atLeast"/>
        <w:ind w:left="0"/>
        <w:jc w:val="both"/>
      </w:pPr>
    </w:p>
    <w:tbl>
      <w:tblPr>
        <w:tblW w:w="4693" w:type="dxa"/>
        <w:tblInd w:w="55" w:type="dxa"/>
        <w:tblCellMar>
          <w:left w:w="70" w:type="dxa"/>
          <w:right w:w="70" w:type="dxa"/>
        </w:tblCellMar>
        <w:tblLook w:val="04A0" w:firstRow="1" w:lastRow="0" w:firstColumn="1" w:lastColumn="0" w:noHBand="0" w:noVBand="1"/>
      </w:tblPr>
      <w:tblGrid>
        <w:gridCol w:w="2240"/>
        <w:gridCol w:w="2453"/>
      </w:tblGrid>
      <w:tr w:rsidR="00DB557E" w:rsidRPr="002A5AE0" w:rsidTr="00B90839">
        <w:trPr>
          <w:trHeight w:val="315"/>
        </w:trPr>
        <w:tc>
          <w:tcPr>
            <w:tcW w:w="22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Données </w:t>
            </w:r>
          </w:p>
        </w:tc>
        <w:tc>
          <w:tcPr>
            <w:tcW w:w="245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Valeur</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Valeur Principale</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Titre </w:t>
            </w:r>
            <w:r>
              <w:rPr>
                <w:rFonts w:eastAsia="Times New Roman" w:cs="Times New Roman"/>
                <w:color w:val="000000"/>
                <w:lang w:eastAsia="fr-FR"/>
              </w:rPr>
              <w:t>K</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à recevoir</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Titre </w:t>
            </w:r>
            <w:r>
              <w:rPr>
                <w:rFonts w:eastAsia="Times New Roman" w:cs="Times New Roman"/>
                <w:color w:val="000000"/>
                <w:lang w:eastAsia="fr-FR"/>
              </w:rPr>
              <w:t>G</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Partié sortante</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Parité entrante</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Prix </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180</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d'enregistrement</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03/02/2015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Date de </w:t>
            </w:r>
            <w:r>
              <w:rPr>
                <w:rFonts w:eastAsia="Times New Roman" w:cs="Times New Roman"/>
                <w:color w:val="000000"/>
                <w:lang w:eastAsia="fr-FR"/>
              </w:rPr>
              <w:t>paiement</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04/02/2015</w:t>
            </w:r>
          </w:p>
        </w:tc>
      </w:tr>
    </w:tbl>
    <w:p w:rsidR="00DB557E" w:rsidRDefault="00DB557E" w:rsidP="00DB557E">
      <w:pPr>
        <w:pStyle w:val="Paragraphedeliste1"/>
        <w:spacing w:line="100" w:lineRule="atLeast"/>
        <w:ind w:left="0"/>
        <w:jc w:val="both"/>
      </w:pPr>
    </w:p>
    <w:p w:rsidR="00DB557E" w:rsidRPr="004C57DA" w:rsidRDefault="00DB557E" w:rsidP="00DB557E">
      <w:pPr>
        <w:jc w:val="both"/>
      </w:pPr>
      <w:r w:rsidRPr="004C57DA">
        <w:t>Le calcul de la position éligible prend en considération la date d’enregistrement de l’OST se basant sur les positions dénouées des clients ainsi que les opérations en suspens</w:t>
      </w:r>
    </w:p>
    <w:p w:rsidR="00DB557E" w:rsidRPr="004C57DA" w:rsidRDefault="00DB557E" w:rsidP="00DB557E">
      <w:pPr>
        <w:pStyle w:val="Paragraphedeliste1"/>
        <w:spacing w:line="100" w:lineRule="atLeast"/>
        <w:ind w:left="0"/>
        <w:jc w:val="both"/>
      </w:pPr>
    </w:p>
    <w:p w:rsidR="00DB557E" w:rsidRPr="004C57DA" w:rsidRDefault="00DB557E" w:rsidP="00DB557E">
      <w:pPr>
        <w:jc w:val="both"/>
      </w:pPr>
      <w:r w:rsidRPr="004C57DA">
        <w:t>L’utilisateur à toujours la possibilité de consulter les positions éligibles a tout moment du cycle de vie de l’annonce, afin de voir l’évolution des mouvements en cours.</w:t>
      </w:r>
    </w:p>
    <w:p w:rsidR="00DB557E" w:rsidRDefault="00DB557E" w:rsidP="00DB557E">
      <w:pPr>
        <w:jc w:val="both"/>
        <w:rPr>
          <w:sz w:val="24"/>
          <w:szCs w:val="24"/>
        </w:rPr>
      </w:pPr>
    </w:p>
    <w:p w:rsidR="00DB557E" w:rsidRPr="00FF1945" w:rsidRDefault="00DB557E" w:rsidP="00DB557E">
      <w:pPr>
        <w:jc w:val="both"/>
        <w:rPr>
          <w:b/>
          <w:i/>
          <w:sz w:val="24"/>
          <w:szCs w:val="24"/>
        </w:rPr>
      </w:pPr>
      <w:r w:rsidRPr="00FF1945">
        <w:rPr>
          <w:b/>
          <w:i/>
          <w:sz w:val="24"/>
          <w:szCs w:val="24"/>
        </w:rPr>
        <w:t>Position éligible client :</w:t>
      </w:r>
    </w:p>
    <w:p w:rsidR="00DB557E" w:rsidRDefault="00DB557E" w:rsidP="00DB557E">
      <w:pPr>
        <w:pStyle w:val="Paragraphedeliste1"/>
        <w:spacing w:line="100" w:lineRule="atLeast"/>
        <w:ind w:left="0"/>
        <w:jc w:val="both"/>
      </w:pPr>
    </w:p>
    <w:tbl>
      <w:tblPr>
        <w:tblW w:w="9680" w:type="dxa"/>
        <w:tblInd w:w="55" w:type="dxa"/>
        <w:tblCellMar>
          <w:left w:w="70" w:type="dxa"/>
          <w:right w:w="70" w:type="dxa"/>
        </w:tblCellMar>
        <w:tblLook w:val="04A0" w:firstRow="1" w:lastRow="0" w:firstColumn="1" w:lastColumn="0" w:noHBand="0" w:noVBand="1"/>
      </w:tblPr>
      <w:tblGrid>
        <w:gridCol w:w="2900"/>
        <w:gridCol w:w="1900"/>
        <w:gridCol w:w="1300"/>
        <w:gridCol w:w="1840"/>
        <w:gridCol w:w="1740"/>
      </w:tblGrid>
      <w:tr w:rsidR="00DB557E" w:rsidRPr="00FF1945" w:rsidTr="00B90839">
        <w:trPr>
          <w:trHeight w:val="315"/>
        </w:trPr>
        <w:tc>
          <w:tcPr>
            <w:tcW w:w="29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w:t>
            </w:r>
          </w:p>
        </w:tc>
        <w:tc>
          <w:tcPr>
            <w:tcW w:w="19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dénouée</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Suspens</w:t>
            </w:r>
          </w:p>
        </w:tc>
        <w:tc>
          <w:tcPr>
            <w:tcW w:w="1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éligible</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 71</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230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230</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 72</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120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120</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 73</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Pr="00FF1945" w:rsidRDefault="00DB557E" w:rsidP="00DB557E">
      <w:pPr>
        <w:pStyle w:val="Paragraphedeliste1"/>
        <w:spacing w:line="100" w:lineRule="atLeast"/>
        <w:ind w:left="0"/>
        <w:jc w:val="both"/>
        <w:rPr>
          <w:b/>
          <w:i/>
        </w:rPr>
      </w:pPr>
      <w:r w:rsidRPr="00FF1945">
        <w:rPr>
          <w:b/>
          <w:i/>
        </w:rPr>
        <w:t>Position éligible marché :</w:t>
      </w:r>
    </w:p>
    <w:p w:rsidR="00DB557E" w:rsidRDefault="00DB557E" w:rsidP="00DB557E">
      <w:pPr>
        <w:pStyle w:val="Paragraphedeliste1"/>
        <w:spacing w:line="100" w:lineRule="atLeast"/>
        <w:ind w:left="0"/>
        <w:jc w:val="both"/>
      </w:pPr>
    </w:p>
    <w:tbl>
      <w:tblPr>
        <w:tblW w:w="7940" w:type="dxa"/>
        <w:tblInd w:w="55" w:type="dxa"/>
        <w:tblCellMar>
          <w:left w:w="70" w:type="dxa"/>
          <w:right w:w="70" w:type="dxa"/>
        </w:tblCellMar>
        <w:tblLook w:val="04A0" w:firstRow="1" w:lastRow="0" w:firstColumn="1" w:lastColumn="0" w:noHBand="0" w:noVBand="1"/>
      </w:tblPr>
      <w:tblGrid>
        <w:gridCol w:w="2900"/>
        <w:gridCol w:w="1900"/>
        <w:gridCol w:w="1300"/>
        <w:gridCol w:w="1840"/>
      </w:tblGrid>
      <w:tr w:rsidR="00DB557E" w:rsidRPr="00FF1945" w:rsidTr="00B90839">
        <w:trPr>
          <w:trHeight w:val="315"/>
        </w:trPr>
        <w:tc>
          <w:tcPr>
            <w:tcW w:w="290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w:t>
            </w:r>
          </w:p>
        </w:tc>
        <w:tc>
          <w:tcPr>
            <w:tcW w:w="19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dénouée</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Suspens</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éligible</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01</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02</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110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Dés l’activation de l’annonce l’utilisateur procède au calcul des exécutions pour les clients éligibles :</w:t>
      </w:r>
    </w:p>
    <w:p w:rsidR="00DB557E" w:rsidRPr="004E79CD" w:rsidRDefault="00DB557E" w:rsidP="00DB557E">
      <w:pPr>
        <w:pStyle w:val="Paragraphedeliste1"/>
        <w:spacing w:line="100" w:lineRule="atLeast"/>
        <w:ind w:left="0"/>
        <w:jc w:val="both"/>
        <w:rPr>
          <w:b/>
          <w:i/>
        </w:rPr>
      </w:pPr>
    </w:p>
    <w:p w:rsidR="00DB557E" w:rsidRPr="004E79CD" w:rsidRDefault="00DB557E" w:rsidP="00DB557E">
      <w:pPr>
        <w:pStyle w:val="Paragraphedeliste1"/>
        <w:spacing w:line="100" w:lineRule="atLeast"/>
        <w:ind w:left="0"/>
        <w:jc w:val="both"/>
        <w:rPr>
          <w:b/>
          <w:i/>
        </w:rPr>
      </w:pPr>
      <w:r w:rsidRPr="004E79CD">
        <w:rPr>
          <w:b/>
          <w:i/>
        </w:rPr>
        <w:t>Exécutions clients :</w:t>
      </w:r>
    </w:p>
    <w:p w:rsidR="00DB557E" w:rsidRDefault="00DB557E" w:rsidP="00DB557E">
      <w:pPr>
        <w:pStyle w:val="Paragraphedeliste1"/>
        <w:spacing w:line="100" w:lineRule="atLeast"/>
        <w:ind w:left="0"/>
        <w:jc w:val="both"/>
      </w:pPr>
    </w:p>
    <w:tbl>
      <w:tblPr>
        <w:tblW w:w="9687" w:type="dxa"/>
        <w:tblInd w:w="55" w:type="dxa"/>
        <w:tblCellMar>
          <w:left w:w="70" w:type="dxa"/>
          <w:right w:w="70" w:type="dxa"/>
        </w:tblCellMar>
        <w:tblLook w:val="04A0" w:firstRow="1" w:lastRow="0" w:firstColumn="1" w:lastColumn="0" w:noHBand="0" w:noVBand="1"/>
      </w:tblPr>
      <w:tblGrid>
        <w:gridCol w:w="2389"/>
        <w:gridCol w:w="1565"/>
        <w:gridCol w:w="1071"/>
        <w:gridCol w:w="1516"/>
        <w:gridCol w:w="1433"/>
        <w:gridCol w:w="1713"/>
      </w:tblGrid>
      <w:tr w:rsidR="00DB557E" w:rsidRPr="00970D9E" w:rsidTr="00B90839">
        <w:trPr>
          <w:trHeight w:val="312"/>
        </w:trPr>
        <w:tc>
          <w:tcPr>
            <w:tcW w:w="2389"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w:t>
            </w:r>
          </w:p>
        </w:tc>
        <w:tc>
          <w:tcPr>
            <w:tcW w:w="156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w:t>
            </w:r>
          </w:p>
        </w:tc>
        <w:tc>
          <w:tcPr>
            <w:tcW w:w="107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Position</w:t>
            </w:r>
          </w:p>
        </w:tc>
        <w:tc>
          <w:tcPr>
            <w:tcW w:w="151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Quantité exécutée</w:t>
            </w:r>
          </w:p>
        </w:tc>
        <w:tc>
          <w:tcPr>
            <w:tcW w:w="143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Type du mouvement</w:t>
            </w:r>
          </w:p>
        </w:tc>
        <w:tc>
          <w:tcPr>
            <w:tcW w:w="171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Type d'impact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71</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Out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71</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460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71</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Pr>
                <w:rFonts w:eastAsia="Times New Roman" w:cs="Times New Roman"/>
                <w:color w:val="000000"/>
                <w:sz w:val="18"/>
                <w:szCs w:val="18"/>
                <w:lang w:eastAsia="fr-FR"/>
              </w:rPr>
              <w:t>82800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Espèce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72</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Out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72</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240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72</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43200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Espèce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73</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02</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Out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73</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02</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220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73</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02</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39600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Espèce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Pr>
          <w:b/>
          <w:i/>
        </w:rPr>
        <w:t>Exécutions marché :</w:t>
      </w:r>
    </w:p>
    <w:p w:rsidR="00DB557E" w:rsidRDefault="00DB557E" w:rsidP="00DB557E">
      <w:pPr>
        <w:pStyle w:val="Paragraphedeliste1"/>
        <w:spacing w:line="100" w:lineRule="atLeast"/>
        <w:ind w:left="0"/>
        <w:jc w:val="both"/>
        <w:rPr>
          <w:b/>
          <w:i/>
        </w:rPr>
      </w:pPr>
    </w:p>
    <w:tbl>
      <w:tblPr>
        <w:tblW w:w="8860" w:type="dxa"/>
        <w:tblInd w:w="55" w:type="dxa"/>
        <w:tblCellMar>
          <w:left w:w="70" w:type="dxa"/>
          <w:right w:w="70" w:type="dxa"/>
        </w:tblCellMar>
        <w:tblLook w:val="04A0" w:firstRow="1" w:lastRow="0" w:firstColumn="1" w:lastColumn="0" w:noHBand="0" w:noVBand="1"/>
      </w:tblPr>
      <w:tblGrid>
        <w:gridCol w:w="1900"/>
        <w:gridCol w:w="1300"/>
        <w:gridCol w:w="1840"/>
        <w:gridCol w:w="1740"/>
        <w:gridCol w:w="2080"/>
      </w:tblGrid>
      <w:tr w:rsidR="00DB557E" w:rsidRPr="00563507" w:rsidTr="00B90839">
        <w:trPr>
          <w:trHeight w:val="315"/>
        </w:trPr>
        <w:tc>
          <w:tcPr>
            <w:tcW w:w="190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Position</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Quantité exécutée</w:t>
            </w:r>
          </w:p>
        </w:tc>
        <w:tc>
          <w:tcPr>
            <w:tcW w:w="1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Type du mouvement</w:t>
            </w:r>
          </w:p>
        </w:tc>
        <w:tc>
          <w:tcPr>
            <w:tcW w:w="20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Type d'impact</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Out</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700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126000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Espèce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Out</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220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39600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Espèce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bl>
    <w:p w:rsidR="00DB557E" w:rsidRPr="004E79CD" w:rsidRDefault="00DB557E" w:rsidP="00DB557E">
      <w:pPr>
        <w:pStyle w:val="Paragraphedeliste1"/>
        <w:spacing w:line="100" w:lineRule="atLeast"/>
        <w:ind w:left="0"/>
        <w:jc w:val="both"/>
        <w:rPr>
          <w:b/>
          <w:i/>
        </w:rPr>
      </w:pPr>
    </w:p>
    <w:p w:rsidR="00DB557E" w:rsidRDefault="00DB557E" w:rsidP="00DB557E">
      <w:pPr>
        <w:pStyle w:val="Paragraphedeliste1"/>
        <w:spacing w:line="100" w:lineRule="atLeast"/>
        <w:ind w:left="0"/>
        <w:jc w:val="both"/>
      </w:pPr>
      <w:r>
        <w:t>Le calcul des exécutions marché est à l’image des exécutions clients avec une consolidation par masse de ségrégation.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Réception du paiement marché titres in et Out via le fichier comptable RCQ, la réconciliation est effectuée automatiquement avec les exécutions marché sur la base des quantités reçues par rapport </w:t>
      </w:r>
    </w:p>
    <w:p w:rsidR="00DB557E" w:rsidRDefault="00DB557E" w:rsidP="00DB557E">
      <w:pPr>
        <w:pStyle w:val="Paragraphedeliste1"/>
        <w:spacing w:line="100" w:lineRule="atLeast"/>
        <w:ind w:left="0"/>
        <w:jc w:val="both"/>
      </w:pPr>
      <w:r>
        <w:t>aux quantités calculées.</w:t>
      </w:r>
    </w:p>
    <w:p w:rsidR="00DB557E" w:rsidRPr="005C1159" w:rsidRDefault="00DB557E" w:rsidP="00DB557E">
      <w:pPr>
        <w:pStyle w:val="Paragraphedeliste1"/>
        <w:spacing w:line="100" w:lineRule="atLeast"/>
        <w:ind w:left="0"/>
        <w:jc w:val="both"/>
        <w:rPr>
          <w:b/>
          <w:i/>
        </w:rPr>
      </w:pPr>
    </w:p>
    <w:p w:rsidR="00DB557E" w:rsidRPr="005C1159" w:rsidRDefault="00DB557E" w:rsidP="00DB557E">
      <w:pPr>
        <w:pStyle w:val="Paragraphedeliste1"/>
        <w:spacing w:line="100" w:lineRule="atLeast"/>
        <w:ind w:left="0"/>
        <w:jc w:val="both"/>
        <w:rPr>
          <w:b/>
          <w:i/>
        </w:rPr>
      </w:pPr>
      <w:r w:rsidRPr="005C1159">
        <w:rPr>
          <w:b/>
          <w:i/>
        </w:rPr>
        <w:t xml:space="preserve">Paiement titre : </w:t>
      </w:r>
    </w:p>
    <w:p w:rsidR="00DB557E" w:rsidRDefault="00DB557E" w:rsidP="00DB557E">
      <w:pPr>
        <w:pStyle w:val="Paragraphedeliste1"/>
        <w:spacing w:line="100" w:lineRule="atLeast"/>
        <w:ind w:left="0"/>
        <w:jc w:val="both"/>
      </w:pPr>
    </w:p>
    <w:tbl>
      <w:tblPr>
        <w:tblW w:w="9452" w:type="dxa"/>
        <w:tblInd w:w="55" w:type="dxa"/>
        <w:tblCellMar>
          <w:left w:w="70" w:type="dxa"/>
          <w:right w:w="70" w:type="dxa"/>
        </w:tblCellMar>
        <w:tblLook w:val="04A0" w:firstRow="1" w:lastRow="0" w:firstColumn="1" w:lastColumn="0" w:noHBand="0" w:noVBand="1"/>
      </w:tblPr>
      <w:tblGrid>
        <w:gridCol w:w="1499"/>
        <w:gridCol w:w="862"/>
        <w:gridCol w:w="1907"/>
        <w:gridCol w:w="2126"/>
        <w:gridCol w:w="1559"/>
        <w:gridCol w:w="1499"/>
      </w:tblGrid>
      <w:tr w:rsidR="00DB557E" w:rsidRPr="005C1159" w:rsidTr="00B90839">
        <w:trPr>
          <w:trHeight w:val="321"/>
        </w:trPr>
        <w:tc>
          <w:tcPr>
            <w:tcW w:w="1499"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Position</w:t>
            </w:r>
          </w:p>
        </w:tc>
        <w:tc>
          <w:tcPr>
            <w:tcW w:w="190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Quantité exécutée</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du mouvement</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d'impact</w:t>
            </w:r>
          </w:p>
        </w:tc>
        <w:tc>
          <w:tcPr>
            <w:tcW w:w="149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Réconciliation</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Out</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700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Out</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220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bl>
    <w:p w:rsidR="00DB557E" w:rsidRDefault="00DB557E" w:rsidP="00DB557E">
      <w:pPr>
        <w:pStyle w:val="Paragraphedeliste1"/>
        <w:spacing w:line="100" w:lineRule="atLeast"/>
        <w:ind w:left="0"/>
        <w:jc w:val="both"/>
      </w:pPr>
    </w:p>
    <w:p w:rsidR="00DB557E" w:rsidRPr="005C1159" w:rsidRDefault="00DB557E" w:rsidP="00DB557E">
      <w:pPr>
        <w:pStyle w:val="Paragraphedeliste1"/>
        <w:spacing w:line="100" w:lineRule="atLeast"/>
        <w:ind w:left="0"/>
        <w:jc w:val="both"/>
        <w:rPr>
          <w:b/>
          <w:i/>
        </w:rPr>
      </w:pPr>
    </w:p>
    <w:p w:rsidR="00DB557E" w:rsidRPr="005C1159" w:rsidRDefault="00DB557E" w:rsidP="00DB557E">
      <w:pPr>
        <w:pStyle w:val="Paragraphedeliste1"/>
        <w:spacing w:line="100" w:lineRule="atLeast"/>
        <w:ind w:left="0"/>
        <w:jc w:val="both"/>
        <w:rPr>
          <w:b/>
          <w:i/>
        </w:rPr>
      </w:pPr>
      <w:r w:rsidRPr="005C1159">
        <w:rPr>
          <w:b/>
          <w:i/>
        </w:rPr>
        <w:t>Paiement espèce :</w:t>
      </w:r>
    </w:p>
    <w:p w:rsidR="00DB557E" w:rsidRDefault="00DB557E" w:rsidP="00DB557E">
      <w:pPr>
        <w:pStyle w:val="Paragraphedeliste1"/>
        <w:spacing w:line="100" w:lineRule="atLeast"/>
        <w:ind w:left="0"/>
        <w:jc w:val="both"/>
      </w:pPr>
    </w:p>
    <w:tbl>
      <w:tblPr>
        <w:tblW w:w="9440" w:type="dxa"/>
        <w:tblInd w:w="55" w:type="dxa"/>
        <w:tblCellMar>
          <w:left w:w="70" w:type="dxa"/>
          <w:right w:w="70" w:type="dxa"/>
        </w:tblCellMar>
        <w:tblLook w:val="04A0" w:firstRow="1" w:lastRow="0" w:firstColumn="1" w:lastColumn="0" w:noHBand="0" w:noVBand="1"/>
      </w:tblPr>
      <w:tblGrid>
        <w:gridCol w:w="1546"/>
        <w:gridCol w:w="879"/>
        <w:gridCol w:w="1843"/>
        <w:gridCol w:w="2126"/>
        <w:gridCol w:w="1559"/>
        <w:gridCol w:w="1487"/>
      </w:tblGrid>
      <w:tr w:rsidR="00DB557E" w:rsidRPr="005C1159" w:rsidTr="00B90839">
        <w:trPr>
          <w:trHeight w:val="311"/>
        </w:trPr>
        <w:tc>
          <w:tcPr>
            <w:tcW w:w="1546"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w:t>
            </w:r>
          </w:p>
        </w:tc>
        <w:tc>
          <w:tcPr>
            <w:tcW w:w="87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Position</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Quantité exécutée</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du mouvement</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d'impact</w:t>
            </w:r>
          </w:p>
        </w:tc>
        <w:tc>
          <w:tcPr>
            <w:tcW w:w="148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Réconciliation</w:t>
            </w:r>
          </w:p>
        </w:tc>
      </w:tr>
      <w:tr w:rsidR="00DB557E" w:rsidRPr="005C1159" w:rsidTr="00B90839">
        <w:trPr>
          <w:trHeight w:val="311"/>
        </w:trPr>
        <w:tc>
          <w:tcPr>
            <w:tcW w:w="1546"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01</w:t>
            </w:r>
          </w:p>
        </w:tc>
        <w:tc>
          <w:tcPr>
            <w:tcW w:w="87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126000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8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11"/>
        </w:trPr>
        <w:tc>
          <w:tcPr>
            <w:tcW w:w="1546"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02</w:t>
            </w:r>
          </w:p>
        </w:tc>
        <w:tc>
          <w:tcPr>
            <w:tcW w:w="87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39600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8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Une fois réconciliation faite le système alloue les paiements titres sur les comptes des clients, le paiement espèce est </w:t>
      </w:r>
      <w:r w:rsidR="00E973C8">
        <w:t>alloué</w:t>
      </w:r>
      <w:r>
        <w:t xml:space="preserve"> sur les comptes clients </w:t>
      </w:r>
      <w:r w:rsidR="00E973C8">
        <w:t>dès</w:t>
      </w:r>
      <w:r>
        <w:t xml:space="preserve"> la création manuelle du paiement.</w:t>
      </w:r>
    </w:p>
    <w:p w:rsidR="00DB557E" w:rsidRDefault="00DB557E" w:rsidP="00DB557E">
      <w:pPr>
        <w:pStyle w:val="Paragraphedeliste1"/>
        <w:spacing w:line="100" w:lineRule="atLeast"/>
        <w:ind w:left="0"/>
        <w:jc w:val="both"/>
      </w:pPr>
    </w:p>
    <w:p w:rsidR="00DB557E" w:rsidRPr="004C57DA" w:rsidRDefault="00DB557E" w:rsidP="006E0B40">
      <w:pPr>
        <w:numPr>
          <w:ilvl w:val="0"/>
          <w:numId w:val="25"/>
        </w:numPr>
        <w:jc w:val="both"/>
      </w:pPr>
      <w:r w:rsidRPr="004C57DA">
        <w:t>Plusieurs impacts à la génération du paiement client :</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Impact de la position titre client :</w:t>
      </w:r>
    </w:p>
    <w:p w:rsidR="00DB557E" w:rsidRPr="004C57DA" w:rsidRDefault="00DB557E" w:rsidP="00DB557E">
      <w:pPr>
        <w:jc w:val="both"/>
      </w:pPr>
      <w:r w:rsidRPr="004C57DA">
        <w:t>Les nouveaux titres sont constatés sur les comptes des clients éligibles à la date de l’opération, ceci est visible sur le module MegaCommon.</w:t>
      </w:r>
    </w:p>
    <w:p w:rsidR="00DB557E" w:rsidRPr="004C57DA" w:rsidRDefault="00DB557E" w:rsidP="00DB557E">
      <w:pPr>
        <w:jc w:val="both"/>
      </w:pPr>
      <w:r w:rsidRPr="004C57DA">
        <w:lastRenderedPageBreak/>
        <w:t>Les titres sortants seront écartés de la position des clients à la date de l’opération (Date d’échange).</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 xml:space="preserve">Génération de la comptabilité Matière : </w:t>
      </w:r>
    </w:p>
    <w:p w:rsidR="00DB557E" w:rsidRPr="004C57DA" w:rsidRDefault="00DB557E" w:rsidP="00DB557E">
      <w:pPr>
        <w:jc w:val="both"/>
      </w:pPr>
      <w:r w:rsidRPr="004C57DA">
        <w:t>Génération d’une écriture comptable constatant l’entrée des nouvelles valeurs sur les comptes des clients et la sortie des anciens titres.</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Génération de la comptabilité espèce :</w:t>
      </w:r>
    </w:p>
    <w:p w:rsidR="00DB557E" w:rsidRPr="004C57DA" w:rsidRDefault="00DB557E" w:rsidP="00DB557E">
      <w:pPr>
        <w:jc w:val="both"/>
      </w:pPr>
      <w:r w:rsidRPr="004C57DA">
        <w:t>Le traitement comptable pour l’opération est préparé pour créditer les comptes des clients éligibles par le montant de remboursement en fin de journée via le processus Batch.</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Confirmation client</w:t>
      </w:r>
    </w:p>
    <w:p w:rsidR="00DB557E" w:rsidRPr="004C57DA" w:rsidRDefault="00DB557E" w:rsidP="00DB557E">
      <w:pPr>
        <w:jc w:val="both"/>
      </w:pPr>
      <w:r w:rsidRPr="004C57DA">
        <w:t>Génération des avis d’opérations vers les clients éligibles.</w:t>
      </w:r>
    </w:p>
    <w:p w:rsidR="00DB557E" w:rsidRPr="004C57DA" w:rsidRDefault="00DB557E" w:rsidP="00DB557E">
      <w:pPr>
        <w:jc w:val="both"/>
      </w:pPr>
      <w:r w:rsidRPr="004C57DA">
        <w:t>[Se référer aux spécifications reporting]</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Impact de la position CMP</w:t>
      </w:r>
    </w:p>
    <w:p w:rsidR="00DB557E" w:rsidRPr="004C57DA" w:rsidRDefault="00DB557E" w:rsidP="00DB557E">
      <w:pPr>
        <w:jc w:val="both"/>
      </w:pPr>
      <w:r w:rsidRPr="004C57DA">
        <w:t xml:space="preserve"> [Se référer au tableau des formules du CMP]</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Calcul des commissions :</w:t>
      </w:r>
    </w:p>
    <w:p w:rsidR="00DB557E" w:rsidRPr="004C57DA" w:rsidRDefault="00DB557E" w:rsidP="00DB557E">
      <w:pPr>
        <w:jc w:val="both"/>
      </w:pPr>
      <w:r w:rsidRPr="004C57DA">
        <w:rPr>
          <w:i/>
        </w:rPr>
        <w:t xml:space="preserve"> [Se référer à la matrice des commissions]</w:t>
      </w:r>
      <w:r w:rsidRPr="004C57DA">
        <w:t> </w:t>
      </w:r>
    </w:p>
    <w:p w:rsidR="00DB557E" w:rsidRPr="004C57DA" w:rsidRDefault="00DB557E" w:rsidP="00DB557E">
      <w:pPr>
        <w:jc w:val="both"/>
      </w:pPr>
    </w:p>
    <w:p w:rsidR="00DB557E" w:rsidRDefault="00DB557E" w:rsidP="00DB557E">
      <w:pPr>
        <w:pStyle w:val="Style3"/>
        <w:shd w:val="clear" w:color="auto" w:fill="F2F2F2"/>
        <w:ind w:left="0" w:firstLine="0"/>
        <w:jc w:val="both"/>
      </w:pPr>
      <w:bookmarkStart w:id="1804" w:name="_Toc425152129"/>
      <w:r>
        <w:t>Offres publiques</w:t>
      </w:r>
      <w:bookmarkEnd w:id="1804"/>
    </w:p>
    <w:p w:rsidR="00DB557E" w:rsidRDefault="00DB557E" w:rsidP="00DB557E">
      <w:pPr>
        <w:jc w:val="both"/>
        <w:rPr>
          <w:sz w:val="24"/>
          <w:szCs w:val="24"/>
        </w:rPr>
      </w:pPr>
    </w:p>
    <w:p w:rsidR="00DB557E" w:rsidRDefault="00DB557E" w:rsidP="00DB557E">
      <w:pPr>
        <w:jc w:val="both"/>
      </w:pPr>
      <w:r w:rsidRPr="004F0A6C">
        <w:t>L’objectif de cette partie est de spécifier les OSTs d’offres publiques qui sont gérées de la même manière au niveau de MegaCor :</w:t>
      </w:r>
    </w:p>
    <w:p w:rsidR="00DB557E" w:rsidRPr="004F0A6C" w:rsidRDefault="00DB557E" w:rsidP="00DB557E">
      <w:pPr>
        <w:jc w:val="both"/>
      </w:pPr>
    </w:p>
    <w:p w:rsidR="00DB557E" w:rsidRPr="004F0A6C" w:rsidRDefault="00677B15" w:rsidP="00DB557E">
      <w:pPr>
        <w:jc w:val="both"/>
      </w:pPr>
      <w:r w:rsidRPr="004F0A6C">
        <w:rPr>
          <w:b/>
          <w:i/>
        </w:rPr>
        <w:t>OPA</w:t>
      </w:r>
      <w:r w:rsidRPr="004F0A6C">
        <w:rPr>
          <w:i/>
          <w:u w:val="single"/>
        </w:rPr>
        <w:t xml:space="preserve"> (</w:t>
      </w:r>
      <w:r w:rsidR="00DB557E" w:rsidRPr="004F0A6C">
        <w:rPr>
          <w:i/>
          <w:u w:val="single"/>
        </w:rPr>
        <w:t>Offre publique d’achat ou offre publique d’acquisition)</w:t>
      </w:r>
      <w:r w:rsidR="00DB557E" w:rsidRPr="004F0A6C">
        <w:t> : c’est une opération sur des actions cotées en bourse, elle est lancé par une entreprise ou par un groupe d’investisseur, à un prix d’achat déterminé, dans l’optique de prise de contrôle d’une autre entreprise ;</w:t>
      </w:r>
    </w:p>
    <w:p w:rsidR="00DB557E" w:rsidRPr="004F0A6C" w:rsidRDefault="00DB557E" w:rsidP="00DB557E">
      <w:pPr>
        <w:jc w:val="both"/>
      </w:pPr>
    </w:p>
    <w:p w:rsidR="00DB557E" w:rsidRPr="004F0A6C" w:rsidRDefault="00DB557E" w:rsidP="00DB557E">
      <w:pPr>
        <w:jc w:val="both"/>
      </w:pPr>
      <w:r w:rsidRPr="004F0A6C">
        <w:rPr>
          <w:b/>
          <w:i/>
        </w:rPr>
        <w:t>OPR</w:t>
      </w:r>
      <w:r w:rsidRPr="004F0A6C">
        <w:rPr>
          <w:i/>
          <w:u w:val="single"/>
        </w:rPr>
        <w:t xml:space="preserve">(Offre publique de retrait) </w:t>
      </w:r>
      <w:r w:rsidRPr="004F0A6C">
        <w:t>: Faite suite à une OPA ayant permis à son émetteur de devenir propriétaire de la quasi-totalité de la société cible, de ce fait, il ne reste qu’un nombre minime d’actions de cette dernière encore détenues par le public, L’OPR est une proposition aux propriétaires minoritaires d’acheter les actions restantes.</w:t>
      </w:r>
    </w:p>
    <w:p w:rsidR="00DB557E" w:rsidRDefault="00DB557E" w:rsidP="00DB557E">
      <w:pPr>
        <w:pStyle w:val="Paragraphedeliste1"/>
        <w:spacing w:line="100" w:lineRule="atLeast"/>
        <w:ind w:left="0"/>
        <w:jc w:val="both"/>
      </w:pPr>
      <w:r>
        <w:t xml:space="preserve">Les offres publiques seront partiellement </w:t>
      </w:r>
      <w:r w:rsidR="00B40F49">
        <w:t>gérées</w:t>
      </w:r>
      <w:r>
        <w:t xml:space="preserve"> au niveau de MegaCor, étant </w:t>
      </w:r>
      <w:r w:rsidR="00B40F49">
        <w:t>donné</w:t>
      </w:r>
      <w:r>
        <w:t xml:space="preserve"> que les ordres de vente passe par la filière bourse, les instructions des clients doivent être routées vers MegaTrade.</w:t>
      </w:r>
    </w:p>
    <w:p w:rsidR="00DB557E" w:rsidRDefault="00DB557E" w:rsidP="00DB557E">
      <w:pPr>
        <w:pStyle w:val="Paragraphedeliste1"/>
        <w:spacing w:line="100" w:lineRule="atLeast"/>
        <w:ind w:left="0"/>
        <w:jc w:val="both"/>
      </w:pPr>
    </w:p>
    <w:p w:rsidR="00DB557E" w:rsidRPr="00E65E26" w:rsidRDefault="00DB557E" w:rsidP="00DB557E">
      <w:pPr>
        <w:pStyle w:val="Paragraphedeliste1"/>
        <w:spacing w:line="100" w:lineRule="atLeast"/>
        <w:ind w:left="0"/>
        <w:jc w:val="both"/>
        <w:rPr>
          <w:b/>
          <w:i/>
          <w:u w:val="single"/>
        </w:rPr>
      </w:pPr>
      <w:r w:rsidRPr="00E65E26">
        <w:rPr>
          <w:b/>
          <w:i/>
          <w:u w:val="single"/>
        </w:rPr>
        <w:t>Traitement dans MegaCor :</w:t>
      </w:r>
    </w:p>
    <w:p w:rsidR="00DB557E" w:rsidRDefault="00DB557E" w:rsidP="00DB557E">
      <w:pPr>
        <w:pStyle w:val="Paragraphedeliste1"/>
        <w:spacing w:line="100" w:lineRule="atLeast"/>
        <w:ind w:left="0"/>
        <w:jc w:val="both"/>
      </w:pPr>
    </w:p>
    <w:p w:rsidR="00DB557E" w:rsidRPr="004F0A6C" w:rsidRDefault="00DB557E" w:rsidP="00DB557E">
      <w:pPr>
        <w:pStyle w:val="Paragraphedeliste1"/>
        <w:spacing w:line="100" w:lineRule="atLeast"/>
        <w:ind w:left="0"/>
        <w:jc w:val="both"/>
      </w:pPr>
      <w:r w:rsidRPr="004F0A6C">
        <w:t>A la réception de la note d’information, l’utilisateur procède à la création de l’annonce manuellement :</w:t>
      </w:r>
    </w:p>
    <w:p w:rsidR="00DB557E" w:rsidRPr="004F0A6C" w:rsidRDefault="00DB557E" w:rsidP="00DB557E">
      <w:pPr>
        <w:jc w:val="both"/>
      </w:pPr>
    </w:p>
    <w:tbl>
      <w:tblPr>
        <w:tblW w:w="7360" w:type="dxa"/>
        <w:tblInd w:w="55" w:type="dxa"/>
        <w:tblCellMar>
          <w:left w:w="70" w:type="dxa"/>
          <w:right w:w="70" w:type="dxa"/>
        </w:tblCellMar>
        <w:tblLook w:val="04A0" w:firstRow="1" w:lastRow="0" w:firstColumn="1" w:lastColumn="0" w:noHBand="0" w:noVBand="1"/>
      </w:tblPr>
      <w:tblGrid>
        <w:gridCol w:w="4380"/>
        <w:gridCol w:w="2980"/>
      </w:tblGrid>
      <w:tr w:rsidR="00DB557E" w:rsidRPr="004F0A6C" w:rsidTr="00B90839">
        <w:trPr>
          <w:trHeight w:val="315"/>
        </w:trPr>
        <w:tc>
          <w:tcPr>
            <w:tcW w:w="438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Données </w:t>
            </w:r>
          </w:p>
        </w:tc>
        <w:tc>
          <w:tcPr>
            <w:tcW w:w="29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Valeur</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Titre de l'offre</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Titre G</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Prix de l'offre</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120</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Société de bourse </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Attijari Intermédiation</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lastRenderedPageBreak/>
              <w:t xml:space="preserve">Date d'arrêté des positions </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10/02/2015</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Date d'ouverture de l'opération</w:t>
            </w:r>
          </w:p>
        </w:tc>
        <w:tc>
          <w:tcPr>
            <w:tcW w:w="2980" w:type="dxa"/>
            <w:tcBorders>
              <w:top w:val="nil"/>
              <w:left w:val="nil"/>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10/02/2015</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de clôture de l'opération </w:t>
            </w:r>
          </w:p>
        </w:tc>
        <w:tc>
          <w:tcPr>
            <w:tcW w:w="2980" w:type="dxa"/>
            <w:tcBorders>
              <w:top w:val="nil"/>
              <w:left w:val="nil"/>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28/02/2015</w:t>
            </w:r>
          </w:p>
        </w:tc>
      </w:tr>
      <w:tr w:rsidR="00DB557E" w:rsidRPr="004F0A6C" w:rsidTr="00B90839">
        <w:trPr>
          <w:trHeight w:val="315"/>
        </w:trPr>
        <w:tc>
          <w:tcPr>
            <w:tcW w:w="4380" w:type="dxa"/>
            <w:tcBorders>
              <w:top w:val="nil"/>
              <w:left w:val="single" w:sz="8" w:space="0" w:color="auto"/>
              <w:bottom w:val="single" w:sz="8" w:space="0" w:color="auto"/>
              <w:right w:val="nil"/>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limite client </w:t>
            </w:r>
          </w:p>
        </w:tc>
        <w:tc>
          <w:tcPr>
            <w:tcW w:w="29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28/02/2015</w:t>
            </w:r>
          </w:p>
        </w:tc>
      </w:tr>
      <w:tr w:rsidR="00DB557E" w:rsidRPr="004F0A6C" w:rsidTr="00B90839">
        <w:trPr>
          <w:trHeight w:val="315"/>
        </w:trPr>
        <w:tc>
          <w:tcPr>
            <w:tcW w:w="4380" w:type="dxa"/>
            <w:tcBorders>
              <w:top w:val="nil"/>
              <w:left w:val="single" w:sz="8" w:space="0" w:color="auto"/>
              <w:bottom w:val="single" w:sz="8" w:space="0" w:color="auto"/>
              <w:right w:val="nil"/>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limite Marché </w:t>
            </w:r>
          </w:p>
        </w:tc>
        <w:tc>
          <w:tcPr>
            <w:tcW w:w="29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01/03/2015</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de paiement </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03/03/2015</w:t>
            </w:r>
          </w:p>
        </w:tc>
      </w:tr>
    </w:tbl>
    <w:p w:rsidR="00DB557E" w:rsidRPr="004F0A6C" w:rsidRDefault="00DB557E" w:rsidP="00DB557E">
      <w:pPr>
        <w:jc w:val="both"/>
      </w:pPr>
    </w:p>
    <w:p w:rsidR="00DB557E" w:rsidRDefault="00DB557E" w:rsidP="00DB557E">
      <w:pPr>
        <w:jc w:val="both"/>
      </w:pPr>
      <w:r>
        <w:t>NB : AWB demande d’ajouter le champ  « date de retrait » pour l’offre publique de retrait, cette information sera spécifiée à titre indicatif au niveau de l’annonce.</w:t>
      </w:r>
    </w:p>
    <w:p w:rsidR="00DB557E" w:rsidRPr="004F0A6C" w:rsidRDefault="00DB557E" w:rsidP="00DB557E">
      <w:pPr>
        <w:jc w:val="both"/>
      </w:pPr>
      <w:r w:rsidRPr="004F0A6C">
        <w:t>Dés l’activation de l’OST, l’utilisateur procède au recensement des positions éligibles clients et marché.</w:t>
      </w:r>
    </w:p>
    <w:p w:rsidR="00DB557E" w:rsidRDefault="00DB557E" w:rsidP="00DB557E">
      <w:pPr>
        <w:pStyle w:val="Paragraphedeliste1"/>
        <w:spacing w:line="100" w:lineRule="atLeast"/>
        <w:ind w:left="0"/>
        <w:jc w:val="both"/>
      </w:pPr>
      <w:r w:rsidRPr="004F0A6C">
        <w:t>L’utilisateur à la possibilité de consulter les positions éligibles a tout moment du cycle de vie de l’opération, a fin de voir l’évolution des mouvements en cours.</w:t>
      </w:r>
    </w:p>
    <w:p w:rsidR="00DB557E" w:rsidRPr="004F0A6C"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r w:rsidRPr="004F0A6C">
        <w:rPr>
          <w:b/>
          <w:i/>
          <w:u w:val="single"/>
        </w:rPr>
        <w:t>Saisie des instructions clients</w:t>
      </w:r>
      <w:r>
        <w:rPr>
          <w:b/>
          <w:i/>
          <w:u w:val="single"/>
        </w:rPr>
        <w:t xml:space="preserve"> : </w:t>
      </w:r>
    </w:p>
    <w:p w:rsidR="00DB557E" w:rsidRPr="004F0A6C"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pPr>
      <w:r>
        <w:t>A l’ouverture de la période de souscription, l’utilisateur commence à saisir les instructions de vente des clients détenteurs de la valeur principale, MegaCor permet aussi de générer les instructions clients massivement.</w:t>
      </w:r>
    </w:p>
    <w:p w:rsidR="00DB557E" w:rsidDel="004C0355" w:rsidRDefault="00DB557E" w:rsidP="00DB557E">
      <w:pPr>
        <w:pStyle w:val="Paragraphedeliste1"/>
        <w:spacing w:line="100" w:lineRule="atLeast"/>
        <w:ind w:left="0"/>
        <w:jc w:val="both"/>
        <w:rPr>
          <w:del w:id="1805" w:author="Raja EL HAFI" w:date="2015-06-04T17:14:00Z"/>
        </w:rPr>
      </w:pPr>
      <w:del w:id="1806" w:author="Raja EL HAFI" w:date="2015-06-04T17:14:00Z">
        <w:r w:rsidDel="004C0355">
          <w:delText>Les instructions ne sont pas encore routées vers MegaTrade, il s’agit juste d’une période de collecte.</w:delText>
        </w:r>
      </w:del>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sz w:val="24"/>
          <w:szCs w:val="24"/>
        </w:rPr>
      </w:pPr>
    </w:p>
    <w:tbl>
      <w:tblPr>
        <w:tblW w:w="9230" w:type="dxa"/>
        <w:tblInd w:w="53" w:type="dxa"/>
        <w:tblCellMar>
          <w:left w:w="70" w:type="dxa"/>
          <w:right w:w="70" w:type="dxa"/>
        </w:tblCellMar>
        <w:tblLook w:val="04A0" w:firstRow="1" w:lastRow="0" w:firstColumn="1" w:lastColumn="0" w:noHBand="0" w:noVBand="1"/>
      </w:tblPr>
      <w:tblGrid>
        <w:gridCol w:w="2054"/>
        <w:gridCol w:w="1051"/>
        <w:gridCol w:w="1736"/>
        <w:gridCol w:w="1219"/>
        <w:gridCol w:w="1445"/>
        <w:gridCol w:w="1725"/>
      </w:tblGrid>
      <w:tr w:rsidR="00DB557E" w:rsidRPr="007C3527" w:rsidTr="00B90839">
        <w:trPr>
          <w:trHeight w:val="535"/>
        </w:trPr>
        <w:tc>
          <w:tcPr>
            <w:tcW w:w="209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w:t>
            </w:r>
          </w:p>
        </w:tc>
        <w:tc>
          <w:tcPr>
            <w:tcW w:w="1056"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Création</w:t>
            </w:r>
          </w:p>
        </w:tc>
        <w:tc>
          <w:tcPr>
            <w:tcW w:w="1771"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Option</w:t>
            </w:r>
          </w:p>
        </w:tc>
        <w:tc>
          <w:tcPr>
            <w:tcW w:w="1219"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 xml:space="preserve">Quantité instruite </w:t>
            </w:r>
          </w:p>
        </w:tc>
        <w:tc>
          <w:tcPr>
            <w:tcW w:w="1349"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Arrondissement</w:t>
            </w:r>
          </w:p>
        </w:tc>
        <w:tc>
          <w:tcPr>
            <w:tcW w:w="1739"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Statut de l'instruction</w:t>
            </w:r>
          </w:p>
        </w:tc>
      </w:tr>
      <w:tr w:rsidR="00DB557E" w:rsidRPr="007C3527" w:rsidTr="00B90839">
        <w:trPr>
          <w:trHeight w:val="535"/>
        </w:trPr>
        <w:tc>
          <w:tcPr>
            <w:tcW w:w="2096" w:type="dxa"/>
            <w:tcBorders>
              <w:top w:val="nil"/>
              <w:left w:val="single" w:sz="8" w:space="0" w:color="auto"/>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 101</w:t>
            </w:r>
          </w:p>
        </w:tc>
        <w:tc>
          <w:tcPr>
            <w:tcW w:w="1056"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Manuelle</w:t>
            </w:r>
          </w:p>
        </w:tc>
        <w:tc>
          <w:tcPr>
            <w:tcW w:w="1771"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Vente des titres</w:t>
            </w:r>
          </w:p>
        </w:tc>
        <w:tc>
          <w:tcPr>
            <w:tcW w:w="1219" w:type="dxa"/>
            <w:tcBorders>
              <w:top w:val="nil"/>
              <w:left w:val="nil"/>
              <w:bottom w:val="single" w:sz="8" w:space="0" w:color="auto"/>
              <w:right w:val="single" w:sz="8" w:space="0" w:color="auto"/>
            </w:tcBorders>
            <w:shd w:val="clear" w:color="000000" w:fill="FFFFFF"/>
            <w:noWrap/>
            <w:vAlign w:val="bottom"/>
            <w:hideMark/>
          </w:tcPr>
          <w:p w:rsidR="00DB557E" w:rsidRPr="007C3527" w:rsidRDefault="00DB557E" w:rsidP="00B90839">
            <w:pPr>
              <w:spacing w:line="240" w:lineRule="auto"/>
              <w:jc w:val="right"/>
              <w:rPr>
                <w:rFonts w:eastAsia="Times New Roman" w:cs="Times New Roman"/>
                <w:color w:val="000000"/>
                <w:sz w:val="20"/>
                <w:szCs w:val="20"/>
                <w:lang w:eastAsia="fr-FR"/>
              </w:rPr>
            </w:pPr>
            <w:r w:rsidRPr="007C3527">
              <w:rPr>
                <w:rFonts w:eastAsia="Times New Roman" w:cs="Times New Roman"/>
                <w:color w:val="000000"/>
                <w:sz w:val="20"/>
                <w:szCs w:val="20"/>
                <w:lang w:eastAsia="fr-FR"/>
              </w:rPr>
              <w:t>800</w:t>
            </w:r>
          </w:p>
        </w:tc>
        <w:tc>
          <w:tcPr>
            <w:tcW w:w="1349" w:type="dxa"/>
            <w:tcBorders>
              <w:top w:val="nil"/>
              <w:left w:val="nil"/>
              <w:bottom w:val="single" w:sz="8" w:space="0" w:color="auto"/>
              <w:right w:val="single" w:sz="8" w:space="0" w:color="auto"/>
            </w:tcBorders>
            <w:shd w:val="clear" w:color="000000" w:fill="FFFFFF"/>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Actuel</w:t>
            </w:r>
          </w:p>
        </w:tc>
        <w:tc>
          <w:tcPr>
            <w:tcW w:w="1739"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del w:id="1807" w:author="Raja EL HAFI" w:date="2015-06-10T14:17:00Z">
              <w:r w:rsidRPr="007C3527" w:rsidDel="006C5662">
                <w:rPr>
                  <w:rFonts w:eastAsia="Times New Roman" w:cs="Times New Roman"/>
                  <w:color w:val="000000"/>
                  <w:sz w:val="20"/>
                  <w:szCs w:val="20"/>
                  <w:lang w:eastAsia="fr-FR"/>
                </w:rPr>
                <w:delText>En attente de validation</w:delText>
              </w:r>
            </w:del>
            <w:ins w:id="1808" w:author="Raja EL HAFI" w:date="2015-06-10T14:17:00Z">
              <w:r w:rsidR="006C5662">
                <w:rPr>
                  <w:rFonts w:eastAsia="Times New Roman" w:cs="Times New Roman"/>
                  <w:color w:val="000000"/>
                  <w:sz w:val="20"/>
                  <w:szCs w:val="20"/>
                  <w:lang w:eastAsia="fr-FR"/>
                </w:rPr>
                <w:t>crée</w:t>
              </w:r>
            </w:ins>
          </w:p>
        </w:tc>
      </w:tr>
      <w:tr w:rsidR="00DB557E" w:rsidRPr="007C3527" w:rsidTr="00B90839">
        <w:trPr>
          <w:trHeight w:val="312"/>
        </w:trPr>
        <w:tc>
          <w:tcPr>
            <w:tcW w:w="2096" w:type="dxa"/>
            <w:tcBorders>
              <w:top w:val="nil"/>
              <w:left w:val="single" w:sz="8" w:space="0" w:color="auto"/>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 102</w:t>
            </w:r>
          </w:p>
        </w:tc>
        <w:tc>
          <w:tcPr>
            <w:tcW w:w="1056"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 xml:space="preserve">Manuelle </w:t>
            </w:r>
          </w:p>
        </w:tc>
        <w:tc>
          <w:tcPr>
            <w:tcW w:w="1771"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Vente des titres</w:t>
            </w:r>
          </w:p>
        </w:tc>
        <w:tc>
          <w:tcPr>
            <w:tcW w:w="1219" w:type="dxa"/>
            <w:tcBorders>
              <w:top w:val="nil"/>
              <w:left w:val="nil"/>
              <w:bottom w:val="single" w:sz="8" w:space="0" w:color="auto"/>
              <w:right w:val="single" w:sz="8" w:space="0" w:color="auto"/>
            </w:tcBorders>
            <w:shd w:val="clear" w:color="000000" w:fill="FFFFFF"/>
            <w:noWrap/>
            <w:vAlign w:val="bottom"/>
            <w:hideMark/>
          </w:tcPr>
          <w:p w:rsidR="00DB557E" w:rsidRPr="007C3527" w:rsidRDefault="00DB557E" w:rsidP="00B90839">
            <w:pPr>
              <w:spacing w:line="240" w:lineRule="auto"/>
              <w:jc w:val="right"/>
              <w:rPr>
                <w:rFonts w:eastAsia="Times New Roman" w:cs="Times New Roman"/>
                <w:color w:val="000000"/>
                <w:sz w:val="20"/>
                <w:szCs w:val="20"/>
                <w:lang w:eastAsia="fr-FR"/>
              </w:rPr>
            </w:pPr>
            <w:r w:rsidRPr="007C3527">
              <w:rPr>
                <w:rFonts w:eastAsia="Times New Roman" w:cs="Times New Roman"/>
                <w:color w:val="000000"/>
                <w:sz w:val="20"/>
                <w:szCs w:val="20"/>
                <w:lang w:eastAsia="fr-FR"/>
              </w:rPr>
              <w:t>1200</w:t>
            </w:r>
          </w:p>
        </w:tc>
        <w:tc>
          <w:tcPr>
            <w:tcW w:w="1349" w:type="dxa"/>
            <w:tcBorders>
              <w:top w:val="nil"/>
              <w:left w:val="nil"/>
              <w:bottom w:val="single" w:sz="8" w:space="0" w:color="auto"/>
              <w:right w:val="single" w:sz="8" w:space="0" w:color="auto"/>
            </w:tcBorders>
            <w:shd w:val="clear" w:color="000000" w:fill="FFFFFF"/>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Actuel</w:t>
            </w:r>
          </w:p>
        </w:tc>
        <w:tc>
          <w:tcPr>
            <w:tcW w:w="1739"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del w:id="1809" w:author="Raja EL HAFI" w:date="2015-06-10T14:17:00Z">
              <w:r w:rsidRPr="007C3527" w:rsidDel="006C5662">
                <w:rPr>
                  <w:rFonts w:eastAsia="Times New Roman" w:cs="Times New Roman"/>
                  <w:color w:val="000000"/>
                  <w:sz w:val="20"/>
                  <w:szCs w:val="20"/>
                  <w:lang w:eastAsia="fr-FR"/>
                </w:rPr>
                <w:delText>En attente de validation</w:delText>
              </w:r>
            </w:del>
            <w:ins w:id="1810" w:author="Raja EL HAFI" w:date="2015-06-10T14:17:00Z">
              <w:r w:rsidR="006C5662">
                <w:rPr>
                  <w:rFonts w:eastAsia="Times New Roman" w:cs="Times New Roman"/>
                  <w:color w:val="000000"/>
                  <w:sz w:val="20"/>
                  <w:szCs w:val="20"/>
                  <w:lang w:eastAsia="fr-FR"/>
                </w:rPr>
                <w:t>crée</w:t>
              </w:r>
            </w:ins>
          </w:p>
        </w:tc>
      </w:tr>
      <w:tr w:rsidR="00DB557E" w:rsidRPr="007C3527" w:rsidTr="00B90839">
        <w:trPr>
          <w:trHeight w:val="312"/>
        </w:trPr>
        <w:tc>
          <w:tcPr>
            <w:tcW w:w="2096" w:type="dxa"/>
            <w:tcBorders>
              <w:top w:val="nil"/>
              <w:left w:val="single" w:sz="8" w:space="0" w:color="auto"/>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 103</w:t>
            </w:r>
          </w:p>
        </w:tc>
        <w:tc>
          <w:tcPr>
            <w:tcW w:w="1056"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Manuelle</w:t>
            </w:r>
          </w:p>
        </w:tc>
        <w:tc>
          <w:tcPr>
            <w:tcW w:w="1771"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Vente des titres</w:t>
            </w:r>
          </w:p>
        </w:tc>
        <w:tc>
          <w:tcPr>
            <w:tcW w:w="1219" w:type="dxa"/>
            <w:tcBorders>
              <w:top w:val="nil"/>
              <w:left w:val="nil"/>
              <w:bottom w:val="single" w:sz="8" w:space="0" w:color="auto"/>
              <w:right w:val="single" w:sz="8" w:space="0" w:color="auto"/>
            </w:tcBorders>
            <w:shd w:val="clear" w:color="000000" w:fill="FFFFFF"/>
            <w:noWrap/>
            <w:vAlign w:val="bottom"/>
            <w:hideMark/>
          </w:tcPr>
          <w:p w:rsidR="00DB557E" w:rsidRPr="007C3527" w:rsidRDefault="00DB557E" w:rsidP="00B90839">
            <w:pPr>
              <w:spacing w:line="240" w:lineRule="auto"/>
              <w:jc w:val="right"/>
              <w:rPr>
                <w:rFonts w:eastAsia="Times New Roman" w:cs="Times New Roman"/>
                <w:color w:val="000000"/>
                <w:sz w:val="20"/>
                <w:szCs w:val="20"/>
                <w:lang w:eastAsia="fr-FR"/>
              </w:rPr>
            </w:pPr>
            <w:r w:rsidRPr="007C3527">
              <w:rPr>
                <w:rFonts w:eastAsia="Times New Roman" w:cs="Times New Roman"/>
                <w:color w:val="000000"/>
                <w:sz w:val="20"/>
                <w:szCs w:val="20"/>
                <w:lang w:eastAsia="fr-FR"/>
              </w:rPr>
              <w:t>345</w:t>
            </w:r>
          </w:p>
        </w:tc>
        <w:tc>
          <w:tcPr>
            <w:tcW w:w="1349" w:type="dxa"/>
            <w:tcBorders>
              <w:top w:val="nil"/>
              <w:left w:val="nil"/>
              <w:bottom w:val="single" w:sz="8" w:space="0" w:color="auto"/>
              <w:right w:val="single" w:sz="8" w:space="0" w:color="auto"/>
            </w:tcBorders>
            <w:shd w:val="clear" w:color="000000" w:fill="FFFFFF"/>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Actuel</w:t>
            </w:r>
          </w:p>
        </w:tc>
        <w:tc>
          <w:tcPr>
            <w:tcW w:w="1739"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del w:id="1811" w:author="Raja EL HAFI" w:date="2015-06-10T14:17:00Z">
              <w:r w:rsidRPr="007C3527" w:rsidDel="006C5662">
                <w:rPr>
                  <w:rFonts w:eastAsia="Times New Roman" w:cs="Times New Roman"/>
                  <w:color w:val="000000"/>
                  <w:sz w:val="20"/>
                  <w:szCs w:val="20"/>
                  <w:lang w:eastAsia="fr-FR"/>
                </w:rPr>
                <w:delText>En attente de validation</w:delText>
              </w:r>
            </w:del>
            <w:ins w:id="1812" w:author="Raja EL HAFI" w:date="2015-06-10T14:17:00Z">
              <w:r w:rsidR="006C5662">
                <w:rPr>
                  <w:rFonts w:eastAsia="Times New Roman" w:cs="Times New Roman"/>
                  <w:color w:val="000000"/>
                  <w:sz w:val="20"/>
                  <w:szCs w:val="20"/>
                  <w:lang w:eastAsia="fr-FR"/>
                </w:rPr>
                <w:t>crée</w:t>
              </w:r>
            </w:ins>
          </w:p>
        </w:tc>
      </w:tr>
    </w:tbl>
    <w:p w:rsidR="00DB557E" w:rsidRDefault="00DB557E" w:rsidP="00DB557E">
      <w:pPr>
        <w:pStyle w:val="Paragraphedeliste1"/>
        <w:spacing w:line="100" w:lineRule="atLeast"/>
        <w:ind w:left="0"/>
        <w:jc w:val="both"/>
        <w:rPr>
          <w:sz w:val="24"/>
          <w:szCs w:val="24"/>
        </w:rPr>
      </w:pPr>
    </w:p>
    <w:p w:rsidR="00DB557E" w:rsidRPr="007C3527" w:rsidRDefault="00DB557E" w:rsidP="00DB557E">
      <w:pPr>
        <w:pStyle w:val="Paragraphedeliste1"/>
        <w:spacing w:line="100" w:lineRule="atLeast"/>
        <w:ind w:left="0"/>
        <w:jc w:val="both"/>
        <w:rPr>
          <w:b/>
          <w:i/>
          <w:sz w:val="24"/>
          <w:szCs w:val="24"/>
          <w:u w:val="single"/>
        </w:rPr>
      </w:pPr>
      <w:r w:rsidRPr="007C3527">
        <w:rPr>
          <w:b/>
          <w:i/>
          <w:sz w:val="24"/>
          <w:szCs w:val="24"/>
          <w:u w:val="single"/>
        </w:rPr>
        <w:t>Génération des ordres vers MegaTrade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Une fois les instructions</w:t>
      </w:r>
      <w:del w:id="1813" w:author="Raja EL HAFI" w:date="2015-06-04T17:15:00Z">
        <w:r w:rsidDel="004C0355">
          <w:delText xml:space="preserve"> </w:delText>
        </w:r>
      </w:del>
      <w:ins w:id="1814" w:author="Raja EL HAFI" w:date="2015-06-04T17:15:00Z">
        <w:r w:rsidR="004C0355">
          <w:t xml:space="preserve"> créés</w:t>
        </w:r>
      </w:ins>
      <w:del w:id="1815" w:author="Raja EL HAFI" w:date="2015-06-04T17:15:00Z">
        <w:r w:rsidDel="004C0355">
          <w:delText>validées</w:delText>
        </w:r>
      </w:del>
      <w:r>
        <w:t>, des ordres de vente doivent être généré générés automatiquement vers le carnet d’ordre.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ordres générés doivent suivre le même cycle de vie du carnet d’ordres, en respectant ce qui a été saisie préalablement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5"/>
        </w:numPr>
        <w:spacing w:line="100" w:lineRule="atLeast"/>
        <w:jc w:val="both"/>
      </w:pPr>
      <w:r>
        <w:t>La référence de l’OST doit être mentionnée au niveau des ordres générés (Lien avec MegaCor)</w:t>
      </w:r>
    </w:p>
    <w:p w:rsidR="00DB557E" w:rsidRDefault="00DB557E" w:rsidP="006E0B40">
      <w:pPr>
        <w:pStyle w:val="Paragraphedeliste1"/>
        <w:numPr>
          <w:ilvl w:val="0"/>
          <w:numId w:val="25"/>
        </w:numPr>
        <w:spacing w:line="100" w:lineRule="atLeast"/>
        <w:jc w:val="both"/>
      </w:pPr>
      <w:r>
        <w:t>La société de bourse est celle renseigné au niveau de l’instruction client (C’est la SDB de l’annonce avec une possibilité de modification).</w:t>
      </w:r>
    </w:p>
    <w:p w:rsidR="00DB557E" w:rsidRDefault="00DB557E" w:rsidP="006E0B40">
      <w:pPr>
        <w:pStyle w:val="Paragraphedeliste1"/>
        <w:numPr>
          <w:ilvl w:val="0"/>
          <w:numId w:val="25"/>
        </w:numPr>
        <w:spacing w:line="100" w:lineRule="atLeast"/>
        <w:jc w:val="both"/>
      </w:pPr>
      <w:r>
        <w:t xml:space="preserve">Le type de prix est « FIX » </w:t>
      </w:r>
    </w:p>
    <w:p w:rsidR="00DB557E" w:rsidRDefault="00DB557E" w:rsidP="006E0B40">
      <w:pPr>
        <w:pStyle w:val="Paragraphedeliste1"/>
        <w:numPr>
          <w:ilvl w:val="0"/>
          <w:numId w:val="25"/>
        </w:numPr>
        <w:spacing w:line="100" w:lineRule="atLeast"/>
        <w:jc w:val="both"/>
      </w:pPr>
      <w:r>
        <w:t>Le prix seuil de l’ordre est celui de l’annonce.</w:t>
      </w:r>
    </w:p>
    <w:p w:rsidR="00DB557E" w:rsidRDefault="00DB557E" w:rsidP="006E0B40">
      <w:pPr>
        <w:pStyle w:val="Paragraphedeliste1"/>
        <w:numPr>
          <w:ilvl w:val="0"/>
          <w:numId w:val="25"/>
        </w:numPr>
        <w:spacing w:line="100" w:lineRule="atLeast"/>
        <w:jc w:val="both"/>
      </w:pPr>
      <w:r>
        <w:t>Commissions : Calculées selon le barème de commissionnement dans MegaTrade.</w:t>
      </w:r>
    </w:p>
    <w:p w:rsidR="00DB557E" w:rsidRDefault="00DB557E" w:rsidP="00DB557E">
      <w:pPr>
        <w:pStyle w:val="Paragraphedeliste1"/>
        <w:spacing w:line="100" w:lineRule="atLeast"/>
        <w:ind w:left="0"/>
        <w:jc w:val="both"/>
      </w:pPr>
    </w:p>
    <w:p w:rsidR="00DB557E" w:rsidRPr="008B4F33" w:rsidRDefault="00DB557E" w:rsidP="00DB557E">
      <w:pPr>
        <w:pStyle w:val="Paragraphedeliste1"/>
        <w:spacing w:line="100" w:lineRule="atLeast"/>
        <w:ind w:left="0"/>
        <w:jc w:val="both"/>
        <w:rPr>
          <w:i/>
          <w:u w:val="single"/>
        </w:rPr>
      </w:pPr>
      <w:r w:rsidRPr="008B4F33">
        <w:rPr>
          <w:i/>
          <w:u w:val="single"/>
        </w:rPr>
        <w:t>Note : Les ordres relatifs aux offre publiques ne doivent pas être transmis vers la SDB, afin qu’ils ne soient pas exécutés par un prix différent de celui de l’annonce.</w:t>
      </w:r>
      <w:r>
        <w:rPr>
          <w:i/>
          <w:u w:val="single"/>
        </w:rPr>
        <w:t>(Pas de notification générée)</w:t>
      </w:r>
    </w:p>
    <w:p w:rsidR="00DB557E" w:rsidRDefault="00DB557E" w:rsidP="00DB557E">
      <w:pPr>
        <w:pStyle w:val="Paragraphedeliste1"/>
        <w:spacing w:line="100" w:lineRule="atLeast"/>
        <w:jc w:val="both"/>
      </w:pPr>
    </w:p>
    <w:p w:rsidR="00DB557E" w:rsidRPr="004C57DA" w:rsidRDefault="00DB557E" w:rsidP="00DB557E">
      <w:pPr>
        <w:pStyle w:val="Paragraphedeliste1"/>
        <w:spacing w:line="100" w:lineRule="atLeast"/>
        <w:ind w:left="0"/>
        <w:jc w:val="both"/>
      </w:pPr>
      <w:r w:rsidRPr="004C57DA">
        <w:rPr>
          <w:b/>
          <w:i/>
          <w:u w:val="single"/>
        </w:rPr>
        <w:t>Génération du fichier centralisateur :</w:t>
      </w:r>
    </w:p>
    <w:p w:rsidR="00DB557E" w:rsidRPr="004C57DA" w:rsidRDefault="00DB557E" w:rsidP="00DB557E">
      <w:pPr>
        <w:pStyle w:val="Paragraphedeliste1"/>
        <w:spacing w:line="100" w:lineRule="atLeast"/>
        <w:ind w:left="0"/>
        <w:jc w:val="both"/>
      </w:pPr>
    </w:p>
    <w:p w:rsidR="00DB557E" w:rsidRPr="004C57DA" w:rsidRDefault="00DB557E" w:rsidP="00DB557E">
      <w:pPr>
        <w:pStyle w:val="Paragraphedeliste1"/>
        <w:spacing w:line="100" w:lineRule="atLeast"/>
        <w:ind w:left="0"/>
        <w:jc w:val="both"/>
      </w:pPr>
      <w:r w:rsidRPr="004C57DA">
        <w:lastRenderedPageBreak/>
        <w:t>Ce fichier sera généré depuis MegaTrade à titre de reporting pour qu’il soit transmis à la société de bourse pour recevoir, et il ne sera pas utilisé dans le processus des offres publiques.</w:t>
      </w:r>
    </w:p>
    <w:p w:rsidR="00DB557E" w:rsidRPr="004C57DA" w:rsidRDefault="00DB557E" w:rsidP="00DB557E">
      <w:pPr>
        <w:pStyle w:val="Paragraphedeliste1"/>
        <w:spacing w:line="100" w:lineRule="atLeast"/>
        <w:ind w:left="0"/>
        <w:jc w:val="both"/>
      </w:pPr>
    </w:p>
    <w:p w:rsidR="00DB557E" w:rsidRPr="004C57DA" w:rsidRDefault="00DB557E" w:rsidP="00DB557E">
      <w:pPr>
        <w:pStyle w:val="Paragraphedeliste1"/>
        <w:spacing w:line="100" w:lineRule="atLeast"/>
        <w:ind w:left="0"/>
        <w:jc w:val="both"/>
        <w:rPr>
          <w:b/>
          <w:i/>
          <w:u w:val="single"/>
        </w:rPr>
      </w:pPr>
      <w:r w:rsidRPr="004C57DA">
        <w:rPr>
          <w:b/>
          <w:i/>
          <w:u w:val="single"/>
        </w:rPr>
        <w:t>Réception des exécutions et déversement des IRLs :</w:t>
      </w:r>
    </w:p>
    <w:p w:rsidR="00DB557E" w:rsidRPr="004C57DA" w:rsidRDefault="00DB557E" w:rsidP="00DB557E">
      <w:pPr>
        <w:pStyle w:val="Paragraphedeliste1"/>
        <w:spacing w:line="100" w:lineRule="atLeast"/>
        <w:ind w:left="0"/>
        <w:jc w:val="both"/>
        <w:rPr>
          <w:b/>
          <w:i/>
          <w:u w:val="single"/>
        </w:rPr>
      </w:pPr>
    </w:p>
    <w:p w:rsidR="00DB557E" w:rsidRPr="004C57DA" w:rsidRDefault="00DB557E" w:rsidP="00DB557E">
      <w:pPr>
        <w:pStyle w:val="Paragraphedeliste1"/>
        <w:spacing w:line="100" w:lineRule="atLeast"/>
        <w:ind w:left="0"/>
        <w:jc w:val="both"/>
      </w:pPr>
      <w:r w:rsidRPr="004C57DA">
        <w:t>A la réception des exécutions (Partielles ou totales), le système déverse les notifications traduites par des instructions au niveau de MegaCustody.</w:t>
      </w:r>
    </w:p>
    <w:p w:rsidR="00DB557E" w:rsidRPr="004C57DA"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816" w:name="_Toc425152130"/>
      <w:r>
        <w:t>OST Assemblée générale</w:t>
      </w:r>
      <w:bookmarkEnd w:id="1816"/>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L’objectif de cette partie est de décrire le traitement de l’OST assemblée ordinaire dans Megara (OMET), le traitement de l’assemblée générale extraordinaire (XMET) sera le même.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réception de la note d’information, l’utilisateur procède à la création de l’annonce manuellement :</w:t>
      </w:r>
    </w:p>
    <w:p w:rsidR="00DB557E" w:rsidRDefault="00DB557E" w:rsidP="00DB557E">
      <w:pPr>
        <w:pStyle w:val="Paragraphedeliste1"/>
        <w:spacing w:line="100" w:lineRule="atLeast"/>
        <w:ind w:left="0"/>
        <w:jc w:val="both"/>
      </w:pPr>
    </w:p>
    <w:tbl>
      <w:tblPr>
        <w:tblW w:w="6540" w:type="dxa"/>
        <w:tblInd w:w="55" w:type="dxa"/>
        <w:tblCellMar>
          <w:left w:w="70" w:type="dxa"/>
          <w:right w:w="70" w:type="dxa"/>
        </w:tblCellMar>
        <w:tblLook w:val="04A0" w:firstRow="1" w:lastRow="0" w:firstColumn="1" w:lastColumn="0" w:noHBand="0" w:noVBand="1"/>
      </w:tblPr>
      <w:tblGrid>
        <w:gridCol w:w="3320"/>
        <w:gridCol w:w="3220"/>
      </w:tblGrid>
      <w:tr w:rsidR="00DB557E" w:rsidRPr="00DE5F5B" w:rsidTr="00B90839">
        <w:trPr>
          <w:trHeight w:val="300"/>
        </w:trPr>
        <w:tc>
          <w:tcPr>
            <w:tcW w:w="3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Donnée de l'annonce </w:t>
            </w:r>
          </w:p>
        </w:tc>
        <w:tc>
          <w:tcPr>
            <w:tcW w:w="322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Valeur </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Titre de l'assemblée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Titre G</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de l'annonce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de l'assemblée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02/01/2015</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Lieu de l'assemblée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Siège sociale AWB</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Heure de l'assemblée</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16:00 H</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PROXY : Carte Mandataire</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ABST : S'abstenir</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CONN : Consent Refusé</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CONY : Consent Accepté</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WITH : Vote pour la direction</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lastRenderedPageBreak/>
              <w:t>Option AGNT : Vote Contre la direction</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 xml:space="preserve">Option SPLI : Split </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NOAC : No Action</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 xml:space="preserve">Commentaire </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Commentaire additionnel avec les détails ou l'ordre de jour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 la position éligible se fait en se basant sur les positions dénouées à la date d’enregistrement.</w:t>
      </w:r>
    </w:p>
    <w:p w:rsidR="00DB557E" w:rsidRDefault="00DB557E" w:rsidP="00DB557E">
      <w:pPr>
        <w:pStyle w:val="Paragraphedeliste1"/>
        <w:spacing w:line="100" w:lineRule="atLeast"/>
        <w:ind w:left="0"/>
        <w:jc w:val="both"/>
      </w:pPr>
      <w:r>
        <w:t>L’utilisateur à la possibilité de consulter les positions éligibles a tout moment du cycle de vie de l’opération, a fin de voir l’évolution des mouvements en cours.</w:t>
      </w:r>
    </w:p>
    <w:p w:rsidR="00DB557E" w:rsidRDefault="00DB557E" w:rsidP="00DB557E">
      <w:pPr>
        <w:pStyle w:val="Paragraphedeliste1"/>
        <w:spacing w:line="100" w:lineRule="atLeast"/>
        <w:ind w:left="0"/>
        <w:jc w:val="both"/>
      </w:pPr>
    </w:p>
    <w:p w:rsidR="00DB557E" w:rsidRPr="009729CC" w:rsidRDefault="00DB557E" w:rsidP="00DB557E">
      <w:pPr>
        <w:pStyle w:val="Paragraphedeliste1"/>
        <w:spacing w:line="100" w:lineRule="atLeast"/>
        <w:ind w:left="0"/>
        <w:jc w:val="both"/>
        <w:rPr>
          <w:b/>
          <w:i/>
        </w:rPr>
      </w:pPr>
      <w:r w:rsidRPr="009729CC">
        <w:rPr>
          <w:b/>
          <w:i/>
        </w:rPr>
        <w:t>Position éligible client :</w:t>
      </w:r>
    </w:p>
    <w:p w:rsidR="00DB557E" w:rsidRDefault="00DB557E" w:rsidP="00DB557E">
      <w:pPr>
        <w:pStyle w:val="Paragraphedeliste1"/>
        <w:spacing w:line="100" w:lineRule="atLeast"/>
        <w:ind w:left="0"/>
        <w:jc w:val="both"/>
      </w:pPr>
    </w:p>
    <w:tbl>
      <w:tblPr>
        <w:tblW w:w="9644" w:type="dxa"/>
        <w:tblInd w:w="55" w:type="dxa"/>
        <w:tblCellMar>
          <w:left w:w="70" w:type="dxa"/>
          <w:right w:w="70" w:type="dxa"/>
        </w:tblCellMar>
        <w:tblLook w:val="04A0" w:firstRow="1" w:lastRow="0" w:firstColumn="1" w:lastColumn="0" w:noHBand="0" w:noVBand="1"/>
      </w:tblPr>
      <w:tblGrid>
        <w:gridCol w:w="2283"/>
        <w:gridCol w:w="1985"/>
        <w:gridCol w:w="2126"/>
        <w:gridCol w:w="1276"/>
        <w:gridCol w:w="1974"/>
      </w:tblGrid>
      <w:tr w:rsidR="00DB557E" w:rsidRPr="009729CC" w:rsidTr="00B90839">
        <w:trPr>
          <w:trHeight w:val="309"/>
        </w:trPr>
        <w:tc>
          <w:tcPr>
            <w:tcW w:w="2283"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w:t>
            </w:r>
          </w:p>
        </w:tc>
        <w:tc>
          <w:tcPr>
            <w:tcW w:w="198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dénouée</w:t>
            </w:r>
          </w:p>
        </w:tc>
        <w:tc>
          <w:tcPr>
            <w:tcW w:w="127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Suspens</w:t>
            </w:r>
          </w:p>
        </w:tc>
        <w:tc>
          <w:tcPr>
            <w:tcW w:w="197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éligible</w:t>
            </w:r>
          </w:p>
        </w:tc>
      </w:tr>
      <w:tr w:rsidR="00DB557E" w:rsidRPr="009729CC" w:rsidTr="00B90839">
        <w:trPr>
          <w:trHeight w:val="309"/>
        </w:trPr>
        <w:tc>
          <w:tcPr>
            <w:tcW w:w="2283" w:type="dxa"/>
            <w:tcBorders>
              <w:top w:val="nil"/>
              <w:left w:val="single" w:sz="8" w:space="0" w:color="auto"/>
              <w:bottom w:val="single" w:sz="8" w:space="0" w:color="auto"/>
              <w:right w:val="single" w:sz="8" w:space="0" w:color="auto"/>
            </w:tcBorders>
            <w:shd w:val="clear" w:color="000000" w:fill="FFFFFF"/>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 81</w:t>
            </w:r>
          </w:p>
        </w:tc>
        <w:tc>
          <w:tcPr>
            <w:tcW w:w="1985"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01</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r>
      <w:tr w:rsidR="00DB557E" w:rsidRPr="009729CC" w:rsidTr="00B90839">
        <w:trPr>
          <w:trHeight w:val="309"/>
        </w:trPr>
        <w:tc>
          <w:tcPr>
            <w:tcW w:w="2283" w:type="dxa"/>
            <w:tcBorders>
              <w:top w:val="nil"/>
              <w:left w:val="single" w:sz="8" w:space="0" w:color="auto"/>
              <w:bottom w:val="single" w:sz="8" w:space="0" w:color="auto"/>
              <w:right w:val="single" w:sz="8" w:space="0" w:color="auto"/>
            </w:tcBorders>
            <w:shd w:val="clear" w:color="000000" w:fill="FFFFFF"/>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 82</w:t>
            </w:r>
          </w:p>
        </w:tc>
        <w:tc>
          <w:tcPr>
            <w:tcW w:w="1985"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900</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900</w:t>
            </w:r>
          </w:p>
        </w:tc>
      </w:tr>
      <w:tr w:rsidR="00DB557E" w:rsidRPr="009729CC" w:rsidTr="00B90839">
        <w:trPr>
          <w:trHeight w:val="309"/>
        </w:trPr>
        <w:tc>
          <w:tcPr>
            <w:tcW w:w="2283" w:type="dxa"/>
            <w:tcBorders>
              <w:top w:val="nil"/>
              <w:left w:val="single" w:sz="8" w:space="0" w:color="auto"/>
              <w:bottom w:val="single" w:sz="8" w:space="0" w:color="auto"/>
              <w:right w:val="single" w:sz="8" w:space="0" w:color="auto"/>
            </w:tcBorders>
            <w:shd w:val="clear" w:color="000000" w:fill="FFFFFF"/>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 83</w:t>
            </w:r>
          </w:p>
        </w:tc>
        <w:tc>
          <w:tcPr>
            <w:tcW w:w="1985"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350</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Pr="009729CC" w:rsidRDefault="00DB557E" w:rsidP="00DB557E">
      <w:pPr>
        <w:pStyle w:val="Paragraphedeliste1"/>
        <w:spacing w:line="100" w:lineRule="atLeast"/>
        <w:ind w:left="0"/>
        <w:jc w:val="both"/>
        <w:rPr>
          <w:b/>
          <w:i/>
        </w:rPr>
      </w:pPr>
      <w:r w:rsidRPr="009729CC">
        <w:rPr>
          <w:b/>
          <w:i/>
        </w:rPr>
        <w:t>Position éligible marché :</w:t>
      </w:r>
    </w:p>
    <w:p w:rsidR="00DB557E" w:rsidRDefault="00DB557E" w:rsidP="00DB557E">
      <w:pPr>
        <w:pStyle w:val="Paragraphedeliste1"/>
        <w:spacing w:line="100" w:lineRule="atLeast"/>
        <w:ind w:left="0"/>
        <w:jc w:val="both"/>
      </w:pPr>
    </w:p>
    <w:tbl>
      <w:tblPr>
        <w:tblW w:w="7812" w:type="dxa"/>
        <w:tblInd w:w="55" w:type="dxa"/>
        <w:tblCellMar>
          <w:left w:w="70" w:type="dxa"/>
          <w:right w:w="70" w:type="dxa"/>
        </w:tblCellMar>
        <w:tblLook w:val="04A0" w:firstRow="1" w:lastRow="0" w:firstColumn="1" w:lastColumn="0" w:noHBand="0" w:noVBand="1"/>
      </w:tblPr>
      <w:tblGrid>
        <w:gridCol w:w="3320"/>
        <w:gridCol w:w="1798"/>
        <w:gridCol w:w="993"/>
        <w:gridCol w:w="1701"/>
      </w:tblGrid>
      <w:tr w:rsidR="00DB557E" w:rsidRPr="009729CC" w:rsidTr="00B90839">
        <w:trPr>
          <w:trHeight w:val="315"/>
        </w:trPr>
        <w:tc>
          <w:tcPr>
            <w:tcW w:w="332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w:t>
            </w:r>
          </w:p>
        </w:tc>
        <w:tc>
          <w:tcPr>
            <w:tcW w:w="179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dénouée</w:t>
            </w:r>
          </w:p>
        </w:tc>
        <w:tc>
          <w:tcPr>
            <w:tcW w:w="99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Suspens</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éligible</w:t>
            </w:r>
          </w:p>
        </w:tc>
      </w:tr>
      <w:tr w:rsidR="00DB557E" w:rsidRPr="009729C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01</w:t>
            </w:r>
          </w:p>
        </w:tc>
        <w:tc>
          <w:tcPr>
            <w:tcW w:w="1798"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c>
          <w:tcPr>
            <w:tcW w:w="993"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r>
      <w:tr w:rsidR="00DB557E" w:rsidRPr="009729C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02</w:t>
            </w:r>
          </w:p>
        </w:tc>
        <w:tc>
          <w:tcPr>
            <w:tcW w:w="1798"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1250</w:t>
            </w:r>
          </w:p>
        </w:tc>
        <w:tc>
          <w:tcPr>
            <w:tcW w:w="993"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1250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Génération de la notification pour les clients éligible à l’OST dés l’activation de l’annonce.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Réception des instructions des clients et blocage des positions.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10039" w:type="dxa"/>
        <w:tblCellMar>
          <w:left w:w="70" w:type="dxa"/>
          <w:right w:w="70" w:type="dxa"/>
        </w:tblCellMar>
        <w:tblLook w:val="04A0" w:firstRow="1" w:lastRow="0" w:firstColumn="1" w:lastColumn="0" w:noHBand="0" w:noVBand="1"/>
      </w:tblPr>
      <w:tblGrid>
        <w:gridCol w:w="2942"/>
        <w:gridCol w:w="2561"/>
        <w:gridCol w:w="992"/>
        <w:gridCol w:w="1843"/>
        <w:gridCol w:w="1701"/>
      </w:tblGrid>
      <w:tr w:rsidR="00DB557E" w:rsidRPr="005A6BA7" w:rsidTr="00B90839">
        <w:trPr>
          <w:trHeight w:val="315"/>
        </w:trPr>
        <w:tc>
          <w:tcPr>
            <w:tcW w:w="2942"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Compte client</w:t>
            </w:r>
          </w:p>
        </w:tc>
        <w:tc>
          <w:tcPr>
            <w:tcW w:w="256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 xml:space="preserve">Création de l'instruction </w:t>
            </w:r>
          </w:p>
        </w:tc>
        <w:tc>
          <w:tcPr>
            <w:tcW w:w="99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 xml:space="preserve">Option </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Quantité instruite</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Statut instruction</w:t>
            </w:r>
          </w:p>
        </w:tc>
      </w:tr>
      <w:tr w:rsidR="00DB557E" w:rsidRPr="005A6BA7" w:rsidTr="00B90839">
        <w:trPr>
          <w:trHeight w:val="315"/>
        </w:trPr>
        <w:tc>
          <w:tcPr>
            <w:tcW w:w="2942" w:type="dxa"/>
            <w:vMerge w:val="restart"/>
            <w:tcBorders>
              <w:top w:val="nil"/>
              <w:left w:val="single" w:sz="8" w:space="0" w:color="auto"/>
              <w:bottom w:val="single" w:sz="8" w:space="0" w:color="auto"/>
              <w:right w:val="single" w:sz="8" w:space="0" w:color="auto"/>
            </w:tcBorders>
            <w:shd w:val="clear" w:color="000000" w:fill="FFFFFF"/>
            <w:vAlign w:val="center"/>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Compte Client 81</w:t>
            </w: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Manuellement</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PROXY</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600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r w:rsidR="00DB557E" w:rsidRPr="005A6BA7" w:rsidTr="00B90839">
        <w:trPr>
          <w:trHeight w:val="315"/>
        </w:trPr>
        <w:tc>
          <w:tcPr>
            <w:tcW w:w="2942" w:type="dxa"/>
            <w:vMerge/>
            <w:tcBorders>
              <w:top w:val="nil"/>
              <w:left w:val="single" w:sz="8" w:space="0" w:color="auto"/>
              <w:bottom w:val="single" w:sz="8" w:space="0" w:color="auto"/>
              <w:right w:val="single" w:sz="8" w:space="0" w:color="auto"/>
            </w:tcBorders>
            <w:vAlign w:val="center"/>
            <w:hideMark/>
          </w:tcPr>
          <w:p w:rsidR="00DB557E" w:rsidRPr="005A6BA7" w:rsidRDefault="00DB557E" w:rsidP="00B90839">
            <w:pPr>
              <w:spacing w:line="240" w:lineRule="auto"/>
              <w:rPr>
                <w:rFonts w:eastAsia="Times New Roman" w:cs="Times New Roman"/>
                <w:color w:val="000000"/>
                <w:lang w:eastAsia="fr-FR"/>
              </w:rPr>
            </w:pP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Manuellement</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CONN</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250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r w:rsidR="00DB557E" w:rsidRPr="005A6BA7" w:rsidTr="00B90839">
        <w:trPr>
          <w:trHeight w:val="315"/>
        </w:trPr>
        <w:tc>
          <w:tcPr>
            <w:tcW w:w="2942" w:type="dxa"/>
            <w:tcBorders>
              <w:top w:val="nil"/>
              <w:left w:val="single" w:sz="8" w:space="0" w:color="auto"/>
              <w:bottom w:val="single" w:sz="8" w:space="0" w:color="auto"/>
              <w:right w:val="single" w:sz="8" w:space="0" w:color="auto"/>
            </w:tcBorders>
            <w:shd w:val="clear" w:color="000000" w:fill="FFFFFF"/>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Compte client 82</w:t>
            </w: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Manuellement</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WITH</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700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r w:rsidR="00DB557E" w:rsidRPr="005A6BA7" w:rsidTr="00B90839">
        <w:trPr>
          <w:trHeight w:val="315"/>
        </w:trPr>
        <w:tc>
          <w:tcPr>
            <w:tcW w:w="2942" w:type="dxa"/>
            <w:tcBorders>
              <w:top w:val="nil"/>
              <w:left w:val="single" w:sz="8" w:space="0" w:color="auto"/>
              <w:bottom w:val="single" w:sz="8" w:space="0" w:color="auto"/>
              <w:right w:val="single" w:sz="8" w:space="0" w:color="auto"/>
            </w:tcBorders>
            <w:shd w:val="clear" w:color="000000" w:fill="FFFFFF"/>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Compte Client 83</w:t>
            </w: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677B15"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Automatiquement</w:t>
            </w:r>
            <w:r w:rsidR="00DB557E" w:rsidRPr="005A6BA7">
              <w:rPr>
                <w:rFonts w:eastAsia="Times New Roman" w:cs="Times New Roman"/>
                <w:color w:val="000000"/>
                <w:lang w:eastAsia="fr-FR"/>
              </w:rPr>
              <w:t xml:space="preserve"> (Standing instruction)</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AGNT</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350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MegaCor permet aussi de générer une notification de rappel a J-N pour les clients n’ayant pas instruit avec  </w:t>
      </w:r>
      <w:r w:rsidRPr="00F9274D">
        <w:rPr>
          <w:b/>
          <w:i/>
        </w:rPr>
        <w:t>(J : date de fin de souscription, N : Nombre de jour configurable)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En fin de période de souscription, l’utilisateur génère l’option </w:t>
      </w:r>
      <w:r w:rsidRPr="00F9274D">
        <w:rPr>
          <w:b/>
        </w:rPr>
        <w:t>NOAC</w:t>
      </w:r>
      <w:r>
        <w:rPr>
          <w:b/>
        </w:rPr>
        <w:t xml:space="preserve">, </w:t>
      </w:r>
      <w:r>
        <w:t>sur tous les clients éligibles à l’assemblée générale, cette option est activée a titre d’historisation mais ne bloquera pas les positions dans le portefeuille du client.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Impact de la position client :</w:t>
      </w:r>
    </w:p>
    <w:p w:rsidR="00DB557E" w:rsidRDefault="00DB557E" w:rsidP="00DB557E">
      <w:pPr>
        <w:pStyle w:val="Paragraphedeliste1"/>
        <w:spacing w:line="100" w:lineRule="atLeast"/>
        <w:ind w:left="0"/>
        <w:jc w:val="both"/>
      </w:pPr>
    </w:p>
    <w:tbl>
      <w:tblPr>
        <w:tblW w:w="9991" w:type="dxa"/>
        <w:tblCellMar>
          <w:left w:w="70" w:type="dxa"/>
          <w:right w:w="70" w:type="dxa"/>
        </w:tblCellMar>
        <w:tblLook w:val="04A0" w:firstRow="1" w:lastRow="0" w:firstColumn="1" w:lastColumn="0" w:noHBand="0" w:noVBand="1"/>
      </w:tblPr>
      <w:tblGrid>
        <w:gridCol w:w="2571"/>
        <w:gridCol w:w="1894"/>
        <w:gridCol w:w="1842"/>
        <w:gridCol w:w="1701"/>
        <w:gridCol w:w="1983"/>
      </w:tblGrid>
      <w:tr w:rsidR="00DB557E" w:rsidRPr="005E7474" w:rsidTr="00B90839">
        <w:trPr>
          <w:trHeight w:val="334"/>
        </w:trPr>
        <w:tc>
          <w:tcPr>
            <w:tcW w:w="257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w:t>
            </w:r>
          </w:p>
        </w:tc>
        <w:tc>
          <w:tcPr>
            <w:tcW w:w="189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 xml:space="preserve">Nature de position </w:t>
            </w:r>
          </w:p>
        </w:tc>
        <w:tc>
          <w:tcPr>
            <w:tcW w:w="184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Quantité instruite</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Position Bloquée</w:t>
            </w:r>
          </w:p>
        </w:tc>
        <w:tc>
          <w:tcPr>
            <w:tcW w:w="198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Position dénouée</w:t>
            </w:r>
          </w:p>
        </w:tc>
      </w:tr>
      <w:tr w:rsidR="00DB557E" w:rsidRPr="005E7474" w:rsidTr="00B90839">
        <w:trPr>
          <w:trHeight w:val="334"/>
        </w:trPr>
        <w:tc>
          <w:tcPr>
            <w:tcW w:w="2571" w:type="dxa"/>
            <w:tcBorders>
              <w:top w:val="nil"/>
              <w:left w:val="single" w:sz="8" w:space="0" w:color="auto"/>
              <w:bottom w:val="single" w:sz="8" w:space="0" w:color="auto"/>
              <w:right w:val="single" w:sz="8" w:space="0" w:color="auto"/>
            </w:tcBorders>
            <w:shd w:val="clear" w:color="000000" w:fill="FFFFFF"/>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 81</w:t>
            </w:r>
          </w:p>
        </w:tc>
        <w:tc>
          <w:tcPr>
            <w:tcW w:w="1894"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Nostro 01</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850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850</w:t>
            </w:r>
          </w:p>
        </w:tc>
        <w:tc>
          <w:tcPr>
            <w:tcW w:w="1983"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350</w:t>
            </w:r>
          </w:p>
        </w:tc>
      </w:tr>
      <w:tr w:rsidR="00DB557E" w:rsidRPr="005E7474" w:rsidTr="00B90839">
        <w:trPr>
          <w:trHeight w:val="334"/>
        </w:trPr>
        <w:tc>
          <w:tcPr>
            <w:tcW w:w="2571" w:type="dxa"/>
            <w:tcBorders>
              <w:top w:val="nil"/>
              <w:left w:val="single" w:sz="8" w:space="0" w:color="auto"/>
              <w:bottom w:val="single" w:sz="8" w:space="0" w:color="auto"/>
              <w:right w:val="single" w:sz="8" w:space="0" w:color="auto"/>
            </w:tcBorders>
            <w:shd w:val="clear" w:color="000000" w:fill="FFFFFF"/>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 82</w:t>
            </w:r>
          </w:p>
        </w:tc>
        <w:tc>
          <w:tcPr>
            <w:tcW w:w="1894"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Nostro 02</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700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700</w:t>
            </w:r>
          </w:p>
        </w:tc>
        <w:tc>
          <w:tcPr>
            <w:tcW w:w="1983"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200</w:t>
            </w:r>
          </w:p>
        </w:tc>
      </w:tr>
      <w:tr w:rsidR="00DB557E" w:rsidRPr="005E7474" w:rsidTr="00B90839">
        <w:trPr>
          <w:trHeight w:val="334"/>
        </w:trPr>
        <w:tc>
          <w:tcPr>
            <w:tcW w:w="2571" w:type="dxa"/>
            <w:tcBorders>
              <w:top w:val="nil"/>
              <w:left w:val="single" w:sz="8" w:space="0" w:color="auto"/>
              <w:bottom w:val="single" w:sz="8" w:space="0" w:color="auto"/>
              <w:right w:val="single" w:sz="8" w:space="0" w:color="auto"/>
            </w:tcBorders>
            <w:shd w:val="clear" w:color="000000" w:fill="FFFFFF"/>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 83</w:t>
            </w:r>
          </w:p>
        </w:tc>
        <w:tc>
          <w:tcPr>
            <w:tcW w:w="1894"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Nostro 02</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350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350</w:t>
            </w:r>
          </w:p>
        </w:tc>
        <w:tc>
          <w:tcPr>
            <w:tcW w:w="1983"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système permet à ce moment de générer l’attestation de  blocage pour les participants.</w:t>
      </w:r>
    </w:p>
    <w:p w:rsidR="00DB557E" w:rsidRDefault="00DB557E" w:rsidP="00DB557E">
      <w:pPr>
        <w:pStyle w:val="Paragraphedeliste1"/>
        <w:spacing w:line="100" w:lineRule="atLeast"/>
        <w:ind w:left="0"/>
        <w:jc w:val="both"/>
      </w:pPr>
      <w:r>
        <w:t>AWB annonce que la clôture de souscription à une assemblée générale est jusqu'à J-1 date de l’assemblée sauf que la date de l’attestation doit toujours reprendre la Date de J-5 AG.</w:t>
      </w:r>
    </w:p>
    <w:p w:rsidR="00DB557E" w:rsidRDefault="00DB557E" w:rsidP="00DB557E">
      <w:pPr>
        <w:pStyle w:val="Paragraphedeliste1"/>
        <w:spacing w:line="100" w:lineRule="atLeast"/>
        <w:ind w:left="0"/>
        <w:jc w:val="both"/>
      </w:pPr>
    </w:p>
    <w:p w:rsidR="00DB557E" w:rsidRPr="00F9274D" w:rsidRDefault="00DB557E" w:rsidP="00DB557E">
      <w:pPr>
        <w:pStyle w:val="Paragraphedeliste1"/>
        <w:spacing w:line="100" w:lineRule="atLeast"/>
        <w:ind w:left="0"/>
        <w:jc w:val="both"/>
      </w:pPr>
      <w:r>
        <w:t>Déblocage de la position des clients éligibles à J+1 date de l’assemblée générale via un processus Batch configuré en amont.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8740" w:type="dxa"/>
        <w:tblCellMar>
          <w:left w:w="70" w:type="dxa"/>
          <w:right w:w="70" w:type="dxa"/>
        </w:tblCellMar>
        <w:tblLook w:val="04A0" w:firstRow="1" w:lastRow="0" w:firstColumn="1" w:lastColumn="0" w:noHBand="0" w:noVBand="1"/>
      </w:tblPr>
      <w:tblGrid>
        <w:gridCol w:w="3320"/>
        <w:gridCol w:w="1876"/>
        <w:gridCol w:w="1701"/>
        <w:gridCol w:w="1843"/>
      </w:tblGrid>
      <w:tr w:rsidR="00DB557E" w:rsidRPr="003B3B1C" w:rsidTr="00B90839">
        <w:trPr>
          <w:trHeight w:val="315"/>
        </w:trPr>
        <w:tc>
          <w:tcPr>
            <w:tcW w:w="332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w:t>
            </w:r>
          </w:p>
        </w:tc>
        <w:tc>
          <w:tcPr>
            <w:tcW w:w="187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 xml:space="preserve">Nature de position </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Position Bloquée</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Position dénouée</w:t>
            </w:r>
          </w:p>
        </w:tc>
      </w:tr>
      <w:tr w:rsidR="00DB557E" w:rsidRPr="003B3B1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 81</w:t>
            </w:r>
          </w:p>
        </w:tc>
        <w:tc>
          <w:tcPr>
            <w:tcW w:w="1876"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Nostro 01</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1200</w:t>
            </w:r>
          </w:p>
        </w:tc>
      </w:tr>
      <w:tr w:rsidR="00DB557E" w:rsidRPr="003B3B1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 82</w:t>
            </w:r>
          </w:p>
        </w:tc>
        <w:tc>
          <w:tcPr>
            <w:tcW w:w="1876"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900</w:t>
            </w:r>
          </w:p>
        </w:tc>
      </w:tr>
      <w:tr w:rsidR="00DB557E" w:rsidRPr="003B3B1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 83</w:t>
            </w:r>
          </w:p>
        </w:tc>
        <w:tc>
          <w:tcPr>
            <w:tcW w:w="1876"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817" w:name="_Toc425152131"/>
      <w:r w:rsidRPr="001F338B">
        <w:t>Nouvelle OST non gérées par MegaCor</w:t>
      </w:r>
      <w:bookmarkEnd w:id="1817"/>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18" w:name="_Toc425152132"/>
      <w:r w:rsidRPr="008B74B5">
        <w:rPr>
          <w:i/>
          <w:u w:val="single"/>
        </w:rPr>
        <w:t>Regroupement des actions (SPLR)</w:t>
      </w:r>
      <w:bookmarkEnd w:id="1818"/>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Cette opération sur titres est l’opération inverse de la division du nominal, le regroupement d’action consiste à diviser le nombre en circulation tout en multipliant le prix d’action par le même ratio, l’opération reste nulle sur un point de vue comptable.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D’un point de vue MegaCor, cette opération sera traitée en tant qu’une OST d’échange avec rompus.</w:t>
      </w:r>
    </w:p>
    <w:p w:rsidR="00DB557E" w:rsidRDefault="00DB557E" w:rsidP="00DB557E">
      <w:pPr>
        <w:pStyle w:val="Paragraphedeliste1"/>
        <w:spacing w:line="100" w:lineRule="atLeast"/>
        <w:ind w:left="0"/>
        <w:jc w:val="both"/>
      </w:pPr>
      <w:r>
        <w:t>En cas de rompus, le client éligible à cette OST passera par agence afin d’exécuter leurs cession.</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sidRPr="00CD6BAD">
        <w:rPr>
          <w:b/>
          <w:i/>
          <w:u w:val="single"/>
        </w:rPr>
        <w:t>Réception de la note d’information :</w:t>
      </w:r>
    </w:p>
    <w:p w:rsidR="00DB557E" w:rsidRDefault="00DB557E" w:rsidP="00DB557E">
      <w:pPr>
        <w:pStyle w:val="Paragraphedeliste1"/>
        <w:spacing w:line="100" w:lineRule="atLeast"/>
        <w:ind w:left="0"/>
        <w:jc w:val="both"/>
      </w:pPr>
      <w:r>
        <w:t>A la réception de la note d’information, l’utilisateur procède à la création manuelle de l’annonce.</w:t>
      </w:r>
    </w:p>
    <w:p w:rsidR="00DB557E" w:rsidRDefault="00DB557E" w:rsidP="00DB557E">
      <w:pPr>
        <w:pStyle w:val="Paragraphedeliste1"/>
        <w:spacing w:line="100" w:lineRule="atLeast"/>
        <w:ind w:left="0"/>
        <w:jc w:val="both"/>
      </w:pPr>
    </w:p>
    <w:p w:rsidR="00677B15" w:rsidRDefault="00677B15" w:rsidP="00DB557E">
      <w:pPr>
        <w:pStyle w:val="Paragraphedeliste1"/>
        <w:spacing w:line="100" w:lineRule="atLeast"/>
        <w:ind w:left="0"/>
        <w:jc w:val="both"/>
      </w:pPr>
    </w:p>
    <w:p w:rsidR="00677B15" w:rsidRDefault="00677B15"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7140" w:type="dxa"/>
        <w:tblInd w:w="55" w:type="dxa"/>
        <w:tblCellMar>
          <w:left w:w="70" w:type="dxa"/>
          <w:right w:w="70" w:type="dxa"/>
        </w:tblCellMar>
        <w:tblLook w:val="04A0" w:firstRow="1" w:lastRow="0" w:firstColumn="1" w:lastColumn="0" w:noHBand="0" w:noVBand="1"/>
      </w:tblPr>
      <w:tblGrid>
        <w:gridCol w:w="3320"/>
        <w:gridCol w:w="3820"/>
      </w:tblGrid>
      <w:tr w:rsidR="00DB557E" w:rsidRPr="00CD6BAD" w:rsidTr="00B90839">
        <w:trPr>
          <w:trHeight w:val="315"/>
        </w:trPr>
        <w:tc>
          <w:tcPr>
            <w:tcW w:w="332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 xml:space="preserve">Données </w:t>
            </w:r>
          </w:p>
        </w:tc>
        <w:tc>
          <w:tcPr>
            <w:tcW w:w="38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Valeur</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lastRenderedPageBreak/>
              <w:t>Valeur Principale</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Titre X</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Titre à recevoir</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Titre V</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 xml:space="preserve">Cours à l’opération </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100</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Date d'enregistrement</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03/02/2015</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Date de l'opération</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04/02/2015</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Parité sortante</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3</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Parité entrante</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1</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des positions éligibles se base sur la date d’enregistrement tenant compte des positions dénouées et des suspens.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L’utilisateur a la possibilité de consulter les positions éligibles a tout moment du cycle de vie de l’opération, afin de voir l’évolution des mouvements en cours.</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Calcul des exécutions client :</w:t>
      </w:r>
    </w:p>
    <w:p w:rsidR="00DB557E" w:rsidRDefault="00DB557E" w:rsidP="00DB557E">
      <w:pPr>
        <w:pStyle w:val="Paragraphedeliste1"/>
        <w:spacing w:line="100" w:lineRule="atLeast"/>
        <w:ind w:left="0"/>
        <w:jc w:val="both"/>
      </w:pPr>
      <w:r>
        <w:t>Voir calcul des exécutions clients OST d’échanges avec rompus.</w:t>
      </w:r>
    </w:p>
    <w:p w:rsidR="00DB557E" w:rsidRDefault="00DB557E" w:rsidP="00DB557E">
      <w:pPr>
        <w:pStyle w:val="Paragraphedeliste1"/>
        <w:spacing w:line="100" w:lineRule="atLeast"/>
        <w:ind w:left="0"/>
        <w:jc w:val="both"/>
      </w:pPr>
    </w:p>
    <w:p w:rsidR="00DB557E" w:rsidRPr="00114B20" w:rsidRDefault="00DB557E" w:rsidP="00DB557E">
      <w:pPr>
        <w:pStyle w:val="Paragraphedeliste1"/>
        <w:spacing w:line="100" w:lineRule="atLeast"/>
        <w:ind w:left="0"/>
        <w:jc w:val="both"/>
        <w:rPr>
          <w:b/>
          <w:i/>
          <w:u w:val="single"/>
        </w:rPr>
      </w:pPr>
      <w:r w:rsidRPr="00114B20">
        <w:rPr>
          <w:b/>
          <w:i/>
          <w:u w:val="single"/>
        </w:rPr>
        <w:t>Gestion des rompus :</w:t>
      </w:r>
    </w:p>
    <w:p w:rsidR="00DB557E" w:rsidRDefault="00DB557E" w:rsidP="00DB557E">
      <w:pPr>
        <w:pStyle w:val="Paragraphedeliste1"/>
        <w:spacing w:line="100" w:lineRule="atLeast"/>
        <w:ind w:left="0"/>
        <w:jc w:val="both"/>
      </w:pPr>
      <w:r>
        <w:t>La vente des rompus n’est pas exécutée depuis MegaCor, le client passe par l’agence.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exécutions Marché :</w:t>
      </w:r>
    </w:p>
    <w:p w:rsidR="00DB557E" w:rsidRDefault="00DB557E" w:rsidP="00DB557E">
      <w:pPr>
        <w:pStyle w:val="Paragraphedeliste1"/>
        <w:spacing w:line="100" w:lineRule="atLeast"/>
        <w:ind w:left="0"/>
        <w:jc w:val="both"/>
      </w:pPr>
      <w:r>
        <w:t>Voir calcul des exécutions Marché OST d’échanges avec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paiements Marché :</w:t>
      </w:r>
    </w:p>
    <w:p w:rsidR="00DB557E" w:rsidRDefault="00DB557E" w:rsidP="00DB557E">
      <w:pPr>
        <w:pStyle w:val="Paragraphedeliste1"/>
        <w:spacing w:line="100" w:lineRule="atLeast"/>
        <w:ind w:left="0"/>
        <w:jc w:val="both"/>
      </w:pPr>
      <w:r>
        <w:t>Voir réception du paiement marché OST d’échange avec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Génération du paiement client :</w:t>
      </w:r>
    </w:p>
    <w:p w:rsidR="00DB557E" w:rsidRDefault="00DB557E" w:rsidP="00DB557E">
      <w:pPr>
        <w:pStyle w:val="Paragraphedeliste1"/>
        <w:spacing w:line="100" w:lineRule="atLeast"/>
        <w:ind w:left="0"/>
        <w:jc w:val="both"/>
      </w:pPr>
      <w:r>
        <w:t>Voir génération du paiement client OST d’échange avec rompus.</w:t>
      </w:r>
    </w:p>
    <w:p w:rsidR="00DB557E" w:rsidRDefault="00DB557E" w:rsidP="00DB557E">
      <w:pPr>
        <w:pStyle w:val="Paragraphedeliste1"/>
        <w:spacing w:line="100" w:lineRule="atLeast"/>
        <w:ind w:left="0"/>
        <w:jc w:val="both"/>
      </w:pPr>
    </w:p>
    <w:p w:rsidR="00DB557E" w:rsidRDefault="00450325" w:rsidP="00450325">
      <w:pPr>
        <w:pStyle w:val="Style3"/>
        <w:numPr>
          <w:ilvl w:val="3"/>
          <w:numId w:val="2"/>
        </w:numPr>
        <w:shd w:val="clear" w:color="auto" w:fill="F2F2F2"/>
        <w:jc w:val="both"/>
      </w:pPr>
      <w:bookmarkStart w:id="1819" w:name="_Toc425152133"/>
      <w:r>
        <w:t>OST Conversion</w:t>
      </w:r>
      <w:bookmarkEnd w:id="1819"/>
      <w:r>
        <w:t xml:space="preserve"> </w:t>
      </w:r>
    </w:p>
    <w:p w:rsidR="00450325" w:rsidRDefault="00450325" w:rsidP="00DB557E">
      <w:pPr>
        <w:pStyle w:val="Paragraphedeliste1"/>
        <w:spacing w:line="100" w:lineRule="atLeast"/>
        <w:ind w:left="0"/>
        <w:jc w:val="both"/>
      </w:pPr>
    </w:p>
    <w:p w:rsidR="00450325" w:rsidRDefault="00450325" w:rsidP="00DB557E">
      <w:pPr>
        <w:pStyle w:val="Paragraphedeliste1"/>
        <w:spacing w:line="100" w:lineRule="atLeast"/>
        <w:ind w:left="0"/>
        <w:jc w:val="both"/>
      </w:pPr>
      <w:r>
        <w:t>Il a été convenu de traiter l’ORA (Obligation remboursable en action) et l’OCA (Obligation convertible en action) en une seul Ost de conversion, avec une option par défaut étant l’option espèce, et une deuxième option étant l’option conversion, les spécifications ci-dessous seront consolidées en une seule annonce.</w:t>
      </w:r>
    </w:p>
    <w:p w:rsidR="00450325" w:rsidRDefault="00450325" w:rsidP="00DB557E">
      <w:pPr>
        <w:pStyle w:val="Paragraphedeliste1"/>
        <w:spacing w:line="100" w:lineRule="atLeast"/>
        <w:ind w:left="0"/>
        <w:jc w:val="both"/>
      </w:pPr>
    </w:p>
    <w:p w:rsidR="00DB557E" w:rsidRPr="00450325" w:rsidRDefault="00DB557E" w:rsidP="00450325">
      <w:pPr>
        <w:pStyle w:val="Titre5"/>
        <w:rPr>
          <w:rFonts w:asciiTheme="minorHAnsi" w:hAnsiTheme="minorHAnsi"/>
          <w:i/>
          <w:color w:val="auto"/>
          <w:u w:val="single"/>
        </w:rPr>
      </w:pPr>
      <w:r w:rsidRPr="00450325">
        <w:rPr>
          <w:rFonts w:asciiTheme="minorHAnsi" w:hAnsiTheme="minorHAnsi"/>
          <w:i/>
          <w:color w:val="auto"/>
          <w:u w:val="single"/>
        </w:rPr>
        <w:t>Obligation Remboursable en action (ORA)</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obligations remboursables en actions (ORA) sont avant tout des obligations ordinaires, Mais, à la différence des obligations classiques, ces titres ne sont pas  remboursés en espèce, mais en titres de la société émettrice. Pour l’investisseur, L’ORA permet de parier sur le redressement futur d’une entreprise tout percevant son intérêt.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D’un point de vue MegaCor il s’agit d’une OST semblable à un paiement de dividendes en action mais sans détachement, il y aura le titre principal de l’opération ainsi que le titre à recevoir.</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client éligible à cette OST n’est pas obligé de convertir toute la quantité jusqu'à la maturité de l’obligation.</w:t>
      </w:r>
    </w:p>
    <w:p w:rsidR="00DB557E" w:rsidRDefault="00DB557E" w:rsidP="00DB557E">
      <w:pPr>
        <w:pStyle w:val="Paragraphedeliste1"/>
        <w:spacing w:line="100" w:lineRule="atLeast"/>
        <w:ind w:left="0"/>
        <w:jc w:val="both"/>
      </w:pPr>
    </w:p>
    <w:p w:rsidR="00DB557E" w:rsidDel="0056697D" w:rsidRDefault="00DB557E" w:rsidP="00DB557E">
      <w:pPr>
        <w:pStyle w:val="Paragraphedeliste1"/>
        <w:spacing w:line="100" w:lineRule="atLeast"/>
        <w:ind w:left="0"/>
        <w:jc w:val="both"/>
        <w:rPr>
          <w:del w:id="1820" w:author="Raja EL HAFI" w:date="2015-06-03T11:43:00Z"/>
        </w:rPr>
      </w:pPr>
      <w:del w:id="1821" w:author="Raja EL HAFI" w:date="2015-06-03T11:43:00Z">
        <w:r w:rsidDel="0056697D">
          <w:delText>Les obligations remboursables en actions ne doivent pas générer une rédemption dans chaque anniversaire et la création se fera uniquement en mode manuelle.</w:delText>
        </w:r>
      </w:del>
    </w:p>
    <w:p w:rsidR="00DB557E" w:rsidRDefault="0056697D" w:rsidP="00DB557E">
      <w:pPr>
        <w:pStyle w:val="Paragraphedeliste1"/>
        <w:spacing w:line="100" w:lineRule="atLeast"/>
        <w:ind w:left="0"/>
        <w:jc w:val="both"/>
        <w:rPr>
          <w:ins w:id="1822" w:author="Raja EL HAFI" w:date="2015-06-03T11:43:00Z"/>
        </w:rPr>
      </w:pPr>
      <w:ins w:id="1823" w:author="Raja EL HAFI" w:date="2015-06-03T11:43:00Z">
        <w:r>
          <w:t xml:space="preserve">Le Système créera une annonce de </w:t>
        </w:r>
      </w:ins>
      <w:ins w:id="1824" w:author="Raja EL HAFI" w:date="2015-06-03T11:44:00Z">
        <w:r>
          <w:t>remboursement</w:t>
        </w:r>
      </w:ins>
      <w:ins w:id="1825" w:author="Raja EL HAFI" w:date="2015-06-03T11:43:00Z">
        <w:r>
          <w:t xml:space="preserve"> à chaque anniversaire de cette obligation, l</w:t>
        </w:r>
      </w:ins>
      <w:ins w:id="1826" w:author="Raja EL HAFI" w:date="2015-06-03T11:44:00Z">
        <w:r>
          <w:t>’utilisateur annule cette annonce et recrée manuellement l’annonce de  conversion.</w:t>
        </w:r>
      </w:ins>
    </w:p>
    <w:p w:rsidR="0056697D" w:rsidRDefault="0056697D"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La parité au niveau de cette OST est basée sur un Ratio de prix calculé via la formule suivante :</w:t>
      </w:r>
    </w:p>
    <w:p w:rsidR="00DB557E" w:rsidRDefault="00DB557E" w:rsidP="00DB557E">
      <w:pPr>
        <w:pStyle w:val="Paragraphedeliste1"/>
        <w:spacing w:line="100" w:lineRule="atLeast"/>
        <w:ind w:left="0"/>
        <w:jc w:val="both"/>
      </w:pPr>
    </w:p>
    <w:tbl>
      <w:tblPr>
        <w:tblW w:w="7140" w:type="dxa"/>
        <w:tblInd w:w="55" w:type="dxa"/>
        <w:tblCellMar>
          <w:left w:w="70" w:type="dxa"/>
          <w:right w:w="70" w:type="dxa"/>
        </w:tblCellMar>
        <w:tblLook w:val="04A0" w:firstRow="1" w:lastRow="0" w:firstColumn="1" w:lastColumn="0" w:noHBand="0" w:noVBand="1"/>
      </w:tblPr>
      <w:tblGrid>
        <w:gridCol w:w="3320"/>
        <w:gridCol w:w="3820"/>
      </w:tblGrid>
      <w:tr w:rsidR="00DB557E" w:rsidRPr="00F05A0E" w:rsidTr="00B90839">
        <w:trPr>
          <w:trHeight w:val="315"/>
        </w:trPr>
        <w:tc>
          <w:tcPr>
            <w:tcW w:w="3320" w:type="dxa"/>
            <w:vMerge w:val="restart"/>
            <w:tcBorders>
              <w:top w:val="nil"/>
              <w:left w:val="nil"/>
              <w:bottom w:val="nil"/>
              <w:right w:val="nil"/>
            </w:tcBorders>
            <w:shd w:val="clear" w:color="auto" w:fill="auto"/>
            <w:noWrap/>
            <w:vAlign w:val="center"/>
            <w:hideMark/>
          </w:tcPr>
          <w:p w:rsidR="00DB557E" w:rsidRPr="00F05A0E" w:rsidRDefault="00DB557E" w:rsidP="00B90839">
            <w:pPr>
              <w:spacing w:line="240" w:lineRule="auto"/>
              <w:jc w:val="right"/>
              <w:rPr>
                <w:rFonts w:eastAsia="Times New Roman" w:cs="Times New Roman"/>
                <w:b/>
                <w:bCs/>
                <w:i/>
                <w:iCs/>
                <w:color w:val="000000"/>
                <w:lang w:eastAsia="fr-FR"/>
              </w:rPr>
            </w:pPr>
            <w:r w:rsidRPr="00F05A0E">
              <w:rPr>
                <w:rFonts w:eastAsia="Times New Roman" w:cs="Times New Roman"/>
                <w:b/>
                <w:bCs/>
                <w:i/>
                <w:iCs/>
                <w:color w:val="000000"/>
                <w:lang w:eastAsia="fr-FR"/>
              </w:rPr>
              <w:t>Ratio de prix =</w:t>
            </w:r>
          </w:p>
        </w:tc>
        <w:tc>
          <w:tcPr>
            <w:tcW w:w="3820" w:type="dxa"/>
            <w:tcBorders>
              <w:top w:val="nil"/>
              <w:left w:val="nil"/>
              <w:bottom w:val="single" w:sz="8" w:space="0" w:color="auto"/>
              <w:right w:val="nil"/>
            </w:tcBorders>
            <w:shd w:val="clear" w:color="auto" w:fill="auto"/>
            <w:noWrap/>
            <w:vAlign w:val="bottom"/>
            <w:hideMark/>
          </w:tcPr>
          <w:p w:rsidR="00DB557E" w:rsidRPr="00F05A0E" w:rsidRDefault="00DB557E" w:rsidP="00B90839">
            <w:pPr>
              <w:spacing w:line="240" w:lineRule="auto"/>
              <w:jc w:val="center"/>
              <w:rPr>
                <w:rFonts w:eastAsia="Times New Roman" w:cs="Times New Roman"/>
                <w:b/>
                <w:bCs/>
                <w:i/>
                <w:iCs/>
                <w:color w:val="000000"/>
                <w:lang w:eastAsia="fr-FR"/>
              </w:rPr>
            </w:pPr>
            <w:r w:rsidRPr="00F05A0E">
              <w:rPr>
                <w:rFonts w:eastAsia="Times New Roman" w:cs="Times New Roman"/>
                <w:b/>
                <w:bCs/>
                <w:i/>
                <w:iCs/>
                <w:color w:val="000000"/>
                <w:lang w:eastAsia="fr-FR"/>
              </w:rPr>
              <w:t>Prix de l'obligation convertible</w:t>
            </w:r>
          </w:p>
        </w:tc>
      </w:tr>
      <w:tr w:rsidR="00DB557E" w:rsidRPr="00F05A0E" w:rsidTr="00B90839">
        <w:trPr>
          <w:trHeight w:val="300"/>
        </w:trPr>
        <w:tc>
          <w:tcPr>
            <w:tcW w:w="3320" w:type="dxa"/>
            <w:vMerge/>
            <w:tcBorders>
              <w:top w:val="nil"/>
              <w:left w:val="nil"/>
              <w:bottom w:val="nil"/>
              <w:right w:val="nil"/>
            </w:tcBorders>
            <w:vAlign w:val="center"/>
            <w:hideMark/>
          </w:tcPr>
          <w:p w:rsidR="00DB557E" w:rsidRPr="00F05A0E" w:rsidRDefault="00DB557E" w:rsidP="00B90839">
            <w:pPr>
              <w:spacing w:line="240" w:lineRule="auto"/>
              <w:rPr>
                <w:rFonts w:eastAsia="Times New Roman" w:cs="Times New Roman"/>
                <w:b/>
                <w:bCs/>
                <w:i/>
                <w:iCs/>
                <w:color w:val="000000"/>
                <w:lang w:eastAsia="fr-FR"/>
              </w:rPr>
            </w:pPr>
          </w:p>
        </w:tc>
        <w:tc>
          <w:tcPr>
            <w:tcW w:w="3820" w:type="dxa"/>
            <w:tcBorders>
              <w:top w:val="nil"/>
              <w:left w:val="nil"/>
              <w:bottom w:val="nil"/>
              <w:right w:val="nil"/>
            </w:tcBorders>
            <w:shd w:val="clear" w:color="auto" w:fill="auto"/>
            <w:noWrap/>
            <w:vAlign w:val="bottom"/>
            <w:hideMark/>
          </w:tcPr>
          <w:p w:rsidR="00DB557E" w:rsidRPr="00F05A0E" w:rsidRDefault="00DB557E" w:rsidP="00B90839">
            <w:pPr>
              <w:spacing w:line="240" w:lineRule="auto"/>
              <w:jc w:val="center"/>
              <w:rPr>
                <w:rFonts w:eastAsia="Times New Roman" w:cs="Times New Roman"/>
                <w:b/>
                <w:bCs/>
                <w:i/>
                <w:iCs/>
                <w:color w:val="000000"/>
                <w:lang w:eastAsia="fr-FR"/>
              </w:rPr>
            </w:pPr>
            <w:r w:rsidRPr="00F05A0E">
              <w:rPr>
                <w:rFonts w:eastAsia="Times New Roman" w:cs="Times New Roman"/>
                <w:b/>
                <w:bCs/>
                <w:i/>
                <w:iCs/>
                <w:color w:val="000000"/>
                <w:lang w:eastAsia="fr-FR"/>
              </w:rPr>
              <w:t>Prix de réinvestissement de l'action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Ces prix doivent être mentionnés au niveau de l’annonce.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réception de la note d’information, l’utilisateur procède à la création de l’annonce au niveau de MegaCor</w:t>
      </w:r>
    </w:p>
    <w:p w:rsidR="00DB557E" w:rsidRDefault="00DB557E" w:rsidP="00DB557E">
      <w:pPr>
        <w:pStyle w:val="Paragraphedeliste1"/>
        <w:spacing w:line="100" w:lineRule="atLeast"/>
        <w:ind w:left="0"/>
        <w:jc w:val="both"/>
      </w:pPr>
    </w:p>
    <w:tbl>
      <w:tblPr>
        <w:tblW w:w="5544" w:type="dxa"/>
        <w:tblInd w:w="55" w:type="dxa"/>
        <w:tblCellMar>
          <w:left w:w="70" w:type="dxa"/>
          <w:right w:w="70" w:type="dxa"/>
        </w:tblCellMar>
        <w:tblLook w:val="04A0" w:firstRow="1" w:lastRow="0" w:firstColumn="1" w:lastColumn="0" w:noHBand="0" w:noVBand="1"/>
      </w:tblPr>
      <w:tblGrid>
        <w:gridCol w:w="3701"/>
        <w:gridCol w:w="1843"/>
      </w:tblGrid>
      <w:tr w:rsidR="00DB557E" w:rsidRPr="007D6660" w:rsidTr="00B90839">
        <w:trPr>
          <w:trHeight w:val="315"/>
        </w:trPr>
        <w:tc>
          <w:tcPr>
            <w:tcW w:w="370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Données </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Valeur</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Obligation convertible</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Titre J</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Action à recevoir</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Titre S</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Prix de l'obligation</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65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Prix de réinvestissement</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150</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Date d'ouverture de l'opération</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10/02/2015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Date de clôture de l'opération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28/02/2015</w:t>
            </w:r>
          </w:p>
        </w:tc>
      </w:tr>
      <w:tr w:rsidR="00DB557E" w:rsidRPr="007D6660" w:rsidTr="00B90839">
        <w:trPr>
          <w:trHeight w:val="315"/>
        </w:trPr>
        <w:tc>
          <w:tcPr>
            <w:tcW w:w="3701" w:type="dxa"/>
            <w:tcBorders>
              <w:top w:val="nil"/>
              <w:left w:val="single" w:sz="8" w:space="0" w:color="auto"/>
              <w:bottom w:val="single" w:sz="8" w:space="0" w:color="auto"/>
              <w:right w:val="nil"/>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Date limite client </w:t>
            </w:r>
          </w:p>
        </w:tc>
        <w:tc>
          <w:tcPr>
            <w:tcW w:w="1843"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28/02/2015</w:t>
            </w:r>
          </w:p>
        </w:tc>
      </w:tr>
      <w:tr w:rsidR="00DB557E" w:rsidRPr="007D6660" w:rsidTr="00B90839">
        <w:trPr>
          <w:trHeight w:val="315"/>
        </w:trPr>
        <w:tc>
          <w:tcPr>
            <w:tcW w:w="3701" w:type="dxa"/>
            <w:tcBorders>
              <w:top w:val="nil"/>
              <w:left w:val="single" w:sz="8" w:space="0" w:color="auto"/>
              <w:bottom w:val="single" w:sz="8" w:space="0" w:color="auto"/>
              <w:right w:val="nil"/>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Date limite Marché </w:t>
            </w:r>
          </w:p>
        </w:tc>
        <w:tc>
          <w:tcPr>
            <w:tcW w:w="1843"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01/03/2015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Date de paiement sortie des obligations</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03/03/2015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Date de paiement entrée actions</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03/03/2015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Ratio</w:t>
            </w:r>
            <w:r w:rsidRPr="007D6660">
              <w:rPr>
                <w:rFonts w:eastAsia="Times New Roman" w:cs="Times New Roman"/>
                <w:color w:val="000000"/>
                <w:lang w:eastAsia="fr-FR"/>
              </w:rPr>
              <w:t xml:space="preserve"> de prix</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0,43</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des positions éligibles se base sur la date d’enregistrement tenant compte des positions dénouées et des suspens.</w:t>
      </w:r>
    </w:p>
    <w:p w:rsidR="00DB557E" w:rsidRDefault="00DB557E" w:rsidP="00DB557E">
      <w:pPr>
        <w:pStyle w:val="Paragraphedeliste1"/>
        <w:spacing w:line="100" w:lineRule="atLeast"/>
        <w:ind w:left="0"/>
        <w:jc w:val="both"/>
      </w:pPr>
    </w:p>
    <w:p w:rsidR="00DB557E" w:rsidRPr="001935F4" w:rsidRDefault="00DB557E" w:rsidP="00DB557E">
      <w:pPr>
        <w:pStyle w:val="Paragraphedeliste1"/>
        <w:spacing w:line="100" w:lineRule="atLeast"/>
        <w:ind w:left="0"/>
        <w:jc w:val="both"/>
        <w:rPr>
          <w:b/>
          <w:i/>
          <w:u w:val="single"/>
        </w:rPr>
      </w:pPr>
      <w:r>
        <w:rPr>
          <w:b/>
          <w:i/>
          <w:u w:val="single"/>
        </w:rPr>
        <w:t>Recensement des positions éligibles :</w:t>
      </w:r>
    </w:p>
    <w:p w:rsidR="00DB557E" w:rsidRDefault="00DB557E" w:rsidP="00DB557E">
      <w:pPr>
        <w:pStyle w:val="Paragraphedeliste1"/>
        <w:spacing w:line="100" w:lineRule="atLeast"/>
        <w:ind w:left="0"/>
        <w:jc w:val="both"/>
      </w:pPr>
      <w:r>
        <w:t>L’utilisateur a la possibilité de consulter les positions éligibles a tout moment du cycle de vie de l’opération, afin de voir l’évolution des mouvements en cours.</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Réception des instructions :</w:t>
      </w:r>
    </w:p>
    <w:p w:rsidR="00DB557E" w:rsidRDefault="00DB557E" w:rsidP="00DB557E">
      <w:pPr>
        <w:pStyle w:val="Paragraphedeliste1"/>
        <w:spacing w:line="100" w:lineRule="atLeast"/>
        <w:ind w:left="0"/>
        <w:jc w:val="both"/>
      </w:pPr>
      <w:r>
        <w:t>Création des instructions clients au niveau de MegaCor en période de souscription.</w:t>
      </w:r>
    </w:p>
    <w:p w:rsidR="00DB557E" w:rsidRDefault="00DB557E" w:rsidP="00DB557E">
      <w:pPr>
        <w:pStyle w:val="Paragraphedeliste1"/>
        <w:spacing w:line="100" w:lineRule="atLeast"/>
        <w:ind w:left="0"/>
        <w:jc w:val="both"/>
      </w:pPr>
      <w:r>
        <w:t>Les quantités à recevoir seront calculées sur la base du Ratio de prix, le client aura à choisir entre un arrondissement supérieur ou un arrondissement inférieur, les soultes espèces seront générées ou reçues selon le cas.</w:t>
      </w:r>
    </w:p>
    <w:p w:rsidR="00DB557E" w:rsidRDefault="00DB557E" w:rsidP="00DB557E">
      <w:pPr>
        <w:pStyle w:val="Paragraphedeliste1"/>
        <w:spacing w:line="100" w:lineRule="atLeast"/>
        <w:ind w:left="0"/>
        <w:jc w:val="both"/>
      </w:pPr>
    </w:p>
    <w:p w:rsidR="00DB557E" w:rsidRPr="001935F4" w:rsidRDefault="00DB557E" w:rsidP="00DB557E">
      <w:pPr>
        <w:pStyle w:val="Paragraphedeliste1"/>
        <w:spacing w:line="100" w:lineRule="atLeast"/>
        <w:ind w:left="0"/>
        <w:jc w:val="both"/>
        <w:rPr>
          <w:b/>
        </w:rPr>
      </w:pPr>
      <w:r w:rsidRPr="001935F4">
        <w:rPr>
          <w:b/>
        </w:rPr>
        <w:t>Illustration :</w:t>
      </w:r>
    </w:p>
    <w:p w:rsidR="00DB557E" w:rsidRPr="005E46AF" w:rsidRDefault="00DB557E" w:rsidP="00DB557E">
      <w:pPr>
        <w:pStyle w:val="Paragraphedeliste1"/>
        <w:spacing w:line="100" w:lineRule="atLeast"/>
        <w:ind w:left="0"/>
        <w:jc w:val="both"/>
        <w:rPr>
          <w:b/>
          <w:i/>
          <w:u w:val="single"/>
        </w:rPr>
      </w:pPr>
    </w:p>
    <w:p w:rsidR="00DB557E" w:rsidRPr="005E46AF" w:rsidRDefault="00DB557E" w:rsidP="00DB557E">
      <w:pPr>
        <w:pStyle w:val="Paragraphedeliste1"/>
        <w:spacing w:line="100" w:lineRule="atLeast"/>
        <w:ind w:left="0"/>
        <w:jc w:val="both"/>
        <w:rPr>
          <w:b/>
          <w:i/>
          <w:u w:val="single"/>
        </w:rPr>
      </w:pPr>
      <w:r w:rsidRPr="005E46AF">
        <w:rPr>
          <w:b/>
          <w:i/>
          <w:u w:val="single"/>
        </w:rPr>
        <w:t>Instruction client :</w:t>
      </w:r>
    </w:p>
    <w:p w:rsidR="00DB557E" w:rsidRDefault="00DB557E" w:rsidP="00DB557E">
      <w:pPr>
        <w:pStyle w:val="Paragraphedeliste1"/>
        <w:spacing w:line="100" w:lineRule="atLeast"/>
        <w:ind w:left="0"/>
        <w:jc w:val="both"/>
      </w:pPr>
    </w:p>
    <w:tbl>
      <w:tblPr>
        <w:tblW w:w="9229" w:type="dxa"/>
        <w:tblInd w:w="55" w:type="dxa"/>
        <w:tblCellMar>
          <w:left w:w="70" w:type="dxa"/>
          <w:right w:w="70" w:type="dxa"/>
        </w:tblCellMar>
        <w:tblLook w:val="04A0" w:firstRow="1" w:lastRow="0" w:firstColumn="1" w:lastColumn="0" w:noHBand="0" w:noVBand="1"/>
      </w:tblPr>
      <w:tblGrid>
        <w:gridCol w:w="1716"/>
        <w:gridCol w:w="993"/>
        <w:gridCol w:w="850"/>
        <w:gridCol w:w="1843"/>
        <w:gridCol w:w="1701"/>
        <w:gridCol w:w="2126"/>
      </w:tblGrid>
      <w:tr w:rsidR="00DB557E" w:rsidRPr="005E46AF" w:rsidTr="00B90839">
        <w:trPr>
          <w:trHeight w:val="343"/>
        </w:trPr>
        <w:tc>
          <w:tcPr>
            <w:tcW w:w="171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Compte client</w:t>
            </w:r>
          </w:p>
        </w:tc>
        <w:tc>
          <w:tcPr>
            <w:tcW w:w="993"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Création</w:t>
            </w:r>
          </w:p>
        </w:tc>
        <w:tc>
          <w:tcPr>
            <w:tcW w:w="850"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Option</w:t>
            </w:r>
          </w:p>
        </w:tc>
        <w:tc>
          <w:tcPr>
            <w:tcW w:w="1843"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Quantité instruite</w:t>
            </w:r>
          </w:p>
        </w:tc>
        <w:tc>
          <w:tcPr>
            <w:tcW w:w="1701" w:type="dxa"/>
            <w:tcBorders>
              <w:top w:val="single" w:sz="8" w:space="0" w:color="auto"/>
              <w:left w:val="nil"/>
              <w:bottom w:val="single" w:sz="8" w:space="0" w:color="auto"/>
              <w:right w:val="single" w:sz="8" w:space="0" w:color="auto"/>
            </w:tcBorders>
            <w:shd w:val="clear" w:color="000000" w:fill="A5A5A5"/>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Arrondissement</w:t>
            </w:r>
          </w:p>
        </w:tc>
        <w:tc>
          <w:tcPr>
            <w:tcW w:w="2126"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Statut de l'instruction</w:t>
            </w:r>
          </w:p>
        </w:tc>
      </w:tr>
      <w:tr w:rsidR="00DB557E" w:rsidRPr="005E46AF" w:rsidTr="00B90839">
        <w:trPr>
          <w:trHeight w:val="315"/>
        </w:trPr>
        <w:tc>
          <w:tcPr>
            <w:tcW w:w="1716" w:type="dxa"/>
            <w:tcBorders>
              <w:top w:val="nil"/>
              <w:left w:val="single" w:sz="8" w:space="0" w:color="auto"/>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Compte Client 91</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Manuelle</w:t>
            </w:r>
          </w:p>
        </w:tc>
        <w:tc>
          <w:tcPr>
            <w:tcW w:w="850"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Titre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jc w:val="right"/>
              <w:rPr>
                <w:rFonts w:eastAsia="Times New Roman" w:cs="Times New Roman"/>
                <w:color w:val="000000"/>
                <w:lang w:eastAsia="fr-FR"/>
              </w:rPr>
            </w:pPr>
            <w:r w:rsidRPr="005E46AF">
              <w:rPr>
                <w:rFonts w:eastAsia="Times New Roman" w:cs="Times New Roman"/>
                <w:color w:val="000000"/>
                <w:lang w:eastAsia="fr-FR"/>
              </w:rPr>
              <w:t>370</w:t>
            </w:r>
          </w:p>
        </w:tc>
        <w:tc>
          <w:tcPr>
            <w:tcW w:w="1701" w:type="dxa"/>
            <w:tcBorders>
              <w:top w:val="nil"/>
              <w:left w:val="nil"/>
              <w:bottom w:val="single" w:sz="8" w:space="0" w:color="auto"/>
              <w:right w:val="single" w:sz="8" w:space="0" w:color="auto"/>
            </w:tcBorders>
            <w:shd w:val="clear" w:color="000000" w:fill="FFFFFF"/>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Inférieur</w:t>
            </w:r>
          </w:p>
        </w:tc>
        <w:tc>
          <w:tcPr>
            <w:tcW w:w="2126"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Accepté</w:t>
            </w:r>
          </w:p>
        </w:tc>
      </w:tr>
    </w:tbl>
    <w:p w:rsidR="00DB557E" w:rsidRPr="005E46AF" w:rsidRDefault="00DB557E" w:rsidP="00DB557E">
      <w:pPr>
        <w:pStyle w:val="Paragraphedeliste1"/>
        <w:spacing w:line="100" w:lineRule="atLeast"/>
        <w:ind w:left="0"/>
        <w:jc w:val="both"/>
        <w:rPr>
          <w:b/>
          <w:i/>
          <w:u w:val="single"/>
        </w:rPr>
      </w:pPr>
    </w:p>
    <w:p w:rsidR="00DB557E" w:rsidRPr="005E46AF" w:rsidRDefault="00DB557E" w:rsidP="00DB557E">
      <w:pPr>
        <w:pStyle w:val="Paragraphedeliste1"/>
        <w:spacing w:line="100" w:lineRule="atLeast"/>
        <w:ind w:left="0"/>
        <w:jc w:val="both"/>
        <w:rPr>
          <w:b/>
          <w:i/>
          <w:u w:val="single"/>
        </w:rPr>
      </w:pPr>
      <w:r w:rsidRPr="005E46AF">
        <w:rPr>
          <w:b/>
          <w:i/>
          <w:u w:val="single"/>
        </w:rPr>
        <w:t>Exécutions client :</w:t>
      </w:r>
    </w:p>
    <w:p w:rsidR="00DB557E" w:rsidRDefault="00DB557E" w:rsidP="00DB557E">
      <w:pPr>
        <w:pStyle w:val="Paragraphedeliste1"/>
        <w:spacing w:line="100" w:lineRule="atLeast"/>
        <w:ind w:left="0"/>
        <w:jc w:val="both"/>
      </w:pPr>
    </w:p>
    <w:tbl>
      <w:tblPr>
        <w:tblW w:w="10039" w:type="dxa"/>
        <w:tblInd w:w="55" w:type="dxa"/>
        <w:tblCellMar>
          <w:left w:w="70" w:type="dxa"/>
          <w:right w:w="70" w:type="dxa"/>
        </w:tblCellMar>
        <w:tblLook w:val="04A0" w:firstRow="1" w:lastRow="0" w:firstColumn="1" w:lastColumn="0" w:noHBand="0" w:noVBand="1"/>
      </w:tblPr>
      <w:tblGrid>
        <w:gridCol w:w="1027"/>
        <w:gridCol w:w="1292"/>
        <w:gridCol w:w="701"/>
        <w:gridCol w:w="823"/>
        <w:gridCol w:w="1653"/>
        <w:gridCol w:w="969"/>
        <w:gridCol w:w="1205"/>
        <w:gridCol w:w="1458"/>
        <w:gridCol w:w="911"/>
      </w:tblGrid>
      <w:tr w:rsidR="00DB557E" w:rsidRPr="00B86160" w:rsidTr="00B90839">
        <w:trPr>
          <w:trHeight w:val="530"/>
        </w:trPr>
        <w:tc>
          <w:tcPr>
            <w:tcW w:w="102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w:t>
            </w:r>
          </w:p>
        </w:tc>
        <w:tc>
          <w:tcPr>
            <w:tcW w:w="1292"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4D4C93"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Compte N</w:t>
            </w:r>
            <w:r w:rsidR="00DB557E" w:rsidRPr="00B86160">
              <w:rPr>
                <w:rFonts w:eastAsia="Times New Roman" w:cs="Times New Roman"/>
                <w:color w:val="000000"/>
                <w:sz w:val="20"/>
                <w:szCs w:val="20"/>
                <w:lang w:eastAsia="fr-FR"/>
              </w:rPr>
              <w:t>ostro</w:t>
            </w:r>
          </w:p>
        </w:tc>
        <w:tc>
          <w:tcPr>
            <w:tcW w:w="701"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Option</w:t>
            </w:r>
          </w:p>
        </w:tc>
        <w:tc>
          <w:tcPr>
            <w:tcW w:w="823"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Position éligible</w:t>
            </w:r>
          </w:p>
        </w:tc>
        <w:tc>
          <w:tcPr>
            <w:tcW w:w="1653"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Quantité exécutée</w:t>
            </w:r>
          </w:p>
        </w:tc>
        <w:tc>
          <w:tcPr>
            <w:tcW w:w="969"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Montant Brut</w:t>
            </w:r>
          </w:p>
        </w:tc>
        <w:tc>
          <w:tcPr>
            <w:tcW w:w="1205"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Montant Net</w:t>
            </w:r>
          </w:p>
        </w:tc>
        <w:tc>
          <w:tcPr>
            <w:tcW w:w="1458"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Type du mouvement</w:t>
            </w:r>
          </w:p>
        </w:tc>
        <w:tc>
          <w:tcPr>
            <w:tcW w:w="911"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Type d'impact</w:t>
            </w:r>
          </w:p>
        </w:tc>
      </w:tr>
      <w:tr w:rsidR="00DB557E" w:rsidRPr="00B86160" w:rsidTr="00B90839">
        <w:trPr>
          <w:trHeight w:val="309"/>
        </w:trPr>
        <w:tc>
          <w:tcPr>
            <w:tcW w:w="1027" w:type="dxa"/>
            <w:tcBorders>
              <w:top w:val="nil"/>
              <w:left w:val="single" w:sz="8" w:space="0" w:color="auto"/>
              <w:bottom w:val="single" w:sz="8" w:space="0" w:color="auto"/>
              <w:right w:val="single" w:sz="8" w:space="0" w:color="auto"/>
            </w:tcBorders>
            <w:shd w:val="clear" w:color="000000" w:fill="FFFFFF"/>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 91</w:t>
            </w:r>
          </w:p>
        </w:tc>
        <w:tc>
          <w:tcPr>
            <w:tcW w:w="1292"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Nostro 01</w:t>
            </w:r>
          </w:p>
        </w:tc>
        <w:tc>
          <w:tcPr>
            <w:tcW w:w="70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165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969"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205"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91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Out</w:t>
            </w:r>
          </w:p>
        </w:tc>
      </w:tr>
      <w:tr w:rsidR="00DB557E" w:rsidRPr="00B86160" w:rsidTr="00B90839">
        <w:trPr>
          <w:trHeight w:val="309"/>
        </w:trPr>
        <w:tc>
          <w:tcPr>
            <w:tcW w:w="1027" w:type="dxa"/>
            <w:tcBorders>
              <w:top w:val="nil"/>
              <w:left w:val="single" w:sz="8" w:space="0" w:color="auto"/>
              <w:bottom w:val="single" w:sz="8" w:space="0" w:color="auto"/>
              <w:right w:val="single" w:sz="8" w:space="0" w:color="auto"/>
            </w:tcBorders>
            <w:shd w:val="clear" w:color="000000" w:fill="FFFFFF"/>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 91</w:t>
            </w:r>
          </w:p>
        </w:tc>
        <w:tc>
          <w:tcPr>
            <w:tcW w:w="1292"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Nostro 01</w:t>
            </w:r>
          </w:p>
        </w:tc>
        <w:tc>
          <w:tcPr>
            <w:tcW w:w="70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165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159</w:t>
            </w:r>
          </w:p>
        </w:tc>
        <w:tc>
          <w:tcPr>
            <w:tcW w:w="969"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205"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91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IN</w:t>
            </w:r>
          </w:p>
        </w:tc>
      </w:tr>
      <w:tr w:rsidR="00DB557E" w:rsidRPr="00B86160" w:rsidTr="00B90839">
        <w:trPr>
          <w:trHeight w:val="309"/>
        </w:trPr>
        <w:tc>
          <w:tcPr>
            <w:tcW w:w="1027" w:type="dxa"/>
            <w:tcBorders>
              <w:top w:val="nil"/>
              <w:left w:val="single" w:sz="8" w:space="0" w:color="auto"/>
              <w:bottom w:val="single" w:sz="8" w:space="0" w:color="auto"/>
              <w:right w:val="single" w:sz="8" w:space="0" w:color="auto"/>
            </w:tcBorders>
            <w:shd w:val="clear" w:color="000000" w:fill="DBE5F1"/>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 91</w:t>
            </w:r>
          </w:p>
        </w:tc>
        <w:tc>
          <w:tcPr>
            <w:tcW w:w="1292"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Nostro 01</w:t>
            </w:r>
          </w:p>
        </w:tc>
        <w:tc>
          <w:tcPr>
            <w:tcW w:w="701"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1653"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200</w:t>
            </w:r>
          </w:p>
        </w:tc>
        <w:tc>
          <w:tcPr>
            <w:tcW w:w="969"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15</w:t>
            </w:r>
          </w:p>
        </w:tc>
        <w:tc>
          <w:tcPr>
            <w:tcW w:w="1205"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15</w:t>
            </w:r>
          </w:p>
        </w:tc>
        <w:tc>
          <w:tcPr>
            <w:tcW w:w="1458"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Espèce</w:t>
            </w:r>
          </w:p>
        </w:tc>
        <w:tc>
          <w:tcPr>
            <w:tcW w:w="911"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En fin de période de souscription l’utilisateur pourra générer massivement les instructions sur les clients n’ayant pas transmis leurs instructions.</w:t>
      </w:r>
    </w:p>
    <w:p w:rsidR="00DB557E" w:rsidRDefault="00DB557E" w:rsidP="00DB557E">
      <w:pPr>
        <w:pStyle w:val="Paragraphedeliste1"/>
        <w:spacing w:line="100" w:lineRule="atLeast"/>
        <w:ind w:left="0"/>
        <w:jc w:val="both"/>
      </w:pPr>
      <w:r>
        <w:t>Il serait possible de générer une attestation de blocage sur les quantités instruites par les clients.</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Consolidation des instructions Client :</w:t>
      </w:r>
    </w:p>
    <w:p w:rsidR="00DB557E" w:rsidRDefault="00DB557E" w:rsidP="00DB557E">
      <w:pPr>
        <w:pStyle w:val="Paragraphedeliste1"/>
        <w:spacing w:line="100" w:lineRule="atLeast"/>
        <w:ind w:left="0"/>
        <w:jc w:val="both"/>
      </w:pPr>
      <w:r>
        <w:t>A la consolidation des instructions clients, le système génère automatiquement les instructions marché et les exécutions marché consolidés par catégorie d’avoir ainsi par type d’arrondissement.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paiements Marché :</w:t>
      </w:r>
    </w:p>
    <w:p w:rsidR="00DB557E" w:rsidRDefault="00DB557E" w:rsidP="00DB557E">
      <w:pPr>
        <w:pStyle w:val="Paragraphedeliste1"/>
        <w:spacing w:line="100" w:lineRule="atLeast"/>
        <w:ind w:left="0"/>
        <w:jc w:val="both"/>
      </w:pPr>
      <w:r>
        <w:t>Réception du paiement marché titre et soultes espèce.</w:t>
      </w:r>
    </w:p>
    <w:p w:rsidR="00DB557E" w:rsidRDefault="00DB557E" w:rsidP="00DB557E">
      <w:pPr>
        <w:pStyle w:val="Paragraphedeliste1"/>
        <w:spacing w:line="100" w:lineRule="atLeast"/>
        <w:ind w:left="0"/>
        <w:jc w:val="both"/>
      </w:pPr>
      <w:r>
        <w:t>Génération de la réconciliation entre le calcul prévisionnel marché et le paiement reçu.</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Génération du paiement client :</w:t>
      </w:r>
    </w:p>
    <w:p w:rsidR="00DB557E" w:rsidRDefault="00DB557E" w:rsidP="00DB557E">
      <w:pPr>
        <w:pStyle w:val="Paragraphedeliste1"/>
        <w:spacing w:line="100" w:lineRule="atLeast"/>
        <w:ind w:left="0"/>
        <w:jc w:val="both"/>
      </w:pPr>
      <w:r>
        <w:t>Génération du paiement client titre et soultes espèce.</w:t>
      </w:r>
    </w:p>
    <w:p w:rsidR="00DB557E" w:rsidRDefault="00DB557E" w:rsidP="00DB557E">
      <w:pPr>
        <w:pStyle w:val="Paragraphedeliste1"/>
        <w:spacing w:line="100" w:lineRule="atLeast"/>
        <w:ind w:left="0"/>
        <w:jc w:val="both"/>
      </w:pPr>
      <w:r>
        <w:t xml:space="preserve">Confirmation du paiement, sortie des obligations, impact de la position titre et mise à jour du CMP </w:t>
      </w:r>
      <w:r w:rsidRPr="00A5256D">
        <w:rPr>
          <w:i/>
        </w:rPr>
        <w:t>[Se référer à la matrice des CMP]</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Gestion des commissions :</w:t>
      </w:r>
    </w:p>
    <w:p w:rsidR="00DB557E" w:rsidRDefault="00DB557E" w:rsidP="00DB557E">
      <w:pPr>
        <w:pStyle w:val="Paragraphedeliste1"/>
        <w:spacing w:line="100" w:lineRule="atLeast"/>
        <w:ind w:left="0"/>
        <w:jc w:val="both"/>
      </w:pPr>
      <w:r>
        <w:t xml:space="preserve">AWB demande à ce que les commissions soient appliquées sur la base du prix des nouvelles actions et de la quantité reçu </w:t>
      </w:r>
      <w:r w:rsidRPr="00A5256D">
        <w:rPr>
          <w:i/>
        </w:rPr>
        <w:t>[Se référer à la matrice de commissionnement]</w:t>
      </w:r>
      <w:r>
        <w:rPr>
          <w:i/>
        </w:rPr>
        <w: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u w:val="single"/>
        </w:rPr>
      </w:pPr>
      <w:r>
        <w:rPr>
          <w:b/>
          <w:i/>
          <w:u w:val="single"/>
        </w:rPr>
        <w:t>Gestion de la taxation :</w:t>
      </w:r>
    </w:p>
    <w:p w:rsidR="00DB557E" w:rsidRDefault="00DB557E" w:rsidP="00DB557E">
      <w:pPr>
        <w:pStyle w:val="Paragraphedeliste1"/>
        <w:spacing w:line="100" w:lineRule="atLeast"/>
        <w:ind w:left="0"/>
        <w:jc w:val="both"/>
      </w:pPr>
      <w:r>
        <w:t>Pas de taxe à générer puisqu’il s’agit d’un remboursement du principal.</w:t>
      </w:r>
    </w:p>
    <w:p w:rsidR="00DB557E" w:rsidRPr="00450325" w:rsidRDefault="00DB557E" w:rsidP="00DB557E">
      <w:pPr>
        <w:pStyle w:val="Paragraphedeliste1"/>
        <w:spacing w:line="100" w:lineRule="atLeast"/>
        <w:ind w:left="0"/>
        <w:jc w:val="both"/>
        <w:rPr>
          <w:rFonts w:asciiTheme="minorHAnsi" w:hAnsiTheme="minorHAnsi"/>
          <w:color w:val="auto"/>
        </w:rPr>
      </w:pPr>
    </w:p>
    <w:p w:rsidR="00DB557E" w:rsidRPr="00450325" w:rsidRDefault="00DB557E" w:rsidP="00450325">
      <w:pPr>
        <w:pStyle w:val="Titre5"/>
        <w:rPr>
          <w:rFonts w:asciiTheme="minorHAnsi" w:hAnsiTheme="minorHAnsi"/>
          <w:i/>
          <w:color w:val="auto"/>
          <w:u w:val="single"/>
        </w:rPr>
      </w:pPr>
      <w:r w:rsidRPr="00450325">
        <w:rPr>
          <w:rFonts w:asciiTheme="minorHAnsi" w:hAnsiTheme="minorHAnsi"/>
          <w:i/>
          <w:color w:val="auto"/>
          <w:u w:val="single"/>
        </w:rPr>
        <w:t>Obligati</w:t>
      </w:r>
      <w:r w:rsidR="00450325">
        <w:rPr>
          <w:rFonts w:asciiTheme="minorHAnsi" w:hAnsiTheme="minorHAnsi"/>
          <w:i/>
          <w:color w:val="auto"/>
          <w:u w:val="single"/>
        </w:rPr>
        <w:t>ons convertibles en action (OCA</w:t>
      </w:r>
      <w:r w:rsidRPr="00450325">
        <w:rPr>
          <w:rFonts w:asciiTheme="minorHAnsi" w:hAnsiTheme="minorHAnsi"/>
          <w:i/>
          <w:color w:val="auto"/>
          <w:u w:val="single"/>
        </w:rPr>
        <w: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différence de l’obligation remboursable en action, l’obligation convertible en action donne la possibilité à l’investisseur le choix de convertir sa créance en une participation au capital de l’entreprise, ou de recevoir le principal en espèce comme une obligation classique à la date de l’échéance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5"/>
        </w:numPr>
        <w:spacing w:line="100" w:lineRule="atLeast"/>
        <w:jc w:val="both"/>
      </w:pPr>
      <w:r>
        <w:t>A chaque date de remboursement du principal correspond une annonce de conversion</w:t>
      </w:r>
      <w:ins w:id="1827" w:author="Raja EL HAFI" w:date="2015-06-03T12:01:00Z">
        <w:r w:rsidR="00B71335">
          <w:t xml:space="preserve"> crée manuellement par l</w:t>
        </w:r>
      </w:ins>
      <w:ins w:id="1828" w:author="Raja EL HAFI" w:date="2015-06-03T12:02:00Z">
        <w:r w:rsidR="00B71335">
          <w:t>’utilisateur.</w:t>
        </w:r>
      </w:ins>
    </w:p>
    <w:p w:rsidR="00DB557E" w:rsidRDefault="00DB557E" w:rsidP="006E0B40">
      <w:pPr>
        <w:pStyle w:val="Paragraphedeliste1"/>
        <w:numPr>
          <w:ilvl w:val="0"/>
          <w:numId w:val="25"/>
        </w:numPr>
        <w:spacing w:line="100" w:lineRule="atLeast"/>
        <w:jc w:val="both"/>
      </w:pPr>
      <w:r>
        <w:t>Les intérêts relatifs à l’obligation convertible seront toujours perçus par l’investisseur.</w:t>
      </w:r>
    </w:p>
    <w:p w:rsidR="00DB557E" w:rsidRDefault="00DB557E" w:rsidP="006E0B40">
      <w:pPr>
        <w:pStyle w:val="Paragraphedeliste1"/>
        <w:numPr>
          <w:ilvl w:val="0"/>
          <w:numId w:val="25"/>
        </w:numPr>
        <w:spacing w:line="100" w:lineRule="atLeast"/>
        <w:jc w:val="both"/>
      </w:pPr>
      <w:r>
        <w:t>Définir un intervalle de conversion pour les souscripteurs</w:t>
      </w:r>
    </w:p>
    <w:p w:rsidR="00DB557E" w:rsidRDefault="00DB557E" w:rsidP="006E0B40">
      <w:pPr>
        <w:pStyle w:val="Paragraphedeliste1"/>
        <w:numPr>
          <w:ilvl w:val="0"/>
          <w:numId w:val="25"/>
        </w:numPr>
        <w:spacing w:line="100" w:lineRule="atLeast"/>
        <w:jc w:val="both"/>
      </w:pPr>
      <w:r>
        <w:t>La création de l’annonce se fera uniquement en mode manuelle</w:t>
      </w:r>
    </w:p>
    <w:p w:rsidR="00DB557E" w:rsidRDefault="00DB557E" w:rsidP="00DB557E">
      <w:pPr>
        <w:pStyle w:val="Paragraphedeliste1"/>
        <w:spacing w:line="100" w:lineRule="atLeast"/>
        <w:ind w:left="0"/>
        <w:jc w:val="both"/>
      </w:pPr>
    </w:p>
    <w:tbl>
      <w:tblPr>
        <w:tblW w:w="7180" w:type="dxa"/>
        <w:tblInd w:w="55" w:type="dxa"/>
        <w:tblCellMar>
          <w:left w:w="70" w:type="dxa"/>
          <w:right w:w="70" w:type="dxa"/>
        </w:tblCellMar>
        <w:tblLook w:val="04A0" w:firstRow="1" w:lastRow="0" w:firstColumn="1" w:lastColumn="0" w:noHBand="0" w:noVBand="1"/>
      </w:tblPr>
      <w:tblGrid>
        <w:gridCol w:w="4680"/>
        <w:gridCol w:w="2500"/>
      </w:tblGrid>
      <w:tr w:rsidR="00DB557E" w:rsidRPr="00420780" w:rsidTr="00B90839">
        <w:trPr>
          <w:trHeight w:val="315"/>
        </w:trPr>
        <w:tc>
          <w:tcPr>
            <w:tcW w:w="468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Données </w:t>
            </w:r>
          </w:p>
        </w:tc>
        <w:tc>
          <w:tcPr>
            <w:tcW w:w="25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Valeur</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Obligation convertible</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Titre V</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Action à recevoir</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Titre W</w:t>
            </w:r>
          </w:p>
        </w:tc>
      </w:tr>
      <w:tr w:rsidR="00DB557E" w:rsidRPr="00420780" w:rsidTr="00B90839">
        <w:trPr>
          <w:trHeight w:val="315"/>
        </w:trPr>
        <w:tc>
          <w:tcPr>
            <w:tcW w:w="7180" w:type="dxa"/>
            <w:gridSpan w:val="2"/>
            <w:tcBorders>
              <w:top w:val="single" w:sz="8" w:space="0" w:color="auto"/>
              <w:left w:val="single" w:sz="8" w:space="0" w:color="auto"/>
              <w:bottom w:val="single" w:sz="8" w:space="0" w:color="auto"/>
              <w:right w:val="single" w:sz="8" w:space="0" w:color="000000"/>
            </w:tcBorders>
            <w:shd w:val="clear" w:color="000000" w:fill="B6DDE8"/>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lastRenderedPageBreak/>
              <w:t xml:space="preserve">Option : 1 </w:t>
            </w:r>
            <w:r>
              <w:rPr>
                <w:rFonts w:eastAsia="Times New Roman" w:cs="Times New Roman"/>
                <w:color w:val="000000"/>
                <w:lang w:eastAsia="fr-FR"/>
              </w:rPr>
              <w:t>Option espèce</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Prix de l'obligation</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65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d'ouverture de l'opération</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10/02/2015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de clôture de l'opération </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client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Marché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01/03/2015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sortie des obligations</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espèce</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Option par défaut</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VRAI</w:t>
            </w:r>
          </w:p>
        </w:tc>
      </w:tr>
      <w:tr w:rsidR="00DB557E" w:rsidRPr="00420780" w:rsidTr="00B90839">
        <w:trPr>
          <w:trHeight w:val="315"/>
        </w:trPr>
        <w:tc>
          <w:tcPr>
            <w:tcW w:w="7180" w:type="dxa"/>
            <w:gridSpan w:val="2"/>
            <w:tcBorders>
              <w:top w:val="single" w:sz="8" w:space="0" w:color="auto"/>
              <w:left w:val="single" w:sz="8" w:space="0" w:color="auto"/>
              <w:bottom w:val="single" w:sz="8" w:space="0" w:color="auto"/>
              <w:right w:val="single" w:sz="8" w:space="0" w:color="000000"/>
            </w:tcBorders>
            <w:shd w:val="clear" w:color="000000" w:fill="B6DDE8"/>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Option : 2 Conversion</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Prix de réinvestissement</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150</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d'ouverture de l'opération</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10/02/2015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de clôture de l'opération </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client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Marché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01/03/2015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sortie des obligations</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entrée actions</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Ratio de prix</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0,43</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Option par défaut</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FAUX</w:t>
            </w:r>
          </w:p>
        </w:tc>
      </w:tr>
    </w:tbl>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Réception des instructions :</w:t>
      </w:r>
    </w:p>
    <w:p w:rsidR="00DB557E" w:rsidRDefault="00DB557E" w:rsidP="00DB557E">
      <w:pPr>
        <w:pStyle w:val="Paragraphedeliste1"/>
        <w:spacing w:line="100" w:lineRule="atLeast"/>
        <w:ind w:left="0"/>
        <w:jc w:val="both"/>
      </w:pPr>
      <w:r>
        <w:t>Création des instructions clients au niveau de MegaCor en période de souscription.</w:t>
      </w:r>
    </w:p>
    <w:p w:rsidR="00DB557E" w:rsidRDefault="00DB557E" w:rsidP="00DB557E">
      <w:pPr>
        <w:pStyle w:val="Paragraphedeliste1"/>
        <w:spacing w:line="100" w:lineRule="atLeast"/>
        <w:ind w:left="0"/>
        <w:jc w:val="both"/>
      </w:pPr>
      <w:r>
        <w:t>Le client choisira entre l’option de conversion ou l’option espèce (Option par défaut).</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Consolidation des instructions Client :</w:t>
      </w:r>
    </w:p>
    <w:p w:rsidR="00DB557E" w:rsidRDefault="00DB557E" w:rsidP="00DB557E">
      <w:pPr>
        <w:pStyle w:val="Paragraphedeliste1"/>
        <w:spacing w:line="100" w:lineRule="atLeast"/>
        <w:ind w:left="0"/>
        <w:jc w:val="both"/>
      </w:pPr>
      <w:r>
        <w:t>A la consolidation des instructions clients, le système génère automatiquement les instructions marché et les exécutions marché consolidés par catégorie d’avoir, par option, ainsi et par type d’arrondissement.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paiements Marché :</w:t>
      </w:r>
    </w:p>
    <w:p w:rsidR="00DB557E" w:rsidRDefault="00DB557E" w:rsidP="00DB557E">
      <w:pPr>
        <w:pStyle w:val="Paragraphedeliste1"/>
        <w:spacing w:line="100" w:lineRule="atLeast"/>
        <w:ind w:left="0"/>
        <w:jc w:val="both"/>
      </w:pPr>
      <w:r>
        <w:t>Réception du paiement titre et marché</w:t>
      </w:r>
    </w:p>
    <w:p w:rsidR="00DB557E" w:rsidRDefault="00DB557E" w:rsidP="00DB557E">
      <w:pPr>
        <w:pStyle w:val="Paragraphedeliste1"/>
        <w:spacing w:line="100" w:lineRule="atLeast"/>
        <w:ind w:left="0"/>
        <w:jc w:val="both"/>
      </w:pPr>
      <w:r>
        <w:t>Génération de la réconciliation entre le calcul prévisionnel marché et le paiement reçu.</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Génération du paiement client :</w:t>
      </w:r>
    </w:p>
    <w:p w:rsidR="00DB557E" w:rsidRDefault="00DB557E" w:rsidP="00DB557E">
      <w:pPr>
        <w:pStyle w:val="Paragraphedeliste1"/>
        <w:spacing w:line="100" w:lineRule="atLeast"/>
        <w:ind w:left="0"/>
        <w:jc w:val="both"/>
      </w:pPr>
      <w:r>
        <w:t>Génération du paiement client titre et espèce.</w:t>
      </w:r>
    </w:p>
    <w:p w:rsidR="00DB557E" w:rsidRDefault="00DB557E" w:rsidP="00DB557E">
      <w:pPr>
        <w:pStyle w:val="Paragraphedeliste1"/>
        <w:spacing w:line="100" w:lineRule="atLeast"/>
        <w:ind w:left="0"/>
        <w:jc w:val="both"/>
      </w:pPr>
      <w:r>
        <w:t xml:space="preserve">Confirmation du paiement, sortie des obligations, impact de la position titre et mise à jour du CMP </w:t>
      </w:r>
      <w:r w:rsidRPr="00A5256D">
        <w:rPr>
          <w:i/>
        </w:rPr>
        <w:t>[Se référer à la matrice des CMP]</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Gestion des commissions :</w:t>
      </w:r>
    </w:p>
    <w:p w:rsidR="00DB557E" w:rsidRDefault="00DB557E" w:rsidP="00DB557E">
      <w:pPr>
        <w:pStyle w:val="Paragraphedeliste1"/>
        <w:spacing w:line="100" w:lineRule="atLeast"/>
        <w:ind w:left="0"/>
        <w:jc w:val="both"/>
      </w:pPr>
      <w:r>
        <w:t xml:space="preserve">AWB demande à ce que les commissions soient appliquées sur la base du prix des nouvelles actions. et de la quantité reçu </w:t>
      </w:r>
      <w:r w:rsidRPr="00A5256D">
        <w:rPr>
          <w:i/>
        </w:rPr>
        <w:t>[Se référer à la matrice de commissionnement]</w:t>
      </w:r>
      <w:r>
        <w:rPr>
          <w:i/>
        </w:rPr>
        <w: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u w:val="single"/>
        </w:rPr>
      </w:pPr>
      <w:r>
        <w:rPr>
          <w:b/>
          <w:i/>
          <w:u w:val="single"/>
        </w:rPr>
        <w:t>Gestion de la taxation :</w:t>
      </w:r>
    </w:p>
    <w:p w:rsidR="00DB557E" w:rsidRDefault="00DB557E" w:rsidP="00DB557E">
      <w:pPr>
        <w:pStyle w:val="Paragraphedeliste1"/>
        <w:spacing w:line="100" w:lineRule="atLeast"/>
        <w:ind w:left="0"/>
        <w:jc w:val="both"/>
      </w:pPr>
      <w:r>
        <w:t>Pas de taxe à générer puisqu’il s’agit d’un remboursement du principal.</w:t>
      </w:r>
    </w:p>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pPr>
      <w:bookmarkStart w:id="1829" w:name="_Toc425152134"/>
      <w:r>
        <w:t>Menu</w:t>
      </w:r>
      <w:bookmarkEnd w:id="1829"/>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lastRenderedPageBreak/>
        <w:t>Ce paragraphe décrit le menu de MegaCor avec une cartographie des entrées de menu et les cas d’utilisation affichés.</w:t>
      </w:r>
    </w:p>
    <w:p w:rsidR="00DB557E" w:rsidRPr="00BD3ADD" w:rsidRDefault="00DB557E" w:rsidP="00DB557E">
      <w:pPr>
        <w:pStyle w:val="Paragraphedeliste1"/>
        <w:spacing w:line="100" w:lineRule="atLeast"/>
        <w:ind w:left="0"/>
        <w:jc w:val="both"/>
        <w:rPr>
          <w:b/>
          <w:color w:val="FF0000"/>
          <w:sz w:val="24"/>
          <w:szCs w:val="24"/>
        </w:rPr>
      </w:pPr>
    </w:p>
    <w:p w:rsidR="00DB557E" w:rsidRDefault="00DB557E" w:rsidP="00DB557E">
      <w:pPr>
        <w:pStyle w:val="Paragraphedeliste1"/>
        <w:spacing w:line="100" w:lineRule="atLeast"/>
        <w:ind w:left="0"/>
        <w:jc w:val="both"/>
      </w:pPr>
      <w:r>
        <w:rPr>
          <w:b/>
          <w:noProof/>
          <w:color w:val="FF0000"/>
          <w:sz w:val="24"/>
          <w:szCs w:val="24"/>
          <w:lang w:eastAsia="fr-FR"/>
        </w:rPr>
        <w:drawing>
          <wp:inline distT="0" distB="0" distL="0" distR="0" wp14:anchorId="15735E25" wp14:editId="05EF73C2">
            <wp:extent cx="5772150" cy="257175"/>
            <wp:effectExtent l="0" t="0" r="0" b="0"/>
            <wp:docPr id="25" name="Image 25" descr="Menu_Mega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enu_MegaC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150" cy="2571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i/>
        </w:rPr>
      </w:pPr>
    </w:p>
    <w:p w:rsidR="00DB557E" w:rsidRPr="009F41D6" w:rsidRDefault="00DB557E" w:rsidP="00DB557E">
      <w:pPr>
        <w:pStyle w:val="Paragraphedeliste1"/>
        <w:spacing w:line="100" w:lineRule="atLeast"/>
        <w:ind w:left="0"/>
        <w:jc w:val="both"/>
      </w:pPr>
      <w:r>
        <w:rPr>
          <w:noProof/>
          <w:lang w:eastAsia="fr-FR"/>
        </w:rPr>
        <w:drawing>
          <wp:inline distT="0" distB="0" distL="0" distR="0" wp14:anchorId="4E388370" wp14:editId="69172EBC">
            <wp:extent cx="1095375" cy="1133475"/>
            <wp:effectExtent l="0" t="0" r="0" b="0"/>
            <wp:docPr id="23" name="Image 23" descr="Entrée de Menu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ntrée de MenuO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5375" cy="1133475"/>
                    </a:xfrm>
                    <a:prstGeom prst="rect">
                      <a:avLst/>
                    </a:prstGeom>
                    <a:noFill/>
                    <a:ln>
                      <a:noFill/>
                    </a:ln>
                  </pic:spPr>
                </pic:pic>
              </a:graphicData>
            </a:graphic>
          </wp:inline>
        </w:drawing>
      </w:r>
      <w:r>
        <w:rPr>
          <w:noProof/>
          <w:lang w:eastAsia="fr-FR"/>
        </w:rPr>
        <w:drawing>
          <wp:inline distT="0" distB="0" distL="0" distR="0" wp14:anchorId="3968D457" wp14:editId="05A6D29E">
            <wp:extent cx="1076325" cy="1143000"/>
            <wp:effectExtent l="0" t="0" r="0" b="0"/>
            <wp:docPr id="22" name="Image 22" descr="Entrée de Menu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ntrée de MenuMonitor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325" cy="1143000"/>
                    </a:xfrm>
                    <a:prstGeom prst="rect">
                      <a:avLst/>
                    </a:prstGeom>
                    <a:noFill/>
                    <a:ln>
                      <a:noFill/>
                    </a:ln>
                  </pic:spPr>
                </pic:pic>
              </a:graphicData>
            </a:graphic>
          </wp:inline>
        </w:drawing>
      </w:r>
      <w:r>
        <w:rPr>
          <w:noProof/>
          <w:lang w:eastAsia="fr-FR"/>
        </w:rPr>
        <w:drawing>
          <wp:inline distT="0" distB="0" distL="0" distR="0" wp14:anchorId="6BEAB609" wp14:editId="265671C7">
            <wp:extent cx="1085850" cy="1143000"/>
            <wp:effectExtent l="0" t="0" r="0" b="0"/>
            <wp:docPr id="21" name="Image 21" descr="EntréedeMenu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ntréedeMenuInstruc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85850" cy="1143000"/>
                    </a:xfrm>
                    <a:prstGeom prst="rect">
                      <a:avLst/>
                    </a:prstGeom>
                    <a:noFill/>
                    <a:ln>
                      <a:noFill/>
                    </a:ln>
                  </pic:spPr>
                </pic:pic>
              </a:graphicData>
            </a:graphic>
          </wp:inline>
        </w:drawing>
      </w:r>
      <w:r>
        <w:rPr>
          <w:noProof/>
          <w:lang w:eastAsia="fr-FR"/>
        </w:rPr>
        <w:drawing>
          <wp:inline distT="0" distB="0" distL="0" distR="0" wp14:anchorId="5D57B888" wp14:editId="094F2010">
            <wp:extent cx="1123950" cy="1133475"/>
            <wp:effectExtent l="0" t="0" r="0" b="0"/>
            <wp:docPr id="19" name="Image 19" descr="EntréedeMenuExéc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ntréedeMenuExécuti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3950" cy="1133475"/>
                    </a:xfrm>
                    <a:prstGeom prst="rect">
                      <a:avLst/>
                    </a:prstGeom>
                    <a:noFill/>
                    <a:ln>
                      <a:noFill/>
                    </a:ln>
                  </pic:spPr>
                </pic:pic>
              </a:graphicData>
            </a:graphic>
          </wp:inline>
        </w:drawing>
      </w:r>
      <w:r>
        <w:rPr>
          <w:noProof/>
          <w:lang w:eastAsia="fr-FR"/>
        </w:rPr>
        <w:drawing>
          <wp:inline distT="0" distB="0" distL="0" distR="0" wp14:anchorId="3B8DB372" wp14:editId="4629E7A4">
            <wp:extent cx="1219200" cy="1133475"/>
            <wp:effectExtent l="0" t="0" r="0" b="0"/>
            <wp:docPr id="18" name="Image 18" descr="EntréedeMenu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ntréedeMenuPaiement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1334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i/>
        </w:rPr>
      </w:pPr>
    </w:p>
    <w:p w:rsidR="00DB557E" w:rsidRDefault="00DB557E" w:rsidP="00DB557E">
      <w:pPr>
        <w:pStyle w:val="Paragraphedeliste1"/>
        <w:spacing w:line="100" w:lineRule="atLeast"/>
        <w:ind w:left="0"/>
        <w:jc w:val="both"/>
        <w:rPr>
          <w:i/>
        </w:rPr>
      </w:pPr>
    </w:p>
    <w:p w:rsidR="00DB557E" w:rsidRPr="00BD3ADD" w:rsidRDefault="00DB557E" w:rsidP="00DB557E">
      <w:pPr>
        <w:pStyle w:val="Paragraphedeliste1"/>
        <w:spacing w:line="100" w:lineRule="atLeast"/>
        <w:ind w:left="0"/>
        <w:jc w:val="both"/>
        <w:rPr>
          <w:i/>
        </w:rPr>
      </w:pPr>
      <w:r w:rsidRPr="00BD3ADD">
        <w:rPr>
          <w:i/>
        </w:rPr>
        <w:t>[Fin de section Vermeg]</w:t>
      </w:r>
    </w:p>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pPr>
      <w:bookmarkStart w:id="1830" w:name="_Toc425152135"/>
      <w:r>
        <w:t>Description des cas d’utilisation</w:t>
      </w:r>
      <w:bookmarkEnd w:id="1830"/>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5"/>
        </w:numPr>
        <w:spacing w:line="100" w:lineRule="atLeast"/>
        <w:jc w:val="both"/>
      </w:pPr>
      <w:r>
        <w:t>Les cas d’utilisations définis ci-dessous sont relatifs à la gestion des OSTs sur le marché local</w:t>
      </w:r>
    </w:p>
    <w:p w:rsidR="00DB557E" w:rsidRDefault="00DB557E" w:rsidP="006E0B40">
      <w:pPr>
        <w:pStyle w:val="Paragraphedeliste1"/>
        <w:numPr>
          <w:ilvl w:val="0"/>
          <w:numId w:val="25"/>
        </w:numPr>
        <w:spacing w:line="100" w:lineRule="atLeast"/>
        <w:jc w:val="both"/>
      </w:pPr>
      <w:r>
        <w:t>Chaque OST du marché local aura son propre cas d’utilisation pour la création, un exemple est décrit ci bas.</w:t>
      </w:r>
    </w:p>
    <w:p w:rsidR="00DB557E" w:rsidRDefault="00DB557E" w:rsidP="006E0B40">
      <w:pPr>
        <w:pStyle w:val="Paragraphedeliste1"/>
        <w:numPr>
          <w:ilvl w:val="0"/>
          <w:numId w:val="25"/>
        </w:numPr>
        <w:spacing w:line="100" w:lineRule="atLeast"/>
        <w:jc w:val="both"/>
      </w:pPr>
      <w:r>
        <w:t>Les entrées de menu pour les processus génériques (Calcul des exécutions, création des instructions, génération des paiements client et marché) seront communes.</w:t>
      </w:r>
    </w:p>
    <w:p w:rsidR="00DB557E" w:rsidRDefault="00DB557E" w:rsidP="006E0B40">
      <w:pPr>
        <w:pStyle w:val="Paragraphedeliste1"/>
        <w:numPr>
          <w:ilvl w:val="0"/>
          <w:numId w:val="25"/>
        </w:numPr>
        <w:spacing w:line="100" w:lineRule="atLeast"/>
        <w:jc w:val="both"/>
      </w:pPr>
      <w:r>
        <w:t>Le menu relatif aux Osts Marché local seront est séparée de celui du marché étranger.</w:t>
      </w:r>
    </w:p>
    <w:p w:rsidR="00DB557E" w:rsidRDefault="00DB557E" w:rsidP="006E0B40">
      <w:pPr>
        <w:pStyle w:val="Paragraphedeliste1"/>
        <w:numPr>
          <w:ilvl w:val="0"/>
          <w:numId w:val="25"/>
        </w:numPr>
        <w:spacing w:line="100" w:lineRule="atLeast"/>
        <w:jc w:val="both"/>
      </w:pPr>
      <w:r>
        <w:t>Les configurations des écrans / Menu sont gérées par habilitation des utilisateurs.</w:t>
      </w: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831" w:name="_Toc425152136"/>
      <w:r>
        <w:t>Cas d’utilisation &lt;Saisie manuelle d’une OST&gt;</w:t>
      </w:r>
      <w:bookmarkEnd w:id="1831"/>
    </w:p>
    <w:p w:rsidR="00DB557E" w:rsidRDefault="00DB557E" w:rsidP="00DB557E">
      <w:pPr>
        <w:pStyle w:val="Paragraphedeliste1"/>
        <w:spacing w:line="100" w:lineRule="atLeast"/>
        <w:ind w:left="0"/>
        <w:jc w:val="both"/>
      </w:pPr>
    </w:p>
    <w:p w:rsidR="00DB557E" w:rsidRPr="005677B9" w:rsidRDefault="00DB557E" w:rsidP="006E0B40">
      <w:pPr>
        <w:pStyle w:val="Style3"/>
        <w:numPr>
          <w:ilvl w:val="3"/>
          <w:numId w:val="2"/>
        </w:numPr>
        <w:shd w:val="clear" w:color="auto" w:fill="F2F2F2"/>
        <w:jc w:val="both"/>
      </w:pPr>
      <w:bookmarkStart w:id="1832" w:name="_Toc425152137"/>
      <w:r w:rsidRPr="008B74B5">
        <w:rPr>
          <w:i/>
          <w:u w:val="single"/>
        </w:rPr>
        <w:t>Définition et objectif</w:t>
      </w:r>
      <w:bookmarkEnd w:id="1832"/>
    </w:p>
    <w:p w:rsidR="00DB557E" w:rsidRDefault="00DB557E" w:rsidP="00DB557E">
      <w:pPr>
        <w:pStyle w:val="Paragraphedeliste1"/>
        <w:spacing w:line="100" w:lineRule="atLeast"/>
        <w:jc w:val="both"/>
      </w:pPr>
    </w:p>
    <w:p w:rsidR="00DB557E" w:rsidRDefault="00DB557E" w:rsidP="006E0B40">
      <w:pPr>
        <w:pStyle w:val="Paragraphedeliste1"/>
        <w:numPr>
          <w:ilvl w:val="0"/>
          <w:numId w:val="35"/>
        </w:numPr>
        <w:spacing w:line="100" w:lineRule="atLeast"/>
        <w:jc w:val="both"/>
      </w:pPr>
      <w:r>
        <w:t>L’objectif de ce cas d’utilisation est de créer une annonce obligatoire et sans choix celle des paiements de dividende en espèce, cette OST étant avec détachement, la création passera pas la définition d’une option de distributions de droits et une autre relative à l’exercice.</w:t>
      </w:r>
    </w:p>
    <w:p w:rsidR="00DB557E" w:rsidRDefault="00DB557E" w:rsidP="006E0B40">
      <w:pPr>
        <w:pStyle w:val="Paragraphedeliste1"/>
        <w:numPr>
          <w:ilvl w:val="0"/>
          <w:numId w:val="35"/>
        </w:numPr>
        <w:spacing w:line="100" w:lineRule="atLeast"/>
        <w:jc w:val="both"/>
      </w:pPr>
      <w:r>
        <w:t>Ce passage décrit les champs à renseigner ainsi que les aides à la saisie requises.</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33" w:name="_Toc425152138"/>
      <w:r w:rsidRPr="008B74B5">
        <w:rPr>
          <w:i/>
          <w:u w:val="single"/>
        </w:rPr>
        <w:t>Pré-conditions</w:t>
      </w:r>
      <w:bookmarkEnd w:id="1833"/>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prés conditions spécifiques à ce cas d’utilisation fonctionnelle.</w:t>
      </w:r>
    </w:p>
    <w:p w:rsidR="00DB557E" w:rsidRDefault="00DB557E" w:rsidP="00DB557E">
      <w:pPr>
        <w:pStyle w:val="Paragraphedeliste1"/>
        <w:spacing w:line="100" w:lineRule="atLeast"/>
        <w:ind w:left="0"/>
        <w:jc w:val="both"/>
      </w:pPr>
    </w:p>
    <w:tbl>
      <w:tblPr>
        <w:tblW w:w="9094" w:type="dxa"/>
        <w:tblInd w:w="55" w:type="dxa"/>
        <w:tblCellMar>
          <w:left w:w="70" w:type="dxa"/>
          <w:right w:w="70" w:type="dxa"/>
        </w:tblCellMar>
        <w:tblLook w:val="04A0" w:firstRow="1" w:lastRow="0" w:firstColumn="1" w:lastColumn="0" w:noHBand="0" w:noVBand="1"/>
      </w:tblPr>
      <w:tblGrid>
        <w:gridCol w:w="1380"/>
        <w:gridCol w:w="7714"/>
      </w:tblGrid>
      <w:tr w:rsidR="00DB557E" w:rsidRPr="007E642F" w:rsidTr="00B90839">
        <w:trPr>
          <w:trHeight w:val="318"/>
        </w:trPr>
        <w:tc>
          <w:tcPr>
            <w:tcW w:w="138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Réf.</w:t>
            </w:r>
          </w:p>
        </w:tc>
        <w:tc>
          <w:tcPr>
            <w:tcW w:w="7714" w:type="dxa"/>
            <w:tcBorders>
              <w:top w:val="single" w:sz="8" w:space="0" w:color="000000"/>
              <w:left w:val="nil"/>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Description</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PRE-010-1</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Définir au niveau du référentiel valeur le titre objet de l'annonce</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PRE-010-2</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Définir au niveau du référentiel valeur le coupon rattaché à la valeur principal</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PRE-010-3</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Rattachement du coupon à la valeur principale</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PRE-010-4</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Configuration des événements au niveau de l'annonce (Distribution et exercice des droits)</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34" w:name="_Toc425152139"/>
      <w:r w:rsidRPr="008B74B5">
        <w:rPr>
          <w:i/>
          <w:u w:val="single"/>
        </w:rPr>
        <w:lastRenderedPageBreak/>
        <w:t>Post-Conditions</w:t>
      </w:r>
      <w:bookmarkEnd w:id="1834"/>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post conditions spécifiques à ce cas d’utilisation fonctionnelle.</w:t>
      </w:r>
    </w:p>
    <w:p w:rsidR="00DB557E" w:rsidRDefault="00DB557E" w:rsidP="00DB557E">
      <w:pPr>
        <w:pStyle w:val="Paragraphedeliste1"/>
        <w:spacing w:line="100" w:lineRule="atLeast"/>
        <w:jc w:val="both"/>
      </w:pPr>
    </w:p>
    <w:tbl>
      <w:tblPr>
        <w:tblW w:w="9049" w:type="dxa"/>
        <w:tblInd w:w="55" w:type="dxa"/>
        <w:tblCellMar>
          <w:left w:w="70" w:type="dxa"/>
          <w:right w:w="70" w:type="dxa"/>
        </w:tblCellMar>
        <w:tblLook w:val="04A0" w:firstRow="1" w:lastRow="0" w:firstColumn="1" w:lastColumn="0" w:noHBand="0" w:noVBand="1"/>
      </w:tblPr>
      <w:tblGrid>
        <w:gridCol w:w="1373"/>
        <w:gridCol w:w="7676"/>
      </w:tblGrid>
      <w:tr w:rsidR="00DB557E" w:rsidRPr="007E642F" w:rsidTr="00B90839">
        <w:trPr>
          <w:trHeight w:val="315"/>
        </w:trPr>
        <w:tc>
          <w:tcPr>
            <w:tcW w:w="1373"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Réf.</w:t>
            </w:r>
          </w:p>
        </w:tc>
        <w:tc>
          <w:tcPr>
            <w:tcW w:w="7676" w:type="dxa"/>
            <w:tcBorders>
              <w:top w:val="single" w:sz="8" w:space="0" w:color="000000"/>
              <w:left w:val="nil"/>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Description</w:t>
            </w:r>
          </w:p>
        </w:tc>
      </w:tr>
      <w:tr w:rsidR="00DB557E" w:rsidRPr="007E642F" w:rsidTr="00B90839">
        <w:trPr>
          <w:trHeight w:val="315"/>
        </w:trPr>
        <w:tc>
          <w:tcPr>
            <w:tcW w:w="1373"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POS-010-1</w:t>
            </w:r>
          </w:p>
        </w:tc>
        <w:tc>
          <w:tcPr>
            <w:tcW w:w="7676"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Default="00DB557E" w:rsidP="006E0B40">
      <w:pPr>
        <w:pStyle w:val="Style3"/>
        <w:numPr>
          <w:ilvl w:val="3"/>
          <w:numId w:val="2"/>
        </w:numPr>
        <w:shd w:val="clear" w:color="auto" w:fill="F2F2F2"/>
        <w:jc w:val="both"/>
      </w:pPr>
      <w:bookmarkStart w:id="1835" w:name="_Toc425152140"/>
      <w:r w:rsidRPr="008B74B5">
        <w:rPr>
          <w:i/>
          <w:u w:val="single"/>
        </w:rPr>
        <w:t>Diagramme d’activité</w:t>
      </w:r>
      <w:bookmarkEnd w:id="1835"/>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diagrammes d’activité spécifiques à ce cas d’utilisation fonctionnelle.</w:t>
      </w:r>
    </w:p>
    <w:p w:rsidR="00DB557E" w:rsidRDefault="00DB557E" w:rsidP="00DB557E">
      <w:pPr>
        <w:pStyle w:val="Paragraphedeliste1"/>
        <w:spacing w:line="100" w:lineRule="atLeast"/>
        <w:ind w:left="0"/>
        <w:jc w:val="both"/>
      </w:pPr>
    </w:p>
    <w:tbl>
      <w:tblPr>
        <w:tblW w:w="9087" w:type="dxa"/>
        <w:tblInd w:w="55" w:type="dxa"/>
        <w:tblCellMar>
          <w:left w:w="70" w:type="dxa"/>
          <w:right w:w="70" w:type="dxa"/>
        </w:tblCellMar>
        <w:tblLook w:val="04A0" w:firstRow="1" w:lastRow="0" w:firstColumn="1" w:lastColumn="0" w:noHBand="0" w:noVBand="1"/>
      </w:tblPr>
      <w:tblGrid>
        <w:gridCol w:w="4268"/>
        <w:gridCol w:w="4819"/>
      </w:tblGrid>
      <w:tr w:rsidR="00DB557E" w:rsidRPr="00772B92" w:rsidTr="00B90839">
        <w:trPr>
          <w:trHeight w:val="321"/>
        </w:trPr>
        <w:tc>
          <w:tcPr>
            <w:tcW w:w="426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72B92" w:rsidRDefault="00DB557E" w:rsidP="00B90839">
            <w:pPr>
              <w:spacing w:line="240" w:lineRule="auto"/>
              <w:jc w:val="both"/>
              <w:rPr>
                <w:rFonts w:eastAsia="Times New Roman" w:cs="Times New Roman"/>
                <w:b/>
                <w:bCs/>
                <w:color w:val="000000"/>
                <w:lang w:eastAsia="fr-FR"/>
              </w:rPr>
            </w:pPr>
            <w:r w:rsidRPr="00772B92">
              <w:rPr>
                <w:rFonts w:eastAsia="Times New Roman" w:cs="Times New Roman"/>
                <w:b/>
                <w:bCs/>
                <w:color w:val="000000"/>
                <w:lang w:eastAsia="fr-FR"/>
              </w:rPr>
              <w:t>L'utilisateur</w:t>
            </w:r>
          </w:p>
        </w:tc>
        <w:tc>
          <w:tcPr>
            <w:tcW w:w="4819" w:type="dxa"/>
            <w:tcBorders>
              <w:top w:val="single" w:sz="8" w:space="0" w:color="000000"/>
              <w:left w:val="nil"/>
              <w:bottom w:val="single" w:sz="8" w:space="0" w:color="000000"/>
              <w:right w:val="single" w:sz="8" w:space="0" w:color="000000"/>
            </w:tcBorders>
            <w:shd w:val="clear" w:color="000000" w:fill="D9D9D9"/>
            <w:hideMark/>
          </w:tcPr>
          <w:p w:rsidR="00DB557E" w:rsidRPr="00772B92" w:rsidRDefault="00DB557E" w:rsidP="00B90839">
            <w:pPr>
              <w:spacing w:line="240" w:lineRule="auto"/>
              <w:jc w:val="both"/>
              <w:rPr>
                <w:rFonts w:eastAsia="Times New Roman" w:cs="Times New Roman"/>
                <w:b/>
                <w:bCs/>
                <w:color w:val="000000"/>
                <w:lang w:eastAsia="fr-FR"/>
              </w:rPr>
            </w:pPr>
            <w:r w:rsidRPr="00772B92">
              <w:rPr>
                <w:rFonts w:eastAsia="Times New Roman" w:cs="Times New Roman"/>
                <w:b/>
                <w:bCs/>
                <w:color w:val="000000"/>
                <w:lang w:eastAsia="fr-FR"/>
              </w:rPr>
              <w:t>MegaCor</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 xml:space="preserve">L'utilisateur saisi la source d'information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Saisie de la référence marché de l'OST</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Renseigner si l'OST est complète</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Renseigner si l'OST est officiel</w:t>
            </w:r>
            <w:ins w:id="1836" w:author="Brahim ERRAY" w:date="2015-12-01T17:47:00Z">
              <w:r w:rsidR="00B4632F">
                <w:rPr>
                  <w:rFonts w:eastAsia="Times New Roman" w:cs="Times New Roman"/>
                  <w:color w:val="000000"/>
                  <w:lang w:eastAsia="fr-FR"/>
                </w:rPr>
                <w:t>le</w:t>
              </w:r>
            </w:ins>
            <w:del w:id="1837" w:author="Brahim ERRAY" w:date="2015-12-01T17:47:00Z">
              <w:r w:rsidRPr="00772B92" w:rsidDel="00B4632F">
                <w:rPr>
                  <w:rFonts w:eastAsia="Times New Roman" w:cs="Times New Roman"/>
                  <w:color w:val="000000"/>
                  <w:lang w:eastAsia="fr-FR"/>
                </w:rPr>
                <w:delText xml:space="preserve"> </w:delText>
              </w:r>
            </w:del>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 xml:space="preserve">Saisie du titre exécuté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916"/>
        </w:trPr>
        <w:tc>
          <w:tcPr>
            <w:tcW w:w="4268" w:type="dxa"/>
            <w:vMerge w:val="restart"/>
            <w:tcBorders>
              <w:top w:val="nil"/>
              <w:left w:val="single" w:sz="8" w:space="0" w:color="000000"/>
              <w:bottom w:val="single" w:sz="8" w:space="0" w:color="000000"/>
              <w:right w:val="single" w:sz="8" w:space="0" w:color="000000"/>
            </w:tcBorders>
            <w:shd w:val="clear" w:color="000000" w:fill="FFFFFF"/>
            <w:vAlign w:val="center"/>
            <w:hideMark/>
          </w:tcPr>
          <w:p w:rsidR="00DB557E" w:rsidRPr="00772B92" w:rsidRDefault="00DB557E" w:rsidP="00B90839">
            <w:pPr>
              <w:spacing w:line="240" w:lineRule="auto"/>
              <w:rPr>
                <w:rFonts w:eastAsia="Times New Roman" w:cs="Times New Roman"/>
                <w:color w:val="000000"/>
                <w:lang w:eastAsia="fr-FR"/>
              </w:rPr>
            </w:pPr>
            <w:r w:rsidRPr="00772B92">
              <w:rPr>
                <w:rFonts w:eastAsia="Times New Roman" w:cs="Times New Roman"/>
                <w:color w:val="000000"/>
                <w:lang w:eastAsia="fr-FR"/>
              </w:rPr>
              <w:t xml:space="preserve">Saisie de la date de détachement bourse </w:t>
            </w:r>
          </w:p>
        </w:tc>
        <w:tc>
          <w:tcPr>
            <w:tcW w:w="4819" w:type="dxa"/>
            <w:tcBorders>
              <w:top w:val="nil"/>
              <w:left w:val="nil"/>
              <w:bottom w:val="nil"/>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xml:space="preserve">Le système génère automatiquement le coupon rattaché à l'action, </w:t>
            </w:r>
            <w:del w:id="1838" w:author="Brahim ERRAY" w:date="2015-12-01T17:47:00Z">
              <w:r w:rsidRPr="00772B92" w:rsidDel="00B4632F">
                <w:rPr>
                  <w:rFonts w:eastAsia="Times New Roman" w:cs="Times New Roman"/>
                  <w:color w:val="00000A"/>
                  <w:lang w:eastAsia="fr-FR"/>
                </w:rPr>
                <w:delText>a</w:delText>
              </w:r>
            </w:del>
            <w:ins w:id="1839" w:author="Brahim ERRAY" w:date="2015-12-01T17:47:00Z">
              <w:r w:rsidR="00B4632F" w:rsidRPr="00772B92">
                <w:rPr>
                  <w:rFonts w:eastAsia="Times New Roman" w:cs="Times New Roman"/>
                  <w:color w:val="00000A"/>
                  <w:lang w:eastAsia="fr-FR"/>
                </w:rPr>
                <w:t>à</w:t>
              </w:r>
            </w:ins>
            <w:r w:rsidRPr="00772B92">
              <w:rPr>
                <w:rFonts w:eastAsia="Times New Roman" w:cs="Times New Roman"/>
                <w:color w:val="00000A"/>
                <w:lang w:eastAsia="fr-FR"/>
              </w:rPr>
              <w:t xml:space="preserve"> condition  que la date de détachement bourse soit dans l'intervalle de vie du coupon </w:t>
            </w:r>
          </w:p>
        </w:tc>
      </w:tr>
      <w:tr w:rsidR="00DB557E" w:rsidRPr="00772B92" w:rsidTr="00B90839">
        <w:trPr>
          <w:trHeight w:val="626"/>
        </w:trPr>
        <w:tc>
          <w:tcPr>
            <w:tcW w:w="4268" w:type="dxa"/>
            <w:vMerge/>
            <w:tcBorders>
              <w:top w:val="nil"/>
              <w:left w:val="single" w:sz="8" w:space="0" w:color="000000"/>
              <w:bottom w:val="single" w:sz="8" w:space="0" w:color="000000"/>
              <w:right w:val="single" w:sz="8" w:space="0" w:color="000000"/>
            </w:tcBorders>
            <w:vAlign w:val="center"/>
            <w:hideMark/>
          </w:tcPr>
          <w:p w:rsidR="00DB557E" w:rsidRPr="00772B92" w:rsidRDefault="00DB557E" w:rsidP="00B90839">
            <w:pPr>
              <w:spacing w:line="240" w:lineRule="auto"/>
              <w:rPr>
                <w:rFonts w:eastAsia="Times New Roman" w:cs="Times New Roman"/>
                <w:color w:val="000000"/>
                <w:lang w:eastAsia="fr-FR"/>
              </w:rPr>
            </w:pP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xml:space="preserve">La date d'enregistrement et la date de détachement Maroclear générés en automatique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 xml:space="preserve">Définir le type de dividendes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Saisir le prix du dividende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40" w:name="_Toc425152141"/>
      <w:r w:rsidRPr="008B74B5">
        <w:rPr>
          <w:i/>
          <w:u w:val="single"/>
        </w:rPr>
        <w:t>Règles de gestion</w:t>
      </w:r>
      <w:bookmarkEnd w:id="1840"/>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règles de gestion spécifiques à ce cas d’utilisation fonctionnelle.</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41" w:name="_Toc425152142"/>
      <w:r w:rsidRPr="008B74B5">
        <w:rPr>
          <w:i/>
          <w:u w:val="single"/>
        </w:rPr>
        <w:t>Traitement</w:t>
      </w:r>
      <w:bookmarkEnd w:id="1841"/>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 traitement d’activité spécifique à ce cas d’utilisation fonctionnelle.</w:t>
      </w:r>
    </w:p>
    <w:p w:rsidR="00DB557E" w:rsidRDefault="00DB557E" w:rsidP="00DB557E">
      <w:pPr>
        <w:pStyle w:val="Paragraphedeliste1"/>
        <w:spacing w:line="100" w:lineRule="atLeast"/>
        <w:ind w:left="0"/>
        <w:jc w:val="both"/>
      </w:pPr>
    </w:p>
    <w:tbl>
      <w:tblPr>
        <w:tblW w:w="9117" w:type="dxa"/>
        <w:tblInd w:w="55" w:type="dxa"/>
        <w:tblCellMar>
          <w:left w:w="70" w:type="dxa"/>
          <w:right w:w="70" w:type="dxa"/>
        </w:tblCellMar>
        <w:tblLook w:val="04A0" w:firstRow="1" w:lastRow="0" w:firstColumn="1" w:lastColumn="0" w:noHBand="0" w:noVBand="1"/>
      </w:tblPr>
      <w:tblGrid>
        <w:gridCol w:w="4282"/>
        <w:gridCol w:w="4835"/>
      </w:tblGrid>
      <w:tr w:rsidR="00DB557E" w:rsidRPr="00A96518" w:rsidTr="00B90839">
        <w:trPr>
          <w:trHeight w:val="312"/>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Description</w:t>
            </w:r>
          </w:p>
        </w:tc>
      </w:tr>
      <w:tr w:rsidR="00DB557E" w:rsidRPr="00A96518" w:rsidTr="00B90839">
        <w:trPr>
          <w:trHeight w:val="892"/>
        </w:trPr>
        <w:tc>
          <w:tcPr>
            <w:tcW w:w="4282" w:type="dxa"/>
            <w:vMerge w:val="restart"/>
            <w:tcBorders>
              <w:top w:val="nil"/>
              <w:left w:val="single" w:sz="8" w:space="0" w:color="000000"/>
              <w:bottom w:val="single" w:sz="8" w:space="0" w:color="000000"/>
              <w:right w:val="single" w:sz="8" w:space="0" w:color="000000"/>
            </w:tcBorders>
            <w:shd w:val="clear" w:color="000000" w:fill="FFFFFF"/>
            <w:vAlign w:val="center"/>
            <w:hideMark/>
          </w:tcPr>
          <w:p w:rsidR="00DB557E" w:rsidRPr="00A96518" w:rsidRDefault="00DB557E" w:rsidP="00B90839">
            <w:pPr>
              <w:spacing w:line="240" w:lineRule="auto"/>
              <w:rPr>
                <w:rFonts w:eastAsia="Times New Roman" w:cs="Times New Roman"/>
                <w:color w:val="000000"/>
                <w:lang w:eastAsia="fr-FR"/>
              </w:rPr>
            </w:pPr>
            <w:r w:rsidRPr="00A96518">
              <w:rPr>
                <w:rFonts w:eastAsia="Times New Roman" w:cs="Times New Roman"/>
                <w:color w:val="000000"/>
                <w:lang w:eastAsia="fr-FR"/>
              </w:rPr>
              <w:t>TRT-010-1</w:t>
            </w:r>
          </w:p>
        </w:tc>
        <w:tc>
          <w:tcPr>
            <w:tcW w:w="4835" w:type="dxa"/>
            <w:tcBorders>
              <w:top w:val="nil"/>
              <w:left w:val="nil"/>
              <w:bottom w:val="nil"/>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 xml:space="preserve">A la saisie des données de l'annonce, l'utilisateur procède à la sauvegarde de l'annonce, le système génère un message de bonne exécution avec un statut "Préliminaire" </w:t>
            </w:r>
          </w:p>
        </w:tc>
      </w:tr>
      <w:tr w:rsidR="00DB557E" w:rsidRPr="00A96518" w:rsidTr="00B90839">
        <w:trPr>
          <w:trHeight w:val="1204"/>
        </w:trPr>
        <w:tc>
          <w:tcPr>
            <w:tcW w:w="4282" w:type="dxa"/>
            <w:vMerge/>
            <w:tcBorders>
              <w:top w:val="nil"/>
              <w:left w:val="single" w:sz="8" w:space="0" w:color="000000"/>
              <w:bottom w:val="single" w:sz="8" w:space="0" w:color="000000"/>
              <w:right w:val="single" w:sz="8" w:space="0" w:color="000000"/>
            </w:tcBorders>
            <w:vAlign w:val="center"/>
            <w:hideMark/>
          </w:tcPr>
          <w:p w:rsidR="00DB557E" w:rsidRPr="00A96518" w:rsidRDefault="00DB557E" w:rsidP="00B90839">
            <w:pPr>
              <w:spacing w:line="240" w:lineRule="auto"/>
              <w:rPr>
                <w:rFonts w:eastAsia="Times New Roman" w:cs="Times New Roman"/>
                <w:color w:val="000000"/>
                <w:lang w:eastAsia="fr-FR"/>
              </w:rPr>
            </w:pPr>
          </w:p>
        </w:tc>
        <w:tc>
          <w:tcPr>
            <w:tcW w:w="4835" w:type="dxa"/>
            <w:tcBorders>
              <w:top w:val="nil"/>
              <w:left w:val="nil"/>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 xml:space="preserve">Si l'annonce est déjà </w:t>
            </w:r>
            <w:del w:id="1842" w:author="Brahim ERRAY" w:date="2015-12-01T17:47:00Z">
              <w:r w:rsidRPr="00A96518" w:rsidDel="00B4632F">
                <w:rPr>
                  <w:rFonts w:eastAsia="Times New Roman" w:cs="Times New Roman"/>
                  <w:color w:val="00000A"/>
                  <w:lang w:eastAsia="fr-FR"/>
                </w:rPr>
                <w:delText>crée</w:delText>
              </w:r>
            </w:del>
            <w:ins w:id="1843" w:author="Brahim ERRAY" w:date="2015-12-01T17:47:00Z">
              <w:r w:rsidR="00B4632F" w:rsidRPr="00A96518">
                <w:rPr>
                  <w:rFonts w:eastAsia="Times New Roman" w:cs="Times New Roman"/>
                  <w:color w:val="00000A"/>
                  <w:lang w:eastAsia="fr-FR"/>
                </w:rPr>
                <w:t>créé</w:t>
              </w:r>
              <w:r w:rsidR="00B4632F">
                <w:rPr>
                  <w:rFonts w:eastAsia="Times New Roman" w:cs="Times New Roman"/>
                  <w:color w:val="00000A"/>
                  <w:lang w:eastAsia="fr-FR"/>
                </w:rPr>
                <w:t>e</w:t>
              </w:r>
            </w:ins>
            <w:r w:rsidRPr="00A96518">
              <w:rPr>
                <w:rFonts w:eastAsia="Times New Roman" w:cs="Times New Roman"/>
                <w:color w:val="00000A"/>
                <w:lang w:eastAsia="fr-FR"/>
              </w:rPr>
              <w:t xml:space="preserve"> au niveau du système avec les mêmes caractéristiques (titre principal, même type d'annonce, une date détachement) le système va la considérer en tant qu'une mise à jour et ne va créer une nouvelle annonce.</w:t>
            </w:r>
          </w:p>
        </w:tc>
      </w:tr>
      <w:tr w:rsidR="00DB557E" w:rsidRPr="00A96518" w:rsidTr="00B90839">
        <w:trPr>
          <w:trHeight w:val="907"/>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0"/>
                <w:lang w:eastAsia="fr-FR"/>
              </w:rPr>
            </w:pPr>
            <w:r w:rsidRPr="00A96518">
              <w:rPr>
                <w:rFonts w:eastAsia="Times New Roman" w:cs="Times New Roman"/>
                <w:color w:val="000000"/>
                <w:lang w:eastAsia="fr-FR"/>
              </w:rPr>
              <w:lastRenderedPageBreak/>
              <w:t>TRT-010-2</w:t>
            </w:r>
          </w:p>
        </w:tc>
        <w:tc>
          <w:tcPr>
            <w:tcW w:w="4835" w:type="dxa"/>
            <w:tcBorders>
              <w:top w:val="nil"/>
              <w:left w:val="nil"/>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L'utilisateur procède par la suite à la validation de l'annonce et puis à son activation pour qu'elle devienne valable au traitement décrit ci-dessus (Statut activé)</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44" w:name="_Toc425152143"/>
      <w:r w:rsidRPr="008B74B5">
        <w:rPr>
          <w:i/>
          <w:u w:val="single"/>
        </w:rPr>
        <w:t>Messages d’erreur</w:t>
      </w:r>
      <w:bookmarkEnd w:id="1844"/>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Identifier et lister les messages d’erreur spécifiques à ce cas d’utilisation</w:t>
      </w:r>
    </w:p>
    <w:p w:rsidR="00DB557E" w:rsidRDefault="00DB557E" w:rsidP="00DB557E">
      <w:pPr>
        <w:pStyle w:val="Paragraphedeliste1"/>
        <w:spacing w:line="100" w:lineRule="atLeast"/>
        <w:ind w:left="0"/>
        <w:jc w:val="both"/>
      </w:pPr>
    </w:p>
    <w:tbl>
      <w:tblPr>
        <w:tblW w:w="9132" w:type="dxa"/>
        <w:tblInd w:w="55" w:type="dxa"/>
        <w:tblCellMar>
          <w:left w:w="70" w:type="dxa"/>
          <w:right w:w="70" w:type="dxa"/>
        </w:tblCellMar>
        <w:tblLook w:val="04A0" w:firstRow="1" w:lastRow="0" w:firstColumn="1" w:lastColumn="0" w:noHBand="0" w:noVBand="1"/>
      </w:tblPr>
      <w:tblGrid>
        <w:gridCol w:w="4289"/>
        <w:gridCol w:w="4843"/>
      </w:tblGrid>
      <w:tr w:rsidR="00DB557E" w:rsidRPr="00A96518" w:rsidTr="00B90839">
        <w:trPr>
          <w:trHeight w:val="322"/>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Réf.</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Description</w:t>
            </w:r>
          </w:p>
        </w:tc>
      </w:tr>
      <w:tr w:rsidR="00DB557E" w:rsidRPr="00A96518" w:rsidTr="00B90839">
        <w:trPr>
          <w:trHeight w:val="322"/>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0"/>
                <w:lang w:eastAsia="fr-FR"/>
              </w:rPr>
            </w:pPr>
            <w:r w:rsidRPr="00A96518">
              <w:rPr>
                <w:rFonts w:eastAsia="Times New Roman" w:cs="Times New Roman"/>
                <w:color w:val="000000"/>
                <w:lang w:eastAsia="fr-FR"/>
              </w:rPr>
              <w:t>ERR-GEN-1</w:t>
            </w:r>
          </w:p>
        </w:tc>
        <w:tc>
          <w:tcPr>
            <w:tcW w:w="4843" w:type="dxa"/>
            <w:tcBorders>
              <w:top w:val="nil"/>
              <w:left w:val="nil"/>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845" w:name="_Toc425152144"/>
      <w:r>
        <w:t>Cas d’utilisation &lt;Recensement des positions éligibles&gt;</w:t>
      </w:r>
      <w:bookmarkEnd w:id="1845"/>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46" w:name="_Toc425152145"/>
      <w:r w:rsidRPr="008B74B5">
        <w:rPr>
          <w:i/>
          <w:u w:val="single"/>
        </w:rPr>
        <w:t>Définition et objectif</w:t>
      </w:r>
      <w:bookmarkEnd w:id="1846"/>
    </w:p>
    <w:p w:rsidR="00DB557E" w:rsidRDefault="00DB557E" w:rsidP="00DB557E">
      <w:pPr>
        <w:pStyle w:val="Paragraphedeliste1"/>
        <w:spacing w:line="100" w:lineRule="atLeast"/>
        <w:jc w:val="both"/>
      </w:pPr>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L’objectif de ce cas d’utilisation est d’identifier les positions éligibles des ayants droits sur la base de la date de référence de l’annonce, ceci étant valable pour la jambe client ainsi que la jambe marché</w:t>
      </w:r>
    </w:p>
    <w:p w:rsidR="00DB557E" w:rsidRDefault="00DB557E" w:rsidP="006E0B40">
      <w:pPr>
        <w:pStyle w:val="Paragraphedeliste1"/>
        <w:numPr>
          <w:ilvl w:val="0"/>
          <w:numId w:val="36"/>
        </w:numPr>
        <w:spacing w:line="100" w:lineRule="atLeast"/>
        <w:jc w:val="both"/>
      </w:pPr>
      <w:r>
        <w:t>Ce cas d’utilisation est utilisé pour toutes les annonces.</w:t>
      </w:r>
    </w:p>
    <w:p w:rsidR="00DB557E" w:rsidRDefault="00DB557E" w:rsidP="00DB557E">
      <w:pPr>
        <w:pStyle w:val="Paragraphedeliste1"/>
        <w:spacing w:line="100" w:lineRule="atLeast"/>
        <w:ind w:left="360"/>
        <w:jc w:val="both"/>
      </w:pPr>
    </w:p>
    <w:p w:rsidR="00DB557E" w:rsidRPr="008B74B5" w:rsidRDefault="00DB557E" w:rsidP="006E0B40">
      <w:pPr>
        <w:pStyle w:val="Style3"/>
        <w:numPr>
          <w:ilvl w:val="3"/>
          <w:numId w:val="2"/>
        </w:numPr>
        <w:shd w:val="clear" w:color="auto" w:fill="F2F2F2"/>
        <w:jc w:val="both"/>
        <w:rPr>
          <w:i/>
          <w:u w:val="single"/>
        </w:rPr>
      </w:pPr>
      <w:bookmarkStart w:id="1847" w:name="_Toc425152146"/>
      <w:r w:rsidRPr="008B74B5">
        <w:rPr>
          <w:i/>
          <w:u w:val="single"/>
        </w:rPr>
        <w:t>Pré-conditions</w:t>
      </w:r>
      <w:bookmarkEnd w:id="1847"/>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Pré-conditions spécifiques à ce cas d’utilisation fonctionnelle.</w:t>
      </w:r>
    </w:p>
    <w:p w:rsidR="00DB557E" w:rsidRDefault="00DB557E" w:rsidP="00DB557E">
      <w:pPr>
        <w:pStyle w:val="Paragraphedeliste1"/>
        <w:spacing w:line="100" w:lineRule="atLeast"/>
        <w:jc w:val="both"/>
      </w:pPr>
    </w:p>
    <w:tbl>
      <w:tblPr>
        <w:tblW w:w="9132" w:type="dxa"/>
        <w:tblInd w:w="55" w:type="dxa"/>
        <w:tblCellMar>
          <w:left w:w="70" w:type="dxa"/>
          <w:right w:w="70" w:type="dxa"/>
        </w:tblCellMar>
        <w:tblLook w:val="04A0" w:firstRow="1" w:lastRow="0" w:firstColumn="1" w:lastColumn="0" w:noHBand="0" w:noVBand="1"/>
      </w:tblPr>
      <w:tblGrid>
        <w:gridCol w:w="4289"/>
        <w:gridCol w:w="4843"/>
      </w:tblGrid>
      <w:tr w:rsidR="00DB557E" w:rsidRPr="00504049" w:rsidTr="00B90839">
        <w:trPr>
          <w:trHeight w:val="315"/>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Réf.</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Description</w:t>
            </w:r>
          </w:p>
        </w:tc>
      </w:tr>
      <w:tr w:rsidR="00DB557E" w:rsidRPr="00504049" w:rsidTr="00B90839">
        <w:trPr>
          <w:trHeight w:val="315"/>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PRE-011-1</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l'OST doit être</w:t>
            </w:r>
            <w:ins w:id="1848" w:author="Raja EL HAFI" w:date="2015-07-20T13:14:00Z">
              <w:r w:rsidR="00311C80">
                <w:rPr>
                  <w:rFonts w:eastAsia="Times New Roman" w:cs="Times New Roman"/>
                  <w:color w:val="00000A"/>
                  <w:lang w:eastAsia="fr-FR"/>
                </w:rPr>
                <w:t xml:space="preserve"> crée </w:t>
              </w:r>
            </w:ins>
            <w:r w:rsidRPr="00504049">
              <w:rPr>
                <w:rFonts w:eastAsia="Times New Roman" w:cs="Times New Roman"/>
                <w:color w:val="00000A"/>
                <w:lang w:eastAsia="fr-FR"/>
              </w:rPr>
              <w:t xml:space="preserve"> </w:t>
            </w:r>
            <w:del w:id="1849" w:author="Raja EL HAFI" w:date="2015-07-20T13:14:00Z">
              <w:r w:rsidRPr="00504049" w:rsidDel="00311C80">
                <w:rPr>
                  <w:rFonts w:eastAsia="Times New Roman" w:cs="Times New Roman"/>
                  <w:color w:val="00000A"/>
                  <w:lang w:eastAsia="fr-FR"/>
                </w:rPr>
                <w:delText>en statut</w:delText>
              </w:r>
            </w:del>
            <w:del w:id="1850" w:author="Raja EL HAFI" w:date="2015-07-20T13:13:00Z">
              <w:r w:rsidRPr="00504049" w:rsidDel="00311C80">
                <w:rPr>
                  <w:rFonts w:eastAsia="Times New Roman" w:cs="Times New Roman"/>
                  <w:color w:val="00000A"/>
                  <w:lang w:eastAsia="fr-FR"/>
                </w:rPr>
                <w:delText xml:space="preserve"> "Activé"</w:delText>
              </w:r>
            </w:del>
          </w:p>
        </w:tc>
      </w:tr>
      <w:tr w:rsidR="00DB557E" w:rsidRPr="00504049" w:rsidTr="00B90839">
        <w:trPr>
          <w:trHeight w:val="915"/>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PRE-011-2</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Il est a noter que pour le paiement des intérêts, le type de quantité doit être « en quantité » pour que le système génère les positions éligibles des clients.</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51" w:name="_Toc425152147"/>
      <w:r w:rsidRPr="008B74B5">
        <w:rPr>
          <w:i/>
          <w:u w:val="single"/>
        </w:rPr>
        <w:t>Post Conditions</w:t>
      </w:r>
      <w:bookmarkEnd w:id="1851"/>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post conditions spécifiques à ce cas d’utilisation fonctionnelle.</w:t>
      </w:r>
    </w:p>
    <w:p w:rsidR="00DB557E" w:rsidRDefault="00DB557E" w:rsidP="00DB557E">
      <w:pPr>
        <w:pStyle w:val="Paragraphedeliste1"/>
        <w:spacing w:line="100" w:lineRule="atLeast"/>
        <w:ind w:left="0"/>
        <w:jc w:val="both"/>
      </w:pPr>
    </w:p>
    <w:tbl>
      <w:tblPr>
        <w:tblW w:w="9132" w:type="dxa"/>
        <w:tblInd w:w="55" w:type="dxa"/>
        <w:tblCellMar>
          <w:left w:w="70" w:type="dxa"/>
          <w:right w:w="70" w:type="dxa"/>
        </w:tblCellMar>
        <w:tblLook w:val="04A0" w:firstRow="1" w:lastRow="0" w:firstColumn="1" w:lastColumn="0" w:noHBand="0" w:noVBand="1"/>
      </w:tblPr>
      <w:tblGrid>
        <w:gridCol w:w="4289"/>
        <w:gridCol w:w="4843"/>
      </w:tblGrid>
      <w:tr w:rsidR="00DB557E" w:rsidRPr="00504049" w:rsidTr="00B90839">
        <w:trPr>
          <w:trHeight w:val="294"/>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Réf.</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Description</w:t>
            </w:r>
          </w:p>
        </w:tc>
      </w:tr>
      <w:tr w:rsidR="00DB557E" w:rsidRPr="00504049" w:rsidTr="00B90839">
        <w:trPr>
          <w:trHeight w:val="294"/>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POS-011-1</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Identification de la référence de l'OST</w:t>
            </w:r>
          </w:p>
        </w:tc>
      </w:tr>
      <w:tr w:rsidR="00DB557E" w:rsidRPr="00504049" w:rsidTr="00B90839">
        <w:trPr>
          <w:trHeight w:val="294"/>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POS-011-2</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Définir l'événement de l'OST (Distribution des droits, Exercice)</w:t>
            </w:r>
          </w:p>
        </w:tc>
      </w:tr>
      <w:tr w:rsidR="00DB557E" w:rsidRPr="00504049" w:rsidTr="00B90839">
        <w:trPr>
          <w:trHeight w:val="294"/>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POS-011-3</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Choisir "Position éligible" dans le champ processus</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Style3"/>
        <w:numPr>
          <w:ilvl w:val="3"/>
          <w:numId w:val="2"/>
        </w:numPr>
        <w:shd w:val="clear" w:color="auto" w:fill="F2F2F2"/>
        <w:jc w:val="both"/>
      </w:pPr>
      <w:bookmarkStart w:id="1852" w:name="_Toc425152148"/>
      <w:r w:rsidRPr="008B74B5">
        <w:rPr>
          <w:i/>
          <w:u w:val="single"/>
        </w:rPr>
        <w:t>Diagramme d’activité</w:t>
      </w:r>
      <w:bookmarkEnd w:id="1852"/>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diagrammes d’activité spécifiques à ce cas d’utilisation fonctionnelle.</w:t>
      </w:r>
    </w:p>
    <w:p w:rsidR="00DB557E" w:rsidRDefault="00DB557E" w:rsidP="00DB557E">
      <w:pPr>
        <w:pStyle w:val="Paragraphedeliste1"/>
        <w:spacing w:line="100" w:lineRule="atLeast"/>
        <w:ind w:left="0"/>
        <w:jc w:val="both"/>
      </w:pPr>
    </w:p>
    <w:tbl>
      <w:tblPr>
        <w:tblW w:w="9132" w:type="dxa"/>
        <w:tblInd w:w="55" w:type="dxa"/>
        <w:tblCellMar>
          <w:left w:w="70" w:type="dxa"/>
          <w:right w:w="70" w:type="dxa"/>
        </w:tblCellMar>
        <w:tblLook w:val="04A0" w:firstRow="1" w:lastRow="0" w:firstColumn="1" w:lastColumn="0" w:noHBand="0" w:noVBand="1"/>
      </w:tblPr>
      <w:tblGrid>
        <w:gridCol w:w="4289"/>
        <w:gridCol w:w="4843"/>
      </w:tblGrid>
      <w:tr w:rsidR="00DB557E" w:rsidRPr="00413D43" w:rsidTr="00B90839">
        <w:trPr>
          <w:trHeight w:val="293"/>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13D43" w:rsidRDefault="00DB557E" w:rsidP="00B90839">
            <w:pPr>
              <w:spacing w:line="240" w:lineRule="auto"/>
              <w:jc w:val="both"/>
              <w:rPr>
                <w:rFonts w:eastAsia="Times New Roman" w:cs="Times New Roman"/>
                <w:b/>
                <w:bCs/>
                <w:color w:val="000000"/>
                <w:lang w:eastAsia="fr-FR"/>
              </w:rPr>
            </w:pPr>
            <w:r w:rsidRPr="00413D43">
              <w:rPr>
                <w:rFonts w:eastAsia="Times New Roman" w:cs="Times New Roman"/>
                <w:b/>
                <w:bCs/>
                <w:color w:val="000000"/>
                <w:lang w:eastAsia="fr-FR"/>
              </w:rPr>
              <w:t>L'utilisateur</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413D43" w:rsidRDefault="00DB557E" w:rsidP="00B90839">
            <w:pPr>
              <w:spacing w:line="240" w:lineRule="auto"/>
              <w:jc w:val="both"/>
              <w:rPr>
                <w:rFonts w:eastAsia="Times New Roman" w:cs="Times New Roman"/>
                <w:b/>
                <w:bCs/>
                <w:color w:val="000000"/>
                <w:lang w:eastAsia="fr-FR"/>
              </w:rPr>
            </w:pPr>
            <w:r w:rsidRPr="00413D43">
              <w:rPr>
                <w:rFonts w:eastAsia="Times New Roman" w:cs="Times New Roman"/>
                <w:b/>
                <w:bCs/>
                <w:color w:val="000000"/>
                <w:lang w:eastAsia="fr-FR"/>
              </w:rPr>
              <w:t>MegaCor</w:t>
            </w:r>
          </w:p>
        </w:tc>
      </w:tr>
      <w:tr w:rsidR="00DB557E" w:rsidRPr="00413D43" w:rsidTr="00B90839">
        <w:trPr>
          <w:trHeight w:val="293"/>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l'utilisateur ouvre l'écran depuis l'entrée de menu</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 </w:t>
            </w:r>
          </w:p>
        </w:tc>
      </w:tr>
      <w:tr w:rsidR="00DB557E" w:rsidRPr="00413D43" w:rsidTr="00B90839">
        <w:trPr>
          <w:trHeight w:val="293"/>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Choisir de consulter la position éligible client ou marché</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 </w:t>
            </w:r>
          </w:p>
        </w:tc>
      </w:tr>
      <w:tr w:rsidR="00DB557E" w:rsidRPr="00413D43" w:rsidTr="00B90839">
        <w:trPr>
          <w:trHeight w:val="571"/>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Saisir la référence de l'annonce puis pousse le bouton F2</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MegaCor génère les deux évènements de l'annonce dans l'écran de consultation</w:t>
            </w:r>
          </w:p>
        </w:tc>
      </w:tr>
      <w:tr w:rsidR="00DB557E" w:rsidRPr="00413D43" w:rsidTr="00B90839">
        <w:trPr>
          <w:trHeight w:val="293"/>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Utilisateur sélectionne "Distribution des droits"</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L'évènement est capturé par l'écran de Monitoring</w:t>
            </w:r>
          </w:p>
        </w:tc>
      </w:tr>
      <w:tr w:rsidR="00DB557E" w:rsidRPr="00413D43" w:rsidTr="00B90839">
        <w:trPr>
          <w:trHeight w:val="293"/>
        </w:trPr>
        <w:tc>
          <w:tcPr>
            <w:tcW w:w="4289" w:type="dxa"/>
            <w:tcBorders>
              <w:top w:val="nil"/>
              <w:left w:val="single" w:sz="8" w:space="0" w:color="000000"/>
              <w:bottom w:val="nil"/>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l'utilisateur choisi le processus</w:t>
            </w:r>
          </w:p>
        </w:tc>
        <w:tc>
          <w:tcPr>
            <w:tcW w:w="4843" w:type="dxa"/>
            <w:tcBorders>
              <w:top w:val="nil"/>
              <w:left w:val="nil"/>
              <w:bottom w:val="nil"/>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 </w:t>
            </w:r>
          </w:p>
        </w:tc>
      </w:tr>
      <w:tr w:rsidR="00DB557E" w:rsidRPr="00413D43" w:rsidTr="00B90839">
        <w:trPr>
          <w:trHeight w:val="571"/>
        </w:trPr>
        <w:tc>
          <w:tcPr>
            <w:tcW w:w="4289"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DB557E" w:rsidRPr="00413D43" w:rsidRDefault="00DB557E" w:rsidP="00B90839">
            <w:pPr>
              <w:spacing w:line="240" w:lineRule="auto"/>
              <w:rPr>
                <w:rFonts w:eastAsia="Times New Roman" w:cs="Times New Roman"/>
                <w:color w:val="000000"/>
                <w:lang w:eastAsia="fr-FR"/>
              </w:rPr>
            </w:pPr>
            <w:r w:rsidRPr="00413D43">
              <w:rPr>
                <w:rFonts w:eastAsia="Times New Roman" w:cs="Times New Roman"/>
                <w:color w:val="000000"/>
                <w:lang w:eastAsia="fr-FR"/>
              </w:rPr>
              <w:t>L'utilisateur pousse la loupe de recherche</w:t>
            </w:r>
          </w:p>
        </w:tc>
        <w:tc>
          <w:tcPr>
            <w:tcW w:w="4843" w:type="dxa"/>
            <w:tcBorders>
              <w:top w:val="single" w:sz="8" w:space="0" w:color="auto"/>
              <w:left w:val="nil"/>
              <w:bottom w:val="single" w:sz="8" w:space="0" w:color="auto"/>
              <w:right w:val="single" w:sz="8" w:space="0" w:color="auto"/>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Les positions éligibles apparaissent au niveau de l'écran de Monitoring</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53" w:name="_Toc425152149"/>
      <w:r w:rsidRPr="008B74B5">
        <w:rPr>
          <w:i/>
          <w:u w:val="single"/>
        </w:rPr>
        <w:t>Règles de gestion</w:t>
      </w:r>
      <w:bookmarkEnd w:id="1853"/>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règles de gestion spécifiques à ce cas d’utilisation fonctionnelle.</w:t>
      </w:r>
    </w:p>
    <w:p w:rsidR="00DB557E" w:rsidRDefault="00DB557E" w:rsidP="00DB557E">
      <w:pPr>
        <w:pStyle w:val="Paragraphedeliste1"/>
        <w:spacing w:line="100" w:lineRule="atLeast"/>
        <w:jc w:val="both"/>
      </w:pPr>
    </w:p>
    <w:p w:rsidR="00DB557E" w:rsidRPr="008B74B5" w:rsidRDefault="00DB557E" w:rsidP="006E0B40">
      <w:pPr>
        <w:pStyle w:val="Style3"/>
        <w:numPr>
          <w:ilvl w:val="3"/>
          <w:numId w:val="2"/>
        </w:numPr>
        <w:shd w:val="clear" w:color="auto" w:fill="F2F2F2"/>
        <w:jc w:val="both"/>
        <w:rPr>
          <w:i/>
          <w:u w:val="single"/>
        </w:rPr>
      </w:pPr>
      <w:bookmarkStart w:id="1854" w:name="_Toc425152150"/>
      <w:r w:rsidRPr="008B74B5">
        <w:rPr>
          <w:i/>
          <w:u w:val="single"/>
        </w:rPr>
        <w:t>Traitement</w:t>
      </w:r>
      <w:bookmarkEnd w:id="1854"/>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traitement d’activité spécifique à ce cas d’utilisation fonctionnelle.</w:t>
      </w:r>
    </w:p>
    <w:p w:rsidR="00DB557E" w:rsidRPr="008450BE" w:rsidRDefault="00DB557E" w:rsidP="00DB557E">
      <w:pPr>
        <w:pStyle w:val="Paragraphedeliste1"/>
        <w:spacing w:line="100" w:lineRule="atLeast"/>
        <w:ind w:left="0"/>
        <w:jc w:val="both"/>
        <w:rPr>
          <w:i/>
        </w:rPr>
      </w:pPr>
      <w:r w:rsidRPr="008450BE">
        <w:rPr>
          <w:i/>
        </w:rPr>
        <w:t>[Se référer au diagramme d’activité de ce cas d’utilisation]</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55" w:name="_Toc425152151"/>
      <w:r w:rsidRPr="008B74B5">
        <w:rPr>
          <w:i/>
          <w:u w:val="single"/>
        </w:rPr>
        <w:t>Message d’erreur</w:t>
      </w:r>
      <w:bookmarkEnd w:id="1855"/>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7"/>
        </w:numPr>
        <w:spacing w:line="100" w:lineRule="atLeast"/>
        <w:jc w:val="both"/>
      </w:pPr>
      <w:r>
        <w:t>Identifier et lister les messages d’erreur spécifiques à ce cas d’utilisation</w:t>
      </w:r>
    </w:p>
    <w:p w:rsidR="00DB557E" w:rsidRDefault="00DB557E" w:rsidP="00DB557E">
      <w:pPr>
        <w:pStyle w:val="Paragraphedeliste1"/>
        <w:spacing w:line="100" w:lineRule="atLeast"/>
        <w:ind w:left="0"/>
        <w:jc w:val="both"/>
      </w:pPr>
    </w:p>
    <w:tbl>
      <w:tblPr>
        <w:tblW w:w="9117" w:type="dxa"/>
        <w:tblInd w:w="55" w:type="dxa"/>
        <w:tblCellMar>
          <w:left w:w="70" w:type="dxa"/>
          <w:right w:w="70" w:type="dxa"/>
        </w:tblCellMar>
        <w:tblLook w:val="04A0" w:firstRow="1" w:lastRow="0" w:firstColumn="1" w:lastColumn="0" w:noHBand="0" w:noVBand="1"/>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r w:rsidRPr="005B3FFB">
              <w:rPr>
                <w:rFonts w:eastAsia="Times New Roman" w:cs="Times New Roman"/>
                <w:color w:val="00000A"/>
                <w:lang w:eastAsia="fr-FR"/>
              </w:rPr>
              <w:t xml:space="preserve">Par d'évènement sélectionné pour la position éligible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856" w:name="_Toc425152152"/>
      <w:r>
        <w:t>Cas d’utilisation  &lt;Saisie manuelle d’une instruction par compte titre client&gt;</w:t>
      </w:r>
      <w:bookmarkEnd w:id="1856"/>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57" w:name="_Toc425152153"/>
      <w:r w:rsidRPr="008B74B5">
        <w:rPr>
          <w:i/>
          <w:u w:val="single"/>
        </w:rPr>
        <w:t>Définition et objectif</w:t>
      </w:r>
      <w:bookmarkEnd w:id="1857"/>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L’objectif de ce cas d’utilisation est de créer une instruction par compte titre client lors du traitement d’une OST avec choix.</w:t>
      </w:r>
    </w:p>
    <w:p w:rsidR="00DB557E" w:rsidRDefault="00DB557E" w:rsidP="006E0B40">
      <w:pPr>
        <w:pStyle w:val="Paragraphedeliste1"/>
        <w:numPr>
          <w:ilvl w:val="0"/>
          <w:numId w:val="36"/>
        </w:numPr>
        <w:spacing w:line="100" w:lineRule="atLeast"/>
        <w:jc w:val="both"/>
      </w:pPr>
      <w:r>
        <w:t>Rappelle : Pour les OST avec choix il n’y aura pas de calcul des exécutions, ils seront générées automatiquement dés la saisie de l’instruction client.</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58" w:name="_Toc425152154"/>
      <w:r w:rsidRPr="008B74B5">
        <w:rPr>
          <w:i/>
          <w:u w:val="single"/>
        </w:rPr>
        <w:lastRenderedPageBreak/>
        <w:t>Pré-Conditions</w:t>
      </w:r>
      <w:bookmarkEnd w:id="1858"/>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prés conditions spécifiques à ce cas d’utilisation fonctionnelle.</w:t>
      </w:r>
    </w:p>
    <w:p w:rsidR="00DB557E" w:rsidRDefault="00DB557E" w:rsidP="00DB557E">
      <w:pPr>
        <w:pStyle w:val="Paragraphedeliste1"/>
        <w:spacing w:line="100" w:lineRule="atLeast"/>
        <w:ind w:left="0"/>
        <w:jc w:val="both"/>
      </w:pPr>
    </w:p>
    <w:tbl>
      <w:tblPr>
        <w:tblW w:w="9128" w:type="dxa"/>
        <w:tblInd w:w="55" w:type="dxa"/>
        <w:tblCellMar>
          <w:left w:w="70" w:type="dxa"/>
          <w:right w:w="70" w:type="dxa"/>
        </w:tblCellMar>
        <w:tblLook w:val="04A0" w:firstRow="1" w:lastRow="0" w:firstColumn="1" w:lastColumn="0" w:noHBand="0" w:noVBand="1"/>
      </w:tblPr>
      <w:tblGrid>
        <w:gridCol w:w="4252"/>
        <w:gridCol w:w="4876"/>
      </w:tblGrid>
      <w:tr w:rsidR="00DB557E" w:rsidRPr="00D64C2B" w:rsidTr="00B90839">
        <w:trPr>
          <w:trHeight w:val="299"/>
        </w:trPr>
        <w:tc>
          <w:tcPr>
            <w:tcW w:w="425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D64C2B" w:rsidRDefault="00DB557E" w:rsidP="00B90839">
            <w:pPr>
              <w:spacing w:line="240" w:lineRule="auto"/>
              <w:jc w:val="both"/>
              <w:rPr>
                <w:rFonts w:eastAsia="Times New Roman" w:cs="Times New Roman"/>
                <w:b/>
                <w:bCs/>
                <w:color w:val="000000"/>
                <w:lang w:eastAsia="fr-FR"/>
              </w:rPr>
            </w:pPr>
            <w:r w:rsidRPr="00D64C2B">
              <w:rPr>
                <w:rFonts w:eastAsia="Times New Roman" w:cs="Times New Roman"/>
                <w:b/>
                <w:bCs/>
                <w:color w:val="000000"/>
                <w:lang w:eastAsia="fr-FR"/>
              </w:rPr>
              <w:t>Réf.</w:t>
            </w:r>
          </w:p>
        </w:tc>
        <w:tc>
          <w:tcPr>
            <w:tcW w:w="4876" w:type="dxa"/>
            <w:tcBorders>
              <w:top w:val="single" w:sz="8" w:space="0" w:color="000000"/>
              <w:left w:val="nil"/>
              <w:bottom w:val="single" w:sz="8" w:space="0" w:color="000000"/>
              <w:right w:val="single" w:sz="8" w:space="0" w:color="000000"/>
            </w:tcBorders>
            <w:shd w:val="clear" w:color="000000" w:fill="D9D9D9"/>
            <w:hideMark/>
          </w:tcPr>
          <w:p w:rsidR="00DB557E" w:rsidRPr="00D64C2B" w:rsidRDefault="00DB557E" w:rsidP="00B90839">
            <w:pPr>
              <w:spacing w:line="240" w:lineRule="auto"/>
              <w:jc w:val="both"/>
              <w:rPr>
                <w:rFonts w:eastAsia="Times New Roman" w:cs="Times New Roman"/>
                <w:b/>
                <w:bCs/>
                <w:color w:val="000000"/>
                <w:lang w:eastAsia="fr-FR"/>
              </w:rPr>
            </w:pPr>
            <w:r w:rsidRPr="00D64C2B">
              <w:rPr>
                <w:rFonts w:eastAsia="Times New Roman" w:cs="Times New Roman"/>
                <w:b/>
                <w:bCs/>
                <w:color w:val="000000"/>
                <w:lang w:eastAsia="fr-FR"/>
              </w:rPr>
              <w:t>Description</w:t>
            </w:r>
          </w:p>
        </w:tc>
      </w:tr>
      <w:tr w:rsidR="00DB557E" w:rsidRPr="00D64C2B" w:rsidTr="00B90839">
        <w:trPr>
          <w:trHeight w:val="583"/>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-012-1</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Les comptes titres et les comptes espèces des clients sont crées au niveau du référentiel valeur</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-012-2</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Création de l'éligibilité entre compte titre et compte espèce client</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-012-3</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L'OST est activé</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-012-4</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L'OST est optionnel</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-012-5</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 xml:space="preserve">Existence de clients éligibles à l'annonce </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59" w:name="_Toc425152155"/>
      <w:r w:rsidRPr="008B74B5">
        <w:rPr>
          <w:i/>
          <w:u w:val="single"/>
        </w:rPr>
        <w:t>Post-Conditions</w:t>
      </w:r>
      <w:bookmarkEnd w:id="1859"/>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post-conditions spécifiques à ce cas d’utilisation fonctionnelle.</w:t>
      </w:r>
    </w:p>
    <w:p w:rsidR="00DB557E" w:rsidRDefault="00DB557E" w:rsidP="00DB557E">
      <w:pPr>
        <w:pStyle w:val="Paragraphedeliste1"/>
        <w:spacing w:line="100" w:lineRule="atLeast"/>
        <w:ind w:left="0"/>
        <w:jc w:val="both"/>
      </w:pPr>
    </w:p>
    <w:tbl>
      <w:tblPr>
        <w:tblW w:w="9112" w:type="dxa"/>
        <w:tblInd w:w="55" w:type="dxa"/>
        <w:tblCellMar>
          <w:left w:w="70" w:type="dxa"/>
          <w:right w:w="70" w:type="dxa"/>
        </w:tblCellMar>
        <w:tblLook w:val="04A0" w:firstRow="1" w:lastRow="0" w:firstColumn="1" w:lastColumn="0" w:noHBand="0" w:noVBand="1"/>
      </w:tblPr>
      <w:tblGrid>
        <w:gridCol w:w="1983"/>
        <w:gridCol w:w="7129"/>
      </w:tblGrid>
      <w:tr w:rsidR="00DB557E" w:rsidRPr="009709E7" w:rsidTr="00B90839">
        <w:trPr>
          <w:trHeight w:val="323"/>
        </w:trPr>
        <w:tc>
          <w:tcPr>
            <w:tcW w:w="1983"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9709E7" w:rsidRDefault="00DB557E" w:rsidP="00B90839">
            <w:pPr>
              <w:spacing w:line="240" w:lineRule="auto"/>
              <w:jc w:val="both"/>
              <w:rPr>
                <w:rFonts w:eastAsia="Times New Roman" w:cs="Times New Roman"/>
                <w:b/>
                <w:bCs/>
                <w:color w:val="000000"/>
                <w:lang w:eastAsia="fr-FR"/>
              </w:rPr>
            </w:pPr>
            <w:r w:rsidRPr="009709E7">
              <w:rPr>
                <w:rFonts w:eastAsia="Times New Roman" w:cs="Times New Roman"/>
                <w:b/>
                <w:bCs/>
                <w:color w:val="000000"/>
                <w:lang w:eastAsia="fr-FR"/>
              </w:rPr>
              <w:t>Réf.</w:t>
            </w:r>
          </w:p>
        </w:tc>
        <w:tc>
          <w:tcPr>
            <w:tcW w:w="7129" w:type="dxa"/>
            <w:tcBorders>
              <w:top w:val="single" w:sz="8" w:space="0" w:color="000000"/>
              <w:left w:val="nil"/>
              <w:bottom w:val="single" w:sz="8" w:space="0" w:color="000000"/>
              <w:right w:val="single" w:sz="8" w:space="0" w:color="000000"/>
            </w:tcBorders>
            <w:shd w:val="clear" w:color="000000" w:fill="D9D9D9"/>
            <w:hideMark/>
          </w:tcPr>
          <w:p w:rsidR="00DB557E" w:rsidRPr="009709E7" w:rsidRDefault="00DB557E" w:rsidP="00B90839">
            <w:pPr>
              <w:spacing w:line="240" w:lineRule="auto"/>
              <w:jc w:val="both"/>
              <w:rPr>
                <w:rFonts w:eastAsia="Times New Roman" w:cs="Times New Roman"/>
                <w:b/>
                <w:bCs/>
                <w:color w:val="000000"/>
                <w:lang w:eastAsia="fr-FR"/>
              </w:rPr>
            </w:pPr>
            <w:r w:rsidRPr="009709E7">
              <w:rPr>
                <w:rFonts w:eastAsia="Times New Roman" w:cs="Times New Roman"/>
                <w:b/>
                <w:bCs/>
                <w:color w:val="000000"/>
                <w:lang w:eastAsia="fr-FR"/>
              </w:rPr>
              <w:t>Description</w:t>
            </w:r>
          </w:p>
        </w:tc>
      </w:tr>
      <w:tr w:rsidR="00DB557E" w:rsidRPr="009709E7" w:rsidTr="00B90839">
        <w:trPr>
          <w:trHeight w:val="631"/>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POS-012-1</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Le client éligible à l'OST optionnel détient une position non totalement instruite</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POS-012-2</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Saisir la référence du client "Donnée obligatoire"</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POS-012-3</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Identification de la référence de l'instruction</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POS-012-4</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identifier l'option à choisir pour le client</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POS-012-5</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 xml:space="preserve">Identification du compte titre client </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POS-012-6</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Définir l'arrondissement du client en cas de gestion de soultes</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POS-012-7</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 xml:space="preserve">Renseigner la quantité à saisir </w:t>
            </w:r>
          </w:p>
        </w:tc>
      </w:tr>
      <w:tr w:rsidR="00DB557E" w:rsidRPr="009709E7" w:rsidTr="00B90839">
        <w:trPr>
          <w:trHeight w:val="631"/>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POS-012-8</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La quantité à saisir ne doi pas dépasser celle affichée au niveau du champ quantité restante</w:t>
            </w:r>
          </w:p>
        </w:tc>
      </w:tr>
      <w:tr w:rsidR="00DB557E" w:rsidRPr="009709E7" w:rsidTr="00B90839">
        <w:trPr>
          <w:trHeight w:val="631"/>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POS-012-9</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 xml:space="preserve">La date de création de l'instruction ne doit pas dépasser l'intervalle de souscription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60" w:name="_Toc425152156"/>
      <w:r w:rsidRPr="008B74B5">
        <w:rPr>
          <w:i/>
          <w:u w:val="single"/>
        </w:rPr>
        <w:t>Diagramme d’activité</w:t>
      </w:r>
      <w:bookmarkEnd w:id="1860"/>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diagrammes d’activité spécifiques à ce cas d’utilisation fonctionnelle.</w:t>
      </w:r>
    </w:p>
    <w:p w:rsidR="00DB557E" w:rsidRDefault="00DB557E" w:rsidP="00DB557E">
      <w:pPr>
        <w:pStyle w:val="Paragraphedeliste1"/>
        <w:spacing w:line="100" w:lineRule="atLeast"/>
        <w:ind w:left="0"/>
        <w:jc w:val="both"/>
      </w:pPr>
    </w:p>
    <w:tbl>
      <w:tblPr>
        <w:tblW w:w="9197" w:type="dxa"/>
        <w:tblInd w:w="55" w:type="dxa"/>
        <w:tblCellMar>
          <w:left w:w="70" w:type="dxa"/>
          <w:right w:w="70" w:type="dxa"/>
        </w:tblCellMar>
        <w:tblLook w:val="04A0" w:firstRow="1" w:lastRow="0" w:firstColumn="1" w:lastColumn="0" w:noHBand="0" w:noVBand="1"/>
      </w:tblPr>
      <w:tblGrid>
        <w:gridCol w:w="4268"/>
        <w:gridCol w:w="4929"/>
      </w:tblGrid>
      <w:tr w:rsidR="00DB557E" w:rsidRPr="00C8220A" w:rsidTr="00B90839">
        <w:trPr>
          <w:trHeight w:val="300"/>
        </w:trPr>
        <w:tc>
          <w:tcPr>
            <w:tcW w:w="426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C8220A" w:rsidRDefault="00DB557E" w:rsidP="00B90839">
            <w:pPr>
              <w:spacing w:line="240" w:lineRule="auto"/>
              <w:jc w:val="both"/>
              <w:rPr>
                <w:rFonts w:eastAsia="Times New Roman" w:cs="Times New Roman"/>
                <w:b/>
                <w:bCs/>
                <w:color w:val="000000"/>
                <w:lang w:eastAsia="fr-FR"/>
              </w:rPr>
            </w:pPr>
            <w:r w:rsidRPr="00C8220A">
              <w:rPr>
                <w:rFonts w:eastAsia="Times New Roman" w:cs="Times New Roman"/>
                <w:b/>
                <w:bCs/>
                <w:color w:val="000000"/>
                <w:lang w:eastAsia="fr-FR"/>
              </w:rPr>
              <w:t>L'utilisateur</w:t>
            </w:r>
          </w:p>
        </w:tc>
        <w:tc>
          <w:tcPr>
            <w:tcW w:w="4929" w:type="dxa"/>
            <w:tcBorders>
              <w:top w:val="single" w:sz="8" w:space="0" w:color="000000"/>
              <w:left w:val="nil"/>
              <w:bottom w:val="single" w:sz="8" w:space="0" w:color="000000"/>
              <w:right w:val="single" w:sz="8" w:space="0" w:color="000000"/>
            </w:tcBorders>
            <w:shd w:val="clear" w:color="000000" w:fill="D9D9D9"/>
            <w:hideMark/>
          </w:tcPr>
          <w:p w:rsidR="00DB557E" w:rsidRPr="00C8220A" w:rsidRDefault="00DB557E" w:rsidP="00B90839">
            <w:pPr>
              <w:spacing w:line="240" w:lineRule="auto"/>
              <w:jc w:val="both"/>
              <w:rPr>
                <w:rFonts w:eastAsia="Times New Roman" w:cs="Times New Roman"/>
                <w:b/>
                <w:bCs/>
                <w:color w:val="000000"/>
                <w:lang w:eastAsia="fr-FR"/>
              </w:rPr>
            </w:pPr>
            <w:r w:rsidRPr="00C8220A">
              <w:rPr>
                <w:rFonts w:eastAsia="Times New Roman" w:cs="Times New Roman"/>
                <w:b/>
                <w:bCs/>
                <w:color w:val="000000"/>
                <w:lang w:eastAsia="fr-FR"/>
              </w:rPr>
              <w:t>MegaCor</w:t>
            </w:r>
          </w:p>
        </w:tc>
      </w:tr>
      <w:tr w:rsidR="00DB557E" w:rsidRPr="00C8220A" w:rsidTr="00B90839">
        <w:trPr>
          <w:trHeight w:val="587"/>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t>L'utilisateur ouvre l'écran de saisie depuis l'entrée de Menu</w:t>
            </w:r>
          </w:p>
        </w:tc>
        <w:tc>
          <w:tcPr>
            <w:tcW w:w="4929" w:type="dxa"/>
            <w:tcBorders>
              <w:top w:val="nil"/>
              <w:left w:val="nil"/>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w:t>
            </w:r>
          </w:p>
        </w:tc>
      </w:tr>
      <w:tr w:rsidR="00DB557E" w:rsidRPr="00C8220A" w:rsidTr="00B90839">
        <w:trPr>
          <w:trHeight w:val="300"/>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t>Saisie de la référence client</w:t>
            </w:r>
          </w:p>
        </w:tc>
        <w:tc>
          <w:tcPr>
            <w:tcW w:w="4929" w:type="dxa"/>
            <w:tcBorders>
              <w:top w:val="nil"/>
              <w:left w:val="nil"/>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L'information est reçue par email, fax … etc</w:t>
            </w:r>
          </w:p>
        </w:tc>
      </w:tr>
      <w:tr w:rsidR="00DB557E" w:rsidRPr="00C8220A" w:rsidTr="00B90839">
        <w:trPr>
          <w:trHeight w:val="872"/>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t xml:space="preserve">Identification de la référence de l'annonce </w:t>
            </w:r>
          </w:p>
        </w:tc>
        <w:tc>
          <w:tcPr>
            <w:tcW w:w="4929" w:type="dxa"/>
            <w:tcBorders>
              <w:top w:val="nil"/>
              <w:left w:val="nil"/>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xml:space="preserve">La liste est communiquée dans MegaCor via une liste déroulante, qui à chaque nouvelle création d'une OST optionnelle est mise à jour en automatique </w:t>
            </w:r>
          </w:p>
        </w:tc>
      </w:tr>
      <w:tr w:rsidR="00DB557E" w:rsidRPr="00C8220A" w:rsidTr="00B90839">
        <w:trPr>
          <w:trHeight w:val="587"/>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lastRenderedPageBreak/>
              <w:t xml:space="preserve">Identification de l'option choisit par le client éligible </w:t>
            </w:r>
          </w:p>
        </w:tc>
        <w:tc>
          <w:tcPr>
            <w:tcW w:w="4929" w:type="dxa"/>
            <w:tcBorders>
              <w:top w:val="nil"/>
              <w:left w:val="nil"/>
              <w:bottom w:val="nil"/>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Le choix est parmi une énumération contenant les options disponibles sous l'annonce saisie</w:t>
            </w:r>
          </w:p>
        </w:tc>
      </w:tr>
      <w:tr w:rsidR="00DB557E" w:rsidRPr="00C8220A" w:rsidTr="00B90839">
        <w:trPr>
          <w:trHeight w:val="858"/>
        </w:trPr>
        <w:tc>
          <w:tcPr>
            <w:tcW w:w="4268" w:type="dxa"/>
            <w:vMerge w:val="restart"/>
            <w:tcBorders>
              <w:top w:val="nil"/>
              <w:left w:val="single" w:sz="8" w:space="0" w:color="000000"/>
              <w:bottom w:val="single" w:sz="8" w:space="0" w:color="000000"/>
              <w:right w:val="single" w:sz="8" w:space="0" w:color="auto"/>
            </w:tcBorders>
            <w:shd w:val="clear" w:color="000000" w:fill="FFFFFF"/>
            <w:vAlign w:val="center"/>
            <w:hideMark/>
          </w:tcPr>
          <w:p w:rsidR="00DB557E" w:rsidRPr="00C8220A" w:rsidRDefault="00DB557E" w:rsidP="00B90839">
            <w:pPr>
              <w:spacing w:line="240" w:lineRule="auto"/>
              <w:rPr>
                <w:rFonts w:eastAsia="Times New Roman" w:cs="Times New Roman"/>
                <w:color w:val="000000"/>
                <w:lang w:eastAsia="fr-FR"/>
              </w:rPr>
            </w:pPr>
            <w:r w:rsidRPr="00C8220A">
              <w:rPr>
                <w:rFonts w:eastAsia="Times New Roman" w:cs="Times New Roman"/>
                <w:color w:val="000000"/>
                <w:lang w:eastAsia="fr-FR"/>
              </w:rPr>
              <w:t xml:space="preserve">Identification du client sujet à l'instruction </w:t>
            </w:r>
          </w:p>
        </w:tc>
        <w:tc>
          <w:tcPr>
            <w:tcW w:w="4929" w:type="dxa"/>
            <w:tcBorders>
              <w:top w:val="single" w:sz="8" w:space="0" w:color="auto"/>
              <w:left w:val="nil"/>
              <w:bottom w:val="nil"/>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le système génère en automatique le compte titre du client s'il s'agit d'un seul ou de permettre le choix s'il s'agit de plusieurs comptes titres</w:t>
            </w:r>
          </w:p>
        </w:tc>
      </w:tr>
      <w:tr w:rsidR="00DB557E" w:rsidRPr="00C8220A" w:rsidTr="00B90839">
        <w:trPr>
          <w:trHeight w:val="286"/>
        </w:trPr>
        <w:tc>
          <w:tcPr>
            <w:tcW w:w="4268" w:type="dxa"/>
            <w:vMerge/>
            <w:tcBorders>
              <w:top w:val="nil"/>
              <w:left w:val="single" w:sz="8" w:space="0" w:color="000000"/>
              <w:bottom w:val="single" w:sz="8" w:space="0" w:color="000000"/>
              <w:right w:val="single" w:sz="8" w:space="0" w:color="auto"/>
            </w:tcBorders>
            <w:vAlign w:val="center"/>
            <w:hideMark/>
          </w:tcPr>
          <w:p w:rsidR="00DB557E" w:rsidRPr="00C8220A" w:rsidRDefault="00DB557E" w:rsidP="00B90839">
            <w:pPr>
              <w:spacing w:line="240" w:lineRule="auto"/>
              <w:rPr>
                <w:rFonts w:eastAsia="Times New Roman" w:cs="Times New Roman"/>
                <w:color w:val="000000"/>
                <w:lang w:eastAsia="fr-FR"/>
              </w:rPr>
            </w:pPr>
          </w:p>
        </w:tc>
        <w:tc>
          <w:tcPr>
            <w:tcW w:w="4929" w:type="dxa"/>
            <w:tcBorders>
              <w:top w:val="nil"/>
              <w:left w:val="nil"/>
              <w:bottom w:val="nil"/>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xml:space="preserve">La description du compte titre client est générée en automatique </w:t>
            </w:r>
          </w:p>
        </w:tc>
      </w:tr>
      <w:tr w:rsidR="00DB557E" w:rsidRPr="00C8220A" w:rsidTr="00B90839">
        <w:trPr>
          <w:trHeight w:val="286"/>
        </w:trPr>
        <w:tc>
          <w:tcPr>
            <w:tcW w:w="4268" w:type="dxa"/>
            <w:vMerge/>
            <w:tcBorders>
              <w:top w:val="nil"/>
              <w:left w:val="single" w:sz="8" w:space="0" w:color="000000"/>
              <w:bottom w:val="single" w:sz="8" w:space="0" w:color="000000"/>
              <w:right w:val="single" w:sz="8" w:space="0" w:color="auto"/>
            </w:tcBorders>
            <w:vAlign w:val="center"/>
            <w:hideMark/>
          </w:tcPr>
          <w:p w:rsidR="00DB557E" w:rsidRPr="00C8220A" w:rsidRDefault="00DB557E" w:rsidP="00B90839">
            <w:pPr>
              <w:spacing w:line="240" w:lineRule="auto"/>
              <w:rPr>
                <w:rFonts w:eastAsia="Times New Roman" w:cs="Times New Roman"/>
                <w:color w:val="000000"/>
                <w:lang w:eastAsia="fr-FR"/>
              </w:rPr>
            </w:pPr>
          </w:p>
        </w:tc>
        <w:tc>
          <w:tcPr>
            <w:tcW w:w="4929" w:type="dxa"/>
            <w:tcBorders>
              <w:top w:val="nil"/>
              <w:left w:val="nil"/>
              <w:bottom w:val="nil"/>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xml:space="preserve">Le type de quantité est calculé automatiquement </w:t>
            </w:r>
          </w:p>
        </w:tc>
      </w:tr>
      <w:tr w:rsidR="00DB557E" w:rsidRPr="00C8220A" w:rsidTr="00B90839">
        <w:trPr>
          <w:trHeight w:val="587"/>
        </w:trPr>
        <w:tc>
          <w:tcPr>
            <w:tcW w:w="4268" w:type="dxa"/>
            <w:vMerge/>
            <w:tcBorders>
              <w:top w:val="nil"/>
              <w:left w:val="single" w:sz="8" w:space="0" w:color="000000"/>
              <w:bottom w:val="single" w:sz="8" w:space="0" w:color="000000"/>
              <w:right w:val="single" w:sz="8" w:space="0" w:color="auto"/>
            </w:tcBorders>
            <w:vAlign w:val="center"/>
            <w:hideMark/>
          </w:tcPr>
          <w:p w:rsidR="00DB557E" w:rsidRPr="00C8220A" w:rsidRDefault="00DB557E" w:rsidP="00B90839">
            <w:pPr>
              <w:spacing w:line="240" w:lineRule="auto"/>
              <w:rPr>
                <w:rFonts w:eastAsia="Times New Roman" w:cs="Times New Roman"/>
                <w:color w:val="000000"/>
                <w:lang w:eastAsia="fr-FR"/>
              </w:rPr>
            </w:pPr>
          </w:p>
        </w:tc>
        <w:tc>
          <w:tcPr>
            <w:tcW w:w="4929" w:type="dxa"/>
            <w:tcBorders>
              <w:top w:val="nil"/>
              <w:left w:val="nil"/>
              <w:bottom w:val="single" w:sz="8" w:space="0" w:color="auto"/>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Les champs des quantités sont calculés automatiquement par le système</w:t>
            </w:r>
          </w:p>
        </w:tc>
      </w:tr>
      <w:tr w:rsidR="00DB557E" w:rsidRPr="00C8220A" w:rsidTr="00B90839">
        <w:trPr>
          <w:trHeight w:val="587"/>
        </w:trPr>
        <w:tc>
          <w:tcPr>
            <w:tcW w:w="4268" w:type="dxa"/>
            <w:tcBorders>
              <w:top w:val="nil"/>
              <w:left w:val="single" w:sz="8" w:space="0" w:color="auto"/>
              <w:bottom w:val="single" w:sz="8" w:space="0" w:color="auto"/>
              <w:right w:val="single" w:sz="8" w:space="0" w:color="auto"/>
            </w:tcBorders>
            <w:shd w:val="clear" w:color="000000" w:fill="FFFFFF"/>
            <w:vAlign w:val="center"/>
            <w:hideMark/>
          </w:tcPr>
          <w:p w:rsidR="00DB557E" w:rsidRPr="00C8220A" w:rsidRDefault="00DB557E" w:rsidP="00B90839">
            <w:pPr>
              <w:spacing w:line="240" w:lineRule="auto"/>
              <w:rPr>
                <w:rFonts w:eastAsia="Times New Roman" w:cs="Times New Roman"/>
                <w:color w:val="000000"/>
                <w:lang w:eastAsia="fr-FR"/>
              </w:rPr>
            </w:pPr>
            <w:r w:rsidRPr="00C8220A">
              <w:rPr>
                <w:rFonts w:eastAsia="Times New Roman" w:cs="Times New Roman"/>
                <w:color w:val="000000"/>
                <w:lang w:eastAsia="fr-FR"/>
              </w:rPr>
              <w:t>Identification de l'arrondissement choisi par le client éligible</w:t>
            </w:r>
          </w:p>
        </w:tc>
        <w:tc>
          <w:tcPr>
            <w:tcW w:w="4929" w:type="dxa"/>
            <w:tcBorders>
              <w:top w:val="nil"/>
              <w:left w:val="nil"/>
              <w:bottom w:val="single" w:sz="8" w:space="0" w:color="auto"/>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61" w:name="_Toc425152157"/>
      <w:r w:rsidRPr="008B74B5">
        <w:rPr>
          <w:i/>
          <w:u w:val="single"/>
        </w:rPr>
        <w:t>Règles de gestion</w:t>
      </w:r>
      <w:bookmarkEnd w:id="1861"/>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règles de gestion spécifiques à ce cas d’utilisation fonctionnelle.</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62" w:name="_Toc425152158"/>
      <w:bookmarkEnd w:id="1620"/>
      <w:bookmarkEnd w:id="1621"/>
      <w:bookmarkEnd w:id="1622"/>
      <w:r w:rsidRPr="008B74B5">
        <w:rPr>
          <w:i/>
          <w:u w:val="single"/>
        </w:rPr>
        <w:t>Traitement</w:t>
      </w:r>
      <w:bookmarkEnd w:id="1862"/>
    </w:p>
    <w:p w:rsidR="00DB557E" w:rsidRDefault="00DB557E" w:rsidP="00DB557E">
      <w:pPr>
        <w:pStyle w:val="Paragraphedeliste1"/>
        <w:spacing w:line="100" w:lineRule="atLeast"/>
        <w:ind w:left="432"/>
        <w:jc w:val="both"/>
      </w:pPr>
    </w:p>
    <w:p w:rsidR="00DB557E" w:rsidRDefault="00DB557E" w:rsidP="004D4C93">
      <w:pPr>
        <w:pStyle w:val="Paragraphedeliste1"/>
        <w:numPr>
          <w:ilvl w:val="0"/>
          <w:numId w:val="36"/>
        </w:numPr>
        <w:spacing w:line="100" w:lineRule="atLeast"/>
        <w:jc w:val="both"/>
      </w:pPr>
      <w:r>
        <w:t>Le traitement d’activité spécifique à ce cas d’utilisation fonctionnelle.</w:t>
      </w:r>
    </w:p>
    <w:p w:rsidR="00DB557E" w:rsidRDefault="00DB557E" w:rsidP="00DB557E">
      <w:pPr>
        <w:pStyle w:val="Paragraphedeliste1"/>
        <w:spacing w:line="100" w:lineRule="atLeast"/>
        <w:jc w:val="both"/>
      </w:pPr>
    </w:p>
    <w:p w:rsidR="00DB557E" w:rsidRDefault="00DB557E" w:rsidP="00DB557E">
      <w:pPr>
        <w:pStyle w:val="Paragraphedeliste1"/>
        <w:spacing w:line="100" w:lineRule="atLeast"/>
        <w:jc w:val="both"/>
      </w:pPr>
    </w:p>
    <w:tbl>
      <w:tblPr>
        <w:tblW w:w="9088" w:type="dxa"/>
        <w:tblInd w:w="55" w:type="dxa"/>
        <w:tblCellMar>
          <w:left w:w="70" w:type="dxa"/>
          <w:right w:w="70" w:type="dxa"/>
        </w:tblCellMar>
        <w:tblLook w:val="04A0" w:firstRow="1" w:lastRow="0" w:firstColumn="1" w:lastColumn="0" w:noHBand="0" w:noVBand="1"/>
      </w:tblPr>
      <w:tblGrid>
        <w:gridCol w:w="4387"/>
        <w:gridCol w:w="4701"/>
      </w:tblGrid>
      <w:tr w:rsidR="00DB557E" w:rsidRPr="00E95939" w:rsidTr="00B90839">
        <w:trPr>
          <w:trHeight w:val="317"/>
        </w:trPr>
        <w:tc>
          <w:tcPr>
            <w:tcW w:w="4387" w:type="dxa"/>
            <w:tcBorders>
              <w:top w:val="single" w:sz="8" w:space="0" w:color="000000"/>
              <w:left w:val="single" w:sz="8" w:space="0" w:color="000000"/>
              <w:bottom w:val="nil"/>
              <w:right w:val="single" w:sz="8" w:space="0" w:color="000000"/>
            </w:tcBorders>
            <w:shd w:val="clear" w:color="000000" w:fill="D9D9D9"/>
            <w:hideMark/>
          </w:tcPr>
          <w:p w:rsidR="00DB557E" w:rsidRPr="00E95939" w:rsidRDefault="00DB557E" w:rsidP="00B90839">
            <w:pPr>
              <w:spacing w:line="240" w:lineRule="auto"/>
              <w:jc w:val="both"/>
              <w:rPr>
                <w:rFonts w:eastAsia="Times New Roman" w:cs="Times New Roman"/>
                <w:b/>
                <w:bCs/>
                <w:color w:val="000000"/>
                <w:lang w:eastAsia="fr-FR"/>
              </w:rPr>
            </w:pPr>
            <w:r w:rsidRPr="00E95939">
              <w:rPr>
                <w:rFonts w:eastAsia="Times New Roman" w:cs="Times New Roman"/>
                <w:b/>
                <w:bCs/>
                <w:color w:val="000000"/>
                <w:lang w:eastAsia="fr-FR"/>
              </w:rPr>
              <w:t>Réf.</w:t>
            </w:r>
          </w:p>
        </w:tc>
        <w:tc>
          <w:tcPr>
            <w:tcW w:w="4701" w:type="dxa"/>
            <w:tcBorders>
              <w:top w:val="single" w:sz="8" w:space="0" w:color="000000"/>
              <w:left w:val="nil"/>
              <w:bottom w:val="nil"/>
              <w:right w:val="single" w:sz="8" w:space="0" w:color="000000"/>
            </w:tcBorders>
            <w:shd w:val="clear" w:color="000000" w:fill="D9D9D9"/>
            <w:hideMark/>
          </w:tcPr>
          <w:p w:rsidR="00DB557E" w:rsidRPr="00E95939" w:rsidRDefault="00DB557E" w:rsidP="00B90839">
            <w:pPr>
              <w:spacing w:line="240" w:lineRule="auto"/>
              <w:jc w:val="both"/>
              <w:rPr>
                <w:rFonts w:eastAsia="Times New Roman" w:cs="Times New Roman"/>
                <w:b/>
                <w:bCs/>
                <w:color w:val="000000"/>
                <w:lang w:eastAsia="fr-FR"/>
              </w:rPr>
            </w:pPr>
            <w:r w:rsidRPr="00E95939">
              <w:rPr>
                <w:rFonts w:eastAsia="Times New Roman" w:cs="Times New Roman"/>
                <w:b/>
                <w:bCs/>
                <w:color w:val="000000"/>
                <w:lang w:eastAsia="fr-FR"/>
              </w:rPr>
              <w:t>Description</w:t>
            </w:r>
          </w:p>
        </w:tc>
      </w:tr>
      <w:tr w:rsidR="00DB557E" w:rsidRPr="00E95939" w:rsidTr="00B90839">
        <w:trPr>
          <w:trHeight w:val="618"/>
        </w:trPr>
        <w:tc>
          <w:tcPr>
            <w:tcW w:w="4387" w:type="dxa"/>
            <w:tcBorders>
              <w:top w:val="single" w:sz="8" w:space="0" w:color="auto"/>
              <w:left w:val="single" w:sz="8" w:space="0" w:color="auto"/>
              <w:bottom w:val="single" w:sz="8" w:space="0" w:color="auto"/>
              <w:right w:val="single" w:sz="8" w:space="0" w:color="auto"/>
            </w:tcBorders>
            <w:shd w:val="clear" w:color="000000" w:fill="FFFFFF"/>
            <w:hideMark/>
          </w:tcPr>
          <w:p w:rsidR="00DB557E" w:rsidRPr="00E95939" w:rsidRDefault="00DB557E" w:rsidP="00B90839">
            <w:pPr>
              <w:spacing w:line="240" w:lineRule="auto"/>
              <w:rPr>
                <w:rFonts w:eastAsia="Times New Roman" w:cs="Times New Roman"/>
                <w:color w:val="000000"/>
                <w:lang w:eastAsia="fr-FR"/>
              </w:rPr>
            </w:pPr>
            <w:r w:rsidRPr="00E95939">
              <w:rPr>
                <w:rFonts w:eastAsia="Times New Roman" w:cs="Times New Roman"/>
                <w:color w:val="000000"/>
                <w:lang w:eastAsia="fr-FR"/>
              </w:rPr>
              <w:t>TRT-012-1</w:t>
            </w:r>
          </w:p>
        </w:tc>
        <w:tc>
          <w:tcPr>
            <w:tcW w:w="4701" w:type="dxa"/>
            <w:tcBorders>
              <w:top w:val="single" w:sz="8" w:space="0" w:color="auto"/>
              <w:left w:val="nil"/>
              <w:bottom w:val="single" w:sz="8" w:space="0" w:color="auto"/>
              <w:right w:val="single" w:sz="8" w:space="0" w:color="auto"/>
            </w:tcBorders>
            <w:shd w:val="clear" w:color="000000" w:fill="FFFFFF"/>
            <w:hideMark/>
          </w:tcPr>
          <w:p w:rsidR="00DB557E" w:rsidRPr="00E95939" w:rsidRDefault="00DB557E" w:rsidP="00B90839">
            <w:pPr>
              <w:spacing w:line="240" w:lineRule="auto"/>
              <w:jc w:val="both"/>
              <w:rPr>
                <w:rFonts w:eastAsia="Times New Roman" w:cs="Times New Roman"/>
                <w:color w:val="00000A"/>
                <w:lang w:eastAsia="fr-FR"/>
              </w:rPr>
            </w:pPr>
            <w:r w:rsidRPr="00E95939">
              <w:rPr>
                <w:rFonts w:eastAsia="Times New Roman" w:cs="Times New Roman"/>
                <w:color w:val="00000A"/>
                <w:lang w:eastAsia="fr-FR"/>
              </w:rPr>
              <w:t>Une fois que l'utilisateur a fini la saisie, il doit cliquer sur "Sauvegarder"</w:t>
            </w:r>
          </w:p>
        </w:tc>
      </w:tr>
      <w:tr w:rsidR="00DB557E" w:rsidRPr="00E95939" w:rsidTr="00B90839">
        <w:trPr>
          <w:trHeight w:val="920"/>
        </w:trPr>
        <w:tc>
          <w:tcPr>
            <w:tcW w:w="4387" w:type="dxa"/>
            <w:tcBorders>
              <w:top w:val="nil"/>
              <w:left w:val="single" w:sz="8" w:space="0" w:color="000000"/>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0"/>
                <w:lang w:eastAsia="fr-FR"/>
              </w:rPr>
            </w:pPr>
            <w:r w:rsidRPr="00E95939">
              <w:rPr>
                <w:rFonts w:eastAsia="Times New Roman" w:cs="Times New Roman"/>
                <w:color w:val="000000"/>
                <w:lang w:eastAsia="fr-FR"/>
              </w:rPr>
              <w:t>TRT-012-2</w:t>
            </w:r>
          </w:p>
        </w:tc>
        <w:tc>
          <w:tcPr>
            <w:tcW w:w="4701" w:type="dxa"/>
            <w:tcBorders>
              <w:top w:val="nil"/>
              <w:left w:val="nil"/>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A"/>
                <w:lang w:eastAsia="fr-FR"/>
              </w:rPr>
            </w:pPr>
            <w:r w:rsidRPr="00E95939">
              <w:rPr>
                <w:rFonts w:eastAsia="Times New Roman" w:cs="Times New Roman"/>
                <w:color w:val="00000A"/>
                <w:lang w:eastAsia="fr-FR"/>
              </w:rPr>
              <w:t>Si l'instruction respecte les règles de conformité elle sera sauvegardée sous un statut "Créée" et les exécutions clients seront générées en automatique</w:t>
            </w:r>
          </w:p>
        </w:tc>
      </w:tr>
      <w:tr w:rsidR="00DB557E" w:rsidRPr="00E95939" w:rsidTr="00B90839">
        <w:trPr>
          <w:trHeight w:val="920"/>
        </w:trPr>
        <w:tc>
          <w:tcPr>
            <w:tcW w:w="4387" w:type="dxa"/>
            <w:tcBorders>
              <w:top w:val="nil"/>
              <w:left w:val="single" w:sz="8" w:space="0" w:color="000000"/>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0"/>
                <w:lang w:eastAsia="fr-FR"/>
              </w:rPr>
            </w:pPr>
            <w:r w:rsidRPr="00E95939">
              <w:rPr>
                <w:rFonts w:eastAsia="Times New Roman" w:cs="Times New Roman"/>
                <w:color w:val="000000"/>
                <w:lang w:eastAsia="fr-FR"/>
              </w:rPr>
              <w:t>TRT-012-3</w:t>
            </w:r>
          </w:p>
        </w:tc>
        <w:tc>
          <w:tcPr>
            <w:tcW w:w="4701" w:type="dxa"/>
            <w:tcBorders>
              <w:top w:val="nil"/>
              <w:left w:val="nil"/>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A"/>
                <w:lang w:eastAsia="fr-FR"/>
              </w:rPr>
            </w:pPr>
            <w:r w:rsidRPr="00E95939">
              <w:rPr>
                <w:rFonts w:eastAsia="Times New Roman" w:cs="Times New Roman"/>
                <w:color w:val="00000A"/>
                <w:lang w:eastAsia="fr-FR"/>
              </w:rPr>
              <w:t xml:space="preserve">Si l'instruction est défaillante, elle serait sauvegardée sous un statut "Rejetée" et les exécutions clients ne seront pas calculées </w:t>
            </w:r>
          </w:p>
        </w:tc>
      </w:tr>
    </w:tbl>
    <w:p w:rsidR="00DB557E" w:rsidRDefault="00DB557E" w:rsidP="00DB557E">
      <w:pPr>
        <w:spacing w:before="240" w:line="100" w:lineRule="atLeast"/>
        <w:jc w:val="both"/>
      </w:pPr>
    </w:p>
    <w:p w:rsidR="00DB557E" w:rsidRPr="008B74B5" w:rsidRDefault="00DB557E" w:rsidP="006E0B40">
      <w:pPr>
        <w:pStyle w:val="Style3"/>
        <w:numPr>
          <w:ilvl w:val="3"/>
          <w:numId w:val="2"/>
        </w:numPr>
        <w:shd w:val="clear" w:color="auto" w:fill="F2F2F2"/>
        <w:jc w:val="both"/>
        <w:rPr>
          <w:i/>
          <w:u w:val="single"/>
        </w:rPr>
      </w:pPr>
      <w:bookmarkStart w:id="1863" w:name="_Toc425152159"/>
      <w:r w:rsidRPr="008B74B5">
        <w:rPr>
          <w:i/>
          <w:u w:val="single"/>
        </w:rPr>
        <w:t>Messages d’erreur</w:t>
      </w:r>
      <w:bookmarkEnd w:id="1863"/>
    </w:p>
    <w:p w:rsidR="00DB557E" w:rsidRDefault="00DB557E" w:rsidP="00DB557E">
      <w:pPr>
        <w:spacing w:before="240" w:line="100" w:lineRule="atLeast"/>
        <w:jc w:val="both"/>
      </w:pPr>
    </w:p>
    <w:tbl>
      <w:tblPr>
        <w:tblW w:w="9117" w:type="dxa"/>
        <w:tblInd w:w="55" w:type="dxa"/>
        <w:tblCellMar>
          <w:left w:w="70" w:type="dxa"/>
          <w:right w:w="70" w:type="dxa"/>
        </w:tblCellMar>
        <w:tblLook w:val="04A0" w:firstRow="1" w:lastRow="0" w:firstColumn="1" w:lastColumn="0" w:noHBand="0" w:noVBand="1"/>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spacing w:before="240" w:line="100" w:lineRule="atLeast"/>
        <w:jc w:val="both"/>
      </w:pPr>
    </w:p>
    <w:p w:rsidR="00DB557E" w:rsidRDefault="00DB557E" w:rsidP="00DB557E">
      <w:pPr>
        <w:pStyle w:val="Style3"/>
        <w:shd w:val="clear" w:color="auto" w:fill="F2F2F2"/>
        <w:ind w:left="0" w:firstLine="0"/>
        <w:jc w:val="both"/>
      </w:pPr>
      <w:bookmarkStart w:id="1864" w:name="_Toc425152160"/>
      <w:r>
        <w:t>Cas d’utilisation &lt; Calcul des exécutions client&gt;</w:t>
      </w:r>
      <w:bookmarkEnd w:id="1864"/>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65" w:name="_Toc425152161"/>
      <w:r w:rsidRPr="008B74B5">
        <w:rPr>
          <w:i/>
          <w:u w:val="single"/>
        </w:rPr>
        <w:lastRenderedPageBreak/>
        <w:t>Définition et objectif</w:t>
      </w:r>
      <w:bookmarkEnd w:id="1865"/>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L’objectif de ce cas d’utilisation est de décrire le processus de calcul prévisionnel titre et /ou espèce pour les clients éligibles aux Osts obligatoires.</w:t>
      </w:r>
    </w:p>
    <w:p w:rsidR="00DB557E" w:rsidRPr="008B74B5" w:rsidRDefault="00DB557E" w:rsidP="006E0B40">
      <w:pPr>
        <w:pStyle w:val="Style3"/>
        <w:numPr>
          <w:ilvl w:val="3"/>
          <w:numId w:val="2"/>
        </w:numPr>
        <w:shd w:val="clear" w:color="auto" w:fill="F2F2F2"/>
        <w:jc w:val="both"/>
        <w:rPr>
          <w:i/>
          <w:u w:val="single"/>
        </w:rPr>
      </w:pPr>
      <w:bookmarkStart w:id="1866" w:name="_Toc425152162"/>
      <w:r w:rsidRPr="008B74B5">
        <w:rPr>
          <w:i/>
          <w:u w:val="single"/>
        </w:rPr>
        <w:t>Pré-conditions</w:t>
      </w:r>
      <w:bookmarkEnd w:id="1866"/>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pré-conditions spécifiques à ce cas d’utilisation fonctionnelle</w:t>
      </w:r>
    </w:p>
    <w:p w:rsidR="00DB557E" w:rsidRDefault="00DB557E" w:rsidP="00DB557E">
      <w:pPr>
        <w:pStyle w:val="Paragraphedeliste1"/>
        <w:spacing w:line="100" w:lineRule="atLeast"/>
        <w:jc w:val="both"/>
      </w:pPr>
    </w:p>
    <w:tbl>
      <w:tblPr>
        <w:tblW w:w="9194" w:type="dxa"/>
        <w:tblInd w:w="55" w:type="dxa"/>
        <w:tblCellMar>
          <w:left w:w="70" w:type="dxa"/>
          <w:right w:w="70" w:type="dxa"/>
        </w:tblCellMar>
        <w:tblLook w:val="04A0" w:firstRow="1" w:lastRow="0" w:firstColumn="1" w:lastColumn="0" w:noHBand="0" w:noVBand="1"/>
      </w:tblPr>
      <w:tblGrid>
        <w:gridCol w:w="2826"/>
        <w:gridCol w:w="6368"/>
      </w:tblGrid>
      <w:tr w:rsidR="00DB557E" w:rsidRPr="002E2774" w:rsidTr="00B90839">
        <w:trPr>
          <w:trHeight w:val="322"/>
        </w:trPr>
        <w:tc>
          <w:tcPr>
            <w:tcW w:w="2826"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Réf.</w:t>
            </w:r>
          </w:p>
        </w:tc>
        <w:tc>
          <w:tcPr>
            <w:tcW w:w="6368" w:type="dxa"/>
            <w:tcBorders>
              <w:top w:val="single" w:sz="8" w:space="0" w:color="000000"/>
              <w:left w:val="nil"/>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Description</w:t>
            </w:r>
          </w:p>
        </w:tc>
      </w:tr>
      <w:tr w:rsidR="00DB557E" w:rsidRPr="002E2774" w:rsidTr="00B90839">
        <w:trPr>
          <w:trHeight w:val="322"/>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PRE-013-1</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 statut de l'OST est "Activé"</w:t>
            </w:r>
          </w:p>
        </w:tc>
      </w:tr>
      <w:tr w:rsidR="00DB557E" w:rsidRPr="002E2774" w:rsidTr="00B90839">
        <w:trPr>
          <w:trHeight w:val="322"/>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PRE-013-2</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Les comptes titres éligibles sont crées au niveau du référentiel</w:t>
            </w:r>
          </w:p>
        </w:tc>
      </w:tr>
      <w:tr w:rsidR="00DB557E" w:rsidRPr="002E2774" w:rsidTr="00B90839">
        <w:trPr>
          <w:trHeight w:val="322"/>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PRE-013-3</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Les comptes espèces éligibles sont crées au niveau du référentiel</w:t>
            </w:r>
          </w:p>
        </w:tc>
      </w:tr>
      <w:tr w:rsidR="00DB557E" w:rsidRPr="002E2774" w:rsidTr="00B90839">
        <w:trPr>
          <w:trHeight w:val="629"/>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PRE-013-4</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L'éligibilité compte titre/compte espèce client est définie au niveau de MegaCommon</w:t>
            </w:r>
          </w:p>
        </w:tc>
      </w:tr>
    </w:tbl>
    <w:p w:rsidR="00DB557E" w:rsidRPr="002E2774"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867" w:name="_Toc425152163"/>
      <w:r w:rsidRPr="008B74B5">
        <w:rPr>
          <w:i/>
          <w:u w:val="single"/>
        </w:rPr>
        <w:t>Post-conditions</w:t>
      </w:r>
      <w:bookmarkEnd w:id="1867"/>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post-conditions spécifiques à ce cas d’utilisation fonctionnelle</w:t>
      </w:r>
    </w:p>
    <w:p w:rsidR="00DB557E" w:rsidRDefault="00DB557E" w:rsidP="00DB557E">
      <w:pPr>
        <w:pStyle w:val="Paragraphedeliste1"/>
        <w:spacing w:line="100" w:lineRule="atLeast"/>
        <w:jc w:val="both"/>
      </w:pPr>
    </w:p>
    <w:tbl>
      <w:tblPr>
        <w:tblW w:w="9240" w:type="dxa"/>
        <w:tblInd w:w="55" w:type="dxa"/>
        <w:tblCellMar>
          <w:left w:w="70" w:type="dxa"/>
          <w:right w:w="70" w:type="dxa"/>
        </w:tblCellMar>
        <w:tblLook w:val="04A0" w:firstRow="1" w:lastRow="0" w:firstColumn="1" w:lastColumn="0" w:noHBand="0" w:noVBand="1"/>
      </w:tblPr>
      <w:tblGrid>
        <w:gridCol w:w="2840"/>
        <w:gridCol w:w="6400"/>
      </w:tblGrid>
      <w:tr w:rsidR="00DB557E" w:rsidRPr="002E2774" w:rsidTr="00B90839">
        <w:trPr>
          <w:trHeight w:val="315"/>
        </w:trPr>
        <w:tc>
          <w:tcPr>
            <w:tcW w:w="28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Réf.</w:t>
            </w:r>
          </w:p>
        </w:tc>
        <w:tc>
          <w:tcPr>
            <w:tcW w:w="6400" w:type="dxa"/>
            <w:tcBorders>
              <w:top w:val="single" w:sz="8" w:space="0" w:color="000000"/>
              <w:left w:val="nil"/>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Description</w:t>
            </w:r>
          </w:p>
        </w:tc>
      </w:tr>
      <w:tr w:rsidR="00DB557E" w:rsidRPr="002E2774" w:rsidTr="00B90839">
        <w:trPr>
          <w:trHeight w:val="315"/>
        </w:trPr>
        <w:tc>
          <w:tcPr>
            <w:tcW w:w="2840"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POS-013-1</w:t>
            </w:r>
          </w:p>
        </w:tc>
        <w:tc>
          <w:tcPr>
            <w:tcW w:w="6400"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Existence de clients éligibles à l'annonce</w:t>
            </w:r>
          </w:p>
        </w:tc>
      </w:tr>
      <w:tr w:rsidR="00DB557E" w:rsidRPr="002E2774" w:rsidTr="00B90839">
        <w:trPr>
          <w:trHeight w:val="315"/>
        </w:trPr>
        <w:tc>
          <w:tcPr>
            <w:tcW w:w="2840"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POS-013-2</w:t>
            </w:r>
          </w:p>
        </w:tc>
        <w:tc>
          <w:tcPr>
            <w:tcW w:w="6400"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 calcul est lancé pour la première fois</w:t>
            </w:r>
          </w:p>
        </w:tc>
      </w:tr>
      <w:tr w:rsidR="00DB557E" w:rsidRPr="002E2774" w:rsidTr="00B90839">
        <w:trPr>
          <w:trHeight w:val="615"/>
        </w:trPr>
        <w:tc>
          <w:tcPr>
            <w:tcW w:w="2840"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POS-013-3</w:t>
            </w:r>
          </w:p>
        </w:tc>
        <w:tc>
          <w:tcPr>
            <w:tcW w:w="6400"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 calcul peut être lancé une deuxième fois mais à condition que le premier calcul est annulé</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868" w:name="_Toc425152164"/>
      <w:r w:rsidRPr="008B74B5">
        <w:rPr>
          <w:i/>
          <w:u w:val="single"/>
        </w:rPr>
        <w:t>Diagramme d’activité</w:t>
      </w:r>
      <w:bookmarkEnd w:id="1868"/>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diagrammes d’activité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209" w:type="dxa"/>
        <w:tblInd w:w="55" w:type="dxa"/>
        <w:tblCellMar>
          <w:left w:w="70" w:type="dxa"/>
          <w:right w:w="70" w:type="dxa"/>
        </w:tblCellMar>
        <w:tblLook w:val="04A0" w:firstRow="1" w:lastRow="0" w:firstColumn="1" w:lastColumn="0" w:noHBand="0" w:noVBand="1"/>
      </w:tblPr>
      <w:tblGrid>
        <w:gridCol w:w="3498"/>
        <w:gridCol w:w="5711"/>
      </w:tblGrid>
      <w:tr w:rsidR="00DB557E" w:rsidRPr="00DE0C2B" w:rsidTr="00B90839">
        <w:trPr>
          <w:trHeight w:val="315"/>
        </w:trPr>
        <w:tc>
          <w:tcPr>
            <w:tcW w:w="349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DE0C2B" w:rsidRDefault="00DB557E" w:rsidP="00B90839">
            <w:pPr>
              <w:spacing w:line="240" w:lineRule="auto"/>
              <w:jc w:val="both"/>
              <w:rPr>
                <w:rFonts w:eastAsia="Times New Roman" w:cs="Times New Roman"/>
                <w:b/>
                <w:bCs/>
                <w:color w:val="000000"/>
                <w:lang w:eastAsia="fr-FR"/>
              </w:rPr>
            </w:pPr>
            <w:r w:rsidRPr="00DE0C2B">
              <w:rPr>
                <w:rFonts w:eastAsia="Times New Roman" w:cs="Times New Roman"/>
                <w:b/>
                <w:bCs/>
                <w:color w:val="000000"/>
                <w:lang w:eastAsia="fr-FR"/>
              </w:rPr>
              <w:t>L'utilisateur</w:t>
            </w:r>
          </w:p>
        </w:tc>
        <w:tc>
          <w:tcPr>
            <w:tcW w:w="5711" w:type="dxa"/>
            <w:tcBorders>
              <w:top w:val="single" w:sz="8" w:space="0" w:color="000000"/>
              <w:left w:val="nil"/>
              <w:bottom w:val="single" w:sz="8" w:space="0" w:color="000000"/>
              <w:right w:val="single" w:sz="8" w:space="0" w:color="000000"/>
            </w:tcBorders>
            <w:shd w:val="clear" w:color="000000" w:fill="D9D9D9"/>
            <w:hideMark/>
          </w:tcPr>
          <w:p w:rsidR="00DB557E" w:rsidRPr="00DE0C2B" w:rsidRDefault="00DB557E" w:rsidP="00B90839">
            <w:pPr>
              <w:spacing w:line="240" w:lineRule="auto"/>
              <w:jc w:val="both"/>
              <w:rPr>
                <w:rFonts w:eastAsia="Times New Roman" w:cs="Times New Roman"/>
                <w:b/>
                <w:bCs/>
                <w:color w:val="000000"/>
                <w:lang w:eastAsia="fr-FR"/>
              </w:rPr>
            </w:pPr>
            <w:r w:rsidRPr="00DE0C2B">
              <w:rPr>
                <w:rFonts w:eastAsia="Times New Roman" w:cs="Times New Roman"/>
                <w:b/>
                <w:bCs/>
                <w:color w:val="000000"/>
                <w:lang w:eastAsia="fr-FR"/>
              </w:rPr>
              <w:t>MegaCor</w:t>
            </w:r>
          </w:p>
        </w:tc>
      </w:tr>
      <w:tr w:rsidR="00DB557E" w:rsidRPr="00DE0C2B" w:rsidTr="00B90839">
        <w:trPr>
          <w:trHeight w:val="615"/>
        </w:trPr>
        <w:tc>
          <w:tcPr>
            <w:tcW w:w="3498" w:type="dxa"/>
            <w:tcBorders>
              <w:top w:val="nil"/>
              <w:left w:val="single" w:sz="8" w:space="0" w:color="000000"/>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0"/>
                <w:lang w:eastAsia="fr-FR"/>
              </w:rPr>
            </w:pPr>
            <w:r w:rsidRPr="00DE0C2B">
              <w:rPr>
                <w:rFonts w:eastAsia="Times New Roman" w:cs="Times New Roman"/>
                <w:color w:val="000000"/>
                <w:lang w:eastAsia="fr-FR"/>
              </w:rPr>
              <w:t xml:space="preserve">L'utilisateur identifie l'annonce pour calculer les exécutions </w:t>
            </w:r>
          </w:p>
        </w:tc>
        <w:tc>
          <w:tcPr>
            <w:tcW w:w="5711" w:type="dxa"/>
            <w:tcBorders>
              <w:top w:val="nil"/>
              <w:left w:val="nil"/>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A"/>
                <w:lang w:eastAsia="fr-FR"/>
              </w:rPr>
            </w:pPr>
            <w:r w:rsidRPr="00DE0C2B">
              <w:rPr>
                <w:rFonts w:eastAsia="Times New Roman" w:cs="Times New Roman"/>
                <w:color w:val="00000A"/>
                <w:lang w:eastAsia="fr-FR"/>
              </w:rPr>
              <w:t>MegaCor présente un écran de recherche à multicritères pour identifier l'OST sujette au calcul des exécutions</w:t>
            </w:r>
          </w:p>
        </w:tc>
      </w:tr>
      <w:tr w:rsidR="00DB557E" w:rsidRPr="00DE0C2B" w:rsidTr="00B90839">
        <w:trPr>
          <w:trHeight w:val="615"/>
        </w:trPr>
        <w:tc>
          <w:tcPr>
            <w:tcW w:w="3498" w:type="dxa"/>
            <w:tcBorders>
              <w:top w:val="nil"/>
              <w:left w:val="single" w:sz="8" w:space="0" w:color="000000"/>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0"/>
                <w:lang w:eastAsia="fr-FR"/>
              </w:rPr>
            </w:pPr>
            <w:r w:rsidRPr="00DE0C2B">
              <w:rPr>
                <w:rFonts w:eastAsia="Times New Roman" w:cs="Times New Roman"/>
                <w:color w:val="000000"/>
                <w:lang w:eastAsia="fr-FR"/>
              </w:rPr>
              <w:t>Sélection de l'évé</w:t>
            </w:r>
            <w:r>
              <w:rPr>
                <w:rFonts w:eastAsia="Times New Roman" w:cs="Times New Roman"/>
                <w:color w:val="000000"/>
                <w:lang w:eastAsia="fr-FR"/>
              </w:rPr>
              <w:t>ne</w:t>
            </w:r>
            <w:r w:rsidRPr="00DE0C2B">
              <w:rPr>
                <w:rFonts w:eastAsia="Times New Roman" w:cs="Times New Roman"/>
                <w:color w:val="000000"/>
                <w:lang w:eastAsia="fr-FR"/>
              </w:rPr>
              <w:t>ment sur lequel on lance le calcul</w:t>
            </w:r>
          </w:p>
        </w:tc>
        <w:tc>
          <w:tcPr>
            <w:tcW w:w="5711" w:type="dxa"/>
            <w:tcBorders>
              <w:top w:val="nil"/>
              <w:left w:val="nil"/>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A"/>
                <w:lang w:eastAsia="fr-FR"/>
              </w:rPr>
            </w:pPr>
            <w:r w:rsidRPr="00DE0C2B">
              <w:rPr>
                <w:rFonts w:eastAsia="Times New Roman" w:cs="Times New Roman"/>
                <w:color w:val="00000A"/>
                <w:lang w:eastAsia="fr-FR"/>
              </w:rPr>
              <w:t>Le système présente un flag de sélection par ligne d'évé</w:t>
            </w:r>
            <w:r>
              <w:rPr>
                <w:rFonts w:eastAsia="Times New Roman" w:cs="Times New Roman"/>
                <w:color w:val="00000A"/>
                <w:lang w:eastAsia="fr-FR"/>
              </w:rPr>
              <w:t>ne</w:t>
            </w:r>
            <w:r w:rsidRPr="00DE0C2B">
              <w:rPr>
                <w:rFonts w:eastAsia="Times New Roman" w:cs="Times New Roman"/>
                <w:color w:val="00000A"/>
                <w:lang w:eastAsia="fr-FR"/>
              </w:rPr>
              <w:t>ments ou par plusieurs lignes</w:t>
            </w:r>
          </w:p>
        </w:tc>
      </w:tr>
      <w:tr w:rsidR="00DB557E" w:rsidRPr="00DE0C2B" w:rsidTr="00B90839">
        <w:trPr>
          <w:trHeight w:val="615"/>
        </w:trPr>
        <w:tc>
          <w:tcPr>
            <w:tcW w:w="3498" w:type="dxa"/>
            <w:tcBorders>
              <w:top w:val="nil"/>
              <w:left w:val="single" w:sz="8" w:space="0" w:color="000000"/>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0"/>
                <w:lang w:eastAsia="fr-FR"/>
              </w:rPr>
            </w:pPr>
            <w:r w:rsidRPr="00DE0C2B">
              <w:rPr>
                <w:rFonts w:eastAsia="Times New Roman" w:cs="Times New Roman"/>
                <w:color w:val="000000"/>
                <w:lang w:eastAsia="fr-FR"/>
              </w:rPr>
              <w:t>Lancement du calcul des exécutions</w:t>
            </w:r>
          </w:p>
        </w:tc>
        <w:tc>
          <w:tcPr>
            <w:tcW w:w="5711" w:type="dxa"/>
            <w:tcBorders>
              <w:top w:val="nil"/>
              <w:left w:val="nil"/>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A"/>
                <w:lang w:eastAsia="fr-FR"/>
              </w:rPr>
            </w:pPr>
            <w:r w:rsidRPr="00DE0C2B">
              <w:rPr>
                <w:rFonts w:eastAsia="Times New Roman" w:cs="Times New Roman"/>
                <w:color w:val="00000A"/>
                <w:lang w:eastAsia="fr-FR"/>
              </w:rPr>
              <w:t>l'utilisateur procède au calcul des exécutions et à la génère les mouvements par clients</w:t>
            </w:r>
          </w:p>
        </w:tc>
      </w:tr>
    </w:tbl>
    <w:p w:rsidR="00DB557E" w:rsidRDefault="00DB557E" w:rsidP="00DB557E">
      <w:pPr>
        <w:spacing w:line="240" w:lineRule="auto"/>
        <w:jc w:val="both"/>
        <w:rPr>
          <w:rFonts w:eastAsia="Times New Roman" w:cs="Times New Roman"/>
          <w:b/>
          <w:bCs/>
          <w:color w:val="000000"/>
          <w:lang w:eastAsia="fr-FR"/>
        </w:rPr>
      </w:pPr>
    </w:p>
    <w:p w:rsidR="00DB557E" w:rsidRPr="00357F3F" w:rsidRDefault="00DB557E" w:rsidP="006E0B40">
      <w:pPr>
        <w:pStyle w:val="Style3"/>
        <w:numPr>
          <w:ilvl w:val="3"/>
          <w:numId w:val="2"/>
        </w:numPr>
        <w:shd w:val="clear" w:color="auto" w:fill="F2F2F2"/>
        <w:jc w:val="both"/>
        <w:rPr>
          <w:bCs w:val="0"/>
          <w:color w:val="808080" w:themeColor="background1" w:themeShade="80"/>
          <w:lang w:eastAsia="fr-FR"/>
        </w:rPr>
      </w:pPr>
      <w:bookmarkStart w:id="1869" w:name="_Toc425152165"/>
      <w:r w:rsidRPr="00357F3F">
        <w:rPr>
          <w:bCs w:val="0"/>
          <w:color w:val="808080" w:themeColor="background1" w:themeShade="80"/>
          <w:lang w:eastAsia="fr-FR"/>
        </w:rPr>
        <w:t>Règles de gestion</w:t>
      </w:r>
      <w:bookmarkEnd w:id="1869"/>
    </w:p>
    <w:p w:rsidR="00DB557E" w:rsidRDefault="00DB557E" w:rsidP="00DB557E">
      <w:pPr>
        <w:spacing w:line="240" w:lineRule="auto"/>
        <w:jc w:val="both"/>
        <w:rPr>
          <w:rFonts w:eastAsia="Times New Roman" w:cs="Times New Roman"/>
          <w:b/>
          <w:bCs/>
          <w:color w:val="000000"/>
          <w:lang w:eastAsia="fr-FR"/>
        </w:rPr>
      </w:pPr>
    </w:p>
    <w:p w:rsidR="00DB557E" w:rsidRDefault="00DB557E" w:rsidP="00DB557E">
      <w:pPr>
        <w:pStyle w:val="Paragraphedeliste1"/>
        <w:spacing w:line="100" w:lineRule="atLeast"/>
        <w:ind w:left="432"/>
        <w:jc w:val="both"/>
      </w:pPr>
    </w:p>
    <w:p w:rsidR="00DB557E" w:rsidRDefault="00DB557E" w:rsidP="006E0B40">
      <w:pPr>
        <w:pStyle w:val="Paragraphedeliste1"/>
        <w:numPr>
          <w:ilvl w:val="0"/>
          <w:numId w:val="36"/>
        </w:numPr>
        <w:spacing w:line="100" w:lineRule="atLeast"/>
        <w:jc w:val="both"/>
      </w:pPr>
      <w:r>
        <w:t>Les règles de gestion spécifique à ce cas d’utilisation fonctionnelle.</w:t>
      </w:r>
    </w:p>
    <w:p w:rsidR="00DB557E"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870" w:name="_Toc425152166"/>
      <w:r w:rsidRPr="008B74B5">
        <w:rPr>
          <w:i/>
          <w:u w:val="single"/>
        </w:rPr>
        <w:lastRenderedPageBreak/>
        <w:t>Traitement</w:t>
      </w:r>
      <w:bookmarkEnd w:id="1870"/>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145" w:type="dxa"/>
        <w:tblInd w:w="55" w:type="dxa"/>
        <w:tblCellMar>
          <w:left w:w="70" w:type="dxa"/>
          <w:right w:w="70" w:type="dxa"/>
        </w:tblCellMar>
        <w:tblLook w:val="04A0" w:firstRow="1" w:lastRow="0" w:firstColumn="1" w:lastColumn="0" w:noHBand="0" w:noVBand="1"/>
      </w:tblPr>
      <w:tblGrid>
        <w:gridCol w:w="2671"/>
        <w:gridCol w:w="6474"/>
      </w:tblGrid>
      <w:tr w:rsidR="00DB557E" w:rsidRPr="005A3C4B" w:rsidTr="00B90839">
        <w:trPr>
          <w:trHeight w:val="324"/>
        </w:trPr>
        <w:tc>
          <w:tcPr>
            <w:tcW w:w="2671" w:type="dxa"/>
            <w:tcBorders>
              <w:top w:val="single" w:sz="8" w:space="0" w:color="000000"/>
              <w:left w:val="single" w:sz="8" w:space="0" w:color="000000"/>
              <w:bottom w:val="nil"/>
              <w:right w:val="single" w:sz="8" w:space="0" w:color="000000"/>
            </w:tcBorders>
            <w:shd w:val="clear" w:color="000000" w:fill="D9D9D9"/>
            <w:hideMark/>
          </w:tcPr>
          <w:p w:rsidR="00DB557E" w:rsidRPr="005A3C4B" w:rsidRDefault="00DB557E" w:rsidP="00B90839">
            <w:pPr>
              <w:spacing w:line="240" w:lineRule="auto"/>
              <w:jc w:val="both"/>
              <w:rPr>
                <w:rFonts w:eastAsia="Times New Roman" w:cs="Times New Roman"/>
                <w:b/>
                <w:bCs/>
                <w:color w:val="000000"/>
                <w:lang w:eastAsia="fr-FR"/>
              </w:rPr>
            </w:pPr>
            <w:r w:rsidRPr="005A3C4B">
              <w:rPr>
                <w:rFonts w:eastAsia="Times New Roman" w:cs="Times New Roman"/>
                <w:b/>
                <w:bCs/>
                <w:color w:val="000000"/>
                <w:lang w:eastAsia="fr-FR"/>
              </w:rPr>
              <w:t>Réf.</w:t>
            </w:r>
          </w:p>
        </w:tc>
        <w:tc>
          <w:tcPr>
            <w:tcW w:w="6474" w:type="dxa"/>
            <w:tcBorders>
              <w:top w:val="single" w:sz="8" w:space="0" w:color="000000"/>
              <w:left w:val="nil"/>
              <w:bottom w:val="nil"/>
              <w:right w:val="single" w:sz="8" w:space="0" w:color="000000"/>
            </w:tcBorders>
            <w:shd w:val="clear" w:color="000000" w:fill="D9D9D9"/>
            <w:hideMark/>
          </w:tcPr>
          <w:p w:rsidR="00DB557E" w:rsidRPr="005A3C4B" w:rsidRDefault="00DB557E" w:rsidP="00B90839">
            <w:pPr>
              <w:spacing w:line="240" w:lineRule="auto"/>
              <w:jc w:val="both"/>
              <w:rPr>
                <w:rFonts w:eastAsia="Times New Roman" w:cs="Times New Roman"/>
                <w:b/>
                <w:bCs/>
                <w:color w:val="000000"/>
                <w:lang w:eastAsia="fr-FR"/>
              </w:rPr>
            </w:pPr>
            <w:r w:rsidRPr="005A3C4B">
              <w:rPr>
                <w:rFonts w:eastAsia="Times New Roman" w:cs="Times New Roman"/>
                <w:b/>
                <w:bCs/>
                <w:color w:val="000000"/>
                <w:lang w:eastAsia="fr-FR"/>
              </w:rPr>
              <w:t>Description</w:t>
            </w:r>
          </w:p>
        </w:tc>
      </w:tr>
      <w:tr w:rsidR="00DB557E" w:rsidRPr="005A3C4B" w:rsidTr="00B90839">
        <w:trPr>
          <w:trHeight w:val="633"/>
        </w:trPr>
        <w:tc>
          <w:tcPr>
            <w:tcW w:w="2671" w:type="dxa"/>
            <w:tcBorders>
              <w:top w:val="single" w:sz="8" w:space="0" w:color="auto"/>
              <w:left w:val="single" w:sz="8" w:space="0" w:color="auto"/>
              <w:bottom w:val="single" w:sz="8" w:space="0" w:color="auto"/>
              <w:right w:val="single" w:sz="8" w:space="0" w:color="auto"/>
            </w:tcBorders>
            <w:shd w:val="clear" w:color="000000" w:fill="FFFFFF"/>
            <w:hideMark/>
          </w:tcPr>
          <w:p w:rsidR="00DB557E" w:rsidRPr="005A3C4B" w:rsidRDefault="00DB557E" w:rsidP="00B90839">
            <w:pPr>
              <w:spacing w:line="240" w:lineRule="auto"/>
              <w:rPr>
                <w:rFonts w:eastAsia="Times New Roman" w:cs="Times New Roman"/>
                <w:color w:val="000000"/>
                <w:lang w:eastAsia="fr-FR"/>
              </w:rPr>
            </w:pPr>
            <w:r w:rsidRPr="005A3C4B">
              <w:rPr>
                <w:rFonts w:eastAsia="Times New Roman" w:cs="Times New Roman"/>
                <w:color w:val="000000"/>
                <w:lang w:eastAsia="fr-FR"/>
              </w:rPr>
              <w:t>TRT-013-1</w:t>
            </w:r>
          </w:p>
        </w:tc>
        <w:tc>
          <w:tcPr>
            <w:tcW w:w="6474" w:type="dxa"/>
            <w:tcBorders>
              <w:top w:val="single" w:sz="8" w:space="0" w:color="auto"/>
              <w:left w:val="nil"/>
              <w:bottom w:val="single" w:sz="8" w:space="0" w:color="auto"/>
              <w:right w:val="single" w:sz="8" w:space="0" w:color="auto"/>
            </w:tcBorders>
            <w:shd w:val="clear" w:color="000000" w:fill="FFFFFF"/>
            <w:hideMark/>
          </w:tcPr>
          <w:p w:rsidR="00DB557E" w:rsidRPr="005A3C4B" w:rsidRDefault="00DB557E" w:rsidP="00B90839">
            <w:pPr>
              <w:spacing w:line="240" w:lineRule="auto"/>
              <w:jc w:val="both"/>
              <w:rPr>
                <w:rFonts w:eastAsia="Times New Roman" w:cs="Times New Roman"/>
                <w:color w:val="00000A"/>
                <w:lang w:eastAsia="fr-FR"/>
              </w:rPr>
            </w:pPr>
            <w:r w:rsidRPr="005A3C4B">
              <w:rPr>
                <w:rFonts w:eastAsia="Times New Roman" w:cs="Times New Roman"/>
                <w:color w:val="00000A"/>
                <w:lang w:eastAsia="fr-FR"/>
              </w:rPr>
              <w:t>L'utilisateur lance le calcul des exécutions et un message est affiché au niveau de l'application pour fin du processus</w:t>
            </w:r>
            <w:r>
              <w:rPr>
                <w:rFonts w:eastAsia="Times New Roman" w:cs="Times New Roman"/>
                <w:color w:val="00000A"/>
                <w:lang w:eastAsia="fr-FR"/>
              </w:rPr>
              <w:t>.</w:t>
            </w:r>
          </w:p>
        </w:tc>
      </w:tr>
      <w:tr w:rsidR="00DB557E" w:rsidRPr="005A3C4B" w:rsidTr="00B90839">
        <w:trPr>
          <w:trHeight w:val="942"/>
        </w:trPr>
        <w:tc>
          <w:tcPr>
            <w:tcW w:w="2671" w:type="dxa"/>
            <w:tcBorders>
              <w:top w:val="nil"/>
              <w:left w:val="single" w:sz="8" w:space="0" w:color="000000"/>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0"/>
                <w:lang w:eastAsia="fr-FR"/>
              </w:rPr>
            </w:pPr>
            <w:r w:rsidRPr="005A3C4B">
              <w:rPr>
                <w:rFonts w:eastAsia="Times New Roman" w:cs="Times New Roman"/>
                <w:color w:val="000000"/>
                <w:lang w:eastAsia="fr-FR"/>
              </w:rPr>
              <w:t>TRT-013-2</w:t>
            </w:r>
          </w:p>
        </w:tc>
        <w:tc>
          <w:tcPr>
            <w:tcW w:w="6474" w:type="dxa"/>
            <w:tcBorders>
              <w:top w:val="nil"/>
              <w:left w:val="nil"/>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A"/>
                <w:lang w:eastAsia="fr-FR"/>
              </w:rPr>
            </w:pPr>
            <w:r w:rsidRPr="005A3C4B">
              <w:rPr>
                <w:rFonts w:eastAsia="Times New Roman" w:cs="Times New Roman"/>
                <w:color w:val="00000A"/>
                <w:lang w:eastAsia="fr-FR"/>
              </w:rPr>
              <w:t xml:space="preserve">Si l'exécution est achevée avec </w:t>
            </w:r>
            <w:r w:rsidRPr="00357F3F">
              <w:rPr>
                <w:rFonts w:eastAsia="Times New Roman" w:cs="Times New Roman"/>
                <w:color w:val="00000A"/>
                <w:lang w:eastAsia="fr-FR"/>
              </w:rPr>
              <w:t>succès</w:t>
            </w:r>
            <w:r w:rsidRPr="005A3C4B">
              <w:rPr>
                <w:rFonts w:eastAsia="Times New Roman" w:cs="Times New Roman"/>
                <w:color w:val="00000A"/>
                <w:lang w:eastAsia="fr-FR"/>
              </w:rPr>
              <w:t xml:space="preserve">, le système génère le message </w:t>
            </w:r>
            <w:r>
              <w:rPr>
                <w:rFonts w:eastAsia="Times New Roman" w:cs="Times New Roman"/>
                <w:color w:val="00000A"/>
                <w:lang w:eastAsia="fr-FR"/>
              </w:rPr>
              <w:t xml:space="preserve">"Opération exécutée avec </w:t>
            </w:r>
            <w:r w:rsidRPr="00357F3F">
              <w:rPr>
                <w:rFonts w:eastAsia="Times New Roman" w:cs="Times New Roman"/>
                <w:color w:val="00000A"/>
                <w:lang w:eastAsia="fr-FR"/>
              </w:rPr>
              <w:t>succès</w:t>
            </w:r>
            <w:r w:rsidRPr="005A3C4B">
              <w:rPr>
                <w:rFonts w:eastAsia="Times New Roman" w:cs="Times New Roman"/>
                <w:color w:val="00000A"/>
                <w:lang w:eastAsia="fr-FR"/>
              </w:rPr>
              <w:t>", et les mouvements sont crées</w:t>
            </w:r>
            <w:r>
              <w:rPr>
                <w:rFonts w:eastAsia="Times New Roman" w:cs="Times New Roman"/>
                <w:color w:val="00000A"/>
                <w:lang w:eastAsia="fr-FR"/>
              </w:rPr>
              <w:t xml:space="preserve"> au niveau de MegaCor.</w:t>
            </w:r>
          </w:p>
        </w:tc>
      </w:tr>
      <w:tr w:rsidR="00DB557E" w:rsidRPr="005A3C4B" w:rsidTr="00B90839">
        <w:trPr>
          <w:trHeight w:val="633"/>
        </w:trPr>
        <w:tc>
          <w:tcPr>
            <w:tcW w:w="2671" w:type="dxa"/>
            <w:tcBorders>
              <w:top w:val="nil"/>
              <w:left w:val="single" w:sz="8" w:space="0" w:color="000000"/>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0"/>
                <w:lang w:eastAsia="fr-FR"/>
              </w:rPr>
            </w:pPr>
            <w:r w:rsidRPr="005A3C4B">
              <w:rPr>
                <w:rFonts w:eastAsia="Times New Roman" w:cs="Times New Roman"/>
                <w:color w:val="000000"/>
                <w:lang w:eastAsia="fr-FR"/>
              </w:rPr>
              <w:t>TRT-013-3</w:t>
            </w:r>
          </w:p>
        </w:tc>
        <w:tc>
          <w:tcPr>
            <w:tcW w:w="6474" w:type="dxa"/>
            <w:tcBorders>
              <w:top w:val="nil"/>
              <w:left w:val="nil"/>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A"/>
                <w:lang w:eastAsia="fr-FR"/>
              </w:rPr>
            </w:pPr>
            <w:r w:rsidRPr="005A3C4B">
              <w:rPr>
                <w:rFonts w:eastAsia="Times New Roman" w:cs="Times New Roman"/>
                <w:color w:val="00000A"/>
                <w:lang w:eastAsia="fr-FR"/>
              </w:rPr>
              <w:t>Si l'exécutions échoue, le système génère un message significatif      (Exemple : Pas d'exécution à calculer pour cette annonce)</w:t>
            </w:r>
          </w:p>
        </w:tc>
      </w:tr>
    </w:tbl>
    <w:p w:rsidR="00DB557E"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871" w:name="_Toc425152167"/>
      <w:r w:rsidRPr="008B74B5">
        <w:rPr>
          <w:i/>
          <w:u w:val="single"/>
        </w:rPr>
        <w:t>Message d’erreur</w:t>
      </w:r>
      <w:bookmarkEnd w:id="1871"/>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pStyle w:val="Paragraphedeliste1"/>
        <w:spacing w:line="100" w:lineRule="atLeast"/>
        <w:jc w:val="both"/>
      </w:pPr>
    </w:p>
    <w:tbl>
      <w:tblPr>
        <w:tblW w:w="9117" w:type="dxa"/>
        <w:tblInd w:w="55" w:type="dxa"/>
        <w:tblCellMar>
          <w:left w:w="70" w:type="dxa"/>
          <w:right w:w="70" w:type="dxa"/>
        </w:tblCellMar>
        <w:tblLook w:val="04A0" w:firstRow="1" w:lastRow="0" w:firstColumn="1" w:lastColumn="0" w:noHBand="0" w:noVBand="1"/>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pStyle w:val="Style3"/>
        <w:shd w:val="clear" w:color="auto" w:fill="F2F2F2"/>
        <w:ind w:left="0" w:firstLine="0"/>
        <w:jc w:val="both"/>
        <w:rPr>
          <w:lang w:eastAsia="fr-FR"/>
        </w:rPr>
      </w:pPr>
      <w:bookmarkStart w:id="1872" w:name="_Toc425152168"/>
      <w:r>
        <w:rPr>
          <w:lang w:eastAsia="fr-FR"/>
        </w:rPr>
        <w:t>Cas d’utilisation &lt;Génération du paiement marché&gt;</w:t>
      </w:r>
      <w:bookmarkEnd w:id="1872"/>
    </w:p>
    <w:p w:rsidR="00DB557E" w:rsidRDefault="00DB557E" w:rsidP="00DB557E">
      <w:pPr>
        <w:rPr>
          <w:lang w:eastAsia="fr-FR"/>
        </w:rPr>
      </w:pPr>
    </w:p>
    <w:p w:rsidR="00DB557E" w:rsidRPr="008B74B5" w:rsidRDefault="00DB557E" w:rsidP="006E0B40">
      <w:pPr>
        <w:pStyle w:val="Style3"/>
        <w:numPr>
          <w:ilvl w:val="3"/>
          <w:numId w:val="2"/>
        </w:numPr>
        <w:shd w:val="clear" w:color="auto" w:fill="F2F2F2"/>
        <w:jc w:val="both"/>
        <w:rPr>
          <w:i/>
          <w:u w:val="single"/>
        </w:rPr>
      </w:pPr>
      <w:bookmarkStart w:id="1873" w:name="_Toc425152169"/>
      <w:r w:rsidRPr="008B74B5">
        <w:rPr>
          <w:i/>
          <w:u w:val="single"/>
        </w:rPr>
        <w:t>Définition et objectif</w:t>
      </w:r>
      <w:bookmarkEnd w:id="1873"/>
    </w:p>
    <w:p w:rsidR="00DB557E" w:rsidRDefault="00DB557E" w:rsidP="00DB557E">
      <w:pPr>
        <w:pStyle w:val="Paragraphedeliste1"/>
        <w:spacing w:line="100" w:lineRule="atLeast"/>
        <w:jc w:val="both"/>
        <w:rPr>
          <w:lang w:eastAsia="fr-FR"/>
        </w:rPr>
      </w:pPr>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 xml:space="preserve">L’objectif de cas d’utilisation est de générer manuellement les paiements marchés depuis les calculs prévisionnels effectués sur les comptes nostro titres. </w:t>
      </w:r>
    </w:p>
    <w:p w:rsidR="00DB557E" w:rsidRDefault="00DB557E" w:rsidP="006E0B40">
      <w:pPr>
        <w:pStyle w:val="Paragraphedeliste1"/>
        <w:numPr>
          <w:ilvl w:val="0"/>
          <w:numId w:val="36"/>
        </w:numPr>
        <w:spacing w:line="100" w:lineRule="atLeast"/>
        <w:jc w:val="both"/>
        <w:rPr>
          <w:lang w:eastAsia="fr-FR"/>
        </w:rPr>
      </w:pPr>
      <w:r>
        <w:rPr>
          <w:lang w:eastAsia="fr-FR"/>
        </w:rPr>
        <w:t>La génération du paiement marché déclenche les processus de réconciliation et l’allocation des paiements sur les positions éligibles clients.</w:t>
      </w:r>
    </w:p>
    <w:p w:rsidR="00DB557E" w:rsidRDefault="00DB557E" w:rsidP="00DB557E">
      <w:pPr>
        <w:pStyle w:val="Paragraphedeliste1"/>
        <w:spacing w:line="100" w:lineRule="atLeast"/>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74" w:name="_Toc425152170"/>
      <w:r w:rsidRPr="008B74B5">
        <w:rPr>
          <w:i/>
          <w:u w:val="single"/>
        </w:rPr>
        <w:t>Pré-conditions</w:t>
      </w:r>
      <w:bookmarkEnd w:id="1874"/>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t>Les prés conditions spécifiques à ce cas d’utilisation fonctionnelle.</w:t>
      </w:r>
    </w:p>
    <w:p w:rsidR="00DB557E" w:rsidRDefault="00DB557E" w:rsidP="00DB557E">
      <w:pPr>
        <w:pStyle w:val="Paragraphedeliste1"/>
        <w:spacing w:line="100" w:lineRule="atLeast"/>
        <w:ind w:left="0"/>
        <w:jc w:val="both"/>
      </w:pPr>
    </w:p>
    <w:tbl>
      <w:tblPr>
        <w:tblW w:w="9040" w:type="dxa"/>
        <w:tblInd w:w="55" w:type="dxa"/>
        <w:tblCellMar>
          <w:left w:w="70" w:type="dxa"/>
          <w:right w:w="70" w:type="dxa"/>
        </w:tblCellMar>
        <w:tblLook w:val="04A0" w:firstRow="1" w:lastRow="0" w:firstColumn="1" w:lastColumn="0" w:noHBand="0" w:noVBand="1"/>
      </w:tblPr>
      <w:tblGrid>
        <w:gridCol w:w="2640"/>
        <w:gridCol w:w="6400"/>
      </w:tblGrid>
      <w:tr w:rsidR="00DB557E" w:rsidRPr="00A0736C" w:rsidTr="00B90839">
        <w:trPr>
          <w:trHeight w:val="315"/>
        </w:trPr>
        <w:tc>
          <w:tcPr>
            <w:tcW w:w="26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A0736C" w:rsidRDefault="00DB557E" w:rsidP="00B90839">
            <w:pPr>
              <w:spacing w:line="240" w:lineRule="auto"/>
              <w:jc w:val="both"/>
              <w:rPr>
                <w:rFonts w:eastAsia="Times New Roman" w:cs="Times New Roman"/>
                <w:b/>
                <w:bCs/>
                <w:color w:val="000000"/>
                <w:lang w:eastAsia="fr-FR"/>
              </w:rPr>
            </w:pPr>
            <w:r w:rsidRPr="00A0736C">
              <w:rPr>
                <w:rFonts w:eastAsia="Times New Roman" w:cs="Times New Roman"/>
                <w:b/>
                <w:bCs/>
                <w:color w:val="000000"/>
                <w:lang w:eastAsia="fr-FR"/>
              </w:rPr>
              <w:t>Réf.</w:t>
            </w:r>
          </w:p>
        </w:tc>
        <w:tc>
          <w:tcPr>
            <w:tcW w:w="6400" w:type="dxa"/>
            <w:tcBorders>
              <w:top w:val="single" w:sz="8" w:space="0" w:color="000000"/>
              <w:left w:val="nil"/>
              <w:bottom w:val="single" w:sz="8" w:space="0" w:color="000000"/>
              <w:right w:val="single" w:sz="8" w:space="0" w:color="000000"/>
            </w:tcBorders>
            <w:shd w:val="clear" w:color="000000" w:fill="D9D9D9"/>
            <w:hideMark/>
          </w:tcPr>
          <w:p w:rsidR="00DB557E" w:rsidRPr="00A0736C" w:rsidRDefault="00DB557E" w:rsidP="00B90839">
            <w:pPr>
              <w:spacing w:line="240" w:lineRule="auto"/>
              <w:jc w:val="both"/>
              <w:rPr>
                <w:rFonts w:eastAsia="Times New Roman" w:cs="Times New Roman"/>
                <w:b/>
                <w:bCs/>
                <w:color w:val="000000"/>
                <w:lang w:eastAsia="fr-FR"/>
              </w:rPr>
            </w:pPr>
            <w:r w:rsidRPr="00A0736C">
              <w:rPr>
                <w:rFonts w:eastAsia="Times New Roman" w:cs="Times New Roman"/>
                <w:b/>
                <w:bCs/>
                <w:color w:val="000000"/>
                <w:lang w:eastAsia="fr-FR"/>
              </w:rPr>
              <w:t>Description</w:t>
            </w:r>
          </w:p>
        </w:tc>
      </w:tr>
      <w:tr w:rsidR="00DB557E" w:rsidRPr="00A0736C" w:rsidTr="00B90839">
        <w:trPr>
          <w:trHeight w:val="3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0"/>
                <w:lang w:eastAsia="fr-FR"/>
              </w:rPr>
            </w:pPr>
            <w:r w:rsidRPr="00A0736C">
              <w:rPr>
                <w:rFonts w:eastAsia="Times New Roman" w:cs="Times New Roman"/>
                <w:color w:val="000000"/>
                <w:lang w:eastAsia="fr-FR"/>
              </w:rPr>
              <w:t>PRE-014-1</w:t>
            </w:r>
          </w:p>
        </w:tc>
        <w:tc>
          <w:tcPr>
            <w:tcW w:w="6400" w:type="dxa"/>
            <w:tcBorders>
              <w:top w:val="nil"/>
              <w:left w:val="nil"/>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A"/>
                <w:lang w:eastAsia="fr-FR"/>
              </w:rPr>
            </w:pPr>
            <w:r w:rsidRPr="00A0736C">
              <w:rPr>
                <w:rFonts w:eastAsia="Times New Roman" w:cs="Times New Roman"/>
                <w:color w:val="00000A"/>
                <w:lang w:eastAsia="fr-FR"/>
              </w:rPr>
              <w:t>Création des comptes Nostro titres</w:t>
            </w:r>
          </w:p>
        </w:tc>
      </w:tr>
      <w:tr w:rsidR="00DB557E" w:rsidRPr="00A0736C" w:rsidTr="00B90839">
        <w:trPr>
          <w:trHeight w:val="3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0"/>
                <w:lang w:eastAsia="fr-FR"/>
              </w:rPr>
            </w:pPr>
            <w:r w:rsidRPr="00A0736C">
              <w:rPr>
                <w:rFonts w:eastAsia="Times New Roman" w:cs="Times New Roman"/>
                <w:color w:val="000000"/>
                <w:lang w:eastAsia="fr-FR"/>
              </w:rPr>
              <w:t>PRE-014-2</w:t>
            </w:r>
          </w:p>
        </w:tc>
        <w:tc>
          <w:tcPr>
            <w:tcW w:w="6400" w:type="dxa"/>
            <w:tcBorders>
              <w:top w:val="nil"/>
              <w:left w:val="nil"/>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A"/>
                <w:lang w:eastAsia="fr-FR"/>
              </w:rPr>
            </w:pPr>
            <w:r w:rsidRPr="00A0736C">
              <w:rPr>
                <w:rFonts w:eastAsia="Times New Roman" w:cs="Times New Roman"/>
                <w:color w:val="00000A"/>
                <w:lang w:eastAsia="fr-FR"/>
              </w:rPr>
              <w:t>Création des comptes Nostro espèce</w:t>
            </w:r>
          </w:p>
        </w:tc>
      </w:tr>
      <w:tr w:rsidR="00DB557E" w:rsidRPr="00A0736C" w:rsidTr="00B90839">
        <w:trPr>
          <w:trHeight w:val="6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0"/>
                <w:lang w:eastAsia="fr-FR"/>
              </w:rPr>
            </w:pPr>
            <w:r w:rsidRPr="00A0736C">
              <w:rPr>
                <w:rFonts w:eastAsia="Times New Roman" w:cs="Times New Roman"/>
                <w:color w:val="000000"/>
                <w:lang w:eastAsia="fr-FR"/>
              </w:rPr>
              <w:t>PRE-014-3</w:t>
            </w:r>
          </w:p>
        </w:tc>
        <w:tc>
          <w:tcPr>
            <w:tcW w:w="6400" w:type="dxa"/>
            <w:tcBorders>
              <w:top w:val="nil"/>
              <w:left w:val="nil"/>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A"/>
                <w:lang w:eastAsia="fr-FR"/>
              </w:rPr>
            </w:pPr>
            <w:r>
              <w:rPr>
                <w:rFonts w:eastAsia="Times New Roman" w:cs="Times New Roman"/>
                <w:color w:val="00000A"/>
                <w:lang w:eastAsia="fr-FR"/>
              </w:rPr>
              <w:t>L’exécution marché</w:t>
            </w:r>
            <w:r w:rsidRPr="00A0736C">
              <w:rPr>
                <w:rFonts w:eastAsia="Times New Roman" w:cs="Times New Roman"/>
                <w:color w:val="00000A"/>
                <w:lang w:eastAsia="fr-FR"/>
              </w:rPr>
              <w:t xml:space="preserve"> pour l'opération sont calculées au niveau du système</w:t>
            </w:r>
          </w:p>
        </w:tc>
      </w:tr>
    </w:tbl>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75" w:name="_Toc425152171"/>
      <w:r w:rsidRPr="008B74B5">
        <w:rPr>
          <w:i/>
          <w:u w:val="single"/>
        </w:rPr>
        <w:t>Post-conditions</w:t>
      </w:r>
      <w:bookmarkEnd w:id="1875"/>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t>Les prés conditions spécifiques à ce cas d’utilisation fonctionnelle.</w:t>
      </w:r>
    </w:p>
    <w:p w:rsidR="00DB557E" w:rsidRDefault="00DB557E" w:rsidP="00DB557E">
      <w:pPr>
        <w:pStyle w:val="Paragraphedeliste1"/>
        <w:spacing w:line="100" w:lineRule="atLeast"/>
        <w:jc w:val="both"/>
        <w:rPr>
          <w:lang w:eastAsia="fr-FR"/>
        </w:rPr>
      </w:pPr>
    </w:p>
    <w:tbl>
      <w:tblPr>
        <w:tblW w:w="9040" w:type="dxa"/>
        <w:tblInd w:w="55" w:type="dxa"/>
        <w:tblCellMar>
          <w:left w:w="70" w:type="dxa"/>
          <w:right w:w="70" w:type="dxa"/>
        </w:tblCellMar>
        <w:tblLook w:val="04A0" w:firstRow="1" w:lastRow="0" w:firstColumn="1" w:lastColumn="0" w:noHBand="0" w:noVBand="1"/>
      </w:tblPr>
      <w:tblGrid>
        <w:gridCol w:w="2640"/>
        <w:gridCol w:w="6400"/>
      </w:tblGrid>
      <w:tr w:rsidR="00DB557E" w:rsidRPr="00F9033C" w:rsidTr="00B90839">
        <w:trPr>
          <w:trHeight w:val="315"/>
        </w:trPr>
        <w:tc>
          <w:tcPr>
            <w:tcW w:w="26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F9033C" w:rsidRDefault="00DB557E" w:rsidP="00B90839">
            <w:pPr>
              <w:spacing w:line="240" w:lineRule="auto"/>
              <w:jc w:val="both"/>
              <w:rPr>
                <w:rFonts w:eastAsia="Times New Roman" w:cs="Times New Roman"/>
                <w:b/>
                <w:bCs/>
                <w:color w:val="000000"/>
                <w:lang w:eastAsia="fr-FR"/>
              </w:rPr>
            </w:pPr>
            <w:r w:rsidRPr="00F9033C">
              <w:rPr>
                <w:rFonts w:eastAsia="Times New Roman" w:cs="Times New Roman"/>
                <w:b/>
                <w:bCs/>
                <w:color w:val="000000"/>
                <w:lang w:eastAsia="fr-FR"/>
              </w:rPr>
              <w:t>Réf.</w:t>
            </w:r>
          </w:p>
        </w:tc>
        <w:tc>
          <w:tcPr>
            <w:tcW w:w="6400" w:type="dxa"/>
            <w:tcBorders>
              <w:top w:val="single" w:sz="8" w:space="0" w:color="000000"/>
              <w:left w:val="nil"/>
              <w:bottom w:val="single" w:sz="8" w:space="0" w:color="000000"/>
              <w:right w:val="single" w:sz="8" w:space="0" w:color="000000"/>
            </w:tcBorders>
            <w:shd w:val="clear" w:color="000000" w:fill="D9D9D9"/>
            <w:hideMark/>
          </w:tcPr>
          <w:p w:rsidR="00DB557E" w:rsidRPr="00F9033C" w:rsidRDefault="00DB557E" w:rsidP="00B90839">
            <w:pPr>
              <w:spacing w:line="240" w:lineRule="auto"/>
              <w:jc w:val="both"/>
              <w:rPr>
                <w:rFonts w:eastAsia="Times New Roman" w:cs="Times New Roman"/>
                <w:b/>
                <w:bCs/>
                <w:color w:val="000000"/>
                <w:lang w:eastAsia="fr-FR"/>
              </w:rPr>
            </w:pPr>
            <w:r w:rsidRPr="00F9033C">
              <w:rPr>
                <w:rFonts w:eastAsia="Times New Roman" w:cs="Times New Roman"/>
                <w:b/>
                <w:bCs/>
                <w:color w:val="000000"/>
                <w:lang w:eastAsia="fr-FR"/>
              </w:rPr>
              <w:t>Description</w:t>
            </w:r>
          </w:p>
        </w:tc>
      </w:tr>
      <w:tr w:rsidR="00DB557E" w:rsidRPr="00F9033C" w:rsidTr="00B90839">
        <w:trPr>
          <w:trHeight w:val="3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F9033C" w:rsidRDefault="00DB557E" w:rsidP="00B90839">
            <w:pPr>
              <w:spacing w:line="240" w:lineRule="auto"/>
              <w:jc w:val="both"/>
              <w:rPr>
                <w:rFonts w:eastAsia="Times New Roman" w:cs="Times New Roman"/>
                <w:color w:val="000000"/>
                <w:lang w:eastAsia="fr-FR"/>
              </w:rPr>
            </w:pPr>
            <w:r w:rsidRPr="00F9033C">
              <w:rPr>
                <w:rFonts w:eastAsia="Times New Roman" w:cs="Times New Roman"/>
                <w:color w:val="000000"/>
                <w:lang w:eastAsia="fr-FR"/>
              </w:rPr>
              <w:t>POS-014-1</w:t>
            </w:r>
          </w:p>
        </w:tc>
        <w:tc>
          <w:tcPr>
            <w:tcW w:w="6400" w:type="dxa"/>
            <w:tcBorders>
              <w:top w:val="nil"/>
              <w:left w:val="nil"/>
              <w:bottom w:val="single" w:sz="8" w:space="0" w:color="000000"/>
              <w:right w:val="single" w:sz="8" w:space="0" w:color="000000"/>
            </w:tcBorders>
            <w:shd w:val="clear" w:color="000000" w:fill="FFFFFF"/>
            <w:hideMark/>
          </w:tcPr>
          <w:p w:rsidR="00DB557E" w:rsidRPr="00F9033C" w:rsidRDefault="00DB557E" w:rsidP="00B90839">
            <w:pPr>
              <w:spacing w:line="240" w:lineRule="auto"/>
              <w:jc w:val="both"/>
              <w:rPr>
                <w:rFonts w:eastAsia="Times New Roman" w:cs="Times New Roman"/>
                <w:color w:val="00000A"/>
                <w:lang w:eastAsia="fr-FR"/>
              </w:rPr>
            </w:pPr>
            <w:r w:rsidRPr="00F9033C">
              <w:rPr>
                <w:rFonts w:eastAsia="Times New Roman" w:cs="Times New Roman"/>
                <w:color w:val="00000A"/>
                <w:lang w:eastAsia="fr-FR"/>
              </w:rPr>
              <w:t>Les paiements marché ne doivent pas être déjà calculées</w:t>
            </w:r>
          </w:p>
        </w:tc>
      </w:tr>
    </w:tbl>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76" w:name="_Toc425152172"/>
      <w:r w:rsidRPr="008B74B5">
        <w:rPr>
          <w:i/>
          <w:u w:val="single"/>
        </w:rPr>
        <w:t>Diagramme d’activité</w:t>
      </w:r>
      <w:bookmarkEnd w:id="1876"/>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t>Les prés conditions spécifiques à ce cas d’utilisation fonctionnelle.</w:t>
      </w:r>
    </w:p>
    <w:p w:rsidR="00DB557E" w:rsidRDefault="00DB557E" w:rsidP="00DB557E">
      <w:pPr>
        <w:pStyle w:val="Paragraphedeliste1"/>
        <w:spacing w:line="100" w:lineRule="atLeast"/>
        <w:ind w:left="0"/>
        <w:jc w:val="both"/>
        <w:rPr>
          <w:lang w:eastAsia="fr-FR"/>
        </w:rPr>
      </w:pPr>
    </w:p>
    <w:tbl>
      <w:tblPr>
        <w:tblW w:w="9088" w:type="dxa"/>
        <w:tblInd w:w="55" w:type="dxa"/>
        <w:tblCellMar>
          <w:left w:w="70" w:type="dxa"/>
          <w:right w:w="70" w:type="dxa"/>
        </w:tblCellMar>
        <w:tblLook w:val="04A0" w:firstRow="1" w:lastRow="0" w:firstColumn="1" w:lastColumn="0" w:noHBand="0" w:noVBand="1"/>
      </w:tblPr>
      <w:tblGrid>
        <w:gridCol w:w="3452"/>
        <w:gridCol w:w="5636"/>
      </w:tblGrid>
      <w:tr w:rsidR="00DB557E" w:rsidRPr="00C054A9" w:rsidTr="00B90839">
        <w:trPr>
          <w:trHeight w:val="314"/>
        </w:trPr>
        <w:tc>
          <w:tcPr>
            <w:tcW w:w="345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C054A9" w:rsidRDefault="00DB557E" w:rsidP="00B90839">
            <w:pPr>
              <w:spacing w:line="240" w:lineRule="auto"/>
              <w:jc w:val="both"/>
              <w:rPr>
                <w:rFonts w:eastAsia="Times New Roman" w:cs="Times New Roman"/>
                <w:b/>
                <w:bCs/>
                <w:color w:val="000000"/>
                <w:lang w:eastAsia="fr-FR"/>
              </w:rPr>
            </w:pPr>
            <w:r w:rsidRPr="00C054A9">
              <w:rPr>
                <w:rFonts w:eastAsia="Times New Roman" w:cs="Times New Roman"/>
                <w:b/>
                <w:bCs/>
                <w:color w:val="000000"/>
                <w:lang w:eastAsia="fr-FR"/>
              </w:rPr>
              <w:t>L'utilisateur</w:t>
            </w:r>
          </w:p>
        </w:tc>
        <w:tc>
          <w:tcPr>
            <w:tcW w:w="5636" w:type="dxa"/>
            <w:tcBorders>
              <w:top w:val="single" w:sz="8" w:space="0" w:color="000000"/>
              <w:left w:val="nil"/>
              <w:bottom w:val="single" w:sz="8" w:space="0" w:color="000000"/>
              <w:right w:val="single" w:sz="8" w:space="0" w:color="000000"/>
            </w:tcBorders>
            <w:shd w:val="clear" w:color="000000" w:fill="D9D9D9"/>
            <w:hideMark/>
          </w:tcPr>
          <w:p w:rsidR="00DB557E" w:rsidRPr="00C054A9" w:rsidRDefault="00DB557E" w:rsidP="00B90839">
            <w:pPr>
              <w:spacing w:line="240" w:lineRule="auto"/>
              <w:jc w:val="both"/>
              <w:rPr>
                <w:rFonts w:eastAsia="Times New Roman" w:cs="Times New Roman"/>
                <w:b/>
                <w:bCs/>
                <w:color w:val="000000"/>
                <w:lang w:eastAsia="fr-FR"/>
              </w:rPr>
            </w:pPr>
            <w:r w:rsidRPr="00C054A9">
              <w:rPr>
                <w:rFonts w:eastAsia="Times New Roman" w:cs="Times New Roman"/>
                <w:b/>
                <w:bCs/>
                <w:color w:val="000000"/>
                <w:lang w:eastAsia="fr-FR"/>
              </w:rPr>
              <w:t>MegaCor</w:t>
            </w:r>
          </w:p>
        </w:tc>
      </w:tr>
      <w:tr w:rsidR="00DB557E" w:rsidRPr="00C054A9" w:rsidTr="00B90839">
        <w:trPr>
          <w:trHeight w:val="1210"/>
        </w:trPr>
        <w:tc>
          <w:tcPr>
            <w:tcW w:w="3452" w:type="dxa"/>
            <w:tcBorders>
              <w:top w:val="nil"/>
              <w:left w:val="single" w:sz="8" w:space="0" w:color="000000"/>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L'utilisateur identifie la référence de l'annonce.</w:t>
            </w:r>
          </w:p>
        </w:tc>
        <w:tc>
          <w:tcPr>
            <w:tcW w:w="5636" w:type="dxa"/>
            <w:tcBorders>
              <w:top w:val="nil"/>
              <w:left w:val="nil"/>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MegaCor présente un écran de recherche multicritères à partir duquel l'utilisateur identifie la référence de l'annonce, la recherche pourrait être effectué par ISIN, par Référence d'annonce … etc</w:t>
            </w:r>
          </w:p>
        </w:tc>
      </w:tr>
      <w:tr w:rsidR="00DB557E" w:rsidRPr="00C054A9" w:rsidTr="00B90839">
        <w:trPr>
          <w:trHeight w:val="613"/>
        </w:trPr>
        <w:tc>
          <w:tcPr>
            <w:tcW w:w="3452" w:type="dxa"/>
            <w:tcBorders>
              <w:top w:val="nil"/>
              <w:left w:val="single" w:sz="8" w:space="0" w:color="000000"/>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Sélection de ligne sur laquelle le paiement marché est généré</w:t>
            </w:r>
          </w:p>
        </w:tc>
        <w:tc>
          <w:tcPr>
            <w:tcW w:w="5636" w:type="dxa"/>
            <w:tcBorders>
              <w:top w:val="nil"/>
              <w:left w:val="nil"/>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 </w:t>
            </w:r>
          </w:p>
        </w:tc>
      </w:tr>
      <w:tr w:rsidR="00DB557E" w:rsidRPr="00C054A9" w:rsidTr="00B90839">
        <w:trPr>
          <w:trHeight w:val="314"/>
        </w:trPr>
        <w:tc>
          <w:tcPr>
            <w:tcW w:w="3452" w:type="dxa"/>
            <w:tcBorders>
              <w:top w:val="nil"/>
              <w:left w:val="single" w:sz="8" w:space="0" w:color="000000"/>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 xml:space="preserve">L'utilisateur clique sur le bouton droit </w:t>
            </w:r>
          </w:p>
        </w:tc>
        <w:tc>
          <w:tcPr>
            <w:tcW w:w="5636" w:type="dxa"/>
            <w:tcBorders>
              <w:top w:val="nil"/>
              <w:left w:val="nil"/>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Un bouton "MP" apparaît sur la ligne de l'exécution</w:t>
            </w:r>
          </w:p>
        </w:tc>
      </w:tr>
      <w:tr w:rsidR="00DB557E" w:rsidRPr="00C054A9" w:rsidTr="00B90839">
        <w:trPr>
          <w:trHeight w:val="613"/>
        </w:trPr>
        <w:tc>
          <w:tcPr>
            <w:tcW w:w="3452" w:type="dxa"/>
            <w:tcBorders>
              <w:top w:val="nil"/>
              <w:left w:val="single" w:sz="8" w:space="0" w:color="000000"/>
              <w:bottom w:val="nil"/>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L'utilisateur clique sur le bouton "MP"</w:t>
            </w:r>
          </w:p>
        </w:tc>
        <w:tc>
          <w:tcPr>
            <w:tcW w:w="5636" w:type="dxa"/>
            <w:tcBorders>
              <w:top w:val="nil"/>
              <w:left w:val="nil"/>
              <w:bottom w:val="nil"/>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Le système génère en un sous écran le paiement marché avec les informations constatés depuis les exécutions marché</w:t>
            </w:r>
          </w:p>
        </w:tc>
      </w:tr>
      <w:tr w:rsidR="00DB557E" w:rsidRPr="00C054A9" w:rsidTr="00B90839">
        <w:trPr>
          <w:trHeight w:val="613"/>
        </w:trPr>
        <w:tc>
          <w:tcPr>
            <w:tcW w:w="345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DB557E" w:rsidRPr="00C054A9"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L’utilisateur pourrait choisir de définir le paiement marché en brut ou en net</w:t>
            </w:r>
          </w:p>
        </w:tc>
        <w:tc>
          <w:tcPr>
            <w:tcW w:w="5636" w:type="dxa"/>
            <w:tcBorders>
              <w:top w:val="single" w:sz="8" w:space="0" w:color="auto"/>
              <w:left w:val="nil"/>
              <w:bottom w:val="single" w:sz="8" w:space="0" w:color="auto"/>
              <w:right w:val="single" w:sz="8" w:space="0" w:color="auto"/>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Pr>
                <w:rFonts w:eastAsia="Times New Roman" w:cs="Times New Roman"/>
                <w:color w:val="00000A"/>
                <w:lang w:eastAsia="fr-FR"/>
              </w:rPr>
              <w:t>Le système présente un bouton de sélection du type de paiement soit en brut soit en net</w:t>
            </w:r>
          </w:p>
        </w:tc>
      </w:tr>
      <w:tr w:rsidR="00DB557E" w:rsidRPr="00C054A9" w:rsidTr="00B90839">
        <w:trPr>
          <w:trHeight w:val="613"/>
        </w:trPr>
        <w:tc>
          <w:tcPr>
            <w:tcW w:w="345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DB557E" w:rsidRPr="00C054A9" w:rsidRDefault="00DB557E" w:rsidP="00B90839">
            <w:pPr>
              <w:spacing w:line="240" w:lineRule="auto"/>
              <w:rPr>
                <w:rFonts w:eastAsia="Times New Roman" w:cs="Times New Roman"/>
                <w:color w:val="000000"/>
                <w:lang w:eastAsia="fr-FR"/>
              </w:rPr>
            </w:pPr>
            <w:r w:rsidRPr="00C054A9">
              <w:rPr>
                <w:rFonts w:eastAsia="Times New Roman" w:cs="Times New Roman"/>
                <w:color w:val="000000"/>
                <w:lang w:eastAsia="fr-FR"/>
              </w:rPr>
              <w:t xml:space="preserve">L'utilisateur sauvegarde le paiement crée </w:t>
            </w:r>
          </w:p>
        </w:tc>
        <w:tc>
          <w:tcPr>
            <w:tcW w:w="5636" w:type="dxa"/>
            <w:tcBorders>
              <w:top w:val="single" w:sz="8" w:space="0" w:color="auto"/>
              <w:left w:val="nil"/>
              <w:bottom w:val="single" w:sz="8" w:space="0" w:color="auto"/>
              <w:right w:val="single" w:sz="8" w:space="0" w:color="auto"/>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Le paiement marché sur la ligne sélectionnée est généré par MegaCor</w:t>
            </w:r>
          </w:p>
        </w:tc>
      </w:tr>
    </w:tbl>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77" w:name="_Toc425152173"/>
      <w:r w:rsidRPr="008B74B5">
        <w:rPr>
          <w:i/>
          <w:u w:val="single"/>
        </w:rPr>
        <w:t>Règles de gestion</w:t>
      </w:r>
      <w:bookmarkEnd w:id="1877"/>
    </w:p>
    <w:p w:rsidR="00DB557E" w:rsidRDefault="00DB557E" w:rsidP="00DB557E">
      <w:pPr>
        <w:pStyle w:val="Paragraphedeliste1"/>
        <w:spacing w:line="100" w:lineRule="atLeast"/>
        <w:ind w:left="432"/>
        <w:jc w:val="both"/>
      </w:pPr>
    </w:p>
    <w:p w:rsidR="00DB557E" w:rsidRDefault="00DB557E" w:rsidP="006E0B40">
      <w:pPr>
        <w:pStyle w:val="Paragraphedeliste1"/>
        <w:numPr>
          <w:ilvl w:val="0"/>
          <w:numId w:val="36"/>
        </w:numPr>
        <w:spacing w:line="100" w:lineRule="atLeast"/>
        <w:jc w:val="both"/>
      </w:pPr>
      <w:r>
        <w:t>Les règles de gestion spécifique à ce cas d’utilisation fonctionnelle.</w:t>
      </w:r>
    </w:p>
    <w:p w:rsidR="00DB557E"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878" w:name="_Toc425152174"/>
      <w:r w:rsidRPr="008B74B5">
        <w:rPr>
          <w:i/>
          <w:u w:val="single"/>
        </w:rPr>
        <w:t>Traitement</w:t>
      </w:r>
      <w:bookmarkEnd w:id="1878"/>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103" w:type="dxa"/>
        <w:tblInd w:w="55" w:type="dxa"/>
        <w:tblCellMar>
          <w:left w:w="70" w:type="dxa"/>
          <w:right w:w="70" w:type="dxa"/>
        </w:tblCellMar>
        <w:tblLook w:val="04A0" w:firstRow="1" w:lastRow="0" w:firstColumn="1" w:lastColumn="0" w:noHBand="0" w:noVBand="1"/>
      </w:tblPr>
      <w:tblGrid>
        <w:gridCol w:w="3458"/>
        <w:gridCol w:w="5645"/>
      </w:tblGrid>
      <w:tr w:rsidR="00DB557E" w:rsidRPr="00D05ADF" w:rsidTr="00B90839">
        <w:trPr>
          <w:trHeight w:val="315"/>
        </w:trPr>
        <w:tc>
          <w:tcPr>
            <w:tcW w:w="3458" w:type="dxa"/>
            <w:tcBorders>
              <w:top w:val="single" w:sz="8" w:space="0" w:color="000000"/>
              <w:left w:val="single" w:sz="8" w:space="0" w:color="000000"/>
              <w:bottom w:val="nil"/>
              <w:right w:val="single" w:sz="8" w:space="0" w:color="000000"/>
            </w:tcBorders>
            <w:shd w:val="clear" w:color="000000" w:fill="D9D9D9"/>
            <w:hideMark/>
          </w:tcPr>
          <w:p w:rsidR="00DB557E" w:rsidRPr="00D05ADF" w:rsidRDefault="00DB557E" w:rsidP="00B90839">
            <w:pPr>
              <w:spacing w:line="240" w:lineRule="auto"/>
              <w:jc w:val="both"/>
              <w:rPr>
                <w:rFonts w:eastAsia="Times New Roman" w:cs="Times New Roman"/>
                <w:b/>
                <w:bCs/>
                <w:color w:val="000000"/>
                <w:lang w:eastAsia="fr-FR"/>
              </w:rPr>
            </w:pPr>
            <w:r w:rsidRPr="00D05ADF">
              <w:rPr>
                <w:rFonts w:eastAsia="Times New Roman" w:cs="Times New Roman"/>
                <w:b/>
                <w:bCs/>
                <w:color w:val="000000"/>
                <w:lang w:eastAsia="fr-FR"/>
              </w:rPr>
              <w:t>Réf.</w:t>
            </w:r>
          </w:p>
        </w:tc>
        <w:tc>
          <w:tcPr>
            <w:tcW w:w="5645" w:type="dxa"/>
            <w:tcBorders>
              <w:top w:val="single" w:sz="8" w:space="0" w:color="000000"/>
              <w:left w:val="nil"/>
              <w:bottom w:val="nil"/>
              <w:right w:val="single" w:sz="8" w:space="0" w:color="000000"/>
            </w:tcBorders>
            <w:shd w:val="clear" w:color="000000" w:fill="D9D9D9"/>
            <w:hideMark/>
          </w:tcPr>
          <w:p w:rsidR="00DB557E" w:rsidRPr="00D05ADF" w:rsidRDefault="00DB557E" w:rsidP="00B90839">
            <w:pPr>
              <w:spacing w:line="240" w:lineRule="auto"/>
              <w:jc w:val="both"/>
              <w:rPr>
                <w:rFonts w:eastAsia="Times New Roman" w:cs="Times New Roman"/>
                <w:b/>
                <w:bCs/>
                <w:color w:val="000000"/>
                <w:lang w:eastAsia="fr-FR"/>
              </w:rPr>
            </w:pPr>
            <w:r w:rsidRPr="00D05ADF">
              <w:rPr>
                <w:rFonts w:eastAsia="Times New Roman" w:cs="Times New Roman"/>
                <w:b/>
                <w:bCs/>
                <w:color w:val="000000"/>
                <w:lang w:eastAsia="fr-FR"/>
              </w:rPr>
              <w:t>Description</w:t>
            </w:r>
          </w:p>
        </w:tc>
      </w:tr>
      <w:tr w:rsidR="00DB557E" w:rsidRPr="00D05ADF" w:rsidTr="00B90839">
        <w:trPr>
          <w:trHeight w:val="600"/>
        </w:trPr>
        <w:tc>
          <w:tcPr>
            <w:tcW w:w="3458"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DB557E" w:rsidRPr="00D05ADF" w:rsidRDefault="00DB557E" w:rsidP="00B90839">
            <w:pPr>
              <w:spacing w:line="240" w:lineRule="auto"/>
              <w:rPr>
                <w:rFonts w:eastAsia="Times New Roman" w:cs="Times New Roman"/>
                <w:color w:val="000000"/>
                <w:lang w:eastAsia="fr-FR"/>
              </w:rPr>
            </w:pPr>
            <w:r w:rsidRPr="00D05ADF">
              <w:rPr>
                <w:rFonts w:eastAsia="Times New Roman" w:cs="Times New Roman"/>
                <w:color w:val="000000"/>
                <w:lang w:eastAsia="fr-FR"/>
              </w:rPr>
              <w:t>TRT-014-1</w:t>
            </w:r>
          </w:p>
        </w:tc>
        <w:tc>
          <w:tcPr>
            <w:tcW w:w="5645" w:type="dxa"/>
            <w:tcBorders>
              <w:top w:val="single" w:sz="8" w:space="0" w:color="auto"/>
              <w:left w:val="nil"/>
              <w:bottom w:val="nil"/>
              <w:right w:val="single" w:sz="8" w:space="0" w:color="auto"/>
            </w:tcBorders>
            <w:shd w:val="clear" w:color="000000" w:fill="FFFFFF"/>
            <w:hideMark/>
          </w:tcPr>
          <w:p w:rsidR="00DB557E" w:rsidRPr="00D05ADF" w:rsidRDefault="00DB557E" w:rsidP="00B90839">
            <w:pPr>
              <w:spacing w:line="240" w:lineRule="auto"/>
              <w:jc w:val="both"/>
              <w:rPr>
                <w:rFonts w:eastAsia="Times New Roman" w:cs="Times New Roman"/>
                <w:color w:val="00000A"/>
                <w:lang w:eastAsia="fr-FR"/>
              </w:rPr>
            </w:pPr>
            <w:r w:rsidRPr="00D05ADF">
              <w:rPr>
                <w:rFonts w:eastAsia="Times New Roman" w:cs="Times New Roman"/>
                <w:color w:val="00000A"/>
                <w:lang w:eastAsia="fr-FR"/>
              </w:rPr>
              <w:t>A la sauvegarde du paiement marché, plusieurs impacts sont générés au niveau de MegaCor :</w:t>
            </w:r>
          </w:p>
        </w:tc>
      </w:tr>
      <w:tr w:rsidR="00DB557E" w:rsidRPr="00D05ADF" w:rsidTr="00B90839">
        <w:trPr>
          <w:trHeight w:val="300"/>
        </w:trPr>
        <w:tc>
          <w:tcPr>
            <w:tcW w:w="3458" w:type="dxa"/>
            <w:vMerge/>
            <w:tcBorders>
              <w:top w:val="single" w:sz="8" w:space="0" w:color="auto"/>
              <w:left w:val="single" w:sz="8" w:space="0" w:color="auto"/>
              <w:bottom w:val="single" w:sz="8" w:space="0" w:color="000000"/>
              <w:right w:val="single" w:sz="8" w:space="0" w:color="auto"/>
            </w:tcBorders>
            <w:vAlign w:val="center"/>
            <w:hideMark/>
          </w:tcPr>
          <w:p w:rsidR="00DB557E" w:rsidRPr="00D05ADF" w:rsidRDefault="00DB557E" w:rsidP="00B90839">
            <w:pPr>
              <w:spacing w:line="240" w:lineRule="auto"/>
              <w:rPr>
                <w:rFonts w:eastAsia="Times New Roman" w:cs="Times New Roman"/>
                <w:color w:val="000000"/>
                <w:lang w:eastAsia="fr-FR"/>
              </w:rPr>
            </w:pPr>
          </w:p>
        </w:tc>
        <w:tc>
          <w:tcPr>
            <w:tcW w:w="5645" w:type="dxa"/>
            <w:tcBorders>
              <w:top w:val="nil"/>
              <w:left w:val="nil"/>
              <w:bottom w:val="nil"/>
              <w:right w:val="single" w:sz="8" w:space="0" w:color="000000"/>
            </w:tcBorders>
            <w:shd w:val="clear" w:color="000000" w:fill="FFFFFF"/>
            <w:hideMark/>
          </w:tcPr>
          <w:p w:rsidR="00DB557E" w:rsidRPr="00D05ADF" w:rsidRDefault="00DB557E" w:rsidP="00B90839">
            <w:pPr>
              <w:spacing w:line="240" w:lineRule="auto"/>
              <w:jc w:val="both"/>
              <w:rPr>
                <w:rFonts w:eastAsia="Times New Roman" w:cs="Times New Roman"/>
                <w:color w:val="00000A"/>
                <w:lang w:eastAsia="fr-FR"/>
              </w:rPr>
            </w:pPr>
            <w:r w:rsidRPr="00D05ADF">
              <w:rPr>
                <w:rFonts w:eastAsia="Times New Roman" w:cs="Times New Roman"/>
                <w:color w:val="00000A"/>
                <w:lang w:eastAsia="fr-FR"/>
              </w:rPr>
              <w:t>Réconciliation entre le calcul prévisionnel et le paiement généré</w:t>
            </w:r>
          </w:p>
        </w:tc>
      </w:tr>
      <w:tr w:rsidR="00DB557E" w:rsidRPr="00D05ADF" w:rsidTr="00B90839">
        <w:trPr>
          <w:trHeight w:val="315"/>
        </w:trPr>
        <w:tc>
          <w:tcPr>
            <w:tcW w:w="3458" w:type="dxa"/>
            <w:vMerge/>
            <w:tcBorders>
              <w:top w:val="single" w:sz="8" w:space="0" w:color="auto"/>
              <w:left w:val="single" w:sz="8" w:space="0" w:color="auto"/>
              <w:bottom w:val="single" w:sz="8" w:space="0" w:color="000000"/>
              <w:right w:val="single" w:sz="8" w:space="0" w:color="auto"/>
            </w:tcBorders>
            <w:vAlign w:val="center"/>
            <w:hideMark/>
          </w:tcPr>
          <w:p w:rsidR="00DB557E" w:rsidRPr="00D05ADF" w:rsidRDefault="00DB557E" w:rsidP="00B90839">
            <w:pPr>
              <w:spacing w:line="240" w:lineRule="auto"/>
              <w:rPr>
                <w:rFonts w:eastAsia="Times New Roman" w:cs="Times New Roman"/>
                <w:color w:val="000000"/>
                <w:lang w:eastAsia="fr-FR"/>
              </w:rPr>
            </w:pPr>
          </w:p>
        </w:tc>
        <w:tc>
          <w:tcPr>
            <w:tcW w:w="5645" w:type="dxa"/>
            <w:tcBorders>
              <w:top w:val="nil"/>
              <w:left w:val="nil"/>
              <w:bottom w:val="single" w:sz="8" w:space="0" w:color="000000"/>
              <w:right w:val="single" w:sz="8" w:space="0" w:color="000000"/>
            </w:tcBorders>
            <w:shd w:val="clear" w:color="000000" w:fill="FFFFFF"/>
            <w:hideMark/>
          </w:tcPr>
          <w:p w:rsidR="00DB557E" w:rsidRPr="00D05ADF" w:rsidRDefault="00DB557E" w:rsidP="00B90839">
            <w:pPr>
              <w:spacing w:line="240" w:lineRule="auto"/>
              <w:jc w:val="both"/>
              <w:rPr>
                <w:rFonts w:eastAsia="Times New Roman" w:cs="Times New Roman"/>
                <w:color w:val="00000A"/>
                <w:lang w:eastAsia="fr-FR"/>
              </w:rPr>
            </w:pPr>
            <w:r w:rsidRPr="00D05ADF">
              <w:rPr>
                <w:rFonts w:eastAsia="Times New Roman" w:cs="Times New Roman"/>
                <w:color w:val="00000A"/>
                <w:lang w:eastAsia="fr-FR"/>
              </w:rPr>
              <w:t>Allocation du paiement sur les positions éligibles clients</w:t>
            </w:r>
          </w:p>
        </w:tc>
      </w:tr>
    </w:tbl>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79" w:name="_Toc425152175"/>
      <w:r w:rsidRPr="008B74B5">
        <w:rPr>
          <w:i/>
          <w:u w:val="single"/>
        </w:rPr>
        <w:t>Message d’erreur</w:t>
      </w:r>
      <w:bookmarkEnd w:id="1879"/>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pStyle w:val="Paragraphedeliste1"/>
        <w:spacing w:line="100" w:lineRule="atLeast"/>
        <w:jc w:val="both"/>
      </w:pPr>
    </w:p>
    <w:tbl>
      <w:tblPr>
        <w:tblW w:w="9117" w:type="dxa"/>
        <w:tblInd w:w="55" w:type="dxa"/>
        <w:tblCellMar>
          <w:left w:w="70" w:type="dxa"/>
          <w:right w:w="70" w:type="dxa"/>
        </w:tblCellMar>
        <w:tblLook w:val="04A0" w:firstRow="1" w:lastRow="0" w:firstColumn="1" w:lastColumn="0" w:noHBand="0" w:noVBand="1"/>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lastRenderedPageBreak/>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880" w:name="_Toc425152176"/>
      <w:r>
        <w:rPr>
          <w:lang w:eastAsia="fr-FR"/>
        </w:rPr>
        <w:t>Cas d’utilisation &lt;Calcul du paiement client&gt;</w:t>
      </w:r>
      <w:bookmarkEnd w:id="1880"/>
    </w:p>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81" w:name="_Toc425152177"/>
      <w:r w:rsidRPr="008B74B5">
        <w:rPr>
          <w:i/>
          <w:u w:val="single"/>
        </w:rPr>
        <w:t>Définition et objectif</w:t>
      </w:r>
      <w:bookmarkEnd w:id="1881"/>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L’objectif de cas d’utilisation est la création du paiement titre et espèce pour chaque client éligible à l’OST.</w:t>
      </w:r>
    </w:p>
    <w:p w:rsidR="00DB557E" w:rsidRDefault="00DB557E" w:rsidP="006E0B40">
      <w:pPr>
        <w:pStyle w:val="Paragraphedeliste1"/>
        <w:numPr>
          <w:ilvl w:val="0"/>
          <w:numId w:val="36"/>
        </w:numPr>
        <w:spacing w:line="100" w:lineRule="atLeast"/>
        <w:jc w:val="both"/>
        <w:rPr>
          <w:lang w:eastAsia="fr-FR"/>
        </w:rPr>
      </w:pPr>
      <w:r>
        <w:rPr>
          <w:lang w:eastAsia="fr-FR"/>
        </w:rPr>
        <w:t>Ce processus aussi impact les positions titres et espèce des clients éligibles ainsi que la position CMP si applicable.</w:t>
      </w:r>
    </w:p>
    <w:p w:rsidR="00DB557E" w:rsidRDefault="00DB557E" w:rsidP="00DB557E">
      <w:pPr>
        <w:pStyle w:val="Paragraphedeliste1"/>
        <w:spacing w:line="100" w:lineRule="atLeast"/>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82" w:name="_Toc425152178"/>
      <w:r w:rsidRPr="008B74B5">
        <w:rPr>
          <w:i/>
          <w:u w:val="single"/>
        </w:rPr>
        <w:t>Pré-conditions</w:t>
      </w:r>
      <w:bookmarkEnd w:id="1882"/>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 xml:space="preserve">Les pré-conditions relatives à ce cas d’utilisation fonctionnel </w:t>
      </w:r>
    </w:p>
    <w:p w:rsidR="00DB557E" w:rsidRDefault="00DB557E" w:rsidP="00DB557E">
      <w:pPr>
        <w:pStyle w:val="Paragraphedeliste1"/>
        <w:spacing w:line="100" w:lineRule="atLeast"/>
        <w:jc w:val="both"/>
        <w:rPr>
          <w:lang w:eastAsia="fr-FR"/>
        </w:rPr>
      </w:pPr>
    </w:p>
    <w:p w:rsidR="00DB557E" w:rsidRDefault="00DB557E" w:rsidP="00DB557E">
      <w:pPr>
        <w:pStyle w:val="Paragraphedeliste1"/>
        <w:spacing w:line="100" w:lineRule="atLeast"/>
        <w:jc w:val="both"/>
        <w:rPr>
          <w:lang w:eastAsia="fr-FR"/>
        </w:rPr>
      </w:pPr>
    </w:p>
    <w:p w:rsidR="00DB557E" w:rsidRDefault="00DB557E" w:rsidP="00DB557E">
      <w:pPr>
        <w:spacing w:line="240" w:lineRule="auto"/>
        <w:jc w:val="both"/>
        <w:rPr>
          <w:lang w:eastAsia="fr-FR"/>
        </w:rPr>
      </w:pPr>
    </w:p>
    <w:tbl>
      <w:tblPr>
        <w:tblW w:w="9178" w:type="dxa"/>
        <w:tblInd w:w="55" w:type="dxa"/>
        <w:tblCellMar>
          <w:left w:w="70" w:type="dxa"/>
          <w:right w:w="70" w:type="dxa"/>
        </w:tblCellMar>
        <w:tblLook w:val="04A0" w:firstRow="1" w:lastRow="0" w:firstColumn="1" w:lastColumn="0" w:noHBand="0" w:noVBand="1"/>
      </w:tblPr>
      <w:tblGrid>
        <w:gridCol w:w="3486"/>
        <w:gridCol w:w="5692"/>
      </w:tblGrid>
      <w:tr w:rsidR="00DB557E" w:rsidRPr="00401F47" w:rsidTr="00B90839">
        <w:trPr>
          <w:trHeight w:val="313"/>
        </w:trPr>
        <w:tc>
          <w:tcPr>
            <w:tcW w:w="3486"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01F47" w:rsidRDefault="00DB557E" w:rsidP="00B90839">
            <w:pPr>
              <w:spacing w:line="240" w:lineRule="auto"/>
              <w:jc w:val="both"/>
              <w:rPr>
                <w:rFonts w:eastAsia="Times New Roman" w:cs="Times New Roman"/>
                <w:b/>
                <w:bCs/>
                <w:color w:val="000000"/>
                <w:lang w:eastAsia="fr-FR"/>
              </w:rPr>
            </w:pPr>
            <w:r w:rsidRPr="00401F47">
              <w:rPr>
                <w:rFonts w:eastAsia="Times New Roman" w:cs="Times New Roman"/>
                <w:b/>
                <w:bCs/>
                <w:color w:val="000000"/>
                <w:lang w:eastAsia="fr-FR"/>
              </w:rPr>
              <w:t>Réf.</w:t>
            </w:r>
          </w:p>
        </w:tc>
        <w:tc>
          <w:tcPr>
            <w:tcW w:w="5692" w:type="dxa"/>
            <w:tcBorders>
              <w:top w:val="single" w:sz="8" w:space="0" w:color="000000"/>
              <w:left w:val="nil"/>
              <w:bottom w:val="single" w:sz="8" w:space="0" w:color="000000"/>
              <w:right w:val="single" w:sz="8" w:space="0" w:color="000000"/>
            </w:tcBorders>
            <w:shd w:val="clear" w:color="000000" w:fill="D9D9D9"/>
            <w:hideMark/>
          </w:tcPr>
          <w:p w:rsidR="00DB557E" w:rsidRPr="00401F47" w:rsidRDefault="00DB557E" w:rsidP="00B90839">
            <w:pPr>
              <w:spacing w:line="240" w:lineRule="auto"/>
              <w:jc w:val="both"/>
              <w:rPr>
                <w:rFonts w:eastAsia="Times New Roman" w:cs="Times New Roman"/>
                <w:b/>
                <w:bCs/>
                <w:color w:val="000000"/>
                <w:lang w:eastAsia="fr-FR"/>
              </w:rPr>
            </w:pPr>
            <w:r w:rsidRPr="00401F47">
              <w:rPr>
                <w:rFonts w:eastAsia="Times New Roman" w:cs="Times New Roman"/>
                <w:b/>
                <w:bCs/>
                <w:color w:val="000000"/>
                <w:lang w:eastAsia="fr-FR"/>
              </w:rPr>
              <w:t>Description</w:t>
            </w:r>
          </w:p>
        </w:tc>
      </w:tr>
      <w:tr w:rsidR="00DB557E" w:rsidRPr="00401F47" w:rsidTr="00B90839">
        <w:trPr>
          <w:trHeight w:val="313"/>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PRE-015-1</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Les comptes titres clients sont crées au niveau du référentiel</w:t>
            </w:r>
          </w:p>
        </w:tc>
      </w:tr>
      <w:tr w:rsidR="00DB557E" w:rsidRPr="00401F47" w:rsidTr="00B90839">
        <w:trPr>
          <w:trHeight w:val="313"/>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PRE-015-2</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Les comptes espèces sont crées au niveau du référentiel</w:t>
            </w:r>
          </w:p>
        </w:tc>
      </w:tr>
      <w:tr w:rsidR="00DB557E" w:rsidRPr="00401F47" w:rsidTr="00B90839">
        <w:trPr>
          <w:trHeight w:val="611"/>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PRE-015-3</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L'éligibilité compte titre et compte espèce est définir au niveau du référentiel</w:t>
            </w:r>
          </w:p>
        </w:tc>
      </w:tr>
      <w:tr w:rsidR="00DB557E" w:rsidRPr="00401F47" w:rsidTr="00B90839">
        <w:trPr>
          <w:trHeight w:val="611"/>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PRE-015-4</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L'allocation titre ou espèce est générée au niveau de Megara sur l'Ost en question</w:t>
            </w:r>
          </w:p>
        </w:tc>
      </w:tr>
    </w:tbl>
    <w:p w:rsidR="00DB557E" w:rsidRDefault="00DB557E" w:rsidP="00DB557E">
      <w:pPr>
        <w:spacing w:line="240" w:lineRule="auto"/>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83" w:name="_Toc425152179"/>
      <w:r w:rsidRPr="008B74B5">
        <w:rPr>
          <w:i/>
          <w:u w:val="single"/>
        </w:rPr>
        <w:t>Post-conditions</w:t>
      </w:r>
      <w:bookmarkEnd w:id="1883"/>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 xml:space="preserve">Les post-conditions relatives à ce cas d’utilisation fonctionnel </w:t>
      </w:r>
    </w:p>
    <w:p w:rsidR="00DB557E" w:rsidRDefault="00DB557E" w:rsidP="00DB557E">
      <w:pPr>
        <w:pStyle w:val="Paragraphedeliste1"/>
        <w:spacing w:line="100" w:lineRule="atLeast"/>
        <w:jc w:val="both"/>
        <w:rPr>
          <w:lang w:eastAsia="fr-FR"/>
        </w:rPr>
      </w:pPr>
    </w:p>
    <w:tbl>
      <w:tblPr>
        <w:tblW w:w="9119" w:type="dxa"/>
        <w:tblInd w:w="55" w:type="dxa"/>
        <w:tblCellMar>
          <w:left w:w="70" w:type="dxa"/>
          <w:right w:w="70" w:type="dxa"/>
        </w:tblCellMar>
        <w:tblLook w:val="04A0" w:firstRow="1" w:lastRow="0" w:firstColumn="1" w:lastColumn="0" w:noHBand="0" w:noVBand="1"/>
      </w:tblPr>
      <w:tblGrid>
        <w:gridCol w:w="3464"/>
        <w:gridCol w:w="5655"/>
      </w:tblGrid>
      <w:tr w:rsidR="00DB557E" w:rsidRPr="002E6016" w:rsidTr="00B90839">
        <w:trPr>
          <w:trHeight w:val="315"/>
        </w:trPr>
        <w:tc>
          <w:tcPr>
            <w:tcW w:w="3464"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2E6016" w:rsidRDefault="00DB557E" w:rsidP="00B90839">
            <w:pPr>
              <w:spacing w:line="240" w:lineRule="auto"/>
              <w:jc w:val="both"/>
              <w:rPr>
                <w:rFonts w:eastAsia="Times New Roman" w:cs="Times New Roman"/>
                <w:b/>
                <w:bCs/>
                <w:color w:val="000000"/>
                <w:lang w:eastAsia="fr-FR"/>
              </w:rPr>
            </w:pPr>
            <w:r w:rsidRPr="002E6016">
              <w:rPr>
                <w:rFonts w:eastAsia="Times New Roman" w:cs="Times New Roman"/>
                <w:b/>
                <w:bCs/>
                <w:color w:val="000000"/>
                <w:lang w:eastAsia="fr-FR"/>
              </w:rPr>
              <w:t>Réf.</w:t>
            </w:r>
          </w:p>
        </w:tc>
        <w:tc>
          <w:tcPr>
            <w:tcW w:w="5655" w:type="dxa"/>
            <w:tcBorders>
              <w:top w:val="single" w:sz="8" w:space="0" w:color="000000"/>
              <w:left w:val="nil"/>
              <w:bottom w:val="single" w:sz="8" w:space="0" w:color="000000"/>
              <w:right w:val="single" w:sz="8" w:space="0" w:color="000000"/>
            </w:tcBorders>
            <w:shd w:val="clear" w:color="000000" w:fill="D9D9D9"/>
            <w:hideMark/>
          </w:tcPr>
          <w:p w:rsidR="00DB557E" w:rsidRPr="002E6016" w:rsidRDefault="00DB557E" w:rsidP="00B90839">
            <w:pPr>
              <w:spacing w:line="240" w:lineRule="auto"/>
              <w:jc w:val="both"/>
              <w:rPr>
                <w:rFonts w:eastAsia="Times New Roman" w:cs="Times New Roman"/>
                <w:b/>
                <w:bCs/>
                <w:color w:val="000000"/>
                <w:lang w:eastAsia="fr-FR"/>
              </w:rPr>
            </w:pPr>
            <w:r w:rsidRPr="002E6016">
              <w:rPr>
                <w:rFonts w:eastAsia="Times New Roman" w:cs="Times New Roman"/>
                <w:b/>
                <w:bCs/>
                <w:color w:val="000000"/>
                <w:lang w:eastAsia="fr-FR"/>
              </w:rPr>
              <w:t>Description</w:t>
            </w:r>
          </w:p>
        </w:tc>
      </w:tr>
      <w:tr w:rsidR="00DB557E" w:rsidRPr="002E6016" w:rsidTr="00B90839">
        <w:trPr>
          <w:trHeight w:val="315"/>
        </w:trPr>
        <w:tc>
          <w:tcPr>
            <w:tcW w:w="3464" w:type="dxa"/>
            <w:tcBorders>
              <w:top w:val="nil"/>
              <w:left w:val="single" w:sz="8" w:space="0" w:color="000000"/>
              <w:bottom w:val="single" w:sz="8" w:space="0" w:color="000000"/>
              <w:right w:val="single" w:sz="8" w:space="0" w:color="000000"/>
            </w:tcBorders>
            <w:shd w:val="clear" w:color="000000" w:fill="FFFFFF"/>
            <w:hideMark/>
          </w:tcPr>
          <w:p w:rsidR="00DB557E" w:rsidRPr="002E6016" w:rsidRDefault="00DB557E" w:rsidP="00B90839">
            <w:pPr>
              <w:spacing w:line="240" w:lineRule="auto"/>
              <w:jc w:val="both"/>
              <w:rPr>
                <w:rFonts w:eastAsia="Times New Roman" w:cs="Times New Roman"/>
                <w:color w:val="000000"/>
                <w:lang w:eastAsia="fr-FR"/>
              </w:rPr>
            </w:pPr>
            <w:r w:rsidRPr="002E6016">
              <w:rPr>
                <w:rFonts w:eastAsia="Times New Roman" w:cs="Times New Roman"/>
                <w:color w:val="000000"/>
                <w:lang w:eastAsia="fr-FR"/>
              </w:rPr>
              <w:t>POS-015-1</w:t>
            </w:r>
          </w:p>
        </w:tc>
        <w:tc>
          <w:tcPr>
            <w:tcW w:w="5655" w:type="dxa"/>
            <w:tcBorders>
              <w:top w:val="nil"/>
              <w:left w:val="nil"/>
              <w:bottom w:val="single" w:sz="8" w:space="0" w:color="000000"/>
              <w:right w:val="single" w:sz="8" w:space="0" w:color="000000"/>
            </w:tcBorders>
            <w:shd w:val="clear" w:color="000000" w:fill="FFFFFF"/>
            <w:hideMark/>
          </w:tcPr>
          <w:p w:rsidR="00DB557E" w:rsidRPr="002E6016" w:rsidRDefault="00DB557E" w:rsidP="00B90839">
            <w:pPr>
              <w:spacing w:line="240" w:lineRule="auto"/>
              <w:jc w:val="both"/>
              <w:rPr>
                <w:rFonts w:eastAsia="Times New Roman" w:cs="Times New Roman"/>
                <w:color w:val="00000A"/>
                <w:lang w:eastAsia="fr-FR"/>
              </w:rPr>
            </w:pPr>
            <w:r w:rsidRPr="002E6016">
              <w:rPr>
                <w:rFonts w:eastAsia="Times New Roman" w:cs="Times New Roman"/>
                <w:color w:val="00000A"/>
                <w:lang w:eastAsia="fr-FR"/>
              </w:rPr>
              <w:t xml:space="preserve">La configuration du CMP </w:t>
            </w:r>
            <w:r>
              <w:rPr>
                <w:rFonts w:eastAsia="Times New Roman" w:cs="Times New Roman"/>
                <w:color w:val="00000A"/>
                <w:lang w:eastAsia="fr-FR"/>
              </w:rPr>
              <w:t xml:space="preserve">est définie </w:t>
            </w:r>
            <w:r w:rsidRPr="002E6016">
              <w:rPr>
                <w:rFonts w:eastAsia="Times New Roman" w:cs="Times New Roman"/>
                <w:color w:val="00000A"/>
                <w:lang w:eastAsia="fr-FR"/>
              </w:rPr>
              <w:t>si applicable</w:t>
            </w:r>
          </w:p>
        </w:tc>
      </w:tr>
    </w:tbl>
    <w:p w:rsidR="00DB557E" w:rsidRPr="008B74B5" w:rsidRDefault="00DB557E" w:rsidP="006E0B40">
      <w:pPr>
        <w:pStyle w:val="Style3"/>
        <w:numPr>
          <w:ilvl w:val="3"/>
          <w:numId w:val="2"/>
        </w:numPr>
        <w:shd w:val="clear" w:color="auto" w:fill="F2F2F2"/>
        <w:jc w:val="both"/>
        <w:rPr>
          <w:i/>
          <w:u w:val="single"/>
        </w:rPr>
      </w:pPr>
      <w:bookmarkStart w:id="1884" w:name="_Toc425152180"/>
      <w:r w:rsidRPr="008B74B5">
        <w:rPr>
          <w:i/>
          <w:u w:val="single"/>
        </w:rPr>
        <w:t>Diagramme d’activité</w:t>
      </w:r>
      <w:bookmarkEnd w:id="1884"/>
    </w:p>
    <w:p w:rsidR="00DB557E" w:rsidRDefault="00DB557E" w:rsidP="00DB557E">
      <w:pPr>
        <w:spacing w:line="240" w:lineRule="auto"/>
        <w:jc w:val="both"/>
        <w:rPr>
          <w:lang w:eastAsia="fr-FR"/>
        </w:rPr>
      </w:pPr>
    </w:p>
    <w:tbl>
      <w:tblPr>
        <w:tblW w:w="9103" w:type="dxa"/>
        <w:tblInd w:w="55" w:type="dxa"/>
        <w:tblCellMar>
          <w:left w:w="70" w:type="dxa"/>
          <w:right w:w="70" w:type="dxa"/>
        </w:tblCellMar>
        <w:tblLook w:val="04A0" w:firstRow="1" w:lastRow="0" w:firstColumn="1" w:lastColumn="0" w:noHBand="0" w:noVBand="1"/>
      </w:tblPr>
      <w:tblGrid>
        <w:gridCol w:w="3458"/>
        <w:gridCol w:w="5645"/>
      </w:tblGrid>
      <w:tr w:rsidR="00DB557E" w:rsidRPr="00FF4248" w:rsidTr="00B90839">
        <w:trPr>
          <w:trHeight w:val="308"/>
        </w:trPr>
        <w:tc>
          <w:tcPr>
            <w:tcW w:w="345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FF4248" w:rsidRDefault="00DB557E" w:rsidP="00B90839">
            <w:pPr>
              <w:spacing w:line="240" w:lineRule="auto"/>
              <w:jc w:val="both"/>
              <w:rPr>
                <w:rFonts w:eastAsia="Times New Roman" w:cs="Times New Roman"/>
                <w:b/>
                <w:bCs/>
                <w:color w:val="000000"/>
                <w:lang w:eastAsia="fr-FR"/>
              </w:rPr>
            </w:pPr>
            <w:r w:rsidRPr="00FF4248">
              <w:rPr>
                <w:rFonts w:eastAsia="Times New Roman" w:cs="Times New Roman"/>
                <w:b/>
                <w:bCs/>
                <w:color w:val="000000"/>
                <w:lang w:eastAsia="fr-FR"/>
              </w:rPr>
              <w:t>L'utilisateur</w:t>
            </w:r>
          </w:p>
        </w:tc>
        <w:tc>
          <w:tcPr>
            <w:tcW w:w="5645" w:type="dxa"/>
            <w:tcBorders>
              <w:top w:val="single" w:sz="8" w:space="0" w:color="000000"/>
              <w:left w:val="nil"/>
              <w:bottom w:val="single" w:sz="8" w:space="0" w:color="000000"/>
              <w:right w:val="single" w:sz="8" w:space="0" w:color="000000"/>
            </w:tcBorders>
            <w:shd w:val="clear" w:color="000000" w:fill="D9D9D9"/>
            <w:hideMark/>
          </w:tcPr>
          <w:p w:rsidR="00DB557E" w:rsidRPr="00FF4248" w:rsidRDefault="00DB557E" w:rsidP="00B90839">
            <w:pPr>
              <w:spacing w:line="240" w:lineRule="auto"/>
              <w:jc w:val="both"/>
              <w:rPr>
                <w:rFonts w:eastAsia="Times New Roman" w:cs="Times New Roman"/>
                <w:b/>
                <w:bCs/>
                <w:color w:val="000000"/>
                <w:lang w:eastAsia="fr-FR"/>
              </w:rPr>
            </w:pPr>
            <w:r w:rsidRPr="00FF4248">
              <w:rPr>
                <w:rFonts w:eastAsia="Times New Roman" w:cs="Times New Roman"/>
                <w:b/>
                <w:bCs/>
                <w:color w:val="000000"/>
                <w:lang w:eastAsia="fr-FR"/>
              </w:rPr>
              <w:t>MegaCor</w:t>
            </w:r>
          </w:p>
        </w:tc>
      </w:tr>
      <w:tr w:rsidR="00DB557E" w:rsidRPr="00FF4248" w:rsidTr="00B90839">
        <w:trPr>
          <w:trHeight w:val="1188"/>
        </w:trPr>
        <w:tc>
          <w:tcPr>
            <w:tcW w:w="3458" w:type="dxa"/>
            <w:tcBorders>
              <w:top w:val="nil"/>
              <w:left w:val="single" w:sz="8" w:space="0" w:color="000000"/>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t>L'utilisateur identifie la référence de l'annonce au niveau de l'écran de recherche</w:t>
            </w:r>
          </w:p>
        </w:tc>
        <w:tc>
          <w:tcPr>
            <w:tcW w:w="5645" w:type="dxa"/>
            <w:tcBorders>
              <w:top w:val="nil"/>
              <w:left w:val="nil"/>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MegaCor présente un écran de recherche multicritères à partir duquel l'utilisateur identifie la référence de l'annonce, la recherche pourrait être effectué par ISIN, par Référence d'annonce … etc</w:t>
            </w:r>
          </w:p>
        </w:tc>
      </w:tr>
      <w:tr w:rsidR="00DB557E" w:rsidRPr="00FF4248" w:rsidTr="00B90839">
        <w:trPr>
          <w:trHeight w:val="602"/>
        </w:trPr>
        <w:tc>
          <w:tcPr>
            <w:tcW w:w="3458" w:type="dxa"/>
            <w:tcBorders>
              <w:top w:val="nil"/>
              <w:left w:val="single" w:sz="8" w:space="0" w:color="000000"/>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t>Sélection de ligne sur laquelle le paiement client est généré</w:t>
            </w:r>
          </w:p>
        </w:tc>
        <w:tc>
          <w:tcPr>
            <w:tcW w:w="5645" w:type="dxa"/>
            <w:tcBorders>
              <w:top w:val="nil"/>
              <w:left w:val="nil"/>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 </w:t>
            </w:r>
          </w:p>
        </w:tc>
      </w:tr>
      <w:tr w:rsidR="00DB557E" w:rsidRPr="00FF4248" w:rsidTr="00B90839">
        <w:trPr>
          <w:trHeight w:val="602"/>
        </w:trPr>
        <w:tc>
          <w:tcPr>
            <w:tcW w:w="3458" w:type="dxa"/>
            <w:tcBorders>
              <w:top w:val="nil"/>
              <w:left w:val="single" w:sz="8" w:space="0" w:color="000000"/>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lastRenderedPageBreak/>
              <w:t xml:space="preserve">L'utilisateur clique sur le bouton droit </w:t>
            </w:r>
          </w:p>
        </w:tc>
        <w:tc>
          <w:tcPr>
            <w:tcW w:w="5645" w:type="dxa"/>
            <w:tcBorders>
              <w:top w:val="nil"/>
              <w:left w:val="nil"/>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Un bouton "calculer paiement" s'affiche au niveau de l'écran de calcul</w:t>
            </w:r>
          </w:p>
        </w:tc>
      </w:tr>
      <w:tr w:rsidR="00DB557E" w:rsidRPr="00FF4248" w:rsidTr="00B90839">
        <w:trPr>
          <w:trHeight w:val="602"/>
        </w:trPr>
        <w:tc>
          <w:tcPr>
            <w:tcW w:w="3458" w:type="dxa"/>
            <w:tcBorders>
              <w:top w:val="nil"/>
              <w:left w:val="single" w:sz="8" w:space="0" w:color="auto"/>
              <w:bottom w:val="single" w:sz="8" w:space="0" w:color="auto"/>
              <w:right w:val="single" w:sz="8" w:space="0" w:color="auto"/>
            </w:tcBorders>
            <w:shd w:val="clear" w:color="000000" w:fill="FFFFFF"/>
            <w:vAlign w:val="bottom"/>
            <w:hideMark/>
          </w:tcPr>
          <w:p w:rsidR="00DB557E" w:rsidRPr="00FF4248" w:rsidRDefault="00DB557E" w:rsidP="00B90839">
            <w:pPr>
              <w:spacing w:line="240" w:lineRule="auto"/>
              <w:rPr>
                <w:rFonts w:eastAsia="Times New Roman" w:cs="Times New Roman"/>
                <w:color w:val="000000"/>
                <w:lang w:eastAsia="fr-FR"/>
              </w:rPr>
            </w:pPr>
            <w:r w:rsidRPr="00FF4248">
              <w:rPr>
                <w:rFonts w:eastAsia="Times New Roman" w:cs="Times New Roman"/>
                <w:color w:val="000000"/>
                <w:lang w:eastAsia="fr-FR"/>
              </w:rPr>
              <w:t>L'utilisateur pourra définir la date valeur au niveau de l'écran de calcul</w:t>
            </w:r>
          </w:p>
        </w:tc>
        <w:tc>
          <w:tcPr>
            <w:tcW w:w="5645" w:type="dxa"/>
            <w:tcBorders>
              <w:top w:val="nil"/>
              <w:left w:val="nil"/>
              <w:bottom w:val="single" w:sz="8" w:space="0" w:color="auto"/>
              <w:right w:val="single" w:sz="8" w:space="0" w:color="auto"/>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 </w:t>
            </w:r>
          </w:p>
        </w:tc>
      </w:tr>
      <w:tr w:rsidR="00DB557E" w:rsidRPr="00FF4248" w:rsidTr="00B90839">
        <w:trPr>
          <w:trHeight w:val="602"/>
        </w:trPr>
        <w:tc>
          <w:tcPr>
            <w:tcW w:w="3458" w:type="dxa"/>
            <w:tcBorders>
              <w:top w:val="nil"/>
              <w:left w:val="single" w:sz="8" w:space="0" w:color="auto"/>
              <w:bottom w:val="single" w:sz="8" w:space="0" w:color="auto"/>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t>L'utilisateur pousse l'onglet "Calculer paiement"</w:t>
            </w:r>
          </w:p>
        </w:tc>
        <w:tc>
          <w:tcPr>
            <w:tcW w:w="5645" w:type="dxa"/>
            <w:tcBorders>
              <w:top w:val="nil"/>
              <w:left w:val="nil"/>
              <w:bottom w:val="single" w:sz="8" w:space="0" w:color="auto"/>
              <w:right w:val="single" w:sz="8" w:space="0" w:color="auto"/>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le système lance le calcul du paiement titre et/ou espèce sur les comptes des clienst éligibles</w:t>
            </w:r>
          </w:p>
        </w:tc>
      </w:tr>
    </w:tbl>
    <w:p w:rsidR="00DB557E" w:rsidRDefault="00DB557E" w:rsidP="00DB557E">
      <w:pPr>
        <w:spacing w:line="240" w:lineRule="auto"/>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885" w:name="_Toc425152181"/>
      <w:r w:rsidRPr="002849CB">
        <w:rPr>
          <w:i/>
          <w:u w:val="single"/>
        </w:rPr>
        <w:t>Règles de gestion</w:t>
      </w:r>
      <w:bookmarkEnd w:id="1885"/>
    </w:p>
    <w:p w:rsidR="00DB557E" w:rsidRDefault="00DB557E" w:rsidP="00DB557E">
      <w:pPr>
        <w:pStyle w:val="Paragraphedeliste1"/>
        <w:spacing w:line="100" w:lineRule="atLeast"/>
        <w:ind w:left="432"/>
        <w:jc w:val="both"/>
      </w:pPr>
    </w:p>
    <w:p w:rsidR="00DB557E" w:rsidRDefault="00DB557E" w:rsidP="006E0B40">
      <w:pPr>
        <w:pStyle w:val="Paragraphedeliste1"/>
        <w:numPr>
          <w:ilvl w:val="0"/>
          <w:numId w:val="36"/>
        </w:numPr>
        <w:spacing w:line="100" w:lineRule="atLeast"/>
        <w:jc w:val="both"/>
      </w:pPr>
      <w:r>
        <w:t>Les règles de gestion spécifique à ce cas d’utilisation fonctionnelle.</w:t>
      </w:r>
    </w:p>
    <w:p w:rsidR="00DB557E" w:rsidRDefault="00DB557E" w:rsidP="00DB557E">
      <w:pPr>
        <w:spacing w:line="240" w:lineRule="auto"/>
        <w:jc w:val="both"/>
        <w:rPr>
          <w:rFonts w:eastAsia="Times New Roman" w:cs="Times New Roman"/>
          <w:b/>
          <w:bCs/>
          <w:color w:val="000000"/>
          <w:lang w:eastAsia="fr-FR"/>
        </w:rPr>
      </w:pPr>
    </w:p>
    <w:p w:rsidR="00DB557E" w:rsidRPr="002849CB" w:rsidRDefault="00DB557E" w:rsidP="006E0B40">
      <w:pPr>
        <w:pStyle w:val="Style3"/>
        <w:numPr>
          <w:ilvl w:val="3"/>
          <w:numId w:val="2"/>
        </w:numPr>
        <w:shd w:val="clear" w:color="auto" w:fill="F2F2F2"/>
        <w:jc w:val="both"/>
        <w:rPr>
          <w:i/>
          <w:u w:val="single"/>
        </w:rPr>
      </w:pPr>
      <w:bookmarkStart w:id="1886" w:name="_Toc425152182"/>
      <w:r w:rsidRPr="002849CB">
        <w:rPr>
          <w:i/>
          <w:u w:val="single"/>
        </w:rPr>
        <w:t>Traitement</w:t>
      </w:r>
      <w:bookmarkEnd w:id="1886"/>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073" w:type="dxa"/>
        <w:tblInd w:w="55" w:type="dxa"/>
        <w:tblCellMar>
          <w:left w:w="70" w:type="dxa"/>
          <w:right w:w="70" w:type="dxa"/>
        </w:tblCellMar>
        <w:tblLook w:val="04A0" w:firstRow="1" w:lastRow="0" w:firstColumn="1" w:lastColumn="0" w:noHBand="0" w:noVBand="1"/>
      </w:tblPr>
      <w:tblGrid>
        <w:gridCol w:w="3446"/>
        <w:gridCol w:w="5627"/>
      </w:tblGrid>
      <w:tr w:rsidR="00DB557E" w:rsidRPr="00210BE2" w:rsidTr="00B90839">
        <w:trPr>
          <w:trHeight w:val="313"/>
        </w:trPr>
        <w:tc>
          <w:tcPr>
            <w:tcW w:w="3446" w:type="dxa"/>
            <w:tcBorders>
              <w:top w:val="single" w:sz="8" w:space="0" w:color="000000"/>
              <w:left w:val="single" w:sz="8" w:space="0" w:color="000000"/>
              <w:bottom w:val="nil"/>
              <w:right w:val="single" w:sz="8" w:space="0" w:color="000000"/>
            </w:tcBorders>
            <w:shd w:val="clear" w:color="000000" w:fill="D9D9D9"/>
            <w:hideMark/>
          </w:tcPr>
          <w:p w:rsidR="00DB557E" w:rsidRPr="00210BE2" w:rsidRDefault="00DB557E" w:rsidP="00B90839">
            <w:pPr>
              <w:spacing w:line="240" w:lineRule="auto"/>
              <w:jc w:val="both"/>
              <w:rPr>
                <w:rFonts w:eastAsia="Times New Roman" w:cs="Times New Roman"/>
                <w:b/>
                <w:bCs/>
                <w:color w:val="000000"/>
                <w:lang w:eastAsia="fr-FR"/>
              </w:rPr>
            </w:pPr>
            <w:r w:rsidRPr="00210BE2">
              <w:rPr>
                <w:rFonts w:eastAsia="Times New Roman" w:cs="Times New Roman"/>
                <w:b/>
                <w:bCs/>
                <w:color w:val="000000"/>
                <w:lang w:eastAsia="fr-FR"/>
              </w:rPr>
              <w:t>Réf.</w:t>
            </w:r>
          </w:p>
        </w:tc>
        <w:tc>
          <w:tcPr>
            <w:tcW w:w="5627" w:type="dxa"/>
            <w:tcBorders>
              <w:top w:val="single" w:sz="8" w:space="0" w:color="000000"/>
              <w:left w:val="nil"/>
              <w:bottom w:val="nil"/>
              <w:right w:val="single" w:sz="8" w:space="0" w:color="000000"/>
            </w:tcBorders>
            <w:shd w:val="clear" w:color="000000" w:fill="D9D9D9"/>
            <w:hideMark/>
          </w:tcPr>
          <w:p w:rsidR="00DB557E" w:rsidRPr="00210BE2" w:rsidRDefault="00DB557E" w:rsidP="00B90839">
            <w:pPr>
              <w:spacing w:line="240" w:lineRule="auto"/>
              <w:jc w:val="both"/>
              <w:rPr>
                <w:rFonts w:eastAsia="Times New Roman" w:cs="Times New Roman"/>
                <w:b/>
                <w:bCs/>
                <w:color w:val="000000"/>
                <w:lang w:eastAsia="fr-FR"/>
              </w:rPr>
            </w:pPr>
            <w:r w:rsidRPr="00210BE2">
              <w:rPr>
                <w:rFonts w:eastAsia="Times New Roman" w:cs="Times New Roman"/>
                <w:b/>
                <w:bCs/>
                <w:color w:val="000000"/>
                <w:lang w:eastAsia="fr-FR"/>
              </w:rPr>
              <w:t>Description</w:t>
            </w:r>
          </w:p>
        </w:tc>
      </w:tr>
      <w:tr w:rsidR="00DB557E" w:rsidRPr="00210BE2" w:rsidTr="00B90839">
        <w:trPr>
          <w:trHeight w:val="612"/>
        </w:trPr>
        <w:tc>
          <w:tcPr>
            <w:tcW w:w="3446" w:type="dxa"/>
            <w:tcBorders>
              <w:top w:val="single" w:sz="8" w:space="0" w:color="auto"/>
              <w:left w:val="single" w:sz="8" w:space="0" w:color="auto"/>
              <w:bottom w:val="single" w:sz="8" w:space="0" w:color="auto"/>
              <w:right w:val="single" w:sz="8" w:space="0" w:color="auto"/>
            </w:tcBorders>
            <w:shd w:val="clear" w:color="000000" w:fill="FFFFFF"/>
            <w:hideMark/>
          </w:tcPr>
          <w:p w:rsidR="00DB557E" w:rsidRPr="00210BE2" w:rsidRDefault="00DB557E" w:rsidP="00B90839">
            <w:pPr>
              <w:spacing w:line="240" w:lineRule="auto"/>
              <w:rPr>
                <w:rFonts w:eastAsia="Times New Roman" w:cs="Times New Roman"/>
                <w:color w:val="000000"/>
                <w:lang w:eastAsia="fr-FR"/>
              </w:rPr>
            </w:pPr>
            <w:r w:rsidRPr="00210BE2">
              <w:rPr>
                <w:rFonts w:eastAsia="Times New Roman" w:cs="Times New Roman"/>
                <w:color w:val="000000"/>
                <w:lang w:eastAsia="fr-FR"/>
              </w:rPr>
              <w:t>TRT-015-1</w:t>
            </w:r>
          </w:p>
        </w:tc>
        <w:tc>
          <w:tcPr>
            <w:tcW w:w="5627" w:type="dxa"/>
            <w:tcBorders>
              <w:top w:val="single" w:sz="8" w:space="0" w:color="auto"/>
              <w:left w:val="nil"/>
              <w:bottom w:val="single" w:sz="8" w:space="0" w:color="auto"/>
              <w:right w:val="single" w:sz="8" w:space="0" w:color="auto"/>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A la génération du paiement client le système génère un message de bonne exécution "Paiement effectué avec succès"</w:t>
            </w:r>
          </w:p>
        </w:tc>
      </w:tr>
      <w:tr w:rsidR="00DB557E" w:rsidRPr="00210BE2" w:rsidTr="00B90839">
        <w:trPr>
          <w:trHeight w:val="313"/>
        </w:trPr>
        <w:tc>
          <w:tcPr>
            <w:tcW w:w="3446" w:type="dxa"/>
            <w:tcBorders>
              <w:top w:val="nil"/>
              <w:left w:val="single" w:sz="8" w:space="0" w:color="000000"/>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0"/>
                <w:lang w:eastAsia="fr-FR"/>
              </w:rPr>
            </w:pPr>
            <w:r w:rsidRPr="00210BE2">
              <w:rPr>
                <w:rFonts w:eastAsia="Times New Roman" w:cs="Times New Roman"/>
                <w:color w:val="000000"/>
                <w:lang w:eastAsia="fr-FR"/>
              </w:rPr>
              <w:t>TRT-015-2</w:t>
            </w:r>
          </w:p>
        </w:tc>
        <w:tc>
          <w:tcPr>
            <w:tcW w:w="5627" w:type="dxa"/>
            <w:tcBorders>
              <w:top w:val="nil"/>
              <w:left w:val="nil"/>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Le système impact le CMP du client si applicable</w:t>
            </w:r>
          </w:p>
        </w:tc>
      </w:tr>
      <w:tr w:rsidR="00DB557E" w:rsidRPr="00210BE2" w:rsidTr="00B90839">
        <w:trPr>
          <w:trHeight w:val="313"/>
        </w:trPr>
        <w:tc>
          <w:tcPr>
            <w:tcW w:w="3446" w:type="dxa"/>
            <w:tcBorders>
              <w:top w:val="nil"/>
              <w:left w:val="single" w:sz="8" w:space="0" w:color="000000"/>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0"/>
                <w:lang w:eastAsia="fr-FR"/>
              </w:rPr>
            </w:pPr>
            <w:r w:rsidRPr="00210BE2">
              <w:rPr>
                <w:rFonts w:eastAsia="Times New Roman" w:cs="Times New Roman"/>
                <w:color w:val="000000"/>
                <w:lang w:eastAsia="fr-FR"/>
              </w:rPr>
              <w:t>TRT-015-3</w:t>
            </w:r>
          </w:p>
        </w:tc>
        <w:tc>
          <w:tcPr>
            <w:tcW w:w="5627" w:type="dxa"/>
            <w:tcBorders>
              <w:top w:val="nil"/>
              <w:left w:val="nil"/>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Le système génère les avis d'exécution</w:t>
            </w:r>
          </w:p>
        </w:tc>
      </w:tr>
      <w:tr w:rsidR="00DB557E" w:rsidRPr="00210BE2" w:rsidTr="00B90839">
        <w:trPr>
          <w:trHeight w:val="612"/>
        </w:trPr>
        <w:tc>
          <w:tcPr>
            <w:tcW w:w="3446" w:type="dxa"/>
            <w:tcBorders>
              <w:top w:val="nil"/>
              <w:left w:val="single" w:sz="8" w:space="0" w:color="000000"/>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0"/>
                <w:lang w:eastAsia="fr-FR"/>
              </w:rPr>
            </w:pPr>
            <w:r w:rsidRPr="00210BE2">
              <w:rPr>
                <w:rFonts w:eastAsia="Times New Roman" w:cs="Times New Roman"/>
                <w:color w:val="000000"/>
                <w:lang w:eastAsia="fr-FR"/>
              </w:rPr>
              <w:t>TRT-015-4</w:t>
            </w:r>
          </w:p>
        </w:tc>
        <w:tc>
          <w:tcPr>
            <w:tcW w:w="5627" w:type="dxa"/>
            <w:tcBorders>
              <w:top w:val="nil"/>
              <w:left w:val="nil"/>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Préparation des schémas comptables espèce pour impacter les comptes clients par processus de batch en fin de journée</w:t>
            </w:r>
          </w:p>
        </w:tc>
      </w:tr>
    </w:tbl>
    <w:p w:rsidR="00DB557E" w:rsidRDefault="00DB557E" w:rsidP="00DB557E">
      <w:pPr>
        <w:spacing w:line="240" w:lineRule="auto"/>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887" w:name="_Toc425152183"/>
      <w:r w:rsidRPr="002849CB">
        <w:rPr>
          <w:i/>
          <w:u w:val="single"/>
        </w:rPr>
        <w:t>Message d’erreur</w:t>
      </w:r>
      <w:bookmarkEnd w:id="1887"/>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pStyle w:val="Paragraphedeliste1"/>
        <w:spacing w:line="100" w:lineRule="atLeast"/>
        <w:jc w:val="both"/>
      </w:pPr>
    </w:p>
    <w:tbl>
      <w:tblPr>
        <w:tblW w:w="9117" w:type="dxa"/>
        <w:tblInd w:w="55" w:type="dxa"/>
        <w:tblCellMar>
          <w:left w:w="70" w:type="dxa"/>
          <w:right w:w="70" w:type="dxa"/>
        </w:tblCellMar>
        <w:tblLook w:val="04A0" w:firstRow="1" w:lastRow="0" w:firstColumn="1" w:lastColumn="0" w:noHBand="0" w:noVBand="1"/>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pStyle w:val="Paragraphedeliste1"/>
        <w:spacing w:line="100" w:lineRule="atLeast"/>
        <w:ind w:left="0"/>
        <w:jc w:val="both"/>
        <w:rPr>
          <w:lang w:eastAsia="fr-FR"/>
        </w:rPr>
      </w:pPr>
    </w:p>
    <w:p w:rsidR="00DB557E" w:rsidRDefault="00DB557E" w:rsidP="00DB557E">
      <w:pPr>
        <w:pStyle w:val="Style2"/>
        <w:shd w:val="clear" w:color="auto" w:fill="D9D9D9"/>
        <w:jc w:val="both"/>
      </w:pPr>
      <w:bookmarkStart w:id="1888" w:name="_Toc425152184"/>
      <w:r>
        <w:t>Description des écrans</w:t>
      </w:r>
      <w:bookmarkEnd w:id="1888"/>
    </w:p>
    <w:p w:rsidR="00DB557E" w:rsidRDefault="00DB557E" w:rsidP="00DB557E">
      <w:pPr>
        <w:pStyle w:val="Style3"/>
        <w:shd w:val="clear" w:color="auto" w:fill="F2F2F2"/>
        <w:ind w:left="0" w:firstLine="0"/>
        <w:jc w:val="both"/>
        <w:rPr>
          <w:lang w:eastAsia="fr-FR"/>
        </w:rPr>
      </w:pPr>
      <w:bookmarkStart w:id="1889" w:name="_Toc425152185"/>
      <w:r>
        <w:rPr>
          <w:lang w:eastAsia="fr-FR"/>
        </w:rPr>
        <w:t>Description de l’écran &lt;Création d’une OST obligatoire sans choix&gt;</w:t>
      </w:r>
      <w:bookmarkEnd w:id="1889"/>
    </w:p>
    <w:p w:rsidR="00DB557E" w:rsidRDefault="00DB557E" w:rsidP="00DB557E">
      <w:pPr>
        <w:rPr>
          <w:lang w:eastAsia="fr-FR"/>
        </w:rPr>
      </w:pPr>
    </w:p>
    <w:p w:rsidR="00DB557E" w:rsidRPr="002849CB" w:rsidRDefault="00DB557E" w:rsidP="006E0B40">
      <w:pPr>
        <w:pStyle w:val="Style3"/>
        <w:numPr>
          <w:ilvl w:val="3"/>
          <w:numId w:val="2"/>
        </w:numPr>
        <w:shd w:val="clear" w:color="auto" w:fill="F2F2F2"/>
        <w:jc w:val="both"/>
        <w:rPr>
          <w:i/>
          <w:u w:val="single"/>
        </w:rPr>
      </w:pPr>
      <w:bookmarkStart w:id="1890" w:name="_Toc425152186"/>
      <w:r w:rsidRPr="002849CB">
        <w:rPr>
          <w:i/>
          <w:u w:val="single"/>
        </w:rPr>
        <w:t>Maquette de l’écran  &lt; Création d’une OST obligatoire sans choix&gt;</w:t>
      </w:r>
      <w:bookmarkEnd w:id="1890"/>
    </w:p>
    <w:p w:rsidR="00DB557E" w:rsidRDefault="00DB557E" w:rsidP="00DB557E">
      <w:pPr>
        <w:spacing w:line="240" w:lineRule="auto"/>
        <w:jc w:val="both"/>
        <w:rPr>
          <w:rFonts w:eastAsia="Times New Roman" w:cs="Times New Roman"/>
          <w:b/>
          <w:bCs/>
          <w:color w:val="000000"/>
          <w:lang w:eastAsia="fr-FR"/>
        </w:rPr>
      </w:pPr>
    </w:p>
    <w:p w:rsidR="00DB557E" w:rsidRDefault="00DB557E" w:rsidP="00DB557E">
      <w:pPr>
        <w:spacing w:line="240" w:lineRule="auto"/>
        <w:jc w:val="both"/>
        <w:rPr>
          <w:rFonts w:eastAsia="Times New Roman" w:cs="Times New Roman"/>
          <w:b/>
          <w:bCs/>
          <w:color w:val="000000"/>
          <w:lang w:eastAsia="fr-FR"/>
        </w:rPr>
      </w:pPr>
      <w:r>
        <w:rPr>
          <w:rFonts w:eastAsia="Times New Roman" w:cs="Times New Roman"/>
          <w:b/>
          <w:bCs/>
          <w:noProof/>
          <w:color w:val="000000"/>
          <w:lang w:eastAsia="fr-FR"/>
        </w:rPr>
        <w:lastRenderedPageBreak/>
        <w:drawing>
          <wp:inline distT="0" distB="0" distL="0" distR="0" wp14:anchorId="03081820" wp14:editId="689244CF">
            <wp:extent cx="5753100" cy="2200275"/>
            <wp:effectExtent l="0" t="0" r="0" b="0"/>
            <wp:docPr id="17" name="Image 17" descr="DVCARight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VCARightdistribu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200275"/>
                    </a:xfrm>
                    <a:prstGeom prst="rect">
                      <a:avLst/>
                    </a:prstGeom>
                    <a:noFill/>
                    <a:ln>
                      <a:noFill/>
                    </a:ln>
                  </pic:spPr>
                </pic:pic>
              </a:graphicData>
            </a:graphic>
          </wp:inline>
        </w:drawing>
      </w:r>
    </w:p>
    <w:p w:rsidR="00DB557E" w:rsidRDefault="00DB557E" w:rsidP="00DB557E">
      <w:pPr>
        <w:spacing w:line="240" w:lineRule="auto"/>
        <w:jc w:val="both"/>
        <w:rPr>
          <w:rFonts w:eastAsia="Times New Roman" w:cs="Times New Roman"/>
          <w:b/>
          <w:bCs/>
          <w:color w:val="000000"/>
          <w:lang w:eastAsia="fr-FR"/>
        </w:rPr>
      </w:pPr>
      <w:r>
        <w:rPr>
          <w:rFonts w:eastAsia="Times New Roman" w:cs="Times New Roman"/>
          <w:b/>
          <w:bCs/>
          <w:noProof/>
          <w:color w:val="000000"/>
          <w:lang w:eastAsia="fr-FR"/>
        </w:rPr>
        <w:drawing>
          <wp:inline distT="0" distB="0" distL="0" distR="0" wp14:anchorId="4E66BA74" wp14:editId="560BCB48">
            <wp:extent cx="5753100" cy="2047875"/>
            <wp:effectExtent l="0" t="0" r="0" b="0"/>
            <wp:docPr id="16" name="Image 16" descr="DVCA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VCAexerci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2047875"/>
                    </a:xfrm>
                    <a:prstGeom prst="rect">
                      <a:avLst/>
                    </a:prstGeom>
                    <a:noFill/>
                    <a:ln>
                      <a:noFill/>
                    </a:ln>
                  </pic:spPr>
                </pic:pic>
              </a:graphicData>
            </a:graphic>
          </wp:inline>
        </w:drawing>
      </w:r>
    </w:p>
    <w:p w:rsidR="00DB557E" w:rsidRDefault="00DB557E" w:rsidP="00DB557E">
      <w:pPr>
        <w:spacing w:line="240" w:lineRule="auto"/>
        <w:jc w:val="both"/>
        <w:rPr>
          <w:rFonts w:eastAsia="Times New Roman" w:cs="Times New Roman"/>
          <w:b/>
          <w:bCs/>
          <w:color w:val="00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spacing w:line="240" w:lineRule="auto"/>
        <w:jc w:val="both"/>
        <w:rPr>
          <w:rFonts w:eastAsia="Times New Roman" w:cs="Times New Roman"/>
          <w:b/>
          <w:bCs/>
          <w:i/>
          <w:color w:val="000000"/>
          <w:lang w:eastAsia="fr-FR"/>
        </w:rPr>
      </w:pPr>
    </w:p>
    <w:p w:rsidR="00DB557E" w:rsidRDefault="00DB557E" w:rsidP="00DB557E">
      <w:pPr>
        <w:spacing w:line="240" w:lineRule="auto"/>
        <w:jc w:val="both"/>
        <w:rPr>
          <w:rFonts w:eastAsia="Times New Roman" w:cs="Times New Roman"/>
          <w:b/>
          <w:bCs/>
          <w:i/>
          <w:color w:val="000000"/>
          <w:lang w:eastAsia="fr-FR"/>
        </w:rPr>
      </w:pPr>
    </w:p>
    <w:tbl>
      <w:tblPr>
        <w:tblW w:w="10608" w:type="dxa"/>
        <w:tblInd w:w="-639" w:type="dxa"/>
        <w:tblCellMar>
          <w:left w:w="70" w:type="dxa"/>
          <w:right w:w="70" w:type="dxa"/>
        </w:tblCellMar>
        <w:tblLook w:val="04A0" w:firstRow="1" w:lastRow="0" w:firstColumn="1" w:lastColumn="0" w:noHBand="0" w:noVBand="1"/>
      </w:tblPr>
      <w:tblGrid>
        <w:gridCol w:w="2605"/>
        <w:gridCol w:w="2073"/>
        <w:gridCol w:w="1639"/>
        <w:gridCol w:w="1970"/>
        <w:gridCol w:w="631"/>
        <w:gridCol w:w="1690"/>
      </w:tblGrid>
      <w:tr w:rsidR="00DB557E" w:rsidRPr="004A5A59" w:rsidTr="00677B15">
        <w:trPr>
          <w:trHeight w:val="311"/>
        </w:trPr>
        <w:tc>
          <w:tcPr>
            <w:tcW w:w="2605"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Champ</w:t>
            </w:r>
          </w:p>
        </w:tc>
        <w:tc>
          <w:tcPr>
            <w:tcW w:w="2073"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Type de champ</w:t>
            </w:r>
          </w:p>
        </w:tc>
        <w:tc>
          <w:tcPr>
            <w:tcW w:w="1970"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Type des données manipulées</w:t>
            </w:r>
          </w:p>
        </w:tc>
        <w:tc>
          <w:tcPr>
            <w:tcW w:w="631"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Taille</w:t>
            </w:r>
          </w:p>
        </w:tc>
        <w:tc>
          <w:tcPr>
            <w:tcW w:w="1690"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Description des valeurs possibles</w:t>
            </w:r>
          </w:p>
        </w:tc>
      </w:tr>
      <w:tr w:rsidR="00DB557E" w:rsidRPr="004A5A59" w:rsidTr="00677B15">
        <w:trPr>
          <w:trHeight w:val="607"/>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Source d'information</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Source d'information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B4632F">
              <w:rPr>
                <w:rFonts w:eastAsia="Times New Roman" w:cs="Times New Roman"/>
                <w:color w:val="000000"/>
                <w:highlight w:val="yellow"/>
                <w:lang w:eastAsia="fr-FR"/>
                <w:rPrChange w:id="1891" w:author="Brahim ERRAY" w:date="2015-12-01T17:48:00Z">
                  <w:rPr>
                    <w:rFonts w:eastAsia="Times New Roman" w:cs="Times New Roman"/>
                    <w:color w:val="000000"/>
                    <w:lang w:eastAsia="fr-FR"/>
                  </w:rPr>
                </w:rPrChange>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les sources d'information à une OST marché local</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OST référence marché</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OST référence marché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Champ texte libre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Référence marché de l'OST</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Complète</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Complète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Booléen </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Vrai ou Faux</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Officiel</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Officiel</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Booléen </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Vrai ou Faux</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Agent payeur</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Agent Payeur</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B4632F">
              <w:rPr>
                <w:rFonts w:eastAsia="Times New Roman" w:cs="Times New Roman"/>
                <w:color w:val="000000"/>
                <w:highlight w:val="yellow"/>
                <w:lang w:eastAsia="fr-FR"/>
                <w:rPrChange w:id="1892" w:author="Brahim ERRAY" w:date="2015-12-01T17:48:00Z">
                  <w:rPr>
                    <w:rFonts w:eastAsia="Times New Roman" w:cs="Times New Roman"/>
                    <w:color w:val="000000"/>
                    <w:lang w:eastAsia="fr-FR"/>
                  </w:rPr>
                </w:rPrChange>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Liste des agents payeur de l'OST</w:t>
            </w:r>
          </w:p>
        </w:tc>
      </w:tr>
      <w:tr w:rsidR="00DB557E" w:rsidRPr="004A5A59" w:rsidTr="00677B15">
        <w:trPr>
          <w:trHeight w:val="311"/>
        </w:trPr>
        <w:tc>
          <w:tcPr>
            <w:tcW w:w="10608" w:type="dxa"/>
            <w:gridSpan w:val="6"/>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rPr>
                <w:rFonts w:eastAsia="Times New Roman" w:cs="Times New Roman"/>
                <w:b/>
                <w:bCs/>
                <w:color w:val="000000"/>
                <w:lang w:eastAsia="fr-FR"/>
              </w:rPr>
            </w:pPr>
            <w:r w:rsidRPr="004A5A59">
              <w:rPr>
                <w:rFonts w:eastAsia="Times New Roman" w:cs="Times New Roman"/>
                <w:b/>
                <w:bCs/>
                <w:color w:val="000000"/>
                <w:lang w:eastAsia="fr-FR"/>
              </w:rPr>
              <w:t>Distribution des droits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exécuté</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B4632F">
              <w:rPr>
                <w:rFonts w:eastAsia="Times New Roman" w:cs="Times New Roman"/>
                <w:color w:val="000000"/>
                <w:highlight w:val="yellow"/>
                <w:lang w:eastAsia="fr-FR"/>
                <w:rPrChange w:id="1893" w:author="Brahim ERRAY" w:date="2015-12-01T17:52:00Z">
                  <w:rPr>
                    <w:rFonts w:eastAsia="Times New Roman" w:cs="Times New Roman"/>
                    <w:color w:val="000000"/>
                    <w:lang w:eastAsia="fr-FR"/>
                  </w:rPr>
                </w:rPrChange>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de l'OST</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bourse</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bourse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Ex date de l'annonce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Maroclear</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Maroclear</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Payment date de l'annonce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lastRenderedPageBreak/>
              <w:t>Date d'enregistrement</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Record date de l'annonce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d'expiration</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d'expiration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d'expiration du coupon</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Titre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Titre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Coupon rattaché</w:t>
            </w:r>
          </w:p>
        </w:tc>
      </w:tr>
      <w:tr w:rsidR="00DB557E" w:rsidRPr="004A5A59" w:rsidTr="00677B15">
        <w:trPr>
          <w:trHeight w:val="311"/>
        </w:trPr>
        <w:tc>
          <w:tcPr>
            <w:tcW w:w="10608" w:type="dxa"/>
            <w:gridSpan w:val="6"/>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rPr>
                <w:rFonts w:eastAsia="Times New Roman" w:cs="Times New Roman"/>
                <w:b/>
                <w:bCs/>
                <w:color w:val="000000"/>
                <w:lang w:eastAsia="fr-FR"/>
              </w:rPr>
            </w:pPr>
            <w:r w:rsidRPr="004A5A59">
              <w:rPr>
                <w:rFonts w:eastAsia="Times New Roman" w:cs="Times New Roman"/>
                <w:b/>
                <w:bCs/>
                <w:color w:val="000000"/>
                <w:lang w:eastAsia="fr-FR"/>
              </w:rPr>
              <w:t>Exercice des droits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exécuté</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Coupon rattaché</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Type de dividendes</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Type de dividendes</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Liste </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Le type des dividendes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détachement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de l'exercice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 de l'exercice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paiement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 de l'exercice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Prix</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Prix</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Nombre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Le prix des dividendes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paiement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 espèce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Coupon rattaché</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paiement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sortie des droits</w:t>
            </w:r>
          </w:p>
        </w:tc>
      </w:tr>
      <w:tr w:rsidR="00DB557E" w:rsidRPr="004A5A59" w:rsidTr="00677B15">
        <w:trPr>
          <w:trHeight w:val="311"/>
        </w:trPr>
        <w:tc>
          <w:tcPr>
            <w:tcW w:w="10608" w:type="dxa"/>
            <w:gridSpan w:val="6"/>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rPr>
                <w:rFonts w:eastAsia="Times New Roman" w:cs="Times New Roman"/>
                <w:b/>
                <w:bCs/>
                <w:color w:val="000000"/>
                <w:lang w:eastAsia="fr-FR"/>
              </w:rPr>
            </w:pPr>
            <w:r w:rsidRPr="004A5A59">
              <w:rPr>
                <w:rFonts w:eastAsia="Times New Roman" w:cs="Times New Roman"/>
                <w:b/>
                <w:bCs/>
                <w:color w:val="000000"/>
                <w:lang w:eastAsia="fr-FR"/>
              </w:rPr>
              <w:t>Commentaires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Commentaires</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Commentaires</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Champ texte libre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Commentaires de l'annonce</w:t>
            </w:r>
          </w:p>
        </w:tc>
      </w:tr>
    </w:tbl>
    <w:p w:rsidR="00DB557E" w:rsidRPr="002849CB" w:rsidRDefault="00DB557E" w:rsidP="006E0B40">
      <w:pPr>
        <w:pStyle w:val="Style3"/>
        <w:numPr>
          <w:ilvl w:val="3"/>
          <w:numId w:val="2"/>
        </w:numPr>
        <w:shd w:val="clear" w:color="auto" w:fill="F2F2F2"/>
        <w:jc w:val="both"/>
        <w:rPr>
          <w:i/>
          <w:u w:val="single"/>
        </w:rPr>
      </w:pPr>
      <w:bookmarkStart w:id="1894" w:name="_Toc425152187"/>
      <w:r w:rsidRPr="002849CB">
        <w:rPr>
          <w:i/>
          <w:u w:val="single"/>
        </w:rPr>
        <w:t>Comportement de l’écran</w:t>
      </w:r>
      <w:bookmarkEnd w:id="1894"/>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Style3"/>
        <w:shd w:val="clear" w:color="auto" w:fill="F2F2F2"/>
        <w:ind w:left="0" w:firstLine="0"/>
        <w:jc w:val="both"/>
        <w:rPr>
          <w:lang w:eastAsia="fr-FR"/>
        </w:rPr>
      </w:pPr>
      <w:bookmarkStart w:id="1895" w:name="_Toc425152188"/>
      <w:r>
        <w:rPr>
          <w:lang w:eastAsia="fr-FR"/>
        </w:rPr>
        <w:t>Description de l’écran &lt; Création d’une OST obligatoire avec choix&gt;</w:t>
      </w:r>
      <w:bookmarkEnd w:id="1895"/>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jc w:val="both"/>
        <w:rPr>
          <w:b/>
          <w:color w:val="FF0000"/>
          <w:lang w:eastAsia="fr-FR"/>
        </w:rPr>
      </w:pPr>
    </w:p>
    <w:p w:rsidR="00DB557E" w:rsidRPr="002849CB" w:rsidRDefault="00DB557E" w:rsidP="006E0B40">
      <w:pPr>
        <w:pStyle w:val="Style3"/>
        <w:numPr>
          <w:ilvl w:val="3"/>
          <w:numId w:val="2"/>
        </w:numPr>
        <w:shd w:val="clear" w:color="auto" w:fill="F2F2F2"/>
        <w:jc w:val="both"/>
        <w:rPr>
          <w:i/>
          <w:u w:val="single"/>
        </w:rPr>
      </w:pPr>
      <w:bookmarkStart w:id="1896" w:name="_Toc425152189"/>
      <w:r w:rsidRPr="002849CB">
        <w:rPr>
          <w:i/>
          <w:u w:val="single"/>
        </w:rPr>
        <w:t>Maquette de l’écran &lt; Création d’une OST obligatoire avec choix&gt;</w:t>
      </w:r>
      <w:bookmarkEnd w:id="1896"/>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lastRenderedPageBreak/>
        <w:drawing>
          <wp:inline distT="0" distB="0" distL="0" distR="0" wp14:anchorId="1D826C83" wp14:editId="2F89B1E3">
            <wp:extent cx="5753100" cy="1905000"/>
            <wp:effectExtent l="0" t="0" r="0" b="0"/>
            <wp:docPr id="15" name="Image 15" descr="DVOPDétach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VOPDétach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190500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14:anchorId="507A1234" wp14:editId="76192C54">
            <wp:extent cx="5753100" cy="1285875"/>
            <wp:effectExtent l="0" t="0" r="0" b="0"/>
            <wp:docPr id="13" name="Image 13" descr="DVOP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VOPexerci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12858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Pr="00021713" w:rsidRDefault="00DB557E" w:rsidP="00DB557E">
      <w:pPr>
        <w:pStyle w:val="Paragraphedeliste1"/>
        <w:spacing w:line="100" w:lineRule="atLeast"/>
        <w:ind w:left="0"/>
        <w:jc w:val="both"/>
        <w:rPr>
          <w:b/>
          <w:i/>
          <w:color w:val="auto"/>
          <w:u w:val="single"/>
          <w:lang w:eastAsia="fr-FR"/>
        </w:rPr>
      </w:pPr>
      <w:r w:rsidRPr="00021713">
        <w:rPr>
          <w:b/>
          <w:i/>
          <w:color w:val="auto"/>
          <w:u w:val="single"/>
          <w:lang w:eastAsia="fr-FR"/>
        </w:rPr>
        <w:t>Option espèce :</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14:anchorId="3EC691BF" wp14:editId="62D21058">
            <wp:extent cx="5753100" cy="1314450"/>
            <wp:effectExtent l="0" t="0" r="0" b="0"/>
            <wp:docPr id="12" name="Image 12" descr="Option espè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tion espè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131445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Pr="00021713" w:rsidRDefault="00DB557E" w:rsidP="00DB557E">
      <w:pPr>
        <w:pStyle w:val="Paragraphedeliste1"/>
        <w:spacing w:line="100" w:lineRule="atLeast"/>
        <w:ind w:left="0"/>
        <w:jc w:val="both"/>
        <w:rPr>
          <w:b/>
          <w:i/>
          <w:color w:val="auto"/>
          <w:u w:val="single"/>
          <w:lang w:eastAsia="fr-FR"/>
        </w:rPr>
      </w:pPr>
      <w:r>
        <w:rPr>
          <w:b/>
          <w:i/>
          <w:color w:val="auto"/>
          <w:u w:val="single"/>
          <w:lang w:eastAsia="fr-FR"/>
        </w:rPr>
        <w:t>Option titre</w:t>
      </w:r>
      <w:r w:rsidRPr="00021713">
        <w:rPr>
          <w:b/>
          <w:i/>
          <w:color w:val="auto"/>
          <w:u w:val="single"/>
          <w:lang w:eastAsia="fr-FR"/>
        </w:rPr>
        <w:t> :</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14:anchorId="2FC9F682" wp14:editId="72029A56">
            <wp:extent cx="5753100" cy="1457325"/>
            <wp:effectExtent l="0" t="0" r="0" b="0"/>
            <wp:docPr id="11" name="Image 11" descr="option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tiontitr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145732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lang w:eastAsia="fr-FR"/>
        </w:rPr>
      </w:pPr>
    </w:p>
    <w:tbl>
      <w:tblPr>
        <w:tblW w:w="10624" w:type="dxa"/>
        <w:tblInd w:w="-631" w:type="dxa"/>
        <w:tblCellMar>
          <w:left w:w="70" w:type="dxa"/>
          <w:right w:w="70" w:type="dxa"/>
        </w:tblCellMar>
        <w:tblLook w:val="04A0" w:firstRow="1" w:lastRow="0" w:firstColumn="1" w:lastColumn="0" w:noHBand="0" w:noVBand="1"/>
      </w:tblPr>
      <w:tblGrid>
        <w:gridCol w:w="2240"/>
        <w:gridCol w:w="2250"/>
        <w:gridCol w:w="1639"/>
        <w:gridCol w:w="1200"/>
        <w:gridCol w:w="631"/>
        <w:gridCol w:w="2664"/>
      </w:tblGrid>
      <w:tr w:rsidR="00DB557E" w:rsidRPr="007723B3" w:rsidTr="00B90839">
        <w:trPr>
          <w:trHeight w:val="915"/>
        </w:trPr>
        <w:tc>
          <w:tcPr>
            <w:tcW w:w="22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lastRenderedPageBreak/>
              <w:t>Champ</w:t>
            </w:r>
          </w:p>
        </w:tc>
        <w:tc>
          <w:tcPr>
            <w:tcW w:w="2250"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Type de champ</w:t>
            </w:r>
          </w:p>
        </w:tc>
        <w:tc>
          <w:tcPr>
            <w:tcW w:w="1200"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Type des données manipulées</w:t>
            </w:r>
          </w:p>
        </w:tc>
        <w:tc>
          <w:tcPr>
            <w:tcW w:w="631"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Taille</w:t>
            </w:r>
          </w:p>
        </w:tc>
        <w:tc>
          <w:tcPr>
            <w:tcW w:w="2664"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Description des valeurs possibles</w:t>
            </w:r>
          </w:p>
        </w:tc>
      </w:tr>
      <w:tr w:rsidR="00DB557E" w:rsidRPr="007723B3" w:rsidTr="00B90839">
        <w:trPr>
          <w:trHeight w:val="6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Source d'information</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Source d'information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les sources d'information à une OST marché local</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OST référence marché</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OST référence marché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Champ texte libre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Référence marché de l'OST</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Complète</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Complète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Vrai ou Faux</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Officiel</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Officiel</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Vrai ou Faux</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Agent payeur</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Agent Payeur</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Liste des agents payeur de l'OST</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Distribution des droits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Titres exécuté</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de l'OST</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bourse</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bourse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Ex date de l'annonce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record date de l'annonce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Date de détachement M</w:t>
            </w:r>
            <w:r w:rsidRPr="007723B3">
              <w:rPr>
                <w:rFonts w:eastAsia="Times New Roman" w:cs="Times New Roman"/>
                <w:color w:val="000000"/>
                <w:lang w:eastAsia="fr-FR"/>
              </w:rPr>
              <w:t>aroclear</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Maroclear</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Payment date de l'annonce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d'expiration</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d'expiration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d'exercice du coupon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Coupon de la valeur mère </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Exercice des droits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exécuté</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Coupon de la valeur mère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détachement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de l'exercice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d'enregistrement exercice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début de souscription</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 souscription </w:t>
            </w:r>
          </w:p>
        </w:tc>
      </w:tr>
      <w:tr w:rsidR="00DB557E" w:rsidRPr="007723B3" w:rsidTr="00B90839">
        <w:trPr>
          <w:trHeight w:val="315"/>
        </w:trPr>
        <w:tc>
          <w:tcPr>
            <w:tcW w:w="22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225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single" w:sz="8" w:space="0" w:color="auto"/>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client</w:t>
            </w:r>
          </w:p>
        </w:tc>
      </w:tr>
      <w:tr w:rsidR="00DB557E" w:rsidRPr="007723B3" w:rsidTr="00B90839">
        <w:trPr>
          <w:trHeight w:val="315"/>
        </w:trPr>
        <w:tc>
          <w:tcPr>
            <w:tcW w:w="22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2250"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marché</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Option Espèce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Numéro d'option annonce</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Si l'option est par défaut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début de souscription</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 souscription </w:t>
            </w:r>
          </w:p>
        </w:tc>
      </w:tr>
      <w:tr w:rsidR="00DB557E" w:rsidRPr="007723B3" w:rsidTr="00B90839">
        <w:trPr>
          <w:trHeight w:val="315"/>
        </w:trPr>
        <w:tc>
          <w:tcPr>
            <w:tcW w:w="22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225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single" w:sz="8" w:space="0" w:color="auto"/>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client</w:t>
            </w:r>
          </w:p>
        </w:tc>
      </w:tr>
      <w:tr w:rsidR="00DB557E" w:rsidRPr="007723B3" w:rsidTr="00B90839">
        <w:trPr>
          <w:trHeight w:val="315"/>
        </w:trPr>
        <w:tc>
          <w:tcPr>
            <w:tcW w:w="22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2250"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marché</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Mouvement espèce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Prix</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de l'option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espèce</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lastRenderedPageBreak/>
              <w:t>Mouvement titre</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Coupon exercé</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titre</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Option Espèce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Numéro d'option annonce</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Si l'option est par défaut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début de souscription</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 souscription </w:t>
            </w:r>
          </w:p>
        </w:tc>
      </w:tr>
      <w:tr w:rsidR="00DB557E" w:rsidRPr="007723B3" w:rsidTr="00B90839">
        <w:trPr>
          <w:trHeight w:val="315"/>
        </w:trPr>
        <w:tc>
          <w:tcPr>
            <w:tcW w:w="22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225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single" w:sz="8" w:space="0" w:color="auto"/>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client</w:t>
            </w:r>
          </w:p>
        </w:tc>
      </w:tr>
      <w:tr w:rsidR="00DB557E" w:rsidRPr="007723B3" w:rsidTr="00B90839">
        <w:trPr>
          <w:trHeight w:val="315"/>
        </w:trPr>
        <w:tc>
          <w:tcPr>
            <w:tcW w:w="22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2250"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marché</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Prix de réinvestissement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de réinvestissement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de réinvestissement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de l'option titre </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Entrée de titres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Nouvelles action a recevoir</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titre à recevoir</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Sortie des titres</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Nouvelles action a recevoir</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sortie des droits</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897" w:name="_Toc425152190"/>
      <w:r w:rsidRPr="002849CB">
        <w:rPr>
          <w:i/>
          <w:u w:val="single"/>
        </w:rPr>
        <w:t>Comportement de l’écran</w:t>
      </w:r>
      <w:bookmarkEnd w:id="1897"/>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898" w:name="_Toc425152191"/>
      <w:r>
        <w:rPr>
          <w:lang w:eastAsia="fr-FR"/>
        </w:rPr>
        <w:t>Description de l’écran &lt; Création d’une OST volontaire&gt;</w:t>
      </w:r>
      <w:bookmarkEnd w:id="1898"/>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1899" w:name="_Toc425152192"/>
      <w:r w:rsidRPr="002849CB">
        <w:rPr>
          <w:i/>
          <w:u w:val="single"/>
        </w:rPr>
        <w:t>Maquette de l’écran &lt;Création d’une OST volontaire&gt;</w:t>
      </w:r>
      <w:bookmarkEnd w:id="1899"/>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14:anchorId="68E7CF86" wp14:editId="2011324E">
            <wp:extent cx="5762625" cy="2047875"/>
            <wp:effectExtent l="0" t="0" r="0" b="0"/>
            <wp:docPr id="10" name="Image 10" desc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047875"/>
                    </a:xfrm>
                    <a:prstGeom prst="rect">
                      <a:avLst/>
                    </a:prstGeom>
                    <a:noFill/>
                    <a:ln>
                      <a:noFill/>
                    </a:ln>
                  </pic:spPr>
                </pic:pic>
              </a:graphicData>
            </a:graphic>
          </wp:inline>
        </w:drawing>
      </w:r>
    </w:p>
    <w:p w:rsidR="00DB557E" w:rsidRPr="00187C4E" w:rsidRDefault="00DB557E" w:rsidP="00DB557E">
      <w:pPr>
        <w:pStyle w:val="Paragraphedeliste1"/>
        <w:spacing w:line="100" w:lineRule="atLeast"/>
        <w:ind w:left="0"/>
        <w:jc w:val="both"/>
        <w:rPr>
          <w:b/>
          <w:i/>
          <w:color w:val="auto"/>
          <w:u w:val="single"/>
          <w:lang w:eastAsia="fr-FR"/>
        </w:rPr>
      </w:pPr>
      <w:r w:rsidRPr="00187C4E">
        <w:rPr>
          <w:b/>
          <w:i/>
          <w:color w:val="auto"/>
          <w:u w:val="single"/>
          <w:lang w:eastAsia="fr-FR"/>
        </w:rPr>
        <w:lastRenderedPageBreak/>
        <w:t>Option vente :</w:t>
      </w:r>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14:anchorId="4EC3A005" wp14:editId="41DEB6CF">
            <wp:extent cx="5753100" cy="1600200"/>
            <wp:effectExtent l="0" t="0" r="0" b="0"/>
            <wp:docPr id="8" name="Image 8" descr="Option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tionOP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160020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Pr="007723B3"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jc w:val="both"/>
      </w:pPr>
    </w:p>
    <w:tbl>
      <w:tblPr>
        <w:tblW w:w="10632" w:type="dxa"/>
        <w:tblInd w:w="-639" w:type="dxa"/>
        <w:tblCellMar>
          <w:left w:w="70" w:type="dxa"/>
          <w:right w:w="70" w:type="dxa"/>
        </w:tblCellMar>
        <w:tblLook w:val="04A0" w:firstRow="1" w:lastRow="0" w:firstColumn="1" w:lastColumn="0" w:noHBand="0" w:noVBand="1"/>
      </w:tblPr>
      <w:tblGrid>
        <w:gridCol w:w="2269"/>
        <w:gridCol w:w="2268"/>
        <w:gridCol w:w="1639"/>
        <w:gridCol w:w="1200"/>
        <w:gridCol w:w="631"/>
        <w:gridCol w:w="73"/>
        <w:gridCol w:w="2552"/>
      </w:tblGrid>
      <w:tr w:rsidR="00DB557E" w:rsidRPr="00C04D76" w:rsidTr="00B90839">
        <w:trPr>
          <w:trHeight w:val="9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Type de champ</w:t>
            </w:r>
          </w:p>
        </w:tc>
        <w:tc>
          <w:tcPr>
            <w:tcW w:w="1200"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Type des données manipulées</w:t>
            </w:r>
          </w:p>
        </w:tc>
        <w:tc>
          <w:tcPr>
            <w:tcW w:w="631"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Taille</w:t>
            </w:r>
          </w:p>
        </w:tc>
        <w:tc>
          <w:tcPr>
            <w:tcW w:w="2625" w:type="dxa"/>
            <w:gridSpan w:val="2"/>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Description des valeurs possibles</w:t>
            </w:r>
          </w:p>
        </w:tc>
      </w:tr>
      <w:tr w:rsidR="00DB557E" w:rsidRPr="00C04D76"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Source d'information</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Source d'information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les sources d'information à une OST marché local</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OST référence marché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OST référence marché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Champ texte libre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Référence marché de l'OST</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Complète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Complète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Vrai ou Faux</w:t>
            </w:r>
          </w:p>
        </w:tc>
      </w:tr>
      <w:tr w:rsidR="00DB557E" w:rsidRPr="00C04D76"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Officiel</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Officiel</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Booléen </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631"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Vrai ou Faux</w:t>
            </w:r>
          </w:p>
        </w:tc>
      </w:tr>
      <w:tr w:rsidR="00DB557E" w:rsidRPr="00C04D76" w:rsidTr="00B90839">
        <w:trPr>
          <w:trHeight w:val="6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Agent payeur</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Agent Payeur</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Alphanumérique</w:t>
            </w:r>
          </w:p>
        </w:tc>
        <w:tc>
          <w:tcPr>
            <w:tcW w:w="120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631"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single" w:sz="8" w:space="0" w:color="auto"/>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Liste des agents payeur de l'OST</w:t>
            </w:r>
          </w:p>
        </w:tc>
      </w:tr>
      <w:tr w:rsidR="00DB557E" w:rsidRPr="00C04D76" w:rsidTr="00B90839">
        <w:trPr>
          <w:trHeight w:val="6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SDB</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SDB</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Chaine de caractère </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Société de bourse de l'Offre publique</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 xml:space="preserve">Evénement : Offre publique d'achat </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Titres exécuté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jc w:val="right"/>
              <w:rPr>
                <w:rFonts w:eastAsia="Times New Roman" w:cs="Times New Roman"/>
                <w:color w:val="000000"/>
                <w:lang w:eastAsia="fr-FR"/>
              </w:rPr>
            </w:pPr>
            <w:r w:rsidRPr="00C04D76">
              <w:rPr>
                <w:rFonts w:eastAsia="Times New Roman" w:cs="Times New Roman"/>
                <w:color w:val="000000"/>
                <w:lang w:eastAsia="fr-FR"/>
              </w:rPr>
              <w:t>12</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 de l'OST</w:t>
            </w:r>
          </w:p>
        </w:tc>
      </w:tr>
      <w:tr w:rsidR="00DB557E" w:rsidRPr="00C04D76"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paiement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paiement des titres </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d'enregistrement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d'enregistrement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record date de l'annonce</w:t>
            </w:r>
          </w:p>
        </w:tc>
      </w:tr>
      <w:tr w:rsidR="00DB557E" w:rsidRPr="00C04D76"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début de souscription</w:t>
            </w:r>
          </w:p>
        </w:tc>
      </w:tr>
      <w:tr w:rsidR="00DB557E" w:rsidRPr="00C04D76" w:rsidTr="00B90839">
        <w:trPr>
          <w:trHeight w:val="6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clôture de l'opération </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fin de souscription </w:t>
            </w:r>
          </w:p>
        </w:tc>
      </w:tr>
      <w:tr w:rsidR="00DB557E" w:rsidRPr="00C04D76"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single" w:sz="8" w:space="0" w:color="auto"/>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client</w:t>
            </w:r>
          </w:p>
        </w:tc>
      </w:tr>
      <w:tr w:rsidR="00DB557E" w:rsidRPr="00C04D76"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marché</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Option : Tender cash option (Vente des titres)</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Numéro d'option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Numéro d'option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Numéro d'option annonce</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Par défaut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Par défaut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Si l'option est par défaut </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début de souscription</w:t>
            </w:r>
          </w:p>
        </w:tc>
      </w:tr>
      <w:tr w:rsidR="00DB557E" w:rsidRPr="00C04D76"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lastRenderedPageBreak/>
              <w:t xml:space="preserve">Date de clôture de l'opération </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fin de souscription </w:t>
            </w:r>
          </w:p>
        </w:tc>
      </w:tr>
      <w:tr w:rsidR="00DB557E" w:rsidRPr="00C04D76"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single" w:sz="8" w:space="0" w:color="auto"/>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client</w:t>
            </w:r>
          </w:p>
        </w:tc>
      </w:tr>
      <w:tr w:rsidR="00DB557E" w:rsidRPr="00C04D76"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marché</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 xml:space="preserve">Débit des titres </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Titre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Prix</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jc w:val="right"/>
              <w:rPr>
                <w:rFonts w:eastAsia="Times New Roman" w:cs="Times New Roman"/>
                <w:color w:val="000000"/>
                <w:lang w:eastAsia="fr-FR"/>
              </w:rPr>
            </w:pPr>
            <w:r w:rsidRPr="00C04D76">
              <w:rPr>
                <w:rFonts w:eastAsia="Times New Roman" w:cs="Times New Roman"/>
                <w:color w:val="000000"/>
                <w:lang w:eastAsia="fr-FR"/>
              </w:rPr>
              <w:t>12</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Prix de l'option </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vente des titres</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 xml:space="preserve">Mouvement Espèce </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Prix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Prix de vente</w:t>
            </w:r>
          </w:p>
        </w:tc>
      </w:tr>
      <w:tr w:rsidR="00DB557E" w:rsidRPr="00C04D76" w:rsidTr="00B90839">
        <w:trPr>
          <w:trHeight w:val="6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 espèce</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Commentaire option OST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Commentaire option OST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Chaîne de caractère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Commentaire OST</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900" w:name="_Toc425152193"/>
      <w:r w:rsidRPr="002849CB">
        <w:rPr>
          <w:i/>
          <w:u w:val="single"/>
        </w:rPr>
        <w:t>Comportement de l’écran</w:t>
      </w:r>
      <w:bookmarkEnd w:id="1900"/>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901" w:name="_Toc425152194"/>
      <w:r>
        <w:rPr>
          <w:lang w:eastAsia="fr-FR"/>
        </w:rPr>
        <w:t>Description de l’écran &lt; Création d’une assemblée générale ordinaire &gt;</w:t>
      </w:r>
      <w:bookmarkEnd w:id="1901"/>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1902" w:name="_Toc425152195"/>
      <w:r w:rsidRPr="002849CB">
        <w:rPr>
          <w:i/>
          <w:u w:val="single"/>
        </w:rPr>
        <w:t>Maquette de l’écran &lt; Création d’une assemblée générale ordinaire&gt;</w:t>
      </w:r>
      <w:bookmarkEnd w:id="1902"/>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14:anchorId="1817F89F" wp14:editId="6AA9A1EF">
            <wp:extent cx="5762625" cy="2047875"/>
            <wp:effectExtent l="0" t="0" r="0" b="0"/>
            <wp:docPr id="7" name="Image 7" desc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P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0478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lang w:eastAsia="fr-FR"/>
        </w:rPr>
      </w:pPr>
    </w:p>
    <w:p w:rsidR="00DB557E" w:rsidRPr="004111BB" w:rsidRDefault="00DB557E" w:rsidP="00DB557E">
      <w:pPr>
        <w:pStyle w:val="Paragraphedeliste1"/>
        <w:spacing w:line="100" w:lineRule="atLeast"/>
        <w:ind w:left="0"/>
        <w:jc w:val="both"/>
        <w:rPr>
          <w:b/>
          <w:i/>
          <w:u w:val="single"/>
          <w:lang w:eastAsia="fr-FR"/>
        </w:rPr>
      </w:pPr>
      <w:r w:rsidRPr="004111BB">
        <w:rPr>
          <w:b/>
          <w:i/>
          <w:u w:val="single"/>
          <w:lang w:eastAsia="fr-FR"/>
        </w:rPr>
        <w:t>Option carte mandataire :</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noProof/>
          <w:lang w:eastAsia="fr-FR"/>
        </w:rPr>
        <w:lastRenderedPageBreak/>
        <w:drawing>
          <wp:inline distT="0" distB="0" distL="0" distR="0" wp14:anchorId="08B6342E" wp14:editId="50FC80D5">
            <wp:extent cx="5753100" cy="1600200"/>
            <wp:effectExtent l="0" t="0" r="0" b="0"/>
            <wp:docPr id="6" name="Image 6" descr="Option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ptionOP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1600200"/>
                    </a:xfrm>
                    <a:prstGeom prst="rect">
                      <a:avLst/>
                    </a:prstGeom>
                    <a:noFill/>
                    <a:ln>
                      <a:noFill/>
                    </a:ln>
                  </pic:spPr>
                </pic:pic>
              </a:graphicData>
            </a:graphic>
          </wp:inline>
        </w:drawing>
      </w: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tbl>
      <w:tblPr>
        <w:tblW w:w="10632" w:type="dxa"/>
        <w:tblInd w:w="-639" w:type="dxa"/>
        <w:tblCellMar>
          <w:left w:w="70" w:type="dxa"/>
          <w:right w:w="70" w:type="dxa"/>
        </w:tblCellMar>
        <w:tblLook w:val="04A0" w:firstRow="1" w:lastRow="0" w:firstColumn="1" w:lastColumn="0" w:noHBand="0" w:noVBand="1"/>
      </w:tblPr>
      <w:tblGrid>
        <w:gridCol w:w="2269"/>
        <w:gridCol w:w="2268"/>
        <w:gridCol w:w="1701"/>
        <w:gridCol w:w="1200"/>
        <w:gridCol w:w="1438"/>
        <w:gridCol w:w="1756"/>
      </w:tblGrid>
      <w:tr w:rsidR="00DB557E" w:rsidRPr="005932FF" w:rsidTr="00B90839">
        <w:trPr>
          <w:trHeight w:val="9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Etiquette</w:t>
            </w:r>
          </w:p>
        </w:tc>
        <w:tc>
          <w:tcPr>
            <w:tcW w:w="1701"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 champ</w:t>
            </w:r>
          </w:p>
        </w:tc>
        <w:tc>
          <w:tcPr>
            <w:tcW w:w="1200"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des données manipulées</w:t>
            </w:r>
          </w:p>
        </w:tc>
        <w:tc>
          <w:tcPr>
            <w:tcW w:w="143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Taille</w:t>
            </w:r>
          </w:p>
        </w:tc>
        <w:tc>
          <w:tcPr>
            <w:tcW w:w="1756"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Description des valeurs possibles</w:t>
            </w:r>
          </w:p>
        </w:tc>
      </w:tr>
      <w:tr w:rsidR="00DB557E" w:rsidRPr="005932FF"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Source d'information</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Source d'information</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les sources d'information à une OST marché local</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 référence marché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 référence marché</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Champ texte libre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Référence marché de l'OST</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Complète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Complète</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Vrai ou Faux</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Officiel</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Officiel</w:t>
            </w:r>
          </w:p>
        </w:tc>
        <w:tc>
          <w:tcPr>
            <w:tcW w:w="1701"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Booléen </w:t>
            </w:r>
          </w:p>
        </w:tc>
        <w:tc>
          <w:tcPr>
            <w:tcW w:w="1200"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Vrai ou Faux</w:t>
            </w:r>
          </w:p>
        </w:tc>
      </w:tr>
      <w:tr w:rsidR="00DB557E" w:rsidRPr="005932FF" w:rsidTr="00B90839">
        <w:trPr>
          <w:trHeight w:val="315"/>
        </w:trPr>
        <w:tc>
          <w:tcPr>
            <w:tcW w:w="10632"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5932FF" w:rsidRDefault="00DB557E" w:rsidP="00B90839">
            <w:pPr>
              <w:spacing w:line="240" w:lineRule="auto"/>
              <w:rPr>
                <w:rFonts w:eastAsia="Times New Roman" w:cs="Times New Roman"/>
                <w:b/>
                <w:bCs/>
                <w:color w:val="000000"/>
                <w:lang w:eastAsia="fr-FR"/>
              </w:rPr>
            </w:pPr>
            <w:del w:id="1903" w:author="Brahim ERRAY" w:date="2015-12-02T18:50:00Z">
              <w:r w:rsidRPr="005932FF" w:rsidDel="00AB2305">
                <w:rPr>
                  <w:rFonts w:eastAsia="Times New Roman" w:cs="Times New Roman"/>
                  <w:b/>
                  <w:bCs/>
                  <w:color w:val="000000"/>
                  <w:lang w:eastAsia="fr-FR"/>
                </w:rPr>
                <w:delText>Evenement</w:delText>
              </w:r>
            </w:del>
            <w:ins w:id="1904" w:author="Brahim ERRAY" w:date="2015-12-02T18:50:00Z">
              <w:r w:rsidR="00AB2305" w:rsidRPr="005932FF">
                <w:rPr>
                  <w:rFonts w:eastAsia="Times New Roman" w:cs="Times New Roman"/>
                  <w:b/>
                  <w:bCs/>
                  <w:color w:val="000000"/>
                  <w:lang w:eastAsia="fr-FR"/>
                </w:rPr>
                <w:t>Evènement</w:t>
              </w:r>
            </w:ins>
            <w:r w:rsidRPr="005932FF">
              <w:rPr>
                <w:rFonts w:eastAsia="Times New Roman" w:cs="Times New Roman"/>
                <w:b/>
                <w:bCs/>
                <w:color w:val="000000"/>
                <w:lang w:eastAsia="fr-FR"/>
              </w:rPr>
              <w:t xml:space="preserve"> : Assemblée générale ordinaire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Type d'OST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Type d'OST</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Volontaire </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Titre exécuté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Titre exécuté</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jc w:val="right"/>
              <w:rPr>
                <w:rFonts w:eastAsia="Times New Roman" w:cs="Times New Roman"/>
                <w:color w:val="000000"/>
                <w:lang w:eastAsia="fr-FR"/>
              </w:rPr>
            </w:pPr>
            <w:r w:rsidRPr="005932FF">
              <w:rPr>
                <w:rFonts w:eastAsia="Times New Roman" w:cs="Times New Roman"/>
                <w:color w:val="000000"/>
                <w:lang w:eastAsia="fr-FR"/>
              </w:rPr>
              <w:t>12</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Titre de l'assemblée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Heure de l'assemblée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Heure de l'assemblée</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Horodatage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Heure de l'assemblée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Place de l'assemblée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Place de l'assemblée</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Place de l'assemblée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d'ouverture de l'opération </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de début de souscription</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1701"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fin de souscription </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1701"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client</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1701"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marché</w:t>
            </w:r>
          </w:p>
        </w:tc>
      </w:tr>
      <w:tr w:rsidR="00DB557E" w:rsidRPr="005932FF" w:rsidTr="00B90839">
        <w:trPr>
          <w:trHeight w:val="315"/>
        </w:trPr>
        <w:tc>
          <w:tcPr>
            <w:tcW w:w="10632"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5932FF" w:rsidRDefault="00DB557E" w:rsidP="00B90839">
            <w:pPr>
              <w:spacing w:line="240" w:lineRule="auto"/>
              <w:rPr>
                <w:rFonts w:eastAsia="Times New Roman" w:cs="Times New Roman"/>
                <w:b/>
                <w:bCs/>
                <w:color w:val="000000"/>
                <w:lang w:eastAsia="fr-FR"/>
              </w:rPr>
            </w:pPr>
            <w:r w:rsidRPr="005932FF">
              <w:rPr>
                <w:rFonts w:eastAsia="Times New Roman" w:cs="Times New Roman"/>
                <w:b/>
                <w:bCs/>
                <w:color w:val="000000"/>
                <w:lang w:eastAsia="fr-FR"/>
              </w:rPr>
              <w:t xml:space="preserve">Exemple d'Option : Carte mandataire </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Numéro d'option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Numéro d'option </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Numéro d'option annonce</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Label de l'option</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Label de l'option </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w:t>
            </w:r>
            <w:r w:rsidR="00677B15" w:rsidRPr="005932FF">
              <w:rPr>
                <w:rFonts w:eastAsia="Times New Roman" w:cs="Times New Roman"/>
                <w:color w:val="000000"/>
                <w:lang w:eastAsia="fr-FR"/>
              </w:rPr>
              <w:t>caractère</w:t>
            </w:r>
            <w:r w:rsidRPr="005932FF">
              <w:rPr>
                <w:rFonts w:eastAsia="Times New Roman" w:cs="Times New Roman"/>
                <w:color w:val="000000"/>
                <w:lang w:eastAsia="fr-FR"/>
              </w:rPr>
              <w:t xml:space="preserve">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Libellé de l'option</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Par défaut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Par défaut </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Si l'option est par défaut</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lastRenderedPageBreak/>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d'ouverture de l'opération </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de début de souscription</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1701"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fin de souscription </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1701"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client</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1701"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marché</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Commentaire option OST</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Commentaire option OST</w:t>
            </w:r>
          </w:p>
        </w:tc>
        <w:tc>
          <w:tcPr>
            <w:tcW w:w="1701"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200"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Commentaire OST</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905" w:name="_Toc425152196"/>
      <w:r w:rsidRPr="002849CB">
        <w:rPr>
          <w:i/>
          <w:u w:val="single"/>
        </w:rPr>
        <w:t>Comportement de l’écran</w:t>
      </w:r>
      <w:bookmarkEnd w:id="1905"/>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906" w:name="_Toc425152197"/>
      <w:r>
        <w:rPr>
          <w:lang w:eastAsia="fr-FR"/>
        </w:rPr>
        <w:t>Description de l’écran &lt; Création manuelle d’une instruction client&gt;</w:t>
      </w:r>
      <w:bookmarkEnd w:id="1906"/>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1907" w:name="_Toc425152198"/>
      <w:r w:rsidRPr="002849CB">
        <w:rPr>
          <w:i/>
          <w:u w:val="single"/>
        </w:rPr>
        <w:t>Maquette de l’écran &lt; Création manuelle d’une instruction client&gt;</w:t>
      </w:r>
      <w:bookmarkEnd w:id="1907"/>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noProof/>
          <w:lang w:eastAsia="fr-FR"/>
        </w:rPr>
        <w:drawing>
          <wp:inline distT="0" distB="0" distL="0" distR="0" wp14:anchorId="01E74718" wp14:editId="209F23C9">
            <wp:extent cx="5753100" cy="1009650"/>
            <wp:effectExtent l="0" t="0" r="0" b="0"/>
            <wp:docPr id="5" name="Image 5" descr="Instructions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structionsCli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100" cy="100965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tbl>
      <w:tblPr>
        <w:tblW w:w="10312" w:type="dxa"/>
        <w:tblInd w:w="-639" w:type="dxa"/>
        <w:tblLayout w:type="fixed"/>
        <w:tblCellMar>
          <w:left w:w="70" w:type="dxa"/>
          <w:right w:w="70" w:type="dxa"/>
        </w:tblCellMar>
        <w:tblLook w:val="04A0" w:firstRow="1" w:lastRow="0" w:firstColumn="1" w:lastColumn="0" w:noHBand="0" w:noVBand="1"/>
      </w:tblPr>
      <w:tblGrid>
        <w:gridCol w:w="2269"/>
        <w:gridCol w:w="2268"/>
        <w:gridCol w:w="1639"/>
        <w:gridCol w:w="1337"/>
        <w:gridCol w:w="1418"/>
        <w:gridCol w:w="1381"/>
      </w:tblGrid>
      <w:tr w:rsidR="00DB557E" w:rsidRPr="005932FF" w:rsidTr="00B90839">
        <w:trPr>
          <w:trHeight w:val="3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 champ</w:t>
            </w:r>
          </w:p>
        </w:tc>
        <w:tc>
          <w:tcPr>
            <w:tcW w:w="1337"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des données manipulées</w:t>
            </w:r>
          </w:p>
        </w:tc>
        <w:tc>
          <w:tcPr>
            <w:tcW w:w="141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Taille</w:t>
            </w:r>
          </w:p>
        </w:tc>
        <w:tc>
          <w:tcPr>
            <w:tcW w:w="1381"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Description des valeurs possibles</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App reference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App reference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Alphanumérique</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Référence interne à l'application</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Référence client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Référence client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Référence du client</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w:t>
            </w:r>
          </w:p>
        </w:tc>
        <w:tc>
          <w:tcPr>
            <w:tcW w:w="1639"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alphanumérique</w:t>
            </w:r>
          </w:p>
        </w:tc>
        <w:tc>
          <w:tcPr>
            <w:tcW w:w="1337"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OST optionnelles </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Option</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Option</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alphanumérique</w:t>
            </w:r>
          </w:p>
        </w:tc>
        <w:tc>
          <w:tcPr>
            <w:tcW w:w="1337"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Option du client</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Client</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Client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Client de l'instruction</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Compte titre client</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Compte titre client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Compte titre client </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Rounding In</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Rounding in</w:t>
            </w:r>
          </w:p>
        </w:tc>
        <w:tc>
          <w:tcPr>
            <w:tcW w:w="1639"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chaîne de caractère</w:t>
            </w:r>
          </w:p>
        </w:tc>
        <w:tc>
          <w:tcPr>
            <w:tcW w:w="1337"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Supérieur, Inférieur, </w:t>
            </w:r>
            <w:r>
              <w:rPr>
                <w:rFonts w:eastAsia="Times New Roman" w:cs="Times New Roman"/>
                <w:color w:val="000000"/>
                <w:lang w:eastAsia="fr-FR"/>
              </w:rPr>
              <w:lastRenderedPageBreak/>
              <w:t>Actuel, Au plus proche</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lastRenderedPageBreak/>
              <w:t>Type de quantité</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Type de quantité</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chaîne de caractère</w:t>
            </w:r>
          </w:p>
        </w:tc>
        <w:tc>
          <w:tcPr>
            <w:tcW w:w="1337"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FAMT, UNIT, AMOR</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de l'instruction</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restante</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restante</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single" w:sz="8" w:space="0" w:color="auto"/>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restante à instruire</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Total quantité éligible</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Total quantité éligible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total du client</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non validé</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non validé</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de l'instruction non validée</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908" w:name="_Toc425152199"/>
      <w:r w:rsidRPr="002849CB">
        <w:rPr>
          <w:i/>
          <w:u w:val="single"/>
        </w:rPr>
        <w:t>Comportement de l’écran</w:t>
      </w:r>
      <w:bookmarkEnd w:id="1908"/>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w:t>
      </w:r>
    </w:p>
    <w:p w:rsidR="00DB557E" w:rsidRDefault="00DB557E" w:rsidP="00DB557E">
      <w:pPr>
        <w:pStyle w:val="Style3"/>
        <w:shd w:val="clear" w:color="auto" w:fill="F2F2F2"/>
        <w:ind w:left="0" w:firstLine="0"/>
        <w:jc w:val="both"/>
        <w:rPr>
          <w:lang w:eastAsia="fr-FR"/>
        </w:rPr>
      </w:pPr>
      <w:bookmarkStart w:id="1909" w:name="_Toc425152200"/>
      <w:r>
        <w:rPr>
          <w:lang w:eastAsia="fr-FR"/>
        </w:rPr>
        <w:t>Description de l’écran &lt; Consultation de la position éligible client&gt;</w:t>
      </w:r>
      <w:bookmarkEnd w:id="1909"/>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1910" w:name="_Toc425152201"/>
      <w:r w:rsidRPr="002849CB">
        <w:rPr>
          <w:i/>
          <w:u w:val="single"/>
        </w:rPr>
        <w:t>Maquette de l’écran &lt; Consultation de la position éligible client&gt;</w:t>
      </w:r>
      <w:bookmarkEnd w:id="1910"/>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14:anchorId="142C951D" wp14:editId="0D6141C5">
            <wp:extent cx="5743575" cy="1771650"/>
            <wp:effectExtent l="0" t="0" r="0" b="0"/>
            <wp:docPr id="3" name="Image 3" descr="EligibleClient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ligibleClientPosi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3575" cy="177165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lang w:eastAsia="fr-FR"/>
        </w:rPr>
      </w:pPr>
    </w:p>
    <w:tbl>
      <w:tblPr>
        <w:tblW w:w="10348" w:type="dxa"/>
        <w:tblInd w:w="-639" w:type="dxa"/>
        <w:tblCellMar>
          <w:left w:w="70" w:type="dxa"/>
          <w:right w:w="70" w:type="dxa"/>
        </w:tblCellMar>
        <w:tblLook w:val="04A0" w:firstRow="1" w:lastRow="0" w:firstColumn="1" w:lastColumn="0" w:noHBand="0" w:noVBand="1"/>
      </w:tblPr>
      <w:tblGrid>
        <w:gridCol w:w="2269"/>
        <w:gridCol w:w="2268"/>
        <w:gridCol w:w="1701"/>
        <w:gridCol w:w="1417"/>
        <w:gridCol w:w="1276"/>
        <w:gridCol w:w="1417"/>
      </w:tblGrid>
      <w:tr w:rsidR="00DB557E" w:rsidRPr="00F807DB" w:rsidTr="00B90839">
        <w:trPr>
          <w:trHeight w:val="3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Etiquette</w:t>
            </w:r>
          </w:p>
        </w:tc>
        <w:tc>
          <w:tcPr>
            <w:tcW w:w="1701"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Type de champ</w:t>
            </w:r>
          </w:p>
        </w:tc>
        <w:tc>
          <w:tcPr>
            <w:tcW w:w="1417"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Type des données manipulées</w:t>
            </w:r>
          </w:p>
        </w:tc>
        <w:tc>
          <w:tcPr>
            <w:tcW w:w="1276"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Taille</w:t>
            </w:r>
          </w:p>
        </w:tc>
        <w:tc>
          <w:tcPr>
            <w:tcW w:w="1417"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Description des valeurs possibles</w:t>
            </w:r>
          </w:p>
        </w:tc>
      </w:tr>
      <w:tr w:rsidR="00DB557E" w:rsidRPr="00F807DB"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OST</w:t>
            </w:r>
          </w:p>
        </w:tc>
        <w:tc>
          <w:tcPr>
            <w:tcW w:w="2268" w:type="dxa"/>
            <w:tcBorders>
              <w:top w:val="nil"/>
              <w:left w:val="nil"/>
              <w:bottom w:val="nil"/>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OST</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Liste Alphanumérique</w:t>
            </w:r>
          </w:p>
        </w:tc>
        <w:tc>
          <w:tcPr>
            <w:tcW w:w="1417" w:type="dxa"/>
            <w:tcBorders>
              <w:top w:val="nil"/>
              <w:left w:val="nil"/>
              <w:bottom w:val="nil"/>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Obligatoire</w:t>
            </w:r>
          </w:p>
        </w:tc>
        <w:tc>
          <w:tcPr>
            <w:tcW w:w="1276" w:type="dxa"/>
            <w:tcBorders>
              <w:top w:val="nil"/>
              <w:left w:val="nil"/>
              <w:bottom w:val="single" w:sz="8" w:space="0" w:color="000000"/>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w:t>
            </w:r>
          </w:p>
        </w:tc>
        <w:tc>
          <w:tcPr>
            <w:tcW w:w="1417" w:type="dxa"/>
            <w:tcBorders>
              <w:top w:val="nil"/>
              <w:left w:val="nil"/>
              <w:bottom w:val="nil"/>
              <w:right w:val="single" w:sz="8" w:space="0" w:color="000000"/>
            </w:tcBorders>
            <w:shd w:val="clear" w:color="auto" w:fill="auto"/>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Ost objet de consultation</w:t>
            </w:r>
          </w:p>
        </w:tc>
      </w:tr>
      <w:tr w:rsidR="00DB557E" w:rsidRPr="00F807DB" w:rsidTr="00B90839">
        <w:trPr>
          <w:trHeight w:val="315"/>
        </w:trPr>
        <w:tc>
          <w:tcPr>
            <w:tcW w:w="2269"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Processus</w:t>
            </w:r>
          </w:p>
        </w:tc>
        <w:tc>
          <w:tcPr>
            <w:tcW w:w="2268"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Processus</w:t>
            </w:r>
          </w:p>
        </w:tc>
        <w:tc>
          <w:tcPr>
            <w:tcW w:w="1701" w:type="dxa"/>
            <w:vMerge w:val="restart"/>
            <w:tcBorders>
              <w:top w:val="nil"/>
              <w:left w:val="single" w:sz="8" w:space="0" w:color="auto"/>
              <w:bottom w:val="single" w:sz="8" w:space="0" w:color="000000"/>
              <w:right w:val="nil"/>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Liste chaîne de caractère</w:t>
            </w:r>
          </w:p>
        </w:tc>
        <w:tc>
          <w:tcPr>
            <w:tcW w:w="141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Facultative </w:t>
            </w:r>
          </w:p>
        </w:tc>
        <w:tc>
          <w:tcPr>
            <w:tcW w:w="1276" w:type="dxa"/>
            <w:vMerge w:val="restart"/>
            <w:tcBorders>
              <w:top w:val="nil"/>
              <w:left w:val="single" w:sz="8" w:space="0" w:color="auto"/>
              <w:bottom w:val="single" w:sz="8" w:space="0" w:color="000000"/>
              <w:right w:val="nil"/>
            </w:tcBorders>
            <w:shd w:val="clear" w:color="auto" w:fill="auto"/>
            <w:noWrap/>
            <w:vAlign w:val="bottom"/>
            <w:hideMark/>
          </w:tcPr>
          <w:p w:rsidR="00DB557E" w:rsidRPr="00F807DB" w:rsidRDefault="00DB557E" w:rsidP="00B90839">
            <w:pPr>
              <w:spacing w:line="240" w:lineRule="auto"/>
              <w:jc w:val="center"/>
              <w:rPr>
                <w:rFonts w:eastAsia="Times New Roman" w:cs="Times New Roman"/>
                <w:color w:val="000000"/>
                <w:lang w:eastAsia="fr-FR"/>
              </w:rPr>
            </w:pPr>
            <w:r w:rsidRPr="00F807DB">
              <w:rPr>
                <w:rFonts w:eastAsia="Times New Roman" w:cs="Times New Roman"/>
                <w:color w:val="000000"/>
                <w:lang w:eastAsia="fr-FR"/>
              </w:rPr>
              <w:t> </w:t>
            </w:r>
          </w:p>
        </w:tc>
        <w:tc>
          <w:tcPr>
            <w:tcW w:w="1417" w:type="dxa"/>
            <w:tcBorders>
              <w:top w:val="single" w:sz="8" w:space="0" w:color="auto"/>
              <w:left w:val="single" w:sz="8" w:space="0" w:color="auto"/>
              <w:bottom w:val="single" w:sz="8" w:space="0" w:color="auto"/>
              <w:right w:val="single" w:sz="8" w:space="0" w:color="auto"/>
            </w:tcBorders>
            <w:shd w:val="clear" w:color="auto" w:fill="auto"/>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Client instruction</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Entitlement</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Eligible position </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Standing client instruction </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Client notification </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911" w:name="_Toc425152202"/>
      <w:r w:rsidRPr="002849CB">
        <w:rPr>
          <w:i/>
          <w:u w:val="single"/>
        </w:rPr>
        <w:t>Comportement de l’écran</w:t>
      </w:r>
      <w:bookmarkEnd w:id="1911"/>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912" w:name="_Toc425152203"/>
      <w:r>
        <w:rPr>
          <w:lang w:eastAsia="fr-FR"/>
        </w:rPr>
        <w:t>Description de l’écran &lt; Création d’un paiement marché&gt;</w:t>
      </w:r>
      <w:bookmarkEnd w:id="1912"/>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1913" w:name="_Toc425152204"/>
      <w:r w:rsidRPr="002849CB">
        <w:rPr>
          <w:i/>
          <w:u w:val="single"/>
        </w:rPr>
        <w:t>Maquette de l’écran &lt; Création d’un paiement marché&gt;</w:t>
      </w:r>
      <w:bookmarkEnd w:id="1913"/>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noProof/>
          <w:lang w:eastAsia="fr-FR"/>
        </w:rPr>
        <w:drawing>
          <wp:inline distT="0" distB="0" distL="0" distR="0" wp14:anchorId="6724D9F0" wp14:editId="0BC9AEF2">
            <wp:extent cx="5762625" cy="2409825"/>
            <wp:effectExtent l="0" t="0" r="0" b="0"/>
            <wp:docPr id="2" name="Image 2" descr="Marke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rket Paym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40982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tbl>
      <w:tblPr>
        <w:tblW w:w="10417" w:type="dxa"/>
        <w:tblInd w:w="-639" w:type="dxa"/>
        <w:tblCellMar>
          <w:left w:w="70" w:type="dxa"/>
          <w:right w:w="70" w:type="dxa"/>
        </w:tblCellMar>
        <w:tblLook w:val="04A0" w:firstRow="1" w:lastRow="0" w:firstColumn="1" w:lastColumn="0" w:noHBand="0" w:noVBand="1"/>
      </w:tblPr>
      <w:tblGrid>
        <w:gridCol w:w="2797"/>
        <w:gridCol w:w="2105"/>
        <w:gridCol w:w="2278"/>
        <w:gridCol w:w="1200"/>
        <w:gridCol w:w="631"/>
        <w:gridCol w:w="1406"/>
      </w:tblGrid>
      <w:tr w:rsidR="00DB557E" w:rsidRPr="00DB6A56" w:rsidTr="00B90839">
        <w:trPr>
          <w:trHeight w:val="315"/>
        </w:trPr>
        <w:tc>
          <w:tcPr>
            <w:tcW w:w="2797" w:type="dxa"/>
            <w:tcBorders>
              <w:top w:val="single" w:sz="8" w:space="0" w:color="000000"/>
              <w:left w:val="single" w:sz="8" w:space="0" w:color="000000"/>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Champ</w:t>
            </w:r>
          </w:p>
        </w:tc>
        <w:tc>
          <w:tcPr>
            <w:tcW w:w="2105"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Etiquette</w:t>
            </w:r>
          </w:p>
        </w:tc>
        <w:tc>
          <w:tcPr>
            <w:tcW w:w="2278"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Type de champ</w:t>
            </w:r>
          </w:p>
        </w:tc>
        <w:tc>
          <w:tcPr>
            <w:tcW w:w="1200"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Type des données manipulées</w:t>
            </w:r>
          </w:p>
        </w:tc>
        <w:tc>
          <w:tcPr>
            <w:tcW w:w="631"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Taille</w:t>
            </w:r>
          </w:p>
        </w:tc>
        <w:tc>
          <w:tcPr>
            <w:tcW w:w="1406"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Description des valeurs possibles</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Données de l'OST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Alphanumérique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des OSTs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de l'OST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Option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Option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Liste des options </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Option du paiement </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Autres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lastRenderedPageBreak/>
              <w:t>Dépositaire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Dépositaire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Les comptes nostro titres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Contrepartie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Contrepartie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Contrepartie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Agent payeur</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Agent payeur</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Centralisateur du paiement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Nature de position</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Nature de position</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Nature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Pm reference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Pm reference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reference mouvement encours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Related Mkt ent ref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Related Mkt ent ref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Exécution marché reliée</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Paiement Marché espèce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In, Out, none</w:t>
            </w:r>
          </w:p>
        </w:tc>
      </w:tr>
      <w:tr w:rsidR="00DB557E" w:rsidRPr="00DB6A56" w:rsidTr="00B90839">
        <w:trPr>
          <w:trHeight w:val="6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Compte nostro espèce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Compte nostro espèce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Alphanumérique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Compte nostro espèce du dépositaire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de paiement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Type de paiement</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Brut, Net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Devise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Devise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MAD</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Brut Marché</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Brut Marché</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Montant brut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Net Marché</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Net Marché</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Montant net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Commissions marché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Commission marché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Commission marché espèce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Marché taxe Actuelle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Marché taxe actuelle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Taxe marché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single" w:sz="8" w:space="0" w:color="auto"/>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valeur du paiement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Fraction origine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Fraction origine</w:t>
            </w:r>
          </w:p>
        </w:tc>
        <w:tc>
          <w:tcPr>
            <w:tcW w:w="2278"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Booléen </w:t>
            </w:r>
          </w:p>
        </w:tc>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Paiement Marché titre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Référence principale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principale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paiement titre marché</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OST référence marché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 référence marché</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marché de l'OST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Forme du titre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Forme du titre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Porteur ou nominatif</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In, Out, none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Quantité entrante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Quantité entrante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Quantité du paiement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lastRenderedPageBreak/>
              <w:t>Type quantité entrante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Type quantité entrante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UNIT, FAMT, AMOR</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Fraction origine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Fraction origine</w:t>
            </w:r>
          </w:p>
        </w:tc>
        <w:tc>
          <w:tcPr>
            <w:tcW w:w="2278"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Booléen </w:t>
            </w:r>
          </w:p>
        </w:tc>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Titre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Titre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Titre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single" w:sz="8" w:space="0" w:color="auto"/>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valeur du paiement </w:t>
            </w:r>
          </w:p>
        </w:tc>
      </w:tr>
    </w:tbl>
    <w:p w:rsidR="00DB557E" w:rsidRDefault="00DB557E" w:rsidP="00DB557E">
      <w:pPr>
        <w:pStyle w:val="Paragraphedeliste1"/>
        <w:spacing w:line="100" w:lineRule="atLeast"/>
        <w:ind w:left="0"/>
        <w:jc w:val="both"/>
        <w:rPr>
          <w:lang w:eastAsia="fr-FR"/>
        </w:rPr>
      </w:pPr>
    </w:p>
    <w:p w:rsidR="00DB557E" w:rsidRDefault="00DB557E" w:rsidP="00DB557E">
      <w:pPr>
        <w:pStyle w:val="Style1"/>
      </w:pPr>
      <w:bookmarkStart w:id="1914" w:name="_Toc425152205"/>
      <w:r>
        <w:t>Paramétrage</w:t>
      </w:r>
      <w:bookmarkEnd w:id="1914"/>
    </w:p>
    <w:p w:rsidR="00DB557E" w:rsidRDefault="00DB557E" w:rsidP="00DB557E">
      <w:pPr>
        <w:pStyle w:val="Style2"/>
        <w:shd w:val="clear" w:color="auto" w:fill="D9D9D9"/>
        <w:jc w:val="both"/>
        <w:rPr>
          <w:lang w:eastAsia="fr-FR"/>
        </w:rPr>
      </w:pPr>
      <w:bookmarkStart w:id="1915" w:name="_Toc425152206"/>
      <w:r>
        <w:rPr>
          <w:lang w:eastAsia="fr-FR"/>
        </w:rPr>
        <w:t>Tableau de bord</w:t>
      </w:r>
      <w:bookmarkEnd w:id="1915"/>
    </w:p>
    <w:p w:rsidR="00DB557E" w:rsidRDefault="00DB557E" w:rsidP="00DB557E">
      <w:pPr>
        <w:pStyle w:val="Paragraphedeliste1"/>
        <w:spacing w:line="100" w:lineRule="atLeast"/>
        <w:jc w:val="both"/>
      </w:pPr>
    </w:p>
    <w:p w:rsidR="00DB557E" w:rsidRDefault="00DB557E" w:rsidP="00DB557E">
      <w:pPr>
        <w:pStyle w:val="Paragraphedeliste1"/>
        <w:spacing w:line="100" w:lineRule="atLeast"/>
        <w:ind w:left="0"/>
        <w:jc w:val="both"/>
      </w:pPr>
      <w:r>
        <w:t>Ceci est une représentation des nœuds les plus importantes configurées au niveau de MegaCor, ainsi que les taches respectives à chaque nœud.</w:t>
      </w:r>
    </w:p>
    <w:p w:rsidR="00DB557E" w:rsidRDefault="00DB557E" w:rsidP="00DB557E">
      <w:pPr>
        <w:pStyle w:val="Paragraphedeliste1"/>
        <w:spacing w:line="100" w:lineRule="atLeast"/>
        <w:ind w:left="0"/>
        <w:jc w:val="both"/>
      </w:pPr>
    </w:p>
    <w:tbl>
      <w:tblPr>
        <w:tblW w:w="9144" w:type="dxa"/>
        <w:tblInd w:w="55" w:type="dxa"/>
        <w:tblCellMar>
          <w:left w:w="70" w:type="dxa"/>
          <w:right w:w="70" w:type="dxa"/>
        </w:tblCellMar>
        <w:tblLook w:val="04A0" w:firstRow="1" w:lastRow="0" w:firstColumn="1" w:lastColumn="0" w:noHBand="0" w:noVBand="1"/>
      </w:tblPr>
      <w:tblGrid>
        <w:gridCol w:w="3694"/>
        <w:gridCol w:w="5450"/>
      </w:tblGrid>
      <w:tr w:rsidR="00DB557E" w:rsidRPr="00816625" w:rsidTr="00B90839">
        <w:trPr>
          <w:trHeight w:val="315"/>
        </w:trPr>
        <w:tc>
          <w:tcPr>
            <w:tcW w:w="3694" w:type="dxa"/>
            <w:tcBorders>
              <w:top w:val="single" w:sz="8" w:space="0" w:color="auto"/>
              <w:left w:val="single" w:sz="8" w:space="0" w:color="auto"/>
              <w:bottom w:val="single" w:sz="8" w:space="0" w:color="auto"/>
              <w:right w:val="single" w:sz="8" w:space="0" w:color="000000"/>
            </w:tcBorders>
            <w:shd w:val="clear" w:color="000000" w:fill="D9D9D9"/>
            <w:hideMark/>
          </w:tcPr>
          <w:p w:rsidR="00DB557E" w:rsidRPr="00816625" w:rsidRDefault="00DB557E" w:rsidP="00B90839">
            <w:pPr>
              <w:spacing w:line="240" w:lineRule="auto"/>
              <w:jc w:val="both"/>
              <w:rPr>
                <w:rFonts w:eastAsia="Times New Roman" w:cs="Times New Roman"/>
                <w:b/>
                <w:bCs/>
                <w:color w:val="000000"/>
                <w:lang w:eastAsia="fr-FR"/>
              </w:rPr>
            </w:pPr>
            <w:r w:rsidRPr="00816625">
              <w:rPr>
                <w:rFonts w:eastAsia="Times New Roman" w:cs="Times New Roman"/>
                <w:b/>
                <w:bCs/>
                <w:color w:val="000000"/>
                <w:lang w:eastAsia="fr-FR"/>
              </w:rPr>
              <w:t xml:space="preserve">Nœud </w:t>
            </w:r>
          </w:p>
        </w:tc>
        <w:tc>
          <w:tcPr>
            <w:tcW w:w="5450" w:type="dxa"/>
            <w:tcBorders>
              <w:top w:val="single" w:sz="8" w:space="0" w:color="auto"/>
              <w:left w:val="nil"/>
              <w:bottom w:val="single" w:sz="8" w:space="0" w:color="auto"/>
              <w:right w:val="single" w:sz="8" w:space="0" w:color="auto"/>
            </w:tcBorders>
            <w:shd w:val="clear" w:color="000000" w:fill="D9D9D9"/>
            <w:hideMark/>
          </w:tcPr>
          <w:p w:rsidR="00DB557E" w:rsidRPr="00816625" w:rsidRDefault="00DB557E" w:rsidP="00B90839">
            <w:pPr>
              <w:spacing w:line="240" w:lineRule="auto"/>
              <w:jc w:val="both"/>
              <w:rPr>
                <w:rFonts w:eastAsia="Times New Roman" w:cs="Times New Roman"/>
                <w:b/>
                <w:bCs/>
                <w:color w:val="000000"/>
                <w:lang w:eastAsia="fr-FR"/>
              </w:rPr>
            </w:pPr>
            <w:r w:rsidRPr="00816625">
              <w:rPr>
                <w:rFonts w:eastAsia="Times New Roman" w:cs="Times New Roman"/>
                <w:b/>
                <w:bCs/>
                <w:color w:val="000000"/>
                <w:lang w:eastAsia="fr-FR"/>
              </w:rPr>
              <w:t>Tâche</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Late Trade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OST sur flux poste détachement</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Réclamation</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Contrepartie à ajouter</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Titres</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Coupon à désactiver</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Coupon d'intérêts</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Coupon des dividendes</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Data cleansing</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Flux ignorés</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ISIN inexistant</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Paiement espèce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Rappel date paiement</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Opération sur titre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Préliminaire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Activée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OST à activer</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OST annulée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Détachement d'intérêts</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Exécutions marché non réconciliées</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 xml:space="preserve">Mouvements espèce à réconcilier </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Mouvements titres à réconcilier</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Tâches à faire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Calculer exécutions client</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Calculer exécutions marché</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Alertes</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 xml:space="preserve">Instructions en suspens </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Réconciliation</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Réconciliation partielle espèce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Réconciliation partielle titre</w:t>
            </w:r>
          </w:p>
        </w:tc>
      </w:tr>
    </w:tbl>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rPr>
          <w:lang w:eastAsia="fr-FR"/>
        </w:rPr>
      </w:pPr>
      <w:bookmarkStart w:id="1916" w:name="_Toc425152207"/>
      <w:r>
        <w:rPr>
          <w:lang w:eastAsia="fr-FR"/>
        </w:rPr>
        <w:t>Profils</w:t>
      </w:r>
      <w:bookmarkEnd w:id="1916"/>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profils des utilisateurs à configurer dans l’application :</w:t>
      </w:r>
    </w:p>
    <w:p w:rsidR="00DB557E" w:rsidRDefault="00DB557E" w:rsidP="006E0B40">
      <w:pPr>
        <w:pStyle w:val="Paragraphedeliste1"/>
        <w:numPr>
          <w:ilvl w:val="0"/>
          <w:numId w:val="38"/>
        </w:numPr>
        <w:spacing w:line="100" w:lineRule="atLeast"/>
        <w:jc w:val="both"/>
      </w:pPr>
      <w:r>
        <w:t>Langue : Français</w:t>
      </w:r>
    </w:p>
    <w:p w:rsidR="00DB557E" w:rsidRDefault="00DB557E" w:rsidP="006E0B40">
      <w:pPr>
        <w:pStyle w:val="Paragraphedeliste1"/>
        <w:numPr>
          <w:ilvl w:val="0"/>
          <w:numId w:val="38"/>
        </w:numPr>
        <w:spacing w:line="100" w:lineRule="atLeast"/>
        <w:jc w:val="both"/>
      </w:pPr>
      <w:r>
        <w:t>Format de la date : jj/mm/aaaa</w:t>
      </w:r>
    </w:p>
    <w:p w:rsidR="00DB557E" w:rsidRDefault="00DB557E" w:rsidP="006E0B40">
      <w:pPr>
        <w:pStyle w:val="Paragraphedeliste1"/>
        <w:numPr>
          <w:ilvl w:val="0"/>
          <w:numId w:val="38"/>
        </w:numPr>
        <w:spacing w:line="100" w:lineRule="atLeast"/>
        <w:jc w:val="both"/>
      </w:pPr>
      <w:r>
        <w:lastRenderedPageBreak/>
        <w:t>Format des montants et chiffres : En règles avec les devises utilisées.</w:t>
      </w:r>
    </w:p>
    <w:p w:rsidR="00DB557E" w:rsidRDefault="00DB557E" w:rsidP="00DB557E">
      <w:pPr>
        <w:pStyle w:val="Style2"/>
        <w:shd w:val="clear" w:color="auto" w:fill="D9D9D9"/>
        <w:jc w:val="both"/>
        <w:rPr>
          <w:lang w:eastAsia="fr-FR"/>
        </w:rPr>
      </w:pPr>
      <w:bookmarkStart w:id="1917" w:name="_Toc425152208"/>
      <w:r>
        <w:rPr>
          <w:lang w:eastAsia="fr-FR"/>
        </w:rPr>
        <w:t>Taxes et fiscalité</w:t>
      </w:r>
      <w:bookmarkEnd w:id="1917"/>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Se référer à la matrice de taxe pour les OST marché local.</w:t>
      </w:r>
    </w:p>
    <w:p w:rsidR="00DB557E" w:rsidRDefault="00DB557E" w:rsidP="00DB557E">
      <w:pPr>
        <w:pStyle w:val="Style2"/>
        <w:shd w:val="clear" w:color="auto" w:fill="D9D9D9"/>
        <w:jc w:val="both"/>
        <w:rPr>
          <w:lang w:eastAsia="fr-FR"/>
        </w:rPr>
      </w:pPr>
      <w:bookmarkStart w:id="1918" w:name="_Toc425152209"/>
      <w:r>
        <w:rPr>
          <w:lang w:eastAsia="fr-FR"/>
        </w:rPr>
        <w:t>Frais</w:t>
      </w:r>
      <w:bookmarkEnd w:id="1918"/>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Se référer à la matrice de taxe pour les OST marché local.</w:t>
      </w:r>
    </w:p>
    <w:p w:rsidR="00DB557E" w:rsidRDefault="00DB557E" w:rsidP="00DB557E">
      <w:pPr>
        <w:pStyle w:val="Paragraphedeliste1"/>
        <w:spacing w:line="100" w:lineRule="atLeast"/>
        <w:ind w:left="0"/>
        <w:jc w:val="both"/>
      </w:pPr>
      <w:r>
        <w:t xml:space="preserve">AWB demande à ce que la configuration de la commission reprend dans son contexte la référence de l’OST, car il peut y avoir une règle de frais par évènement qui prime sur le barème déjà configuré. </w:t>
      </w:r>
    </w:p>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rPr>
          <w:lang w:eastAsia="fr-FR"/>
        </w:rPr>
      </w:pPr>
      <w:bookmarkStart w:id="1919" w:name="_Toc425152210"/>
      <w:r>
        <w:rPr>
          <w:lang w:eastAsia="fr-FR"/>
        </w:rPr>
        <w:t>Comptabilité</w:t>
      </w:r>
      <w:bookmarkEnd w:id="1919"/>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Se référer aux spécifications des schémas comptables relatives aux opérations sur titres.</w:t>
      </w:r>
    </w:p>
    <w:p w:rsidR="00DB557E" w:rsidRDefault="00DB557E" w:rsidP="00DB557E">
      <w:pPr>
        <w:pStyle w:val="Style2"/>
        <w:shd w:val="clear" w:color="auto" w:fill="D9D9D9"/>
        <w:jc w:val="both"/>
        <w:rPr>
          <w:lang w:eastAsia="fr-FR"/>
        </w:rPr>
      </w:pPr>
      <w:bookmarkStart w:id="1920" w:name="_Toc425152211"/>
      <w:r>
        <w:rPr>
          <w:lang w:eastAsia="fr-FR"/>
        </w:rPr>
        <w:t>Batches</w:t>
      </w:r>
      <w:bookmarkEnd w:id="1920"/>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Ci-joint la liste principale des processus batches qui doivent être configurés pour automatiser certains processus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9"/>
        </w:numPr>
        <w:spacing w:line="100" w:lineRule="atLeast"/>
        <w:jc w:val="both"/>
      </w:pPr>
      <w:r>
        <w:t>Création du paiement marché titre in depuis le fichier RSM</w:t>
      </w:r>
    </w:p>
    <w:p w:rsidR="00DB557E" w:rsidRDefault="00DB557E" w:rsidP="006E0B40">
      <w:pPr>
        <w:pStyle w:val="Paragraphedeliste1"/>
        <w:numPr>
          <w:ilvl w:val="0"/>
          <w:numId w:val="39"/>
        </w:numPr>
        <w:spacing w:line="100" w:lineRule="atLeast"/>
        <w:jc w:val="both"/>
      </w:pPr>
      <w:r>
        <w:t>Création du paiement marché out depuis le fichier RCQ</w:t>
      </w:r>
    </w:p>
    <w:p w:rsidR="00DB557E" w:rsidRDefault="00DB557E" w:rsidP="006E0B40">
      <w:pPr>
        <w:pStyle w:val="Paragraphedeliste1"/>
        <w:numPr>
          <w:ilvl w:val="0"/>
          <w:numId w:val="39"/>
        </w:numPr>
        <w:spacing w:line="100" w:lineRule="atLeast"/>
        <w:jc w:val="both"/>
      </w:pPr>
      <w:r>
        <w:t>Génération des OST intérêts et rédemption depuis le tableau d’amortissement</w:t>
      </w:r>
    </w:p>
    <w:p w:rsidR="00DB557E" w:rsidRDefault="00DB557E" w:rsidP="006E0B40">
      <w:pPr>
        <w:pStyle w:val="Paragraphedeliste1"/>
        <w:numPr>
          <w:ilvl w:val="0"/>
          <w:numId w:val="39"/>
        </w:numPr>
        <w:spacing w:line="100" w:lineRule="atLeast"/>
        <w:jc w:val="both"/>
      </w:pPr>
      <w:r>
        <w:t>Génération des alertes sur les OST sur flux en poste détachement</w:t>
      </w:r>
    </w:p>
    <w:p w:rsidR="00DB557E" w:rsidRDefault="00DB557E" w:rsidP="006E0B40">
      <w:pPr>
        <w:pStyle w:val="Paragraphedeliste1"/>
        <w:numPr>
          <w:ilvl w:val="0"/>
          <w:numId w:val="39"/>
        </w:numPr>
        <w:spacing w:line="100" w:lineRule="atLeast"/>
        <w:jc w:val="both"/>
      </w:pPr>
      <w:r>
        <w:t>Déblocage  automatique des positions à J+1 date assemblée générale</w:t>
      </w:r>
    </w:p>
    <w:p w:rsidR="00DB557E" w:rsidRDefault="00DB557E" w:rsidP="006E0B40">
      <w:pPr>
        <w:pStyle w:val="Paragraphedeliste1"/>
        <w:numPr>
          <w:ilvl w:val="0"/>
          <w:numId w:val="39"/>
        </w:numPr>
        <w:spacing w:line="100" w:lineRule="atLeast"/>
        <w:jc w:val="both"/>
      </w:pPr>
      <w:r>
        <w:t>Génération de la comptabilité espèce pour les opérations journalières</w:t>
      </w:r>
    </w:p>
    <w:p w:rsidR="00DB557E" w:rsidRPr="00272509" w:rsidRDefault="00DB557E" w:rsidP="00DB557E">
      <w:pPr>
        <w:pStyle w:val="Style2"/>
        <w:shd w:val="clear" w:color="auto" w:fill="D9D9D9"/>
        <w:jc w:val="both"/>
        <w:rPr>
          <w:color w:val="808080" w:themeColor="background1" w:themeShade="80"/>
          <w:lang w:eastAsia="fr-FR"/>
        </w:rPr>
      </w:pPr>
      <w:bookmarkStart w:id="1921" w:name="_Toc425152212"/>
      <w:r w:rsidRPr="00272509">
        <w:rPr>
          <w:color w:val="808080" w:themeColor="background1" w:themeShade="80"/>
          <w:lang w:eastAsia="fr-FR"/>
        </w:rPr>
        <w:t>Contraintes</w:t>
      </w:r>
      <w:bookmarkEnd w:id="1921"/>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Identifier les contraintes dans les domaines suivants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40"/>
        </w:numPr>
        <w:spacing w:line="100" w:lineRule="atLeast"/>
        <w:jc w:val="both"/>
      </w:pPr>
      <w:r>
        <w:t>Fonctionnel</w:t>
      </w:r>
    </w:p>
    <w:p w:rsidR="00DB557E" w:rsidRDefault="00DB557E" w:rsidP="006E0B40">
      <w:pPr>
        <w:pStyle w:val="Paragraphedeliste1"/>
        <w:numPr>
          <w:ilvl w:val="0"/>
          <w:numId w:val="40"/>
        </w:numPr>
        <w:spacing w:line="100" w:lineRule="atLeast"/>
        <w:jc w:val="both"/>
      </w:pPr>
      <w:r>
        <w:t>Technique</w:t>
      </w:r>
    </w:p>
    <w:p w:rsidR="00DB557E" w:rsidRDefault="00DB557E" w:rsidP="006E0B40">
      <w:pPr>
        <w:pStyle w:val="Paragraphedeliste1"/>
        <w:numPr>
          <w:ilvl w:val="0"/>
          <w:numId w:val="40"/>
        </w:numPr>
        <w:spacing w:line="100" w:lineRule="atLeast"/>
        <w:jc w:val="both"/>
      </w:pPr>
      <w:r>
        <w:t>Règlementaire</w:t>
      </w:r>
    </w:p>
    <w:p w:rsidR="00DB557E" w:rsidRDefault="00DB557E" w:rsidP="006E0B40">
      <w:pPr>
        <w:pStyle w:val="Paragraphedeliste1"/>
        <w:numPr>
          <w:ilvl w:val="0"/>
          <w:numId w:val="40"/>
        </w:numPr>
        <w:spacing w:line="100" w:lineRule="atLeast"/>
        <w:jc w:val="both"/>
      </w:pPr>
      <w:r>
        <w:t>Organisationnel</w:t>
      </w:r>
    </w:p>
    <w:p w:rsidR="00DB557E" w:rsidRDefault="00DB557E" w:rsidP="006E0B40">
      <w:pPr>
        <w:pStyle w:val="Paragraphedeliste1"/>
        <w:numPr>
          <w:ilvl w:val="0"/>
          <w:numId w:val="40"/>
        </w:numPr>
        <w:spacing w:line="100" w:lineRule="atLeast"/>
        <w:jc w:val="both"/>
      </w:pPr>
      <w:r>
        <w:t>Performance</w:t>
      </w:r>
    </w:p>
    <w:p w:rsidR="00DB557E" w:rsidRDefault="00DB557E" w:rsidP="006E0B40">
      <w:pPr>
        <w:pStyle w:val="Paragraphedeliste1"/>
        <w:numPr>
          <w:ilvl w:val="0"/>
          <w:numId w:val="40"/>
        </w:numPr>
        <w:spacing w:line="100" w:lineRule="atLeast"/>
        <w:jc w:val="both"/>
      </w:pPr>
      <w:r>
        <w:t>Logistique</w:t>
      </w:r>
    </w:p>
    <w:p w:rsidR="00DB557E" w:rsidRDefault="00DB557E" w:rsidP="006E0B40">
      <w:pPr>
        <w:pStyle w:val="Paragraphedeliste1"/>
        <w:numPr>
          <w:ilvl w:val="0"/>
          <w:numId w:val="40"/>
        </w:numPr>
        <w:spacing w:line="100" w:lineRule="atLeast"/>
        <w:jc w:val="both"/>
      </w:pPr>
      <w:r>
        <w:t>Sécurité</w:t>
      </w:r>
    </w:p>
    <w:p w:rsidR="00DB557E" w:rsidRDefault="00DB557E" w:rsidP="00DB557E">
      <w:pPr>
        <w:pStyle w:val="Paragraphedeliste1"/>
        <w:spacing w:line="100" w:lineRule="atLeast"/>
        <w:jc w:val="both"/>
      </w:pPr>
    </w:p>
    <w:p w:rsidR="00DB557E" w:rsidRDefault="00DB557E" w:rsidP="00DB557E">
      <w:pPr>
        <w:pStyle w:val="Style2"/>
        <w:shd w:val="clear" w:color="auto" w:fill="D9D9D9"/>
        <w:jc w:val="both"/>
        <w:rPr>
          <w:lang w:eastAsia="fr-FR"/>
        </w:rPr>
      </w:pPr>
      <w:bookmarkStart w:id="1922" w:name="_Toc425152213"/>
      <w:r>
        <w:rPr>
          <w:lang w:eastAsia="fr-FR"/>
        </w:rPr>
        <w:t>Annexes</w:t>
      </w:r>
      <w:bookmarkEnd w:id="1922"/>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lang w:eastAsia="fr-FR"/>
        </w:rPr>
        <w:t>Ci-joint les Swifts standards pour les OSTs les plus courantes gérées par Megara</w:t>
      </w:r>
    </w:p>
    <w:p w:rsidR="00DB557E" w:rsidRDefault="00DB557E" w:rsidP="00DB557E">
      <w:pPr>
        <w:pStyle w:val="Paragraphedeliste1"/>
        <w:spacing w:line="100" w:lineRule="atLeast"/>
        <w:ind w:left="0"/>
        <w:jc w:val="both"/>
        <w:rPr>
          <w:lang w:eastAsia="fr-FR"/>
        </w:rPr>
      </w:pPr>
    </w:p>
    <w:tbl>
      <w:tblPr>
        <w:tblW w:w="9089" w:type="dxa"/>
        <w:tblInd w:w="53" w:type="dxa"/>
        <w:tblCellMar>
          <w:left w:w="70" w:type="dxa"/>
          <w:right w:w="70" w:type="dxa"/>
        </w:tblCellMar>
        <w:tblLook w:val="04A0" w:firstRow="1" w:lastRow="0" w:firstColumn="1" w:lastColumn="0" w:noHBand="0" w:noVBand="1"/>
      </w:tblPr>
      <w:tblGrid>
        <w:gridCol w:w="4740"/>
        <w:gridCol w:w="2223"/>
        <w:gridCol w:w="2126"/>
      </w:tblGrid>
      <w:tr w:rsidR="00DB557E" w:rsidRPr="00375E2B" w:rsidTr="00B90839">
        <w:trPr>
          <w:trHeight w:val="315"/>
        </w:trPr>
        <w:tc>
          <w:tcPr>
            <w:tcW w:w="4740" w:type="dxa"/>
            <w:tcBorders>
              <w:top w:val="single" w:sz="8" w:space="0" w:color="000000"/>
              <w:left w:val="single" w:sz="8" w:space="0" w:color="000000"/>
              <w:bottom w:val="nil"/>
              <w:right w:val="single" w:sz="8" w:space="0" w:color="000000"/>
            </w:tcBorders>
            <w:shd w:val="clear" w:color="000000" w:fill="D9D9D9"/>
            <w:hideMark/>
          </w:tcPr>
          <w:p w:rsidR="00DB557E" w:rsidRPr="00375E2B" w:rsidRDefault="00DB557E" w:rsidP="00B90839">
            <w:pPr>
              <w:spacing w:line="240" w:lineRule="auto"/>
              <w:jc w:val="both"/>
              <w:rPr>
                <w:rFonts w:eastAsia="Times New Roman" w:cs="Times New Roman"/>
                <w:b/>
                <w:bCs/>
                <w:color w:val="000000"/>
                <w:lang w:eastAsia="fr-FR"/>
              </w:rPr>
            </w:pPr>
            <w:r w:rsidRPr="00375E2B">
              <w:rPr>
                <w:rFonts w:eastAsia="Times New Roman" w:cs="Times New Roman"/>
                <w:b/>
                <w:bCs/>
                <w:color w:val="000000"/>
                <w:lang w:eastAsia="fr-FR"/>
              </w:rPr>
              <w:t xml:space="preserve">opération sur titre </w:t>
            </w:r>
          </w:p>
        </w:tc>
        <w:tc>
          <w:tcPr>
            <w:tcW w:w="2223" w:type="dxa"/>
            <w:tcBorders>
              <w:top w:val="single" w:sz="8" w:space="0" w:color="000000"/>
              <w:left w:val="nil"/>
              <w:bottom w:val="nil"/>
              <w:right w:val="single" w:sz="8" w:space="0" w:color="000000"/>
            </w:tcBorders>
            <w:shd w:val="clear" w:color="000000" w:fill="D9D9D9"/>
            <w:hideMark/>
          </w:tcPr>
          <w:p w:rsidR="00DB557E" w:rsidRPr="00375E2B" w:rsidRDefault="00DB557E" w:rsidP="00B90839">
            <w:pPr>
              <w:spacing w:line="240" w:lineRule="auto"/>
              <w:jc w:val="both"/>
              <w:rPr>
                <w:rFonts w:eastAsia="Times New Roman" w:cs="Times New Roman"/>
                <w:b/>
                <w:bCs/>
                <w:color w:val="000000"/>
                <w:lang w:eastAsia="fr-FR"/>
              </w:rPr>
            </w:pPr>
            <w:r w:rsidRPr="00375E2B">
              <w:rPr>
                <w:rFonts w:eastAsia="Times New Roman" w:cs="Times New Roman"/>
                <w:b/>
                <w:bCs/>
                <w:color w:val="000000"/>
                <w:lang w:eastAsia="fr-FR"/>
              </w:rPr>
              <w:t>MT564</w:t>
            </w:r>
          </w:p>
        </w:tc>
        <w:tc>
          <w:tcPr>
            <w:tcW w:w="2126" w:type="dxa"/>
            <w:tcBorders>
              <w:top w:val="single" w:sz="8" w:space="0" w:color="000000"/>
              <w:left w:val="nil"/>
              <w:bottom w:val="nil"/>
              <w:right w:val="single" w:sz="8" w:space="0" w:color="000000"/>
            </w:tcBorders>
            <w:shd w:val="clear" w:color="000000" w:fill="D9D9D9"/>
            <w:hideMark/>
          </w:tcPr>
          <w:p w:rsidR="00DB557E" w:rsidRPr="00375E2B" w:rsidRDefault="00DB557E" w:rsidP="00B90839">
            <w:pPr>
              <w:spacing w:line="240" w:lineRule="auto"/>
              <w:jc w:val="both"/>
              <w:rPr>
                <w:rFonts w:eastAsia="Times New Roman" w:cs="Times New Roman"/>
                <w:b/>
                <w:bCs/>
                <w:color w:val="000000"/>
                <w:lang w:eastAsia="fr-FR"/>
              </w:rPr>
            </w:pPr>
            <w:r w:rsidRPr="00375E2B">
              <w:rPr>
                <w:rFonts w:eastAsia="Times New Roman" w:cs="Times New Roman"/>
                <w:b/>
                <w:bCs/>
                <w:color w:val="000000"/>
                <w:lang w:eastAsia="fr-FR"/>
              </w:rPr>
              <w:t>MT566</w:t>
            </w:r>
          </w:p>
        </w:tc>
      </w:tr>
      <w:tr w:rsidR="00DB557E" w:rsidRPr="00375E2B" w:rsidTr="00B90839">
        <w:trPr>
          <w:trHeight w:val="315"/>
        </w:trPr>
        <w:tc>
          <w:tcPr>
            <w:tcW w:w="47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lastRenderedPageBreak/>
              <w:t>DVCA</w:t>
            </w:r>
          </w:p>
        </w:tc>
        <w:tc>
          <w:tcPr>
            <w:tcW w:w="2223"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26" type="#_x0000_t75" style="width:78.75pt;height:50.25pt" o:ole="">
                  <v:imagedata r:id="rId36" o:title=""/>
                </v:shape>
                <o:OLEObject Type="Embed" ProgID="Package" ShapeID="_x0000_i1026" DrawAspect="Icon" ObjectID="_1518285450" r:id="rId37"/>
              </w:object>
            </w:r>
          </w:p>
        </w:tc>
        <w:tc>
          <w:tcPr>
            <w:tcW w:w="2126"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27" type="#_x0000_t75" style="width:78.75pt;height:50.25pt" o:ole="">
                  <v:imagedata r:id="rId38" o:title=""/>
                </v:shape>
                <o:OLEObject Type="Embed" ProgID="Package" ShapeID="_x0000_i1027" DrawAspect="Icon" ObjectID="_1518285451" r:id="rId39"/>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DVOP</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28" type="#_x0000_t75" style="width:78.75pt;height:50.25pt" o:ole="">
                  <v:imagedata r:id="rId40" o:title=""/>
                </v:shape>
                <o:OLEObject Type="Embed" ProgID="Package" ShapeID="_x0000_i1028" DrawAspect="Icon" ObjectID="_1518285452" r:id="rId41"/>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29" type="#_x0000_t75" style="width:78.75pt;height:50.25pt" o:ole="">
                  <v:imagedata r:id="rId42" o:title=""/>
                </v:shape>
                <o:OLEObject Type="Embed" ProgID="Package" ShapeID="_x0000_i1029" DrawAspect="Icon" ObjectID="_1518285453" r:id="rId43"/>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INTR</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0" type="#_x0000_t75" style="width:78.75pt;height:50.25pt" o:ole="">
                  <v:imagedata r:id="rId44" o:title=""/>
                </v:shape>
                <o:OLEObject Type="Embed" ProgID="Package" ShapeID="_x0000_i1030" DrawAspect="Icon" ObjectID="_1518285454" r:id="rId45"/>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1" type="#_x0000_t75" style="width:78.75pt;height:50.25pt" o:ole="">
                  <v:imagedata r:id="rId46" o:title=""/>
                </v:shape>
                <o:OLEObject Type="Embed" ProgID="Package" ShapeID="_x0000_i1031" DrawAspect="Icon" ObjectID="_1518285455" r:id="rId47"/>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REDM</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2" type="#_x0000_t75" style="width:78.75pt;height:50.25pt" o:ole="">
                  <v:imagedata r:id="rId36" o:title=""/>
                </v:shape>
                <o:OLEObject Type="Embed" ProgID="Package" ShapeID="_x0000_i1032" DrawAspect="Icon" ObjectID="_1518285456" r:id="rId48"/>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3" type="#_x0000_t75" style="width:78.75pt;height:50.25pt" o:ole="">
                  <v:imagedata r:id="rId49" o:title=""/>
                </v:shape>
                <o:OLEObject Type="Embed" ProgID="Package" ShapeID="_x0000_i1033" DrawAspect="Icon" ObjectID="_1518285457" r:id="rId50"/>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RHDI</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002849CB" w:rsidRPr="00894BF0">
              <w:rPr>
                <w:rFonts w:eastAsia="Times New Roman" w:cs="Times New Roman"/>
                <w:color w:val="000000"/>
                <w:lang w:eastAsia="fr-FR"/>
              </w:rPr>
              <w:object w:dxaOrig="1551" w:dyaOrig="1004">
                <v:shape id="_x0000_i1034" type="#_x0000_t75" style="width:78.75pt;height:50.25pt" o:ole="">
                  <v:imagedata r:id="rId51" o:title=""/>
                </v:shape>
                <o:OLEObject Type="Embed" ProgID="Package" ShapeID="_x0000_i1034" DrawAspect="Icon" ObjectID="_1518285458" r:id="rId52"/>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5" type="#_x0000_t75" style="width:78.75pt;height:50.25pt" o:ole="">
                  <v:imagedata r:id="rId53" o:title=""/>
                </v:shape>
                <o:OLEObject Type="Embed" ProgID="Package" ShapeID="_x0000_i1035" DrawAspect="Icon" ObjectID="_1518285459" r:id="rId54"/>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DVSE</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6" type="#_x0000_t75" style="width:78.75pt;height:50.25pt" o:ole="">
                  <v:imagedata r:id="rId55" o:title=""/>
                </v:shape>
                <o:OLEObject Type="Embed" ProgID="Package" ShapeID="_x0000_i1036" DrawAspect="Icon" ObjectID="_1518285460" r:id="rId56"/>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7" type="#_x0000_t75" style="width:78.75pt;height:50.25pt" o:ole="">
                  <v:imagedata r:id="rId57" o:title=""/>
                </v:shape>
                <o:OLEObject Type="Embed" ProgID="Package" ShapeID="_x0000_i1037" DrawAspect="Icon" ObjectID="_1518285461" r:id="rId58"/>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EXOF</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8" type="#_x0000_t75" style="width:78.75pt;height:50.25pt" o:ole="">
                  <v:imagedata r:id="rId59" o:title=""/>
                </v:shape>
                <o:OLEObject Type="Embed" ProgID="Package" ShapeID="_x0000_i1038" DrawAspect="Icon" ObjectID="_1518285462" r:id="rId60"/>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9" type="#_x0000_t75" style="width:78.75pt;height:50.25pt" o:ole="">
                  <v:imagedata r:id="rId61" o:title=""/>
                </v:shape>
                <o:OLEObject Type="Embed" ProgID="Package" ShapeID="_x0000_i1039" DrawAspect="Icon" ObjectID="_1518285463" r:id="rId62"/>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BONU</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40" type="#_x0000_t75" style="width:78.75pt;height:50.25pt" o:ole="">
                  <v:imagedata r:id="rId63" o:title=""/>
                </v:shape>
                <o:OLEObject Type="Embed" ProgID="Package" ShapeID="_x0000_i1040" DrawAspect="Icon" ObjectID="_1518285464" r:id="rId64"/>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41" type="#_x0000_t75" style="width:78.75pt;height:50.25pt" o:ole="">
                  <v:imagedata r:id="rId65" o:title=""/>
                </v:shape>
                <o:OLEObject Type="Embed" ProgID="Package" ShapeID="_x0000_i1041" DrawAspect="Icon" ObjectID="_1518285465" r:id="rId66"/>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TEND</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00677B15" w:rsidRPr="00894BF0">
              <w:rPr>
                <w:rFonts w:eastAsia="Times New Roman" w:cs="Times New Roman"/>
                <w:color w:val="000000"/>
                <w:lang w:eastAsia="fr-FR"/>
              </w:rPr>
              <w:object w:dxaOrig="1551" w:dyaOrig="1004">
                <v:shape id="_x0000_i1042" type="#_x0000_t75" style="width:78.75pt;height:50.25pt" o:ole="">
                  <v:imagedata r:id="rId67" o:title=""/>
                </v:shape>
                <o:OLEObject Type="Embed" ProgID="Package" ShapeID="_x0000_i1042" DrawAspect="Icon" ObjectID="_1518285466" r:id="rId68"/>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43" type="#_x0000_t75" style="width:78.75pt;height:50.25pt" o:ole="">
                  <v:imagedata r:id="rId69" o:title=""/>
                </v:shape>
                <o:OLEObject Type="Embed" ProgID="Package" ShapeID="_x0000_i1043" DrawAspect="Icon" ObjectID="_1518285467" r:id="rId70"/>
              </w:object>
            </w:r>
          </w:p>
        </w:tc>
      </w:tr>
    </w:tbl>
    <w:p w:rsidR="00DB557E" w:rsidRPr="005F5027" w:rsidRDefault="00DB557E" w:rsidP="00DB557E">
      <w:pPr>
        <w:pStyle w:val="Paragraphedeliste1"/>
        <w:spacing w:line="100" w:lineRule="atLeast"/>
        <w:ind w:left="0"/>
        <w:jc w:val="both"/>
        <w:rPr>
          <w:lang w:eastAsia="fr-FR"/>
        </w:rPr>
      </w:pPr>
    </w:p>
    <w:p w:rsidR="00AE388C" w:rsidRPr="00AE388C" w:rsidRDefault="00AE388C" w:rsidP="005562D2">
      <w:pPr>
        <w:rPr>
          <w:color w:val="FF0000"/>
        </w:rPr>
      </w:pPr>
      <w:r w:rsidRPr="00AE388C">
        <w:rPr>
          <w:color w:val="FF0000"/>
        </w:rPr>
        <w:t>Remarque</w:t>
      </w:r>
      <w:r>
        <w:rPr>
          <w:color w:val="FF0000"/>
        </w:rPr>
        <w:t xml:space="preserve"> AWB</w:t>
      </w:r>
      <w:r w:rsidRPr="00AE388C">
        <w:rPr>
          <w:color w:val="FF0000"/>
        </w:rPr>
        <w:t> : Avoir la possibilité de notifier (MT564) et de confirmer (MT566) toutes les OST gérées par megara</w:t>
      </w:r>
      <w:r w:rsidR="005562D2">
        <w:rPr>
          <w:color w:val="FF0000"/>
        </w:rPr>
        <w:t xml:space="preserve"> conformément au standard de MEGARA (Les SLA de notification seront transmis par AWB)</w:t>
      </w:r>
    </w:p>
    <w:p w:rsidR="001F617F" w:rsidRPr="00DB557E" w:rsidRDefault="001F617F" w:rsidP="00DB557E"/>
    <w:sectPr w:rsidR="001F617F" w:rsidRPr="00DB557E" w:rsidSect="00A22AD4">
      <w:headerReference w:type="default" r:id="rId71"/>
      <w:footerReference w:type="default" r:id="rId72"/>
      <w:headerReference w:type="first" r:id="rId73"/>
      <w:footerReference w:type="first" r:id="rId74"/>
      <w:pgSz w:w="11906" w:h="16838"/>
      <w:pgMar w:top="1417" w:right="1133" w:bottom="1417" w:left="1417" w:header="28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4249" w:rsidRDefault="00314249" w:rsidP="00460E07">
      <w:pPr>
        <w:spacing w:line="240" w:lineRule="auto"/>
      </w:pPr>
      <w:r>
        <w:separator/>
      </w:r>
    </w:p>
  </w:endnote>
  <w:endnote w:type="continuationSeparator" w:id="0">
    <w:p w:rsidR="00314249" w:rsidRDefault="00314249" w:rsidP="00460E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OpenSymbol">
    <w:altName w:val="Arial Unicode MS"/>
    <w:panose1 w:val="00000000000000000000"/>
    <w:charset w:val="80"/>
    <w:family w:val="auto"/>
    <w:notTrueType/>
    <w:pitch w:val="variable"/>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Lohit Devanagari">
    <w:charset w:val="00"/>
    <w:family w:val="auto"/>
    <w:pitch w:val="default"/>
  </w:font>
  <w:font w:name="Liberation Sans">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firstRow="1" w:lastRow="0" w:firstColumn="1" w:lastColumn="0" w:noHBand="0" w:noVBand="0"/>
    </w:tblPr>
    <w:tblGrid>
      <w:gridCol w:w="1498"/>
      <w:gridCol w:w="1362"/>
      <w:gridCol w:w="954"/>
      <w:gridCol w:w="1822"/>
      <w:gridCol w:w="1655"/>
      <w:gridCol w:w="879"/>
      <w:gridCol w:w="896"/>
    </w:tblGrid>
    <w:tr w:rsidR="00314249" w:rsidRPr="00237864" w:rsidTr="00B90839">
      <w:tc>
        <w:tcPr>
          <w:tcW w:w="826" w:type="pct"/>
          <w:tcBorders>
            <w:top w:val="single" w:sz="2" w:space="0" w:color="D9D9D9"/>
            <w:left w:val="single" w:sz="2" w:space="0" w:color="D9D9D9"/>
            <w:bottom w:val="single" w:sz="2" w:space="0" w:color="D9D9D9"/>
            <w:right w:val="single" w:sz="2" w:space="0" w:color="D9D9D9"/>
          </w:tcBorders>
          <w:shd w:val="clear" w:color="auto" w:fill="F2F2F2"/>
          <w:vAlign w:val="center"/>
        </w:tcPr>
        <w:p w:rsidR="00314249" w:rsidRPr="00237864" w:rsidRDefault="00314249" w:rsidP="00B90839">
          <w:pPr>
            <w:pStyle w:val="En-tte"/>
            <w:jc w:val="center"/>
            <w:rPr>
              <w:b/>
              <w:bCs/>
              <w:sz w:val="18"/>
              <w:szCs w:val="18"/>
            </w:rPr>
          </w:pPr>
          <w:r w:rsidRPr="00237864">
            <w:rPr>
              <w:b/>
              <w:bCs/>
              <w:sz w:val="18"/>
              <w:szCs w:val="18"/>
            </w:rPr>
            <w:t>Version</w:t>
          </w:r>
        </w:p>
      </w:tc>
      <w:tc>
        <w:tcPr>
          <w:tcW w:w="751" w:type="pct"/>
          <w:tcBorders>
            <w:top w:val="single" w:sz="2" w:space="0" w:color="D9D9D9"/>
            <w:left w:val="single" w:sz="2" w:space="0" w:color="D9D9D9"/>
            <w:bottom w:val="single" w:sz="2" w:space="0" w:color="D9D9D9"/>
            <w:right w:val="single" w:sz="2" w:space="0" w:color="D9D9D9"/>
          </w:tcBorders>
          <w:vAlign w:val="center"/>
        </w:tcPr>
        <w:p w:rsidR="00314249" w:rsidRPr="00237864" w:rsidRDefault="00314249" w:rsidP="00B90839">
          <w:pPr>
            <w:pStyle w:val="En-tte"/>
            <w:jc w:val="center"/>
            <w:rPr>
              <w:b/>
              <w:bCs/>
              <w:sz w:val="18"/>
              <w:szCs w:val="18"/>
            </w:rPr>
          </w:pPr>
          <w:r w:rsidRPr="00237864">
            <w:rPr>
              <w:b/>
              <w:bCs/>
              <w:sz w:val="18"/>
              <w:szCs w:val="18"/>
            </w:rPr>
            <w:t>V1.2</w:t>
          </w:r>
        </w:p>
      </w:tc>
      <w:tc>
        <w:tcPr>
          <w:tcW w:w="526" w:type="pct"/>
          <w:tcBorders>
            <w:top w:val="single" w:sz="2" w:space="0" w:color="D9D9D9"/>
            <w:left w:val="single" w:sz="2" w:space="0" w:color="D9D9D9"/>
            <w:bottom w:val="single" w:sz="2" w:space="0" w:color="D9D9D9"/>
            <w:right w:val="single" w:sz="2" w:space="0" w:color="D9D9D9"/>
          </w:tcBorders>
          <w:shd w:val="pct25" w:color="BFBFBF" w:fill="FFFFFF"/>
        </w:tcPr>
        <w:p w:rsidR="00314249" w:rsidRPr="00237864" w:rsidRDefault="00314249" w:rsidP="00B90839">
          <w:pPr>
            <w:pStyle w:val="En-tte"/>
            <w:jc w:val="center"/>
            <w:rPr>
              <w:b/>
              <w:bCs/>
              <w:sz w:val="18"/>
              <w:szCs w:val="18"/>
            </w:rPr>
          </w:pPr>
          <w:r w:rsidRPr="00237864">
            <w:rPr>
              <w:b/>
              <w:bCs/>
              <w:sz w:val="18"/>
              <w:szCs w:val="18"/>
            </w:rPr>
            <w:t>Date</w:t>
          </w:r>
        </w:p>
      </w:tc>
      <w:tc>
        <w:tcPr>
          <w:tcW w:w="1005" w:type="pct"/>
          <w:tcBorders>
            <w:top w:val="single" w:sz="2" w:space="0" w:color="D9D9D9"/>
            <w:left w:val="single" w:sz="2" w:space="0" w:color="D9D9D9"/>
            <w:bottom w:val="single" w:sz="2" w:space="0" w:color="D9D9D9"/>
            <w:right w:val="single" w:sz="2" w:space="0" w:color="D9D9D9"/>
          </w:tcBorders>
          <w:vAlign w:val="center"/>
        </w:tcPr>
        <w:p w:rsidR="00314249" w:rsidRPr="00237864" w:rsidRDefault="00314249" w:rsidP="00B90839">
          <w:pPr>
            <w:pStyle w:val="Sansinterligne"/>
            <w:jc w:val="center"/>
            <w:rPr>
              <w:b/>
              <w:bCs/>
              <w:i/>
              <w:iCs/>
              <w:sz w:val="18"/>
              <w:szCs w:val="18"/>
            </w:rPr>
          </w:pPr>
          <w:r>
            <w:rPr>
              <w:b/>
              <w:bCs/>
              <w:sz w:val="18"/>
              <w:szCs w:val="18"/>
            </w:rPr>
            <w:t>12/02</w:t>
          </w:r>
          <w:r w:rsidRPr="00237864">
            <w:rPr>
              <w:b/>
              <w:bCs/>
              <w:sz w:val="18"/>
              <w:szCs w:val="18"/>
            </w:rPr>
            <w:t>/2015</w:t>
          </w:r>
        </w:p>
      </w:tc>
      <w:tc>
        <w:tcPr>
          <w:tcW w:w="1242" w:type="pct"/>
          <w:gridSpan w:val="2"/>
          <w:tcBorders>
            <w:top w:val="nil"/>
            <w:left w:val="single" w:sz="2" w:space="0" w:color="D9D9D9"/>
            <w:bottom w:val="nil"/>
            <w:right w:val="single" w:sz="2" w:space="0" w:color="D9D9D9"/>
          </w:tcBorders>
        </w:tcPr>
        <w:p w:rsidR="00314249" w:rsidRPr="00237864" w:rsidRDefault="00314249" w:rsidP="00B90839">
          <w:pPr>
            <w:pStyle w:val="En-tte"/>
            <w:jc w:val="center"/>
            <w:rPr>
              <w:b/>
              <w:bCs/>
              <w:sz w:val="18"/>
              <w:szCs w:val="18"/>
            </w:rPr>
          </w:pPr>
        </w:p>
      </w:tc>
      <w:tc>
        <w:tcPr>
          <w:tcW w:w="650" w:type="pct"/>
          <w:vMerge w:val="restart"/>
          <w:tcBorders>
            <w:top w:val="single" w:sz="2" w:space="0" w:color="D9D9D9"/>
            <w:left w:val="single" w:sz="2" w:space="0" w:color="D9D9D9"/>
            <w:bottom w:val="single" w:sz="2" w:space="0" w:color="D9D9D9"/>
            <w:right w:val="single" w:sz="2" w:space="0" w:color="D9D9D9"/>
          </w:tcBorders>
          <w:shd w:val="clear" w:color="auto" w:fill="FFC000"/>
          <w:vAlign w:val="center"/>
        </w:tcPr>
        <w:p w:rsidR="00314249" w:rsidRPr="00237864" w:rsidRDefault="00314249" w:rsidP="00B90839">
          <w:pPr>
            <w:pStyle w:val="En-tte"/>
            <w:jc w:val="center"/>
            <w:rPr>
              <w:b/>
              <w:bCs/>
              <w:sz w:val="18"/>
              <w:szCs w:val="18"/>
            </w:rPr>
          </w:pPr>
          <w:r w:rsidRPr="00237864">
            <w:rPr>
              <w:b/>
              <w:bCs/>
              <w:sz w:val="18"/>
              <w:szCs w:val="18"/>
            </w:rPr>
            <w:t xml:space="preserve">Page </w:t>
          </w:r>
          <w:r w:rsidRPr="00237864">
            <w:rPr>
              <w:b/>
              <w:bCs/>
              <w:sz w:val="18"/>
              <w:szCs w:val="18"/>
            </w:rPr>
            <w:fldChar w:fldCharType="begin"/>
          </w:r>
          <w:r w:rsidRPr="00237864">
            <w:rPr>
              <w:b/>
              <w:bCs/>
              <w:sz w:val="18"/>
              <w:szCs w:val="18"/>
            </w:rPr>
            <w:instrText xml:space="preserve"> PAGE   \* MERGEFORMAT </w:instrText>
          </w:r>
          <w:r w:rsidRPr="00237864">
            <w:rPr>
              <w:b/>
              <w:bCs/>
              <w:sz w:val="18"/>
              <w:szCs w:val="18"/>
            </w:rPr>
            <w:fldChar w:fldCharType="separate"/>
          </w:r>
          <w:r w:rsidR="0082417E">
            <w:rPr>
              <w:b/>
              <w:bCs/>
              <w:noProof/>
              <w:sz w:val="18"/>
              <w:szCs w:val="18"/>
            </w:rPr>
            <w:t>25</w:t>
          </w:r>
          <w:r w:rsidRPr="00237864">
            <w:rPr>
              <w:b/>
              <w:bCs/>
              <w:sz w:val="18"/>
              <w:szCs w:val="18"/>
            </w:rPr>
            <w:fldChar w:fldCharType="end"/>
          </w:r>
          <w:r w:rsidRPr="00237864">
            <w:rPr>
              <w:b/>
              <w:bCs/>
              <w:sz w:val="18"/>
              <w:szCs w:val="18"/>
            </w:rPr>
            <w:t>/</w:t>
          </w:r>
          <w:fldSimple w:instr=" NUMPAGES   \* MERGEFORMAT ">
            <w:r w:rsidR="0082417E" w:rsidRPr="0082417E">
              <w:rPr>
                <w:b/>
                <w:bCs/>
                <w:noProof/>
                <w:sz w:val="18"/>
                <w:szCs w:val="18"/>
              </w:rPr>
              <w:t>118</w:t>
            </w:r>
          </w:fldSimple>
        </w:p>
      </w:tc>
    </w:tr>
    <w:tr w:rsidR="00314249" w:rsidRPr="00237864" w:rsidTr="00B90839">
      <w:trPr>
        <w:trHeight w:val="69"/>
      </w:trPr>
      <w:tc>
        <w:tcPr>
          <w:tcW w:w="1139" w:type="pct"/>
          <w:gridSpan w:val="4"/>
          <w:tcBorders>
            <w:top w:val="single" w:sz="2" w:space="0" w:color="D9D9D9"/>
            <w:left w:val="single" w:sz="2" w:space="0" w:color="D9D9D9"/>
            <w:bottom w:val="single" w:sz="2" w:space="0" w:color="D9D9D9"/>
            <w:right w:val="single" w:sz="2" w:space="0" w:color="D9D9D9"/>
          </w:tcBorders>
          <w:shd w:val="pct70" w:color="BFBFBF" w:fill="auto"/>
          <w:vAlign w:val="center"/>
        </w:tcPr>
        <w:p w:rsidR="00314249" w:rsidRPr="00237864" w:rsidRDefault="00314249" w:rsidP="00B90839">
          <w:pPr>
            <w:pStyle w:val="En-tte"/>
            <w:jc w:val="center"/>
            <w:rPr>
              <w:b/>
              <w:bCs/>
              <w:sz w:val="18"/>
              <w:szCs w:val="18"/>
            </w:rPr>
          </w:pPr>
          <w:r w:rsidRPr="00237864">
            <w:rPr>
              <w:b/>
              <w:bCs/>
              <w:sz w:val="18"/>
              <w:szCs w:val="18"/>
            </w:rPr>
            <w:t xml:space="preserve">Index_Version Modèle </w:t>
          </w:r>
        </w:p>
      </w:tc>
      <w:tc>
        <w:tcPr>
          <w:tcW w:w="913" w:type="pct"/>
          <w:tcBorders>
            <w:top w:val="single" w:sz="2" w:space="0" w:color="D9D9D9"/>
            <w:left w:val="single" w:sz="2" w:space="0" w:color="D9D9D9"/>
            <w:bottom w:val="single" w:sz="2" w:space="0" w:color="D9D9D9"/>
            <w:right w:val="single" w:sz="2" w:space="0" w:color="D9D9D9"/>
          </w:tcBorders>
          <w:shd w:val="pct70" w:color="BFBFBF" w:fill="auto"/>
          <w:vAlign w:val="center"/>
        </w:tcPr>
        <w:p w:rsidR="00314249" w:rsidRPr="00237864" w:rsidRDefault="00314249" w:rsidP="00B90839">
          <w:pPr>
            <w:pStyle w:val="En-tte"/>
            <w:jc w:val="center"/>
            <w:rPr>
              <w:b/>
              <w:bCs/>
              <w:sz w:val="18"/>
              <w:szCs w:val="18"/>
            </w:rPr>
          </w:pPr>
          <w:r w:rsidRPr="00237864">
            <w:rPr>
              <w:b/>
              <w:bCs/>
              <w:sz w:val="18"/>
              <w:szCs w:val="18"/>
            </w:rPr>
            <w:t>MOD_014_V2.0</w:t>
          </w:r>
        </w:p>
      </w:tc>
      <w:tc>
        <w:tcPr>
          <w:tcW w:w="485" w:type="pct"/>
          <w:tcBorders>
            <w:top w:val="nil"/>
            <w:left w:val="single" w:sz="2" w:space="0" w:color="D9D9D9"/>
            <w:bottom w:val="nil"/>
            <w:right w:val="single" w:sz="2" w:space="0" w:color="D9D9D9"/>
          </w:tcBorders>
          <w:vAlign w:val="center"/>
        </w:tcPr>
        <w:p w:rsidR="00314249" w:rsidRPr="00237864" w:rsidRDefault="00314249" w:rsidP="00B90839">
          <w:pPr>
            <w:pStyle w:val="En-tte"/>
            <w:jc w:val="center"/>
            <w:rPr>
              <w:b/>
              <w:bCs/>
              <w:sz w:val="18"/>
              <w:szCs w:val="18"/>
            </w:rPr>
          </w:pPr>
        </w:p>
      </w:tc>
      <w:tc>
        <w:tcPr>
          <w:tcW w:w="650" w:type="pct"/>
          <w:vMerge/>
          <w:tcBorders>
            <w:top w:val="single" w:sz="2" w:space="0" w:color="D9D9D9"/>
            <w:left w:val="single" w:sz="2" w:space="0" w:color="D9D9D9"/>
            <w:bottom w:val="single" w:sz="2" w:space="0" w:color="D9D9D9"/>
            <w:right w:val="single" w:sz="2" w:space="0" w:color="D9D9D9"/>
          </w:tcBorders>
          <w:shd w:val="clear" w:color="auto" w:fill="FFC000"/>
          <w:vAlign w:val="center"/>
        </w:tcPr>
        <w:p w:rsidR="00314249" w:rsidRPr="00237864" w:rsidRDefault="00314249" w:rsidP="00B90839">
          <w:pPr>
            <w:pStyle w:val="En-tte"/>
            <w:jc w:val="center"/>
            <w:rPr>
              <w:b/>
              <w:bCs/>
              <w:sz w:val="18"/>
              <w:szCs w:val="18"/>
            </w:rPr>
          </w:pPr>
        </w:p>
      </w:tc>
    </w:tr>
  </w:tbl>
  <w:p w:rsidR="00314249" w:rsidRDefault="00314249">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4249" w:rsidRDefault="00314249" w:rsidP="001B0976">
    <w:pPr>
      <w:pStyle w:val="Pieddepage"/>
    </w:pPr>
    <w:r>
      <w:rPr>
        <w:noProof/>
        <w:lang w:eastAsia="fr-FR"/>
      </w:rPr>
      <mc:AlternateContent>
        <mc:Choice Requires="wps">
          <w:drawing>
            <wp:anchor distT="0" distB="0" distL="114300" distR="114300" simplePos="0" relativeHeight="251697152" behindDoc="0" locked="0" layoutInCell="1" allowOverlap="1">
              <wp:simplePos x="0" y="0"/>
              <wp:positionH relativeFrom="column">
                <wp:posOffset>-1372235</wp:posOffset>
              </wp:positionH>
              <wp:positionV relativeFrom="paragraph">
                <wp:posOffset>78740</wp:posOffset>
              </wp:positionV>
              <wp:extent cx="7560310" cy="224155"/>
              <wp:effectExtent l="0" t="0" r="0" b="4445"/>
              <wp:wrapNone/>
              <wp:docPr id="3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24155"/>
                      </a:xfrm>
                      <a:prstGeom prst="rect">
                        <a:avLst/>
                      </a:prstGeom>
                      <a:noFill/>
                      <a:ln>
                        <a:noFill/>
                      </a:ln>
                      <a:extLst>
                        <a:ext uri="{909E8E84-426E-40DD-AFC4-6F175D3DCCD1}">
                          <a14:hiddenFill xmlns:a14="http://schemas.microsoft.com/office/drawing/2010/main">
                            <a:solidFill>
                              <a:srgbClr val="FFC000">
                                <a:alpha val="7059"/>
                              </a:srgbClr>
                            </a:solidFill>
                          </a14:hiddenFill>
                        </a:ext>
                        <a:ext uri="{91240B29-F687-4F45-9708-019B960494DF}">
                          <a14:hiddenLine xmlns:a14="http://schemas.microsoft.com/office/drawing/2010/main" w="15875" cap="rnd">
                            <a:solidFill>
                              <a:srgbClr val="FFC000"/>
                            </a:solidFill>
                            <a:prstDash val="sysDot"/>
                            <a:miter lim="800000"/>
                            <a:headEnd/>
                            <a:tailEnd/>
                          </a14:hiddenLine>
                        </a:ext>
                      </a:extLst>
                    </wps:spPr>
                    <wps:txbx>
                      <w:txbxContent>
                        <w:p w:rsidR="00314249" w:rsidRPr="009A0A0F" w:rsidRDefault="00314249"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d’Attijariwafabank. Son usage est strictement interne.</w:t>
                          </w:r>
                        </w:p>
                      </w:txbxContent>
                    </wps:txbx>
                    <wps:bodyPr rot="0" vert="horz" wrap="square" lIns="180000" tIns="0" rIns="180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108.05pt;margin-top:6.2pt;width:595.3pt;height:17.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" filled="f" fillcolor="#ffc000" stroked="f" strokecolor="#ffc000" strokeweight="1.25pt">
              <v:fill opacity="4626f"/>
              <v:stroke dashstyle="1 1" endcap="round"/>
              <v:textbox inset="5mm,0,5mm,0">
                <w:txbxContent>
                  <w:p w:rsidR="00314249" w:rsidRPr="009A0A0F" w:rsidRDefault="00314249"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d’Attijariwafabank. Son usage est strictement interne.</w:t>
                    </w:r>
                  </w:p>
                </w:txbxContent>
              </v:textbox>
            </v:rect>
          </w:pict>
        </mc:Fallback>
      </mc:AlternateContent>
    </w:r>
    <w:r>
      <w:rPr>
        <w:noProof/>
        <w:lang w:eastAsia="fr-FR"/>
      </w:rPr>
      <w:drawing>
        <wp:anchor distT="0" distB="0" distL="114300" distR="114300" simplePos="0" relativeHeight="251698176" behindDoc="0" locked="0" layoutInCell="1" allowOverlap="1">
          <wp:simplePos x="0" y="0"/>
          <wp:positionH relativeFrom="column">
            <wp:posOffset>6213475</wp:posOffset>
          </wp:positionH>
          <wp:positionV relativeFrom="paragraph">
            <wp:posOffset>-38100</wp:posOffset>
          </wp:positionV>
          <wp:extent cx="429260" cy="394335"/>
          <wp:effectExtent l="0" t="0" r="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9260" cy="394335"/>
                  </a:xfrm>
                  <a:prstGeom prst="rect">
                    <a:avLst/>
                  </a:prstGeom>
                  <a:noFill/>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17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544"/>
      <w:gridCol w:w="1404"/>
      <w:gridCol w:w="441"/>
      <w:gridCol w:w="542"/>
      <w:gridCol w:w="1588"/>
      <w:gridCol w:w="292"/>
      <w:gridCol w:w="1416"/>
      <w:gridCol w:w="907"/>
      <w:gridCol w:w="1216"/>
    </w:tblGrid>
    <w:tr w:rsidR="00314249" w:rsidRPr="00460E07" w:rsidTr="00D57379">
      <w:tc>
        <w:tcPr>
          <w:tcW w:w="826"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2F2F2" w:themeFill="background1" w:themeFillShade="F2"/>
          <w:vAlign w:val="center"/>
        </w:tcPr>
        <w:p w:rsidR="00314249" w:rsidRPr="00735728" w:rsidRDefault="00314249" w:rsidP="00460E07">
          <w:pPr>
            <w:pStyle w:val="En-tte"/>
            <w:jc w:val="center"/>
            <w:rPr>
              <w:b/>
              <w:bCs/>
              <w:sz w:val="18"/>
              <w:szCs w:val="18"/>
            </w:rPr>
          </w:pPr>
          <w:r>
            <w:rPr>
              <w:b/>
              <w:bCs/>
              <w:sz w:val="18"/>
              <w:szCs w:val="18"/>
            </w:rPr>
            <w:t>Version</w:t>
          </w:r>
        </w:p>
      </w:tc>
      <w:sdt>
        <w:sdtPr>
          <w:rPr>
            <w:b/>
            <w:bCs/>
            <w:sz w:val="18"/>
            <w:szCs w:val="18"/>
          </w:rPr>
          <w:alias w:val="Catégorie "/>
          <w:id w:val="161333965"/>
          <w:dataBinding w:prefixMappings="xmlns:ns0='http://purl.org/dc/elements/1.1/' xmlns:ns1='http://schemas.openxmlformats.org/package/2006/metadata/core-properties' " w:xpath="/ns1:coreProperties[1]/ns1:category[1]" w:storeItemID="{6C3C8BC8-F283-45AE-878A-BAB7291924A1}"/>
          <w:text/>
        </w:sdtPr>
        <w:sdtContent>
          <w:tc>
            <w:tcPr>
              <w:tcW w:w="751"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p w:rsidR="00314249" w:rsidRDefault="00314249" w:rsidP="00735728">
              <w:pPr>
                <w:pStyle w:val="En-tte"/>
                <w:jc w:val="center"/>
                <w:rPr>
                  <w:b/>
                  <w:bCs/>
                  <w:sz w:val="18"/>
                  <w:szCs w:val="18"/>
                </w:rPr>
              </w:pPr>
              <w:r>
                <w:rPr>
                  <w:b/>
                  <w:bCs/>
                  <w:sz w:val="18"/>
                  <w:szCs w:val="18"/>
                </w:rPr>
                <w:t>V1.1</w:t>
              </w:r>
            </w:p>
          </w:tc>
        </w:sdtContent>
      </w:sdt>
      <w:tc>
        <w:tcPr>
          <w:tcW w:w="526"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25" w:color="BFBFBF" w:themeColor="background1" w:themeShade="BF" w:fill="FFFFFF" w:themeFill="background1"/>
        </w:tcPr>
        <w:p w:rsidR="00314249" w:rsidRDefault="00314249" w:rsidP="001B0976">
          <w:pPr>
            <w:pStyle w:val="En-tte"/>
            <w:jc w:val="center"/>
            <w:rPr>
              <w:b/>
              <w:bCs/>
              <w:sz w:val="18"/>
              <w:szCs w:val="18"/>
            </w:rPr>
          </w:pPr>
          <w:r>
            <w:rPr>
              <w:b/>
              <w:bCs/>
              <w:sz w:val="18"/>
              <w:szCs w:val="18"/>
            </w:rPr>
            <w:t>Date</w:t>
          </w:r>
        </w:p>
      </w:tc>
      <w:tc>
        <w:tcPr>
          <w:tcW w:w="1005"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sdt>
          <w:sdtPr>
            <w:rPr>
              <w:b/>
              <w:bCs/>
              <w:sz w:val="18"/>
              <w:szCs w:val="18"/>
            </w:rPr>
            <w:alias w:val="État "/>
            <w:id w:val="161333928"/>
            <w:dataBinding w:prefixMappings="xmlns:ns0='http://purl.org/dc/elements/1.1/' xmlns:ns1='http://schemas.openxmlformats.org/package/2006/metadata/core-properties' " w:xpath="/ns1:coreProperties[1]/ns1:contentStatus[1]" w:storeItemID="{6C3C8BC8-F283-45AE-878A-BAB7291924A1}"/>
            <w:text/>
          </w:sdtPr>
          <w:sdtContent>
            <w:p w:rsidR="00314249" w:rsidRPr="00C77F58" w:rsidRDefault="00314249" w:rsidP="004D4C93">
              <w:pPr>
                <w:pStyle w:val="Sansinterligne"/>
                <w:jc w:val="center"/>
                <w:rPr>
                  <w:b/>
                  <w:bCs/>
                  <w:i/>
                  <w:iCs/>
                  <w:sz w:val="18"/>
                  <w:szCs w:val="18"/>
                </w:rPr>
              </w:pPr>
              <w:r>
                <w:rPr>
                  <w:b/>
                  <w:bCs/>
                  <w:sz w:val="18"/>
                  <w:szCs w:val="18"/>
                </w:rPr>
                <w:t>12/02/2015</w:t>
              </w:r>
            </w:p>
          </w:sdtContent>
        </w:sdt>
      </w:tc>
      <w:tc>
        <w:tcPr>
          <w:tcW w:w="1242" w:type="pct"/>
          <w:gridSpan w:val="2"/>
          <w:tcBorders>
            <w:top w:val="nil"/>
            <w:left w:val="single" w:sz="2" w:space="0" w:color="D9D9D9" w:themeColor="background1" w:themeShade="D9"/>
            <w:bottom w:val="nil"/>
            <w:right w:val="single" w:sz="2" w:space="0" w:color="D9D9D9" w:themeColor="background1" w:themeShade="D9"/>
          </w:tcBorders>
        </w:tcPr>
        <w:p w:rsidR="00314249" w:rsidRDefault="00314249" w:rsidP="001B0976">
          <w:pPr>
            <w:pStyle w:val="En-tte"/>
            <w:jc w:val="center"/>
            <w:rPr>
              <w:b/>
              <w:bCs/>
              <w:sz w:val="18"/>
              <w:szCs w:val="18"/>
            </w:rPr>
          </w:pPr>
        </w:p>
      </w:tc>
      <w:tc>
        <w:tcPr>
          <w:tcW w:w="650" w:type="pct"/>
          <w:vMerge w:val="restar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314249" w:rsidRDefault="00314249" w:rsidP="00C53944">
          <w:pPr>
            <w:pStyle w:val="En-tte"/>
            <w:jc w:val="center"/>
            <w:rPr>
              <w:b/>
              <w:bCs/>
              <w:sz w:val="18"/>
              <w:szCs w:val="18"/>
            </w:rPr>
          </w:pPr>
          <w:r>
            <w:rPr>
              <w:b/>
              <w:bCs/>
              <w:sz w:val="18"/>
              <w:szCs w:val="18"/>
            </w:rPr>
            <w:t xml:space="preserve">Page </w:t>
          </w:r>
          <w:r w:rsidRPr="00460E07">
            <w:rPr>
              <w:b/>
              <w:bCs/>
              <w:sz w:val="18"/>
              <w:szCs w:val="18"/>
            </w:rPr>
            <w:fldChar w:fldCharType="begin"/>
          </w:r>
          <w:r w:rsidRPr="00460E07">
            <w:rPr>
              <w:b/>
              <w:bCs/>
              <w:sz w:val="18"/>
              <w:szCs w:val="18"/>
            </w:rPr>
            <w:instrText xml:space="preserve"> PAGE   \* MERGEFORMAT </w:instrText>
          </w:r>
          <w:r w:rsidRPr="00460E07">
            <w:rPr>
              <w:b/>
              <w:bCs/>
              <w:sz w:val="18"/>
              <w:szCs w:val="18"/>
            </w:rPr>
            <w:fldChar w:fldCharType="separate"/>
          </w:r>
          <w:r w:rsidR="0082417E">
            <w:rPr>
              <w:b/>
              <w:bCs/>
              <w:noProof/>
              <w:sz w:val="18"/>
              <w:szCs w:val="18"/>
            </w:rPr>
            <w:t>118</w:t>
          </w:r>
          <w:r w:rsidRPr="00460E07">
            <w:rPr>
              <w:b/>
              <w:bCs/>
              <w:sz w:val="18"/>
              <w:szCs w:val="18"/>
            </w:rPr>
            <w:fldChar w:fldCharType="end"/>
          </w:r>
          <w:r w:rsidRPr="00460E07">
            <w:rPr>
              <w:b/>
              <w:bCs/>
              <w:sz w:val="18"/>
              <w:szCs w:val="18"/>
            </w:rPr>
            <w:t>/</w:t>
          </w:r>
          <w:fldSimple w:instr=" NUMPAGES   \* MERGEFORMAT ">
            <w:r w:rsidR="0082417E" w:rsidRPr="0082417E">
              <w:rPr>
                <w:b/>
                <w:bCs/>
                <w:noProof/>
                <w:sz w:val="18"/>
                <w:szCs w:val="18"/>
              </w:rPr>
              <w:t>118</w:t>
            </w:r>
          </w:fldSimple>
        </w:p>
      </w:tc>
    </w:tr>
    <w:tr w:rsidR="00314249" w:rsidRPr="001B0976" w:rsidTr="00D57379">
      <w:trPr>
        <w:gridBefore w:val="3"/>
        <w:wBefore w:w="1813" w:type="pct"/>
        <w:trHeight w:val="69"/>
      </w:trPr>
      <w:tc>
        <w:tcPr>
          <w:tcW w:w="1139"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314249" w:rsidRPr="000418A2" w:rsidRDefault="00314249" w:rsidP="00460E07">
          <w:pPr>
            <w:pStyle w:val="En-tte"/>
            <w:jc w:val="center"/>
            <w:rPr>
              <w:b/>
              <w:bCs/>
              <w:sz w:val="18"/>
              <w:szCs w:val="18"/>
            </w:rPr>
          </w:pPr>
          <w:r w:rsidRPr="000418A2">
            <w:rPr>
              <w:b/>
              <w:bCs/>
              <w:sz w:val="18"/>
              <w:szCs w:val="18"/>
            </w:rPr>
            <w:t xml:space="preserve">Index_Version Modèle </w:t>
          </w:r>
        </w:p>
      </w:tc>
      <w:sdt>
        <w:sdtPr>
          <w:rPr>
            <w:b/>
            <w:bCs/>
            <w:sz w:val="18"/>
            <w:szCs w:val="18"/>
          </w:rPr>
          <w:alias w:val="Mots clés "/>
          <w:id w:val="161333720"/>
          <w:dataBinding w:prefixMappings="xmlns:ns0='http://purl.org/dc/elements/1.1/' xmlns:ns1='http://schemas.openxmlformats.org/package/2006/metadata/core-properties' " w:xpath="/ns1:coreProperties[1]/ns1:keywords[1]" w:storeItemID="{6C3C8BC8-F283-45AE-878A-BAB7291924A1}"/>
          <w:text/>
        </w:sdtPr>
        <w:sdtContent>
          <w:tc>
            <w:tcPr>
              <w:tcW w:w="913"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314249" w:rsidRPr="001B0976" w:rsidRDefault="00314249" w:rsidP="00937CB5">
              <w:pPr>
                <w:pStyle w:val="En-tte"/>
                <w:jc w:val="center"/>
                <w:rPr>
                  <w:b/>
                  <w:bCs/>
                  <w:sz w:val="18"/>
                  <w:szCs w:val="18"/>
                </w:rPr>
              </w:pPr>
              <w:r>
                <w:rPr>
                  <w:b/>
                  <w:bCs/>
                  <w:sz w:val="18"/>
                  <w:szCs w:val="18"/>
                </w:rPr>
                <w:t>MOD_014_V2.0</w:t>
              </w:r>
            </w:p>
          </w:tc>
        </w:sdtContent>
      </w:sdt>
      <w:tc>
        <w:tcPr>
          <w:tcW w:w="485" w:type="pct"/>
          <w:tcBorders>
            <w:top w:val="nil"/>
            <w:left w:val="single" w:sz="2" w:space="0" w:color="D9D9D9" w:themeColor="background1" w:themeShade="D9"/>
            <w:bottom w:val="nil"/>
            <w:right w:val="single" w:sz="2" w:space="0" w:color="D9D9D9" w:themeColor="background1" w:themeShade="D9"/>
          </w:tcBorders>
          <w:shd w:val="clear" w:color="auto" w:fill="auto"/>
          <w:vAlign w:val="center"/>
        </w:tcPr>
        <w:p w:rsidR="00314249" w:rsidRPr="001B0976" w:rsidRDefault="00314249" w:rsidP="009A0A0F">
          <w:pPr>
            <w:pStyle w:val="En-tte"/>
            <w:jc w:val="center"/>
            <w:rPr>
              <w:b/>
              <w:bCs/>
              <w:sz w:val="18"/>
              <w:szCs w:val="18"/>
            </w:rPr>
          </w:pPr>
        </w:p>
      </w:tc>
      <w:tc>
        <w:tcPr>
          <w:tcW w:w="650" w:type="pct"/>
          <w:vMerge/>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314249" w:rsidRPr="001B0976" w:rsidRDefault="00314249" w:rsidP="009A0A0F">
          <w:pPr>
            <w:pStyle w:val="En-tte"/>
            <w:jc w:val="center"/>
            <w:rPr>
              <w:b/>
              <w:bCs/>
              <w:sz w:val="18"/>
              <w:szCs w:val="18"/>
            </w:rPr>
          </w:pPr>
        </w:p>
      </w:tc>
    </w:tr>
  </w:tbl>
  <w:p w:rsidR="00314249" w:rsidRDefault="00314249">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4249" w:rsidRDefault="00314249" w:rsidP="001B0976">
    <w:pPr>
      <w:pStyle w:val="Pieddepage"/>
    </w:pPr>
    <w:r>
      <w:rPr>
        <w:noProof/>
        <w:lang w:eastAsia="fr-FR"/>
      </w:rPr>
      <mc:AlternateContent>
        <mc:Choice Requires="wps">
          <w:drawing>
            <wp:anchor distT="0" distB="0" distL="114300" distR="114300" simplePos="0" relativeHeight="251658239" behindDoc="0" locked="0" layoutInCell="1" allowOverlap="1">
              <wp:simplePos x="0" y="0"/>
              <wp:positionH relativeFrom="column">
                <wp:posOffset>-1372235</wp:posOffset>
              </wp:positionH>
              <wp:positionV relativeFrom="paragraph">
                <wp:posOffset>78740</wp:posOffset>
              </wp:positionV>
              <wp:extent cx="7560310" cy="224155"/>
              <wp:effectExtent l="0" t="0" r="0" b="4445"/>
              <wp:wrapNone/>
              <wp:docPr id="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224155"/>
                      </a:xfrm>
                      <a:prstGeom prst="rect">
                        <a:avLst/>
                      </a:prstGeom>
                      <a:noFill/>
                      <a:ln>
                        <a:noFill/>
                      </a:ln>
                      <a:extLst>
                        <a:ext uri="{909E8E84-426E-40DD-AFC4-6F175D3DCCD1}">
                          <a14:hiddenFill xmlns:a14="http://schemas.microsoft.com/office/drawing/2010/main">
                            <a:solidFill>
                              <a:srgbClr val="FFC000">
                                <a:alpha val="7001"/>
                              </a:srgbClr>
                            </a:solidFill>
                          </a14:hiddenFill>
                        </a:ext>
                        <a:ext uri="{91240B29-F687-4F45-9708-019B960494DF}">
                          <a14:hiddenLine xmlns:a14="http://schemas.microsoft.com/office/drawing/2010/main" w="15875" cap="rnd">
                            <a:solidFill>
                              <a:srgbClr val="FFC000"/>
                            </a:solidFill>
                            <a:prstDash val="sysDot"/>
                            <a:miter lim="800000"/>
                            <a:headEnd/>
                            <a:tailEnd/>
                          </a14:hiddenLine>
                        </a:ext>
                      </a:extLst>
                    </wps:spPr>
                    <wps:txbx>
                      <w:txbxContent>
                        <w:p w:rsidR="00314249" w:rsidRPr="009A0A0F" w:rsidRDefault="00314249"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wps:txbx>
                    <wps:bodyPr rot="0" vert="horz" wrap="square" lIns="180000" tIns="0" rIns="180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id="_x0000_s1027" style="position:absolute;margin-left:-108.05pt;margin-top:6.2pt;width:595.3pt;height:17.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" filled="f" fillcolor="#ffc000" stroked="f" strokecolor="#ffc000" strokeweight="1.25pt">
              <v:fill opacity="4626f"/>
              <v:stroke dashstyle="1 1" endcap="round"/>
              <v:textbox inset="5mm,0,5mm,0">
                <w:txbxContent>
                  <w:p w:rsidR="00B97549" w:rsidRPr="009A0A0F" w:rsidRDefault="00B97549" w:rsidP="009A0A0F">
                    <w:pPr>
                      <w:jc w:val="right"/>
                      <w:rPr>
                        <w:b/>
                        <w:bCs/>
                        <w:i/>
                        <w:iCs/>
                        <w:sz w:val="16"/>
                        <w:szCs w:val="12"/>
                      </w:rPr>
                    </w:pPr>
                    <w:r>
                      <w:rPr>
                        <w:b/>
                        <w:bCs/>
                        <w:i/>
                        <w:iCs/>
                        <w:sz w:val="16"/>
                        <w:szCs w:val="12"/>
                      </w:rPr>
                      <w:t>Ce</w:t>
                    </w:r>
                    <w:r w:rsidRPr="009A0A0F">
                      <w:rPr>
                        <w:b/>
                        <w:bCs/>
                        <w:i/>
                        <w:iCs/>
                        <w:sz w:val="16"/>
                        <w:szCs w:val="12"/>
                      </w:rPr>
                      <w:t xml:space="preserve"> document est la propriété d’</w:t>
                    </w:r>
                    <w:proofErr w:type="spellStart"/>
                    <w:r w:rsidRPr="009A0A0F">
                      <w:rPr>
                        <w:b/>
                        <w:bCs/>
                        <w:i/>
                        <w:iCs/>
                        <w:sz w:val="16"/>
                        <w:szCs w:val="12"/>
                      </w:rPr>
                      <w:t>Attijariwafa</w:t>
                    </w:r>
                    <w:proofErr w:type="spellEnd"/>
                    <w:r w:rsidRPr="009A0A0F">
                      <w:rPr>
                        <w:b/>
                        <w:bCs/>
                        <w:i/>
                        <w:iCs/>
                        <w:sz w:val="16"/>
                        <w:szCs w:val="12"/>
                      </w:rPr>
                      <w:t xml:space="preserve"> </w:t>
                    </w:r>
                    <w:proofErr w:type="spellStart"/>
                    <w:r w:rsidRPr="009A0A0F">
                      <w:rPr>
                        <w:b/>
                        <w:bCs/>
                        <w:i/>
                        <w:iCs/>
                        <w:sz w:val="16"/>
                        <w:szCs w:val="12"/>
                      </w:rPr>
                      <w:t>bank</w:t>
                    </w:r>
                    <w:proofErr w:type="spellEnd"/>
                    <w:r w:rsidRPr="009A0A0F">
                      <w:rPr>
                        <w:b/>
                        <w:bCs/>
                        <w:i/>
                        <w:iCs/>
                        <w:sz w:val="16"/>
                        <w:szCs w:val="12"/>
                      </w:rPr>
                      <w:t>. Son usage est strictement interne.</w:t>
                    </w:r>
                  </w:p>
                </w:txbxContent>
              </v:textbox>
            </v:rect>
          </w:pict>
        </mc:Fallback>
      </mc:AlternateContent>
    </w:r>
    <w:r>
      <w:rPr>
        <w:noProof/>
        <w:lang w:eastAsia="fr-FR"/>
      </w:rPr>
      <w:drawing>
        <wp:anchor distT="0" distB="0" distL="114300" distR="114300" simplePos="0" relativeHeight="251695104" behindDoc="0" locked="0" layoutInCell="1" allowOverlap="1">
          <wp:simplePos x="0" y="0"/>
          <wp:positionH relativeFrom="column">
            <wp:posOffset>6213738</wp:posOffset>
          </wp:positionH>
          <wp:positionV relativeFrom="paragraph">
            <wp:posOffset>-38253</wp:posOffset>
          </wp:positionV>
          <wp:extent cx="429260" cy="394138"/>
          <wp:effectExtent l="19050" t="0" r="8890" b="0"/>
          <wp:wrapNone/>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429260" cy="394138"/>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4249" w:rsidRDefault="00314249" w:rsidP="00460E07">
      <w:pPr>
        <w:spacing w:line="240" w:lineRule="auto"/>
      </w:pPr>
      <w:r>
        <w:separator/>
      </w:r>
    </w:p>
  </w:footnote>
  <w:footnote w:type="continuationSeparator" w:id="0">
    <w:p w:rsidR="00314249" w:rsidRDefault="00314249" w:rsidP="00460E0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063" w:type="pct"/>
      <w:tblInd w:w="15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0A0" w:firstRow="1" w:lastRow="0" w:firstColumn="1" w:lastColumn="0" w:noHBand="0" w:noVBand="0"/>
    </w:tblPr>
    <w:tblGrid>
      <w:gridCol w:w="3575"/>
      <w:gridCol w:w="3748"/>
    </w:tblGrid>
    <w:tr w:rsidR="00314249" w:rsidRPr="00237864" w:rsidTr="00B90839">
      <w:trPr>
        <w:trHeight w:val="283"/>
      </w:trPr>
      <w:tc>
        <w:tcPr>
          <w:tcW w:w="2441" w:type="pct"/>
          <w:shd w:val="clear" w:color="auto" w:fill="F2F2F2"/>
          <w:vAlign w:val="center"/>
        </w:tcPr>
        <w:p w:rsidR="00314249" w:rsidRPr="00237864" w:rsidRDefault="00314249" w:rsidP="00735728">
          <w:pPr>
            <w:pStyle w:val="En-tte"/>
            <w:rPr>
              <w:b/>
              <w:sz w:val="18"/>
              <w:szCs w:val="18"/>
            </w:rPr>
          </w:pPr>
          <w:r>
            <w:rPr>
              <w:noProof/>
              <w:lang w:eastAsia="fr-FR"/>
            </w:rPr>
            <w:drawing>
              <wp:anchor distT="0" distB="0" distL="114300" distR="114300" simplePos="0" relativeHeight="251702272" behindDoc="1" locked="0" layoutInCell="1" allowOverlap="1">
                <wp:simplePos x="0" y="0"/>
                <wp:positionH relativeFrom="column">
                  <wp:posOffset>2407920</wp:posOffset>
                </wp:positionH>
                <wp:positionV relativeFrom="paragraph">
                  <wp:posOffset>-127000</wp:posOffset>
                </wp:positionV>
                <wp:extent cx="3319145" cy="414020"/>
                <wp:effectExtent l="0" t="0" r="0" b="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9145" cy="414020"/>
                        </a:xfrm>
                        <a:prstGeom prst="rect">
                          <a:avLst/>
                        </a:prstGeom>
                        <a:noFill/>
                      </pic:spPr>
                    </pic:pic>
                  </a:graphicData>
                </a:graphic>
              </wp:anchor>
            </w:drawing>
          </w:r>
          <w:r w:rsidRPr="00237864">
            <w:rPr>
              <w:b/>
              <w:sz w:val="16"/>
              <w:szCs w:val="16"/>
            </w:rPr>
            <w:t xml:space="preserve">SPECIFICATIONS FONCTIONNELLES   DETAILLEES                                  </w:t>
          </w:r>
          <w:r>
            <w:rPr>
              <w:b/>
              <w:sz w:val="16"/>
              <w:szCs w:val="16"/>
            </w:rPr>
            <w:t xml:space="preserve">                OST MARCHE LOCAL  (MEGACOR</w:t>
          </w:r>
          <w:r w:rsidRPr="00237864">
            <w:rPr>
              <w:b/>
              <w:sz w:val="16"/>
              <w:szCs w:val="16"/>
            </w:rPr>
            <w:t>)</w:t>
          </w:r>
        </w:p>
      </w:tc>
      <w:tc>
        <w:tcPr>
          <w:tcW w:w="2559" w:type="pct"/>
          <w:shd w:val="clear" w:color="auto" w:fill="BFBFBF"/>
          <w:vAlign w:val="center"/>
        </w:tcPr>
        <w:p w:rsidR="00314249" w:rsidRPr="00237864" w:rsidRDefault="00314249" w:rsidP="00B90839">
          <w:pPr>
            <w:spacing w:line="240" w:lineRule="auto"/>
            <w:jc w:val="center"/>
            <w:rPr>
              <w:b/>
              <w:bCs/>
              <w:sz w:val="18"/>
              <w:szCs w:val="18"/>
            </w:rPr>
          </w:pPr>
          <w:r w:rsidRPr="00237864">
            <w:rPr>
              <w:b/>
              <w:sz w:val="18"/>
              <w:szCs w:val="18"/>
            </w:rPr>
            <w:t>P14020 – REFONTE CHAINE TITRES</w:t>
          </w:r>
        </w:p>
      </w:tc>
    </w:tr>
  </w:tbl>
  <w:p w:rsidR="00314249" w:rsidRDefault="00314249">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4249" w:rsidRDefault="00314249" w:rsidP="00394764">
    <w:pPr>
      <w:pStyle w:val="En-tte"/>
    </w:pPr>
    <w:r>
      <w:rPr>
        <w:noProof/>
        <w:lang w:eastAsia="fr-FR"/>
      </w:rPr>
      <w:drawing>
        <wp:anchor distT="0" distB="0" distL="114300" distR="114300" simplePos="0" relativeHeight="251701248" behindDoc="1" locked="0" layoutInCell="1" allowOverlap="1">
          <wp:simplePos x="0" y="0"/>
          <wp:positionH relativeFrom="column">
            <wp:posOffset>5138420</wp:posOffset>
          </wp:positionH>
          <wp:positionV relativeFrom="paragraph">
            <wp:posOffset>52070</wp:posOffset>
          </wp:positionV>
          <wp:extent cx="1069975" cy="1052195"/>
          <wp:effectExtent l="0" t="0" r="0" b="0"/>
          <wp:wrapNone/>
          <wp:docPr id="41" name="Image 4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AWB.bmp"/>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9975" cy="1052195"/>
                  </a:xfrm>
                  <a:prstGeom prst="rect">
                    <a:avLst/>
                  </a:prstGeom>
                  <a:noFill/>
                </pic:spPr>
              </pic:pic>
            </a:graphicData>
          </a:graphic>
        </wp:anchor>
      </w:drawing>
    </w:r>
    <w:r>
      <w:rPr>
        <w:noProof/>
        <w:lang w:eastAsia="fr-FR"/>
      </w:rPr>
      <w:drawing>
        <wp:anchor distT="0" distB="0" distL="114300" distR="114300" simplePos="0" relativeHeight="251700224" behindDoc="1" locked="0" layoutInCell="1" allowOverlap="1">
          <wp:simplePos x="0" y="0"/>
          <wp:positionH relativeFrom="column">
            <wp:posOffset>-896620</wp:posOffset>
          </wp:positionH>
          <wp:positionV relativeFrom="paragraph">
            <wp:posOffset>15875</wp:posOffset>
          </wp:positionV>
          <wp:extent cx="3745230" cy="10641965"/>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45230" cy="10641965"/>
                  </a:xfrm>
                  <a:prstGeom prst="rect">
                    <a:avLst/>
                  </a:prstGeom>
                  <a:noFill/>
                </pic:spPr>
              </pic:pic>
            </a:graphicData>
          </a:graphic>
        </wp:anchor>
      </w:drawing>
    </w:r>
  </w:p>
  <w:p w:rsidR="00314249" w:rsidRDefault="00314249" w:rsidP="00871619">
    <w:pPr>
      <w:jc w:val="center"/>
    </w:pPr>
  </w:p>
  <w:p w:rsidR="00314249" w:rsidRDefault="00314249" w:rsidP="00C348B6">
    <w:r>
      <w:rPr>
        <w:noProof/>
        <w:lang w:eastAsia="fr-FR"/>
      </w:rPr>
      <w:drawing>
        <wp:inline distT="0" distB="0" distL="0" distR="0">
          <wp:extent cx="1685925" cy="390525"/>
          <wp:effectExtent l="0" t="0" r="0" b="0"/>
          <wp:docPr id="43" name="Image 43"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téléchargement.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85925" cy="390525"/>
                  </a:xfrm>
                  <a:prstGeom prst="rect">
                    <a:avLst/>
                  </a:prstGeom>
                  <a:noFill/>
                  <a:ln>
                    <a:noFill/>
                  </a:ln>
                </pic:spPr>
              </pic:pic>
            </a:graphicData>
          </a:graphic>
        </wp:inline>
      </w:drawing>
    </w:r>
    <w:r>
      <w:rPr>
        <w:noProof/>
        <w:lang w:eastAsia="fr-FR"/>
      </w:rPr>
      <w:drawing>
        <wp:anchor distT="0" distB="0" distL="114300" distR="114300" simplePos="0" relativeHeight="251699200" behindDoc="1" locked="0" layoutInCell="1" allowOverlap="1">
          <wp:simplePos x="0" y="0"/>
          <wp:positionH relativeFrom="column">
            <wp:posOffset>6229350</wp:posOffset>
          </wp:positionH>
          <wp:positionV relativeFrom="paragraph">
            <wp:posOffset>-187960</wp:posOffset>
          </wp:positionV>
          <wp:extent cx="432435" cy="10688320"/>
          <wp:effectExtent l="0" t="0" r="0" b="0"/>
          <wp:wrapNone/>
          <wp:docPr id="44" name="Image 44"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barre2.bmp"/>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32435" cy="10688320"/>
                  </a:xfrm>
                  <a:prstGeom prst="rect">
                    <a:avLst/>
                  </a:prstGeom>
                  <a:noFill/>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063" w:type="pct"/>
      <w:tblInd w:w="152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3688"/>
      <w:gridCol w:w="3866"/>
    </w:tblGrid>
    <w:tr w:rsidR="00314249" w:rsidRPr="00460E07" w:rsidTr="00BF5496">
      <w:trPr>
        <w:trHeight w:val="283"/>
      </w:trPr>
      <w:tc>
        <w:tcPr>
          <w:tcW w:w="2441" w:type="pct"/>
          <w:shd w:val="clear" w:color="auto" w:fill="F2F2F2" w:themeFill="background1" w:themeFillShade="F2"/>
          <w:vAlign w:val="center"/>
        </w:tcPr>
        <w:p w:rsidR="00314249" w:rsidRPr="00F93C1C" w:rsidRDefault="00314249" w:rsidP="00735728">
          <w:pPr>
            <w:pStyle w:val="En-tte"/>
            <w:rPr>
              <w:b/>
              <w:sz w:val="18"/>
              <w:szCs w:val="18"/>
            </w:rPr>
          </w:pPr>
          <w:r>
            <w:rPr>
              <w:noProof/>
              <w:lang w:eastAsia="fr-FR"/>
            </w:rPr>
            <w:drawing>
              <wp:anchor distT="0" distB="0" distL="114300" distR="114300" simplePos="0" relativeHeight="251658240" behindDoc="1" locked="0" layoutInCell="1" allowOverlap="1">
                <wp:simplePos x="0" y="0"/>
                <wp:positionH relativeFrom="column">
                  <wp:posOffset>2407920</wp:posOffset>
                </wp:positionH>
                <wp:positionV relativeFrom="paragraph">
                  <wp:posOffset>-127000</wp:posOffset>
                </wp:positionV>
                <wp:extent cx="3319145" cy="414020"/>
                <wp:effectExtent l="19050" t="0" r="0" b="0"/>
                <wp:wrapNone/>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319145" cy="414020"/>
                        </a:xfrm>
                        <a:prstGeom prst="rect">
                          <a:avLst/>
                        </a:prstGeom>
                        <a:noFill/>
                        <a:ln w="9525">
                          <a:noFill/>
                          <a:miter lim="800000"/>
                          <a:headEnd/>
                          <a:tailEnd/>
                        </a:ln>
                      </pic:spPr>
                    </pic:pic>
                  </a:graphicData>
                </a:graphic>
              </wp:anchor>
            </w:drawing>
          </w:r>
          <w:sdt>
            <w:sdtPr>
              <w:rPr>
                <w:b/>
                <w:sz w:val="16"/>
                <w:szCs w:val="16"/>
              </w:rPr>
              <w:alias w:val="Titre "/>
              <w:id w:val="161333714"/>
              <w:dataBinding w:prefixMappings="xmlns:ns0='http://purl.org/dc/elements/1.1/' xmlns:ns1='http://schemas.openxmlformats.org/package/2006/metadata/core-properties' " w:xpath="/ns1:coreProperties[1]/ns0:title[1]" w:storeItemID="{6C3C8BC8-F283-45AE-878A-BAB7291924A1}"/>
              <w:text/>
            </w:sdtPr>
            <w:sdtContent>
              <w:r w:rsidRPr="004D4C93">
                <w:rPr>
                  <w:b/>
                  <w:sz w:val="16"/>
                  <w:szCs w:val="16"/>
                </w:rPr>
                <w:t>SPECIFICATIONS FONCTIONNELLES   DETAILLEES                                                  OST MARCHE LOCAL  (MEGACOR)</w:t>
              </w:r>
            </w:sdtContent>
          </w:sdt>
        </w:p>
      </w:tc>
      <w:tc>
        <w:tcPr>
          <w:tcW w:w="2559" w:type="pct"/>
          <w:shd w:val="clear" w:color="auto" w:fill="BFBFBF" w:themeFill="background1" w:themeFillShade="BF"/>
          <w:vAlign w:val="center"/>
        </w:tcPr>
        <w:sdt>
          <w:sdtPr>
            <w:rPr>
              <w:b/>
              <w:sz w:val="18"/>
              <w:szCs w:val="18"/>
            </w:rPr>
            <w:alias w:val="Objet "/>
            <w:id w:val="161333730"/>
            <w:dataBinding w:prefixMappings="xmlns:ns0='http://purl.org/dc/elements/1.1/' xmlns:ns1='http://schemas.openxmlformats.org/package/2006/metadata/core-properties' " w:xpath="/ns1:coreProperties[1]/ns0:subject[1]" w:storeItemID="{6C3C8BC8-F283-45AE-878A-BAB7291924A1}"/>
            <w:text/>
          </w:sdtPr>
          <w:sdtContent>
            <w:p w:rsidR="00314249" w:rsidRPr="00460E07" w:rsidRDefault="00314249" w:rsidP="00BF5496">
              <w:pPr>
                <w:jc w:val="center"/>
                <w:rPr>
                  <w:b/>
                  <w:bCs/>
                  <w:sz w:val="18"/>
                  <w:szCs w:val="18"/>
                </w:rPr>
              </w:pPr>
              <w:r>
                <w:rPr>
                  <w:b/>
                  <w:sz w:val="18"/>
                  <w:szCs w:val="18"/>
                </w:rPr>
                <w:t>P14020-Refonte Chaine Titre</w:t>
              </w:r>
            </w:p>
          </w:sdtContent>
        </w:sdt>
      </w:tc>
    </w:tr>
  </w:tbl>
  <w:p w:rsidR="00314249" w:rsidRDefault="00314249">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4249" w:rsidRDefault="00314249" w:rsidP="00394764">
    <w:pPr>
      <w:pStyle w:val="En-tte"/>
    </w:pPr>
    <w:r>
      <w:rPr>
        <w:noProof/>
        <w:lang w:eastAsia="fr-FR"/>
      </w:rPr>
      <w:drawing>
        <wp:anchor distT="0" distB="0" distL="114300" distR="114300" simplePos="0" relativeHeight="251693056" behindDoc="1" locked="0" layoutInCell="1" allowOverlap="1">
          <wp:simplePos x="0" y="0"/>
          <wp:positionH relativeFrom="column">
            <wp:posOffset>5138696</wp:posOffset>
          </wp:positionH>
          <wp:positionV relativeFrom="paragraph">
            <wp:posOffset>51758</wp:posOffset>
          </wp:positionV>
          <wp:extent cx="1069675" cy="1052423"/>
          <wp:effectExtent l="0" t="0" r="0" b="0"/>
          <wp:wrapNone/>
          <wp:docPr id="9" name="Image 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WB.bmp"/>
                  <pic:cNvPicPr/>
                </pic:nvPicPr>
                <pic:blipFill>
                  <a:blip r:embed="rId1">
                    <a:clrChange>
                      <a:clrFrom>
                        <a:srgbClr val="FFFFFF"/>
                      </a:clrFrom>
                      <a:clrTo>
                        <a:srgbClr val="FFFFFF">
                          <a:alpha val="0"/>
                        </a:srgbClr>
                      </a:clrTo>
                    </a:clrChange>
                  </a:blip>
                  <a:stretch>
                    <a:fillRect/>
                  </a:stretch>
                </pic:blipFill>
                <pic:spPr>
                  <a:xfrm>
                    <a:off x="0" y="0"/>
                    <a:ext cx="1069675" cy="1052423"/>
                  </a:xfrm>
                  <a:prstGeom prst="rect">
                    <a:avLst/>
                  </a:prstGeom>
                </pic:spPr>
              </pic:pic>
            </a:graphicData>
          </a:graphic>
        </wp:anchor>
      </w:drawing>
    </w:r>
    <w:r>
      <w:rPr>
        <w:noProof/>
        <w:lang w:eastAsia="fr-FR"/>
      </w:rPr>
      <w:drawing>
        <wp:anchor distT="0" distB="0" distL="114300" distR="114300" simplePos="0" relativeHeight="251685888" behindDoc="1" locked="0" layoutInCell="1" allowOverlap="1">
          <wp:simplePos x="0" y="0"/>
          <wp:positionH relativeFrom="column">
            <wp:posOffset>-896511</wp:posOffset>
          </wp:positionH>
          <wp:positionV relativeFrom="paragraph">
            <wp:posOffset>15766</wp:posOffset>
          </wp:positionV>
          <wp:extent cx="3745099" cy="10641724"/>
          <wp:effectExtent l="19050" t="0" r="7751" b="0"/>
          <wp:wrapNone/>
          <wp:docPr id="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flipV="1">
                    <a:off x="0" y="0"/>
                    <a:ext cx="3745099" cy="10641724"/>
                  </a:xfrm>
                  <a:prstGeom prst="rect">
                    <a:avLst/>
                  </a:prstGeom>
                  <a:noFill/>
                  <a:ln w="9525">
                    <a:noFill/>
                    <a:miter lim="800000"/>
                    <a:headEnd/>
                    <a:tailEnd/>
                  </a:ln>
                </pic:spPr>
              </pic:pic>
            </a:graphicData>
          </a:graphic>
        </wp:anchor>
      </w:drawing>
    </w:r>
  </w:p>
  <w:p w:rsidR="00314249" w:rsidRDefault="00314249" w:rsidP="00871619">
    <w:pPr>
      <w:jc w:val="center"/>
    </w:pPr>
  </w:p>
  <w:p w:rsidR="00314249" w:rsidRDefault="00314249" w:rsidP="00C348B6">
    <w:r w:rsidRPr="00871619">
      <w:rPr>
        <w:noProof/>
        <w:lang w:eastAsia="fr-FR"/>
      </w:rPr>
      <w:drawing>
        <wp:inline distT="0" distB="0" distL="0" distR="0">
          <wp:extent cx="1696189" cy="396815"/>
          <wp:effectExtent l="19050" t="0" r="0" b="0"/>
          <wp:docPr id="1"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g"/>
                  <pic:cNvPicPr/>
                </pic:nvPicPr>
                <pic:blipFill>
                  <a:blip r:embed="rId3"/>
                  <a:stretch>
                    <a:fillRect/>
                  </a:stretch>
                </pic:blipFill>
                <pic:spPr>
                  <a:xfrm>
                    <a:off x="0" y="0"/>
                    <a:ext cx="1707537" cy="399470"/>
                  </a:xfrm>
                  <a:prstGeom prst="rect">
                    <a:avLst/>
                  </a:prstGeom>
                </pic:spPr>
              </pic:pic>
            </a:graphicData>
          </a:graphic>
        </wp:inline>
      </w:drawing>
    </w:r>
    <w:r>
      <w:rPr>
        <w:noProof/>
        <w:lang w:eastAsia="fr-FR"/>
      </w:rPr>
      <w:drawing>
        <wp:anchor distT="0" distB="0" distL="114300" distR="114300" simplePos="0" relativeHeight="251657214" behindDoc="1" locked="0" layoutInCell="1" allowOverlap="1">
          <wp:simplePos x="0" y="0"/>
          <wp:positionH relativeFrom="column">
            <wp:posOffset>1101533</wp:posOffset>
          </wp:positionH>
          <wp:positionV relativeFrom="paragraph">
            <wp:posOffset>4939617</wp:posOffset>
          </wp:positionV>
          <wp:extent cx="10688128" cy="432183"/>
          <wp:effectExtent l="0" t="5067300" r="0" b="5130417"/>
          <wp:wrapNone/>
          <wp:docPr id="2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e2.bmp"/>
                  <pic:cNvPicPr/>
                </pic:nvPicPr>
                <pic:blipFill>
                  <a:blip r:embed="rId4">
                    <a:clrChange>
                      <a:clrFrom>
                        <a:srgbClr val="FFFFFF"/>
                      </a:clrFrom>
                      <a:clrTo>
                        <a:srgbClr val="FFFFFF">
                          <a:alpha val="0"/>
                        </a:srgbClr>
                      </a:clrTo>
                    </a:clrChange>
                  </a:blip>
                  <a:stretch>
                    <a:fillRect/>
                  </a:stretch>
                </pic:blipFill>
                <pic:spPr>
                  <a:xfrm rot="5400000" flipH="1">
                    <a:off x="0" y="0"/>
                    <a:ext cx="10688128" cy="432183"/>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multilevel"/>
    <w:tmpl w:val="00000006"/>
    <w:name w:val="WWNum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nsid w:val="00707393"/>
    <w:multiLevelType w:val="hybridMultilevel"/>
    <w:tmpl w:val="C1A6B612"/>
    <w:lvl w:ilvl="0" w:tplc="4CACF8AE">
      <w:numFmt w:val="bullet"/>
      <w:lvlText w:val="-"/>
      <w:lvlJc w:val="left"/>
      <w:pPr>
        <w:ind w:left="1065" w:hanging="360"/>
      </w:pPr>
      <w:rPr>
        <w:rFonts w:ascii="Calibri" w:eastAsiaTheme="minorHAnsi" w:hAnsi="Calibri" w:cs="Calibri"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2">
    <w:nsid w:val="023720AC"/>
    <w:multiLevelType w:val="hybridMultilevel"/>
    <w:tmpl w:val="37483F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B567E6"/>
    <w:multiLevelType w:val="multilevel"/>
    <w:tmpl w:val="8EBA018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rPr>
        <w:b w:val="0"/>
        <w:bCs w:val="0"/>
        <w:i w:val="0"/>
        <w:iCs w:val="0"/>
        <w:caps w:val="0"/>
        <w:smallCaps w:val="0"/>
        <w:strike w:val="0"/>
        <w:dstrike w:val="0"/>
        <w:noProof w:val="0"/>
        <w:vanish w:val="0"/>
        <w:spacing w:val="0"/>
        <w:kern w:val="0"/>
        <w:position w:val="0"/>
        <w:u w:val="none"/>
        <w:vertAlign w:val="baseline"/>
        <w:em w:val="none"/>
      </w:rPr>
    </w:lvl>
    <w:lvl w:ilvl="3">
      <w:start w:val="1"/>
      <w:numFmt w:val="decimal"/>
      <w:pStyle w:val="Titre4"/>
      <w:lvlText w:val="%1.%2.%3.%4"/>
      <w:lvlJc w:val="left"/>
      <w:pPr>
        <w:ind w:left="864" w:hanging="864"/>
      </w:pPr>
      <w:rPr>
        <w:b w:val="0"/>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nsid w:val="044D409D"/>
    <w:multiLevelType w:val="hybridMultilevel"/>
    <w:tmpl w:val="CFCC46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7295F35"/>
    <w:multiLevelType w:val="hybridMultilevel"/>
    <w:tmpl w:val="0F5EF9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94D745F"/>
    <w:multiLevelType w:val="hybridMultilevel"/>
    <w:tmpl w:val="41547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B5C02F7"/>
    <w:multiLevelType w:val="hybridMultilevel"/>
    <w:tmpl w:val="E06ACB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66267C7"/>
    <w:multiLevelType w:val="hybridMultilevel"/>
    <w:tmpl w:val="60700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A211845"/>
    <w:multiLevelType w:val="hybridMultilevel"/>
    <w:tmpl w:val="6A58545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1AAC0141"/>
    <w:multiLevelType w:val="hybridMultilevel"/>
    <w:tmpl w:val="46ACB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0243FEE"/>
    <w:multiLevelType w:val="hybridMultilevel"/>
    <w:tmpl w:val="97504D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1700E75"/>
    <w:multiLevelType w:val="hybridMultilevel"/>
    <w:tmpl w:val="8DCEB4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302358F"/>
    <w:multiLevelType w:val="hybridMultilevel"/>
    <w:tmpl w:val="DB2A8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6845A23"/>
    <w:multiLevelType w:val="hybridMultilevel"/>
    <w:tmpl w:val="6F2C7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7DB3342"/>
    <w:multiLevelType w:val="hybridMultilevel"/>
    <w:tmpl w:val="4E0234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7E00575"/>
    <w:multiLevelType w:val="hybridMultilevel"/>
    <w:tmpl w:val="A00A4DFA"/>
    <w:lvl w:ilvl="0" w:tplc="CFC8A07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A6D401F"/>
    <w:multiLevelType w:val="hybridMultilevel"/>
    <w:tmpl w:val="F12CC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AED0B4E"/>
    <w:multiLevelType w:val="hybridMultilevel"/>
    <w:tmpl w:val="B9B29B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E930B13"/>
    <w:multiLevelType w:val="hybridMultilevel"/>
    <w:tmpl w:val="F9F82A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1A67A07"/>
    <w:multiLevelType w:val="hybridMultilevel"/>
    <w:tmpl w:val="6F1E42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1CB6DD2"/>
    <w:multiLevelType w:val="hybridMultilevel"/>
    <w:tmpl w:val="2F5C3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8D03275"/>
    <w:multiLevelType w:val="hybridMultilevel"/>
    <w:tmpl w:val="C48821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C63504D"/>
    <w:multiLevelType w:val="hybridMultilevel"/>
    <w:tmpl w:val="C152091C"/>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F5E283C"/>
    <w:multiLevelType w:val="hybridMultilevel"/>
    <w:tmpl w:val="60949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25C0ECA"/>
    <w:multiLevelType w:val="hybridMultilevel"/>
    <w:tmpl w:val="03A8A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4B63D80"/>
    <w:multiLevelType w:val="hybridMultilevel"/>
    <w:tmpl w:val="E65CE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67E1FC3"/>
    <w:multiLevelType w:val="hybridMultilevel"/>
    <w:tmpl w:val="E1DC4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BE72C14"/>
    <w:multiLevelType w:val="hybridMultilevel"/>
    <w:tmpl w:val="89EA44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21A7784"/>
    <w:multiLevelType w:val="multilevel"/>
    <w:tmpl w:val="49B66100"/>
    <w:lvl w:ilvl="0">
      <w:start w:val="1"/>
      <w:numFmt w:val="bullet"/>
      <w:lvlText w:val=""/>
      <w:lvlJc w:val="left"/>
      <w:pPr>
        <w:tabs>
          <w:tab w:val="num" w:pos="1440"/>
        </w:tabs>
        <w:ind w:left="1440" w:hanging="360"/>
      </w:pPr>
      <w:rPr>
        <w:rFonts w:ascii="Wingdings" w:hAnsi="Wingdings" w:hint="default"/>
      </w:rPr>
    </w:lvl>
    <w:lvl w:ilvl="1">
      <w:start w:val="1"/>
      <w:numFmt w:val="bullet"/>
      <w:lvlText w:val="◦"/>
      <w:lvlJc w:val="left"/>
      <w:pPr>
        <w:tabs>
          <w:tab w:val="num" w:pos="1800"/>
        </w:tabs>
        <w:ind w:left="1800" w:hanging="360"/>
      </w:pPr>
      <w:rPr>
        <w:rFonts w:ascii="OpenSymbol" w:eastAsia="OpenSymbol"/>
      </w:rPr>
    </w:lvl>
    <w:lvl w:ilvl="2">
      <w:start w:val="1"/>
      <w:numFmt w:val="bullet"/>
      <w:lvlText w:val="▪"/>
      <w:lvlJc w:val="left"/>
      <w:pPr>
        <w:tabs>
          <w:tab w:val="num" w:pos="2160"/>
        </w:tabs>
        <w:ind w:left="2160" w:hanging="360"/>
      </w:pPr>
      <w:rPr>
        <w:rFonts w:ascii="OpenSymbol" w:eastAsia="OpenSymbol"/>
      </w:rPr>
    </w:lvl>
    <w:lvl w:ilvl="3">
      <w:start w:val="1"/>
      <w:numFmt w:val="bullet"/>
      <w:lvlText w:val=""/>
      <w:lvlJc w:val="left"/>
      <w:pPr>
        <w:tabs>
          <w:tab w:val="num" w:pos="2520"/>
        </w:tabs>
        <w:ind w:left="2520" w:hanging="360"/>
      </w:pPr>
      <w:rPr>
        <w:rFonts w:ascii="Wingdings 2" w:hAnsi="Wingdings 2"/>
      </w:rPr>
    </w:lvl>
    <w:lvl w:ilvl="4">
      <w:start w:val="1"/>
      <w:numFmt w:val="bullet"/>
      <w:lvlText w:val="◦"/>
      <w:lvlJc w:val="left"/>
      <w:pPr>
        <w:tabs>
          <w:tab w:val="num" w:pos="2880"/>
        </w:tabs>
        <w:ind w:left="2880" w:hanging="360"/>
      </w:pPr>
      <w:rPr>
        <w:rFonts w:ascii="OpenSymbol" w:eastAsia="OpenSymbol"/>
      </w:rPr>
    </w:lvl>
    <w:lvl w:ilvl="5">
      <w:start w:val="1"/>
      <w:numFmt w:val="bullet"/>
      <w:lvlText w:val="▪"/>
      <w:lvlJc w:val="left"/>
      <w:pPr>
        <w:tabs>
          <w:tab w:val="num" w:pos="3240"/>
        </w:tabs>
        <w:ind w:left="3240" w:hanging="360"/>
      </w:pPr>
      <w:rPr>
        <w:rFonts w:ascii="OpenSymbol" w:eastAsia="OpenSymbol"/>
      </w:rPr>
    </w:lvl>
    <w:lvl w:ilvl="6">
      <w:start w:val="1"/>
      <w:numFmt w:val="bullet"/>
      <w:lvlText w:val=""/>
      <w:lvlJc w:val="left"/>
      <w:pPr>
        <w:tabs>
          <w:tab w:val="num" w:pos="3600"/>
        </w:tabs>
        <w:ind w:left="3600" w:hanging="360"/>
      </w:pPr>
      <w:rPr>
        <w:rFonts w:ascii="Wingdings 2" w:hAnsi="Wingdings 2"/>
      </w:rPr>
    </w:lvl>
    <w:lvl w:ilvl="7">
      <w:start w:val="1"/>
      <w:numFmt w:val="bullet"/>
      <w:lvlText w:val="◦"/>
      <w:lvlJc w:val="left"/>
      <w:pPr>
        <w:tabs>
          <w:tab w:val="num" w:pos="3960"/>
        </w:tabs>
        <w:ind w:left="3960" w:hanging="360"/>
      </w:pPr>
      <w:rPr>
        <w:rFonts w:ascii="OpenSymbol" w:eastAsia="OpenSymbol"/>
      </w:rPr>
    </w:lvl>
    <w:lvl w:ilvl="8">
      <w:start w:val="1"/>
      <w:numFmt w:val="bullet"/>
      <w:lvlText w:val="▪"/>
      <w:lvlJc w:val="left"/>
      <w:pPr>
        <w:tabs>
          <w:tab w:val="num" w:pos="4320"/>
        </w:tabs>
        <w:ind w:left="4320" w:hanging="360"/>
      </w:pPr>
      <w:rPr>
        <w:rFonts w:ascii="OpenSymbol" w:eastAsia="OpenSymbol"/>
      </w:rPr>
    </w:lvl>
  </w:abstractNum>
  <w:abstractNum w:abstractNumId="30">
    <w:nsid w:val="522225EB"/>
    <w:multiLevelType w:val="hybridMultilevel"/>
    <w:tmpl w:val="E6C491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2D87529"/>
    <w:multiLevelType w:val="hybridMultilevel"/>
    <w:tmpl w:val="0B7E2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4F73E31"/>
    <w:multiLevelType w:val="hybridMultilevel"/>
    <w:tmpl w:val="52D8B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7B16D3C"/>
    <w:multiLevelType w:val="hybridMultilevel"/>
    <w:tmpl w:val="D6368CB2"/>
    <w:lvl w:ilvl="0" w:tplc="7304CE1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5AF35648"/>
    <w:multiLevelType w:val="hybridMultilevel"/>
    <w:tmpl w:val="EB3607C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tentative="1">
      <w:start w:val="1"/>
      <w:numFmt w:val="bullet"/>
      <w:lvlText w:val="o"/>
      <w:lvlJc w:val="left"/>
      <w:pPr>
        <w:ind w:left="1440" w:hanging="360"/>
      </w:pPr>
      <w:rPr>
        <w:rFonts w:ascii="Courier New" w:hAnsi="Courier New" w:cs="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36">
    <w:nsid w:val="678239D2"/>
    <w:multiLevelType w:val="hybridMultilevel"/>
    <w:tmpl w:val="B5061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7865CD9"/>
    <w:multiLevelType w:val="hybridMultilevel"/>
    <w:tmpl w:val="94C83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7DC3CFB"/>
    <w:multiLevelType w:val="hybridMultilevel"/>
    <w:tmpl w:val="700880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1BD347A"/>
    <w:multiLevelType w:val="hybridMultilevel"/>
    <w:tmpl w:val="EF1CB2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B2E5748"/>
    <w:multiLevelType w:val="hybridMultilevel"/>
    <w:tmpl w:val="4F606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DF741DB"/>
    <w:multiLevelType w:val="hybridMultilevel"/>
    <w:tmpl w:val="3B602B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5"/>
  </w:num>
  <w:num w:numId="2">
    <w:abstractNumId w:val="3"/>
  </w:num>
  <w:num w:numId="3">
    <w:abstractNumId w:val="0"/>
  </w:num>
  <w:num w:numId="4">
    <w:abstractNumId w:val="25"/>
  </w:num>
  <w:num w:numId="5">
    <w:abstractNumId w:val="20"/>
  </w:num>
  <w:num w:numId="6">
    <w:abstractNumId w:val="19"/>
  </w:num>
  <w:num w:numId="7">
    <w:abstractNumId w:val="24"/>
  </w:num>
  <w:num w:numId="8">
    <w:abstractNumId w:val="34"/>
  </w:num>
  <w:num w:numId="9">
    <w:abstractNumId w:val="13"/>
  </w:num>
  <w:num w:numId="10">
    <w:abstractNumId w:val="15"/>
  </w:num>
  <w:num w:numId="11">
    <w:abstractNumId w:val="21"/>
  </w:num>
  <w:num w:numId="12">
    <w:abstractNumId w:val="7"/>
  </w:num>
  <w:num w:numId="13">
    <w:abstractNumId w:val="5"/>
  </w:num>
  <w:num w:numId="14">
    <w:abstractNumId w:val="38"/>
  </w:num>
  <w:num w:numId="15">
    <w:abstractNumId w:val="14"/>
  </w:num>
  <w:num w:numId="16">
    <w:abstractNumId w:val="37"/>
  </w:num>
  <w:num w:numId="17">
    <w:abstractNumId w:val="39"/>
  </w:num>
  <w:num w:numId="18">
    <w:abstractNumId w:val="28"/>
  </w:num>
  <w:num w:numId="19">
    <w:abstractNumId w:val="23"/>
  </w:num>
  <w:num w:numId="20">
    <w:abstractNumId w:val="29"/>
  </w:num>
  <w:num w:numId="21">
    <w:abstractNumId w:val="22"/>
  </w:num>
  <w:num w:numId="22">
    <w:abstractNumId w:val="12"/>
  </w:num>
  <w:num w:numId="23">
    <w:abstractNumId w:val="11"/>
  </w:num>
  <w:num w:numId="24">
    <w:abstractNumId w:val="41"/>
  </w:num>
  <w:num w:numId="25">
    <w:abstractNumId w:val="17"/>
  </w:num>
  <w:num w:numId="26">
    <w:abstractNumId w:val="26"/>
  </w:num>
  <w:num w:numId="27">
    <w:abstractNumId w:val="36"/>
  </w:num>
  <w:num w:numId="28">
    <w:abstractNumId w:val="2"/>
  </w:num>
  <w:num w:numId="29">
    <w:abstractNumId w:val="32"/>
  </w:num>
  <w:num w:numId="30">
    <w:abstractNumId w:val="6"/>
  </w:num>
  <w:num w:numId="31">
    <w:abstractNumId w:val="18"/>
  </w:num>
  <w:num w:numId="32">
    <w:abstractNumId w:val="4"/>
  </w:num>
  <w:num w:numId="33">
    <w:abstractNumId w:val="8"/>
  </w:num>
  <w:num w:numId="34">
    <w:abstractNumId w:val="9"/>
  </w:num>
  <w:num w:numId="35">
    <w:abstractNumId w:val="30"/>
  </w:num>
  <w:num w:numId="36">
    <w:abstractNumId w:val="16"/>
  </w:num>
  <w:num w:numId="37">
    <w:abstractNumId w:val="31"/>
  </w:num>
  <w:num w:numId="38">
    <w:abstractNumId w:val="27"/>
  </w:num>
  <w:num w:numId="39">
    <w:abstractNumId w:val="10"/>
  </w:num>
  <w:num w:numId="40">
    <w:abstractNumId w:val="40"/>
  </w:num>
  <w:num w:numId="41">
    <w:abstractNumId w:val="3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num>
  <w:numIdMacAtCleanup w:val="4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ja EL HAFI">
    <w15:presenceInfo w15:providerId="AD" w15:userId="S-1-5-21-2305886543-2182337695-592484479-1546"/>
  </w15:person>
  <w15:person w15:author="Brahim ERRAY">
    <w15:presenceInfo w15:providerId="AD" w15:userId="S-1-5-21-2305886543-2182337695-592484479-46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08"/>
  <w:hyphenationZone w:val="425"/>
  <w:drawingGridHorizontalSpacing w:val="110"/>
  <w:displayHorizontalDrawingGridEvery w:val="2"/>
  <w:characterSpacingControl w:val="doNotCompress"/>
  <w:hdrShapeDefaults>
    <o:shapedefaults v:ext="edit" spidmax="4097">
      <o:colormru v:ext="edit" colors="#ffcf37,#ffd85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E07"/>
    <w:rsid w:val="00000200"/>
    <w:rsid w:val="00000203"/>
    <w:rsid w:val="000004F2"/>
    <w:rsid w:val="000009F3"/>
    <w:rsid w:val="00000BC8"/>
    <w:rsid w:val="00000C48"/>
    <w:rsid w:val="0000169B"/>
    <w:rsid w:val="000018C7"/>
    <w:rsid w:val="00001BC7"/>
    <w:rsid w:val="00002137"/>
    <w:rsid w:val="00003722"/>
    <w:rsid w:val="0000386A"/>
    <w:rsid w:val="000038C8"/>
    <w:rsid w:val="0000397C"/>
    <w:rsid w:val="00003F5F"/>
    <w:rsid w:val="00004DEE"/>
    <w:rsid w:val="00004FD1"/>
    <w:rsid w:val="000064ED"/>
    <w:rsid w:val="00007E36"/>
    <w:rsid w:val="00010470"/>
    <w:rsid w:val="000106C9"/>
    <w:rsid w:val="0001196C"/>
    <w:rsid w:val="00011977"/>
    <w:rsid w:val="0001198A"/>
    <w:rsid w:val="000120CA"/>
    <w:rsid w:val="000121B3"/>
    <w:rsid w:val="0001250E"/>
    <w:rsid w:val="00012E35"/>
    <w:rsid w:val="00013004"/>
    <w:rsid w:val="000130B9"/>
    <w:rsid w:val="000135E8"/>
    <w:rsid w:val="000146A6"/>
    <w:rsid w:val="00014DF1"/>
    <w:rsid w:val="00015816"/>
    <w:rsid w:val="00015E01"/>
    <w:rsid w:val="00015FA9"/>
    <w:rsid w:val="0001693B"/>
    <w:rsid w:val="00016B81"/>
    <w:rsid w:val="000201C4"/>
    <w:rsid w:val="000207FB"/>
    <w:rsid w:val="00020A65"/>
    <w:rsid w:val="00020BEE"/>
    <w:rsid w:val="00020CA8"/>
    <w:rsid w:val="000229AC"/>
    <w:rsid w:val="00022BDA"/>
    <w:rsid w:val="000231F4"/>
    <w:rsid w:val="0002332B"/>
    <w:rsid w:val="00023519"/>
    <w:rsid w:val="00023E6D"/>
    <w:rsid w:val="00023FA6"/>
    <w:rsid w:val="00024027"/>
    <w:rsid w:val="00024E2C"/>
    <w:rsid w:val="00024E47"/>
    <w:rsid w:val="0002526E"/>
    <w:rsid w:val="000269FD"/>
    <w:rsid w:val="00026AB1"/>
    <w:rsid w:val="0002750D"/>
    <w:rsid w:val="00027E38"/>
    <w:rsid w:val="00030A51"/>
    <w:rsid w:val="00031109"/>
    <w:rsid w:val="00031578"/>
    <w:rsid w:val="00031F21"/>
    <w:rsid w:val="0003245A"/>
    <w:rsid w:val="00032813"/>
    <w:rsid w:val="00032934"/>
    <w:rsid w:val="00032B8C"/>
    <w:rsid w:val="000334B0"/>
    <w:rsid w:val="00033AB9"/>
    <w:rsid w:val="00033FBC"/>
    <w:rsid w:val="000343DA"/>
    <w:rsid w:val="00034DEC"/>
    <w:rsid w:val="00034F0B"/>
    <w:rsid w:val="00035A46"/>
    <w:rsid w:val="00035BC2"/>
    <w:rsid w:val="00035BC7"/>
    <w:rsid w:val="00035EF6"/>
    <w:rsid w:val="00036CF7"/>
    <w:rsid w:val="00036EA1"/>
    <w:rsid w:val="000370A7"/>
    <w:rsid w:val="00037426"/>
    <w:rsid w:val="00037B16"/>
    <w:rsid w:val="00037D0F"/>
    <w:rsid w:val="0004112C"/>
    <w:rsid w:val="000418A2"/>
    <w:rsid w:val="00042036"/>
    <w:rsid w:val="0004204C"/>
    <w:rsid w:val="00042217"/>
    <w:rsid w:val="000423DB"/>
    <w:rsid w:val="00042765"/>
    <w:rsid w:val="00043BB7"/>
    <w:rsid w:val="00044B72"/>
    <w:rsid w:val="0004654D"/>
    <w:rsid w:val="000467FE"/>
    <w:rsid w:val="00046881"/>
    <w:rsid w:val="00046CE8"/>
    <w:rsid w:val="000476EA"/>
    <w:rsid w:val="00047B22"/>
    <w:rsid w:val="00047E7A"/>
    <w:rsid w:val="00047F22"/>
    <w:rsid w:val="00047F98"/>
    <w:rsid w:val="000503EF"/>
    <w:rsid w:val="00050410"/>
    <w:rsid w:val="00050C59"/>
    <w:rsid w:val="00050DD9"/>
    <w:rsid w:val="00050DF0"/>
    <w:rsid w:val="000511E0"/>
    <w:rsid w:val="000519C9"/>
    <w:rsid w:val="000526AE"/>
    <w:rsid w:val="00052EB8"/>
    <w:rsid w:val="0005413A"/>
    <w:rsid w:val="000547A2"/>
    <w:rsid w:val="00054820"/>
    <w:rsid w:val="00054E7E"/>
    <w:rsid w:val="00054F39"/>
    <w:rsid w:val="0005583A"/>
    <w:rsid w:val="00055B93"/>
    <w:rsid w:val="00055C51"/>
    <w:rsid w:val="0005627D"/>
    <w:rsid w:val="00056B58"/>
    <w:rsid w:val="000572E2"/>
    <w:rsid w:val="00057BBE"/>
    <w:rsid w:val="00057C23"/>
    <w:rsid w:val="00057D7A"/>
    <w:rsid w:val="00060386"/>
    <w:rsid w:val="00060421"/>
    <w:rsid w:val="0006059A"/>
    <w:rsid w:val="000605AA"/>
    <w:rsid w:val="000612B4"/>
    <w:rsid w:val="00061452"/>
    <w:rsid w:val="0006153A"/>
    <w:rsid w:val="000624A4"/>
    <w:rsid w:val="00062D97"/>
    <w:rsid w:val="00063396"/>
    <w:rsid w:val="000636D5"/>
    <w:rsid w:val="000638C5"/>
    <w:rsid w:val="00063D47"/>
    <w:rsid w:val="00064B10"/>
    <w:rsid w:val="00064B21"/>
    <w:rsid w:val="000653CF"/>
    <w:rsid w:val="000654D1"/>
    <w:rsid w:val="00065DA4"/>
    <w:rsid w:val="00065E1B"/>
    <w:rsid w:val="0006634A"/>
    <w:rsid w:val="00066798"/>
    <w:rsid w:val="00066E05"/>
    <w:rsid w:val="00066F73"/>
    <w:rsid w:val="0006749F"/>
    <w:rsid w:val="00067FBF"/>
    <w:rsid w:val="0007123F"/>
    <w:rsid w:val="00071779"/>
    <w:rsid w:val="00071E81"/>
    <w:rsid w:val="00072EE7"/>
    <w:rsid w:val="00073526"/>
    <w:rsid w:val="000738AF"/>
    <w:rsid w:val="00073CB0"/>
    <w:rsid w:val="00073F14"/>
    <w:rsid w:val="0007417C"/>
    <w:rsid w:val="000752D1"/>
    <w:rsid w:val="000752D3"/>
    <w:rsid w:val="000753D6"/>
    <w:rsid w:val="00075C13"/>
    <w:rsid w:val="00075DC3"/>
    <w:rsid w:val="00075E0B"/>
    <w:rsid w:val="00075E3E"/>
    <w:rsid w:val="00075FD9"/>
    <w:rsid w:val="00076413"/>
    <w:rsid w:val="00076796"/>
    <w:rsid w:val="00076F38"/>
    <w:rsid w:val="00077017"/>
    <w:rsid w:val="00077293"/>
    <w:rsid w:val="000779B2"/>
    <w:rsid w:val="00077A58"/>
    <w:rsid w:val="0008009C"/>
    <w:rsid w:val="00080812"/>
    <w:rsid w:val="0008209B"/>
    <w:rsid w:val="000822CB"/>
    <w:rsid w:val="000826A5"/>
    <w:rsid w:val="000828E2"/>
    <w:rsid w:val="00082E65"/>
    <w:rsid w:val="00084016"/>
    <w:rsid w:val="0008485E"/>
    <w:rsid w:val="00084A98"/>
    <w:rsid w:val="00084E77"/>
    <w:rsid w:val="00086A5E"/>
    <w:rsid w:val="00086F7D"/>
    <w:rsid w:val="0008701C"/>
    <w:rsid w:val="00087052"/>
    <w:rsid w:val="00087360"/>
    <w:rsid w:val="00087831"/>
    <w:rsid w:val="0008795E"/>
    <w:rsid w:val="00087B9F"/>
    <w:rsid w:val="00090303"/>
    <w:rsid w:val="00090484"/>
    <w:rsid w:val="00091CF9"/>
    <w:rsid w:val="000921F2"/>
    <w:rsid w:val="000923A2"/>
    <w:rsid w:val="000926FE"/>
    <w:rsid w:val="0009353E"/>
    <w:rsid w:val="000944B8"/>
    <w:rsid w:val="00094BFD"/>
    <w:rsid w:val="000951F5"/>
    <w:rsid w:val="00096898"/>
    <w:rsid w:val="000A05E7"/>
    <w:rsid w:val="000A081B"/>
    <w:rsid w:val="000A0E66"/>
    <w:rsid w:val="000A0F61"/>
    <w:rsid w:val="000A1AA7"/>
    <w:rsid w:val="000A3933"/>
    <w:rsid w:val="000A40C1"/>
    <w:rsid w:val="000A53ED"/>
    <w:rsid w:val="000A55C3"/>
    <w:rsid w:val="000A6939"/>
    <w:rsid w:val="000A6D19"/>
    <w:rsid w:val="000A7B79"/>
    <w:rsid w:val="000A7BD9"/>
    <w:rsid w:val="000B0B77"/>
    <w:rsid w:val="000B0D3E"/>
    <w:rsid w:val="000B1370"/>
    <w:rsid w:val="000B1EA5"/>
    <w:rsid w:val="000B3246"/>
    <w:rsid w:val="000B3823"/>
    <w:rsid w:val="000B39DA"/>
    <w:rsid w:val="000B3D7A"/>
    <w:rsid w:val="000B41EE"/>
    <w:rsid w:val="000B4DCB"/>
    <w:rsid w:val="000B4E00"/>
    <w:rsid w:val="000B5A8E"/>
    <w:rsid w:val="000B6312"/>
    <w:rsid w:val="000B656F"/>
    <w:rsid w:val="000B6856"/>
    <w:rsid w:val="000B6989"/>
    <w:rsid w:val="000B69DA"/>
    <w:rsid w:val="000B7013"/>
    <w:rsid w:val="000B750C"/>
    <w:rsid w:val="000B76AB"/>
    <w:rsid w:val="000B7CA6"/>
    <w:rsid w:val="000C092B"/>
    <w:rsid w:val="000C0C0E"/>
    <w:rsid w:val="000C1402"/>
    <w:rsid w:val="000C1494"/>
    <w:rsid w:val="000C167A"/>
    <w:rsid w:val="000C1A7B"/>
    <w:rsid w:val="000C20A7"/>
    <w:rsid w:val="000C222E"/>
    <w:rsid w:val="000C2315"/>
    <w:rsid w:val="000C2504"/>
    <w:rsid w:val="000C2572"/>
    <w:rsid w:val="000C3AE3"/>
    <w:rsid w:val="000C3EBD"/>
    <w:rsid w:val="000C41FC"/>
    <w:rsid w:val="000C45DE"/>
    <w:rsid w:val="000C4C41"/>
    <w:rsid w:val="000C5264"/>
    <w:rsid w:val="000C5CA5"/>
    <w:rsid w:val="000C5F3E"/>
    <w:rsid w:val="000C623F"/>
    <w:rsid w:val="000C6B7B"/>
    <w:rsid w:val="000C6C2F"/>
    <w:rsid w:val="000C72CF"/>
    <w:rsid w:val="000C7352"/>
    <w:rsid w:val="000C769C"/>
    <w:rsid w:val="000D1069"/>
    <w:rsid w:val="000D125C"/>
    <w:rsid w:val="000D17F7"/>
    <w:rsid w:val="000D1EE2"/>
    <w:rsid w:val="000D22F5"/>
    <w:rsid w:val="000D270F"/>
    <w:rsid w:val="000D33D4"/>
    <w:rsid w:val="000D3ED3"/>
    <w:rsid w:val="000D4876"/>
    <w:rsid w:val="000D4D54"/>
    <w:rsid w:val="000D5151"/>
    <w:rsid w:val="000D5404"/>
    <w:rsid w:val="000D5842"/>
    <w:rsid w:val="000D5D95"/>
    <w:rsid w:val="000D6E0D"/>
    <w:rsid w:val="000D7C6B"/>
    <w:rsid w:val="000E026B"/>
    <w:rsid w:val="000E0DF2"/>
    <w:rsid w:val="000E1194"/>
    <w:rsid w:val="000E1EA4"/>
    <w:rsid w:val="000E254C"/>
    <w:rsid w:val="000E2575"/>
    <w:rsid w:val="000E3BC1"/>
    <w:rsid w:val="000E4010"/>
    <w:rsid w:val="000E4B98"/>
    <w:rsid w:val="000E5B43"/>
    <w:rsid w:val="000E787C"/>
    <w:rsid w:val="000E7B97"/>
    <w:rsid w:val="000F047C"/>
    <w:rsid w:val="000F153B"/>
    <w:rsid w:val="000F1FA0"/>
    <w:rsid w:val="000F336A"/>
    <w:rsid w:val="000F42EE"/>
    <w:rsid w:val="000F4435"/>
    <w:rsid w:val="000F455D"/>
    <w:rsid w:val="000F4B31"/>
    <w:rsid w:val="000F4BD8"/>
    <w:rsid w:val="000F56BC"/>
    <w:rsid w:val="000F583D"/>
    <w:rsid w:val="000F5D96"/>
    <w:rsid w:val="000F624D"/>
    <w:rsid w:val="000F685C"/>
    <w:rsid w:val="000F6F3E"/>
    <w:rsid w:val="000F74D5"/>
    <w:rsid w:val="000F797C"/>
    <w:rsid w:val="000F79E0"/>
    <w:rsid w:val="00100082"/>
    <w:rsid w:val="00100560"/>
    <w:rsid w:val="00100704"/>
    <w:rsid w:val="00101BCD"/>
    <w:rsid w:val="00101F6C"/>
    <w:rsid w:val="00102D0D"/>
    <w:rsid w:val="001056EA"/>
    <w:rsid w:val="001057FA"/>
    <w:rsid w:val="00105955"/>
    <w:rsid w:val="00106121"/>
    <w:rsid w:val="001064A4"/>
    <w:rsid w:val="00106ADA"/>
    <w:rsid w:val="00106D79"/>
    <w:rsid w:val="00107E27"/>
    <w:rsid w:val="00110514"/>
    <w:rsid w:val="001115D0"/>
    <w:rsid w:val="00111FDD"/>
    <w:rsid w:val="001121FB"/>
    <w:rsid w:val="0011266B"/>
    <w:rsid w:val="001126A4"/>
    <w:rsid w:val="001126E5"/>
    <w:rsid w:val="00112E35"/>
    <w:rsid w:val="00114098"/>
    <w:rsid w:val="001140C9"/>
    <w:rsid w:val="00114209"/>
    <w:rsid w:val="00115688"/>
    <w:rsid w:val="001159B8"/>
    <w:rsid w:val="0011685D"/>
    <w:rsid w:val="00116BEB"/>
    <w:rsid w:val="00116E23"/>
    <w:rsid w:val="00117FE5"/>
    <w:rsid w:val="001202F4"/>
    <w:rsid w:val="00120E0E"/>
    <w:rsid w:val="001211B4"/>
    <w:rsid w:val="00121937"/>
    <w:rsid w:val="00121B45"/>
    <w:rsid w:val="00121EFF"/>
    <w:rsid w:val="001220F4"/>
    <w:rsid w:val="001242C7"/>
    <w:rsid w:val="00124838"/>
    <w:rsid w:val="0012504B"/>
    <w:rsid w:val="001253C6"/>
    <w:rsid w:val="00125C92"/>
    <w:rsid w:val="00125E06"/>
    <w:rsid w:val="00126D5C"/>
    <w:rsid w:val="00126DA6"/>
    <w:rsid w:val="00126FAB"/>
    <w:rsid w:val="00130110"/>
    <w:rsid w:val="00130513"/>
    <w:rsid w:val="0013057F"/>
    <w:rsid w:val="001325F1"/>
    <w:rsid w:val="0013270D"/>
    <w:rsid w:val="00132764"/>
    <w:rsid w:val="00132B3B"/>
    <w:rsid w:val="00132DFC"/>
    <w:rsid w:val="00133B2D"/>
    <w:rsid w:val="00133DBE"/>
    <w:rsid w:val="0013403E"/>
    <w:rsid w:val="00134349"/>
    <w:rsid w:val="00134915"/>
    <w:rsid w:val="00134A27"/>
    <w:rsid w:val="00134E65"/>
    <w:rsid w:val="00135D50"/>
    <w:rsid w:val="001363BC"/>
    <w:rsid w:val="00136BD2"/>
    <w:rsid w:val="00137ED2"/>
    <w:rsid w:val="00140738"/>
    <w:rsid w:val="00140E99"/>
    <w:rsid w:val="001412CA"/>
    <w:rsid w:val="00141459"/>
    <w:rsid w:val="001421D6"/>
    <w:rsid w:val="00142BAA"/>
    <w:rsid w:val="00142F5A"/>
    <w:rsid w:val="00143850"/>
    <w:rsid w:val="0014387E"/>
    <w:rsid w:val="00144231"/>
    <w:rsid w:val="00144582"/>
    <w:rsid w:val="00144905"/>
    <w:rsid w:val="001456FE"/>
    <w:rsid w:val="00145B77"/>
    <w:rsid w:val="00145F7A"/>
    <w:rsid w:val="00146EA5"/>
    <w:rsid w:val="00146F43"/>
    <w:rsid w:val="00147751"/>
    <w:rsid w:val="001477DB"/>
    <w:rsid w:val="001477F0"/>
    <w:rsid w:val="001479E3"/>
    <w:rsid w:val="00147B89"/>
    <w:rsid w:val="00147F91"/>
    <w:rsid w:val="00150172"/>
    <w:rsid w:val="00150466"/>
    <w:rsid w:val="00150C16"/>
    <w:rsid w:val="00150DA6"/>
    <w:rsid w:val="00150DC9"/>
    <w:rsid w:val="001510B8"/>
    <w:rsid w:val="001515E7"/>
    <w:rsid w:val="001515F7"/>
    <w:rsid w:val="00153D02"/>
    <w:rsid w:val="0015497D"/>
    <w:rsid w:val="001550A7"/>
    <w:rsid w:val="001550EC"/>
    <w:rsid w:val="00155320"/>
    <w:rsid w:val="00155555"/>
    <w:rsid w:val="0015630D"/>
    <w:rsid w:val="00157316"/>
    <w:rsid w:val="0015769B"/>
    <w:rsid w:val="001577BB"/>
    <w:rsid w:val="00157A9F"/>
    <w:rsid w:val="00157AF6"/>
    <w:rsid w:val="00157E25"/>
    <w:rsid w:val="00157FAB"/>
    <w:rsid w:val="00160142"/>
    <w:rsid w:val="0016038E"/>
    <w:rsid w:val="001605D4"/>
    <w:rsid w:val="00160DA0"/>
    <w:rsid w:val="00161025"/>
    <w:rsid w:val="00161037"/>
    <w:rsid w:val="00161173"/>
    <w:rsid w:val="0016139D"/>
    <w:rsid w:val="00161FFF"/>
    <w:rsid w:val="00162E59"/>
    <w:rsid w:val="0016308D"/>
    <w:rsid w:val="00163705"/>
    <w:rsid w:val="00163EE1"/>
    <w:rsid w:val="00165112"/>
    <w:rsid w:val="00165178"/>
    <w:rsid w:val="00165417"/>
    <w:rsid w:val="00165C9A"/>
    <w:rsid w:val="00165DE9"/>
    <w:rsid w:val="00165F48"/>
    <w:rsid w:val="001662EB"/>
    <w:rsid w:val="00167524"/>
    <w:rsid w:val="00167541"/>
    <w:rsid w:val="00167A9A"/>
    <w:rsid w:val="00167AC3"/>
    <w:rsid w:val="00167C8F"/>
    <w:rsid w:val="00170FB6"/>
    <w:rsid w:val="0017130D"/>
    <w:rsid w:val="001717C5"/>
    <w:rsid w:val="001719D6"/>
    <w:rsid w:val="00171E67"/>
    <w:rsid w:val="001721C8"/>
    <w:rsid w:val="0017277B"/>
    <w:rsid w:val="001728A6"/>
    <w:rsid w:val="00172CB0"/>
    <w:rsid w:val="00172E98"/>
    <w:rsid w:val="00173626"/>
    <w:rsid w:val="00174994"/>
    <w:rsid w:val="001763CE"/>
    <w:rsid w:val="001763E6"/>
    <w:rsid w:val="001766AD"/>
    <w:rsid w:val="00176CE0"/>
    <w:rsid w:val="001775E8"/>
    <w:rsid w:val="00177B7F"/>
    <w:rsid w:val="00177DDD"/>
    <w:rsid w:val="0018005A"/>
    <w:rsid w:val="001801AA"/>
    <w:rsid w:val="0018030A"/>
    <w:rsid w:val="00180559"/>
    <w:rsid w:val="00180678"/>
    <w:rsid w:val="00181177"/>
    <w:rsid w:val="00182507"/>
    <w:rsid w:val="0018263C"/>
    <w:rsid w:val="001832A2"/>
    <w:rsid w:val="0018371C"/>
    <w:rsid w:val="001842C5"/>
    <w:rsid w:val="00184A62"/>
    <w:rsid w:val="00184B1C"/>
    <w:rsid w:val="00184D5C"/>
    <w:rsid w:val="001856D4"/>
    <w:rsid w:val="00185D1E"/>
    <w:rsid w:val="001864EC"/>
    <w:rsid w:val="00186C80"/>
    <w:rsid w:val="0018719D"/>
    <w:rsid w:val="00190685"/>
    <w:rsid w:val="00190A58"/>
    <w:rsid w:val="00191277"/>
    <w:rsid w:val="001912DA"/>
    <w:rsid w:val="00191C61"/>
    <w:rsid w:val="0019291F"/>
    <w:rsid w:val="001929BA"/>
    <w:rsid w:val="00192C66"/>
    <w:rsid w:val="00193183"/>
    <w:rsid w:val="00193435"/>
    <w:rsid w:val="00193AF5"/>
    <w:rsid w:val="00194428"/>
    <w:rsid w:val="001946DA"/>
    <w:rsid w:val="00194E47"/>
    <w:rsid w:val="00195C50"/>
    <w:rsid w:val="001960AB"/>
    <w:rsid w:val="001962C7"/>
    <w:rsid w:val="00197D2C"/>
    <w:rsid w:val="001A0097"/>
    <w:rsid w:val="001A0B14"/>
    <w:rsid w:val="001A0F46"/>
    <w:rsid w:val="001A100B"/>
    <w:rsid w:val="001A138F"/>
    <w:rsid w:val="001A16DE"/>
    <w:rsid w:val="001A16F1"/>
    <w:rsid w:val="001A17E7"/>
    <w:rsid w:val="001A1DE5"/>
    <w:rsid w:val="001A20CA"/>
    <w:rsid w:val="001A21EA"/>
    <w:rsid w:val="001A2415"/>
    <w:rsid w:val="001A2848"/>
    <w:rsid w:val="001A29BC"/>
    <w:rsid w:val="001A2FF0"/>
    <w:rsid w:val="001A31DF"/>
    <w:rsid w:val="001A3E61"/>
    <w:rsid w:val="001A4521"/>
    <w:rsid w:val="001A4A2A"/>
    <w:rsid w:val="001A5892"/>
    <w:rsid w:val="001A59C7"/>
    <w:rsid w:val="001A5EF8"/>
    <w:rsid w:val="001A630F"/>
    <w:rsid w:val="001A6C51"/>
    <w:rsid w:val="001A7BB1"/>
    <w:rsid w:val="001B0055"/>
    <w:rsid w:val="001B07F7"/>
    <w:rsid w:val="001B0976"/>
    <w:rsid w:val="001B10B9"/>
    <w:rsid w:val="001B14D9"/>
    <w:rsid w:val="001B14F6"/>
    <w:rsid w:val="001B15BE"/>
    <w:rsid w:val="001B242F"/>
    <w:rsid w:val="001B2E16"/>
    <w:rsid w:val="001B3A3B"/>
    <w:rsid w:val="001B41DB"/>
    <w:rsid w:val="001B4A17"/>
    <w:rsid w:val="001B4B3E"/>
    <w:rsid w:val="001B59D4"/>
    <w:rsid w:val="001B59DF"/>
    <w:rsid w:val="001B5B85"/>
    <w:rsid w:val="001B6BAA"/>
    <w:rsid w:val="001C01F8"/>
    <w:rsid w:val="001C022C"/>
    <w:rsid w:val="001C0D2A"/>
    <w:rsid w:val="001C10D4"/>
    <w:rsid w:val="001C14C1"/>
    <w:rsid w:val="001C14D0"/>
    <w:rsid w:val="001C1780"/>
    <w:rsid w:val="001C19AA"/>
    <w:rsid w:val="001C22BF"/>
    <w:rsid w:val="001C2919"/>
    <w:rsid w:val="001C2ED7"/>
    <w:rsid w:val="001C33FE"/>
    <w:rsid w:val="001C472A"/>
    <w:rsid w:val="001C4788"/>
    <w:rsid w:val="001C4A7B"/>
    <w:rsid w:val="001C4BA5"/>
    <w:rsid w:val="001C4E4D"/>
    <w:rsid w:val="001C574C"/>
    <w:rsid w:val="001C5E05"/>
    <w:rsid w:val="001C6568"/>
    <w:rsid w:val="001C6ADC"/>
    <w:rsid w:val="001C6DC5"/>
    <w:rsid w:val="001C6FC8"/>
    <w:rsid w:val="001D041C"/>
    <w:rsid w:val="001D0460"/>
    <w:rsid w:val="001D0898"/>
    <w:rsid w:val="001D0B35"/>
    <w:rsid w:val="001D20DF"/>
    <w:rsid w:val="001D2CFE"/>
    <w:rsid w:val="001D334F"/>
    <w:rsid w:val="001D4D1D"/>
    <w:rsid w:val="001D5303"/>
    <w:rsid w:val="001D6D70"/>
    <w:rsid w:val="001D718D"/>
    <w:rsid w:val="001D7A81"/>
    <w:rsid w:val="001D7C96"/>
    <w:rsid w:val="001D7CF9"/>
    <w:rsid w:val="001D7F86"/>
    <w:rsid w:val="001E0F97"/>
    <w:rsid w:val="001E1054"/>
    <w:rsid w:val="001E18AB"/>
    <w:rsid w:val="001E192D"/>
    <w:rsid w:val="001E210C"/>
    <w:rsid w:val="001E261E"/>
    <w:rsid w:val="001E36FD"/>
    <w:rsid w:val="001E3FEC"/>
    <w:rsid w:val="001E5112"/>
    <w:rsid w:val="001E520F"/>
    <w:rsid w:val="001E55B0"/>
    <w:rsid w:val="001E5E25"/>
    <w:rsid w:val="001E6E3B"/>
    <w:rsid w:val="001E6F44"/>
    <w:rsid w:val="001E72FD"/>
    <w:rsid w:val="001F0546"/>
    <w:rsid w:val="001F0ADE"/>
    <w:rsid w:val="001F112B"/>
    <w:rsid w:val="001F203C"/>
    <w:rsid w:val="001F2056"/>
    <w:rsid w:val="001F222C"/>
    <w:rsid w:val="001F22EF"/>
    <w:rsid w:val="001F2348"/>
    <w:rsid w:val="001F2E32"/>
    <w:rsid w:val="001F35EE"/>
    <w:rsid w:val="001F3BA8"/>
    <w:rsid w:val="001F3D99"/>
    <w:rsid w:val="001F3DB7"/>
    <w:rsid w:val="001F432B"/>
    <w:rsid w:val="001F4951"/>
    <w:rsid w:val="001F4BA8"/>
    <w:rsid w:val="001F4DBC"/>
    <w:rsid w:val="001F515B"/>
    <w:rsid w:val="001F521B"/>
    <w:rsid w:val="001F5730"/>
    <w:rsid w:val="001F5815"/>
    <w:rsid w:val="001F5ED8"/>
    <w:rsid w:val="001F617F"/>
    <w:rsid w:val="001F61CC"/>
    <w:rsid w:val="001F64F4"/>
    <w:rsid w:val="001F6BB9"/>
    <w:rsid w:val="001F7F44"/>
    <w:rsid w:val="00201018"/>
    <w:rsid w:val="00201534"/>
    <w:rsid w:val="002016B4"/>
    <w:rsid w:val="002017A6"/>
    <w:rsid w:val="00201941"/>
    <w:rsid w:val="00203264"/>
    <w:rsid w:val="00203832"/>
    <w:rsid w:val="00206863"/>
    <w:rsid w:val="00206F73"/>
    <w:rsid w:val="00207CB2"/>
    <w:rsid w:val="00210D40"/>
    <w:rsid w:val="002116BA"/>
    <w:rsid w:val="00211762"/>
    <w:rsid w:val="002117B4"/>
    <w:rsid w:val="002126B9"/>
    <w:rsid w:val="00212718"/>
    <w:rsid w:val="00212CE5"/>
    <w:rsid w:val="00212D48"/>
    <w:rsid w:val="00213266"/>
    <w:rsid w:val="00214B0C"/>
    <w:rsid w:val="00214BA8"/>
    <w:rsid w:val="002156AB"/>
    <w:rsid w:val="00215AF2"/>
    <w:rsid w:val="00215D29"/>
    <w:rsid w:val="00215D80"/>
    <w:rsid w:val="00216AE7"/>
    <w:rsid w:val="00216C70"/>
    <w:rsid w:val="00217C40"/>
    <w:rsid w:val="00217F28"/>
    <w:rsid w:val="0022076C"/>
    <w:rsid w:val="00220B52"/>
    <w:rsid w:val="00220D9F"/>
    <w:rsid w:val="00220F05"/>
    <w:rsid w:val="0022180B"/>
    <w:rsid w:val="00222E65"/>
    <w:rsid w:val="0022376F"/>
    <w:rsid w:val="002259AF"/>
    <w:rsid w:val="00225A11"/>
    <w:rsid w:val="00225D25"/>
    <w:rsid w:val="00225EB6"/>
    <w:rsid w:val="00225F84"/>
    <w:rsid w:val="00230564"/>
    <w:rsid w:val="00230735"/>
    <w:rsid w:val="00230AD5"/>
    <w:rsid w:val="00230B40"/>
    <w:rsid w:val="00231D22"/>
    <w:rsid w:val="0023257D"/>
    <w:rsid w:val="002326A2"/>
    <w:rsid w:val="00232C56"/>
    <w:rsid w:val="00232C9B"/>
    <w:rsid w:val="00232CF8"/>
    <w:rsid w:val="00235582"/>
    <w:rsid w:val="00235B73"/>
    <w:rsid w:val="002362B6"/>
    <w:rsid w:val="00236A32"/>
    <w:rsid w:val="002371DB"/>
    <w:rsid w:val="00237765"/>
    <w:rsid w:val="0024120B"/>
    <w:rsid w:val="00241373"/>
    <w:rsid w:val="002420AD"/>
    <w:rsid w:val="00242B58"/>
    <w:rsid w:val="002430B2"/>
    <w:rsid w:val="0024415D"/>
    <w:rsid w:val="00244BE8"/>
    <w:rsid w:val="00246513"/>
    <w:rsid w:val="00247D95"/>
    <w:rsid w:val="002517B6"/>
    <w:rsid w:val="00252BC0"/>
    <w:rsid w:val="00254404"/>
    <w:rsid w:val="00254A2D"/>
    <w:rsid w:val="00256366"/>
    <w:rsid w:val="00256973"/>
    <w:rsid w:val="00256CB3"/>
    <w:rsid w:val="00257E7C"/>
    <w:rsid w:val="00260016"/>
    <w:rsid w:val="00260B4A"/>
    <w:rsid w:val="002621F3"/>
    <w:rsid w:val="0026246C"/>
    <w:rsid w:val="002629D7"/>
    <w:rsid w:val="00262DD4"/>
    <w:rsid w:val="00262E0E"/>
    <w:rsid w:val="00263103"/>
    <w:rsid w:val="002631D9"/>
    <w:rsid w:val="002637F1"/>
    <w:rsid w:val="00263B0A"/>
    <w:rsid w:val="002644CA"/>
    <w:rsid w:val="00264A85"/>
    <w:rsid w:val="00264BEA"/>
    <w:rsid w:val="00264E4E"/>
    <w:rsid w:val="00265390"/>
    <w:rsid w:val="00265C2A"/>
    <w:rsid w:val="0026641D"/>
    <w:rsid w:val="00266446"/>
    <w:rsid w:val="0026652B"/>
    <w:rsid w:val="00266789"/>
    <w:rsid w:val="00266845"/>
    <w:rsid w:val="00266E98"/>
    <w:rsid w:val="00266F47"/>
    <w:rsid w:val="00267000"/>
    <w:rsid w:val="002676A0"/>
    <w:rsid w:val="00267CDB"/>
    <w:rsid w:val="00270659"/>
    <w:rsid w:val="0027076D"/>
    <w:rsid w:val="002723AC"/>
    <w:rsid w:val="002727C3"/>
    <w:rsid w:val="00272F1E"/>
    <w:rsid w:val="00273B59"/>
    <w:rsid w:val="002751C0"/>
    <w:rsid w:val="0027572C"/>
    <w:rsid w:val="00275874"/>
    <w:rsid w:val="00275B5E"/>
    <w:rsid w:val="00275BF5"/>
    <w:rsid w:val="00275C97"/>
    <w:rsid w:val="0027695A"/>
    <w:rsid w:val="00277458"/>
    <w:rsid w:val="002806A6"/>
    <w:rsid w:val="0028082C"/>
    <w:rsid w:val="00280CE3"/>
    <w:rsid w:val="00280D3E"/>
    <w:rsid w:val="002812F4"/>
    <w:rsid w:val="00281A4E"/>
    <w:rsid w:val="00282806"/>
    <w:rsid w:val="002831F4"/>
    <w:rsid w:val="002833DF"/>
    <w:rsid w:val="0028375F"/>
    <w:rsid w:val="00284319"/>
    <w:rsid w:val="0028482A"/>
    <w:rsid w:val="002849CB"/>
    <w:rsid w:val="00284C06"/>
    <w:rsid w:val="0028518E"/>
    <w:rsid w:val="00285853"/>
    <w:rsid w:val="00285C1B"/>
    <w:rsid w:val="00285F56"/>
    <w:rsid w:val="00286025"/>
    <w:rsid w:val="00286065"/>
    <w:rsid w:val="0028677C"/>
    <w:rsid w:val="00286A8F"/>
    <w:rsid w:val="00286FE8"/>
    <w:rsid w:val="0028747C"/>
    <w:rsid w:val="00287685"/>
    <w:rsid w:val="002912C9"/>
    <w:rsid w:val="00291B86"/>
    <w:rsid w:val="00291B8A"/>
    <w:rsid w:val="00291E16"/>
    <w:rsid w:val="00291FA9"/>
    <w:rsid w:val="00292928"/>
    <w:rsid w:val="00292E51"/>
    <w:rsid w:val="00293142"/>
    <w:rsid w:val="00293704"/>
    <w:rsid w:val="0029389C"/>
    <w:rsid w:val="00293DE5"/>
    <w:rsid w:val="00294443"/>
    <w:rsid w:val="002946FE"/>
    <w:rsid w:val="00294C3B"/>
    <w:rsid w:val="002950A8"/>
    <w:rsid w:val="002956FE"/>
    <w:rsid w:val="00296667"/>
    <w:rsid w:val="002A00AC"/>
    <w:rsid w:val="002A092A"/>
    <w:rsid w:val="002A1117"/>
    <w:rsid w:val="002A2AB3"/>
    <w:rsid w:val="002A2E00"/>
    <w:rsid w:val="002A333A"/>
    <w:rsid w:val="002A3F91"/>
    <w:rsid w:val="002A440B"/>
    <w:rsid w:val="002A4991"/>
    <w:rsid w:val="002A54D9"/>
    <w:rsid w:val="002A5892"/>
    <w:rsid w:val="002A5BA6"/>
    <w:rsid w:val="002A5D04"/>
    <w:rsid w:val="002A5DCB"/>
    <w:rsid w:val="002A6C21"/>
    <w:rsid w:val="002A7ADC"/>
    <w:rsid w:val="002A7CAF"/>
    <w:rsid w:val="002A7D84"/>
    <w:rsid w:val="002A7DE8"/>
    <w:rsid w:val="002B033C"/>
    <w:rsid w:val="002B0C9F"/>
    <w:rsid w:val="002B0E1D"/>
    <w:rsid w:val="002B132A"/>
    <w:rsid w:val="002B2C68"/>
    <w:rsid w:val="002B2FBB"/>
    <w:rsid w:val="002B39F1"/>
    <w:rsid w:val="002B4A43"/>
    <w:rsid w:val="002B4DBD"/>
    <w:rsid w:val="002B51BA"/>
    <w:rsid w:val="002B54A9"/>
    <w:rsid w:val="002B54D6"/>
    <w:rsid w:val="002B572C"/>
    <w:rsid w:val="002B5749"/>
    <w:rsid w:val="002B5C7A"/>
    <w:rsid w:val="002B67C9"/>
    <w:rsid w:val="002B6856"/>
    <w:rsid w:val="002B68C9"/>
    <w:rsid w:val="002B6F2C"/>
    <w:rsid w:val="002B73BC"/>
    <w:rsid w:val="002B7C37"/>
    <w:rsid w:val="002B7EFC"/>
    <w:rsid w:val="002C0289"/>
    <w:rsid w:val="002C02FF"/>
    <w:rsid w:val="002C0A8D"/>
    <w:rsid w:val="002C0CB2"/>
    <w:rsid w:val="002C13D2"/>
    <w:rsid w:val="002C19B4"/>
    <w:rsid w:val="002C2641"/>
    <w:rsid w:val="002C2741"/>
    <w:rsid w:val="002C35FB"/>
    <w:rsid w:val="002C4545"/>
    <w:rsid w:val="002C4747"/>
    <w:rsid w:val="002C4D2E"/>
    <w:rsid w:val="002C4D43"/>
    <w:rsid w:val="002C5506"/>
    <w:rsid w:val="002C5C0D"/>
    <w:rsid w:val="002C6A3C"/>
    <w:rsid w:val="002C6E99"/>
    <w:rsid w:val="002C7BA2"/>
    <w:rsid w:val="002C7EF1"/>
    <w:rsid w:val="002D191F"/>
    <w:rsid w:val="002D1A0D"/>
    <w:rsid w:val="002D2422"/>
    <w:rsid w:val="002D2A15"/>
    <w:rsid w:val="002D30E7"/>
    <w:rsid w:val="002D33CA"/>
    <w:rsid w:val="002D34F6"/>
    <w:rsid w:val="002D42CD"/>
    <w:rsid w:val="002D4F07"/>
    <w:rsid w:val="002D5284"/>
    <w:rsid w:val="002D54A0"/>
    <w:rsid w:val="002D6269"/>
    <w:rsid w:val="002D6631"/>
    <w:rsid w:val="002D69EF"/>
    <w:rsid w:val="002D6A52"/>
    <w:rsid w:val="002D739D"/>
    <w:rsid w:val="002D7AE8"/>
    <w:rsid w:val="002E0300"/>
    <w:rsid w:val="002E079E"/>
    <w:rsid w:val="002E0C9C"/>
    <w:rsid w:val="002E184E"/>
    <w:rsid w:val="002E1ACF"/>
    <w:rsid w:val="002E1E54"/>
    <w:rsid w:val="002E20CA"/>
    <w:rsid w:val="002E22CA"/>
    <w:rsid w:val="002E2A9A"/>
    <w:rsid w:val="002E3035"/>
    <w:rsid w:val="002E40E1"/>
    <w:rsid w:val="002E4183"/>
    <w:rsid w:val="002E439F"/>
    <w:rsid w:val="002E562D"/>
    <w:rsid w:val="002E6448"/>
    <w:rsid w:val="002E766A"/>
    <w:rsid w:val="002E766F"/>
    <w:rsid w:val="002F02C6"/>
    <w:rsid w:val="002F0735"/>
    <w:rsid w:val="002F102B"/>
    <w:rsid w:val="002F10D2"/>
    <w:rsid w:val="002F152E"/>
    <w:rsid w:val="002F18D6"/>
    <w:rsid w:val="002F2A88"/>
    <w:rsid w:val="002F2EE6"/>
    <w:rsid w:val="002F327F"/>
    <w:rsid w:val="002F3B00"/>
    <w:rsid w:val="002F3CAE"/>
    <w:rsid w:val="002F4117"/>
    <w:rsid w:val="002F4619"/>
    <w:rsid w:val="002F4870"/>
    <w:rsid w:val="002F5AF0"/>
    <w:rsid w:val="002F745F"/>
    <w:rsid w:val="002F76C8"/>
    <w:rsid w:val="0030024D"/>
    <w:rsid w:val="0030033C"/>
    <w:rsid w:val="003005F5"/>
    <w:rsid w:val="00300A28"/>
    <w:rsid w:val="003010BD"/>
    <w:rsid w:val="003015F1"/>
    <w:rsid w:val="0030164F"/>
    <w:rsid w:val="00301CD6"/>
    <w:rsid w:val="003034A7"/>
    <w:rsid w:val="00303944"/>
    <w:rsid w:val="00304758"/>
    <w:rsid w:val="0030585C"/>
    <w:rsid w:val="00305A9F"/>
    <w:rsid w:val="00305BEC"/>
    <w:rsid w:val="00305EB1"/>
    <w:rsid w:val="00306945"/>
    <w:rsid w:val="00306AA5"/>
    <w:rsid w:val="00306E81"/>
    <w:rsid w:val="003075C4"/>
    <w:rsid w:val="003076D0"/>
    <w:rsid w:val="00307C15"/>
    <w:rsid w:val="00307EEA"/>
    <w:rsid w:val="00307F68"/>
    <w:rsid w:val="003101C7"/>
    <w:rsid w:val="00310245"/>
    <w:rsid w:val="0031065C"/>
    <w:rsid w:val="00310DDE"/>
    <w:rsid w:val="00311561"/>
    <w:rsid w:val="00311738"/>
    <w:rsid w:val="00311C80"/>
    <w:rsid w:val="00311D1E"/>
    <w:rsid w:val="00311E0E"/>
    <w:rsid w:val="00312D83"/>
    <w:rsid w:val="00313BF8"/>
    <w:rsid w:val="00314249"/>
    <w:rsid w:val="00315171"/>
    <w:rsid w:val="0031561C"/>
    <w:rsid w:val="0031599D"/>
    <w:rsid w:val="0031617D"/>
    <w:rsid w:val="0031676B"/>
    <w:rsid w:val="00316D0D"/>
    <w:rsid w:val="003170D5"/>
    <w:rsid w:val="0031756F"/>
    <w:rsid w:val="0031783A"/>
    <w:rsid w:val="00320392"/>
    <w:rsid w:val="00320955"/>
    <w:rsid w:val="00321451"/>
    <w:rsid w:val="00321681"/>
    <w:rsid w:val="00321BC9"/>
    <w:rsid w:val="00323656"/>
    <w:rsid w:val="00323ADC"/>
    <w:rsid w:val="00323B9F"/>
    <w:rsid w:val="00323FEF"/>
    <w:rsid w:val="003249C2"/>
    <w:rsid w:val="00324C2F"/>
    <w:rsid w:val="0032509F"/>
    <w:rsid w:val="0032534B"/>
    <w:rsid w:val="003264C6"/>
    <w:rsid w:val="003266E9"/>
    <w:rsid w:val="00326991"/>
    <w:rsid w:val="00327293"/>
    <w:rsid w:val="00327586"/>
    <w:rsid w:val="003275F8"/>
    <w:rsid w:val="00327B6A"/>
    <w:rsid w:val="00327EC8"/>
    <w:rsid w:val="003302B3"/>
    <w:rsid w:val="00330BF7"/>
    <w:rsid w:val="003311B1"/>
    <w:rsid w:val="00331977"/>
    <w:rsid w:val="003321CD"/>
    <w:rsid w:val="0033226A"/>
    <w:rsid w:val="003322F1"/>
    <w:rsid w:val="00332E46"/>
    <w:rsid w:val="003337D3"/>
    <w:rsid w:val="00333FF7"/>
    <w:rsid w:val="0033409E"/>
    <w:rsid w:val="003343F2"/>
    <w:rsid w:val="0033458E"/>
    <w:rsid w:val="0033491C"/>
    <w:rsid w:val="00334CAC"/>
    <w:rsid w:val="00334DAB"/>
    <w:rsid w:val="003356DF"/>
    <w:rsid w:val="003359C1"/>
    <w:rsid w:val="00336B53"/>
    <w:rsid w:val="003378FA"/>
    <w:rsid w:val="00340A3F"/>
    <w:rsid w:val="0034102D"/>
    <w:rsid w:val="00341CD6"/>
    <w:rsid w:val="00341D74"/>
    <w:rsid w:val="00341F71"/>
    <w:rsid w:val="003421F2"/>
    <w:rsid w:val="0034224C"/>
    <w:rsid w:val="003429D5"/>
    <w:rsid w:val="00343695"/>
    <w:rsid w:val="00343934"/>
    <w:rsid w:val="003445A1"/>
    <w:rsid w:val="00344820"/>
    <w:rsid w:val="00344AA2"/>
    <w:rsid w:val="00345BE7"/>
    <w:rsid w:val="00346548"/>
    <w:rsid w:val="003473BA"/>
    <w:rsid w:val="00347851"/>
    <w:rsid w:val="0034798D"/>
    <w:rsid w:val="003500FB"/>
    <w:rsid w:val="0035047E"/>
    <w:rsid w:val="00350B2F"/>
    <w:rsid w:val="00350E4E"/>
    <w:rsid w:val="0035168F"/>
    <w:rsid w:val="003516FB"/>
    <w:rsid w:val="00351A1F"/>
    <w:rsid w:val="00351C9F"/>
    <w:rsid w:val="003523E0"/>
    <w:rsid w:val="0035251B"/>
    <w:rsid w:val="003527DD"/>
    <w:rsid w:val="003528CA"/>
    <w:rsid w:val="0035304D"/>
    <w:rsid w:val="00353C21"/>
    <w:rsid w:val="00353F7F"/>
    <w:rsid w:val="00354688"/>
    <w:rsid w:val="00354DC1"/>
    <w:rsid w:val="00355234"/>
    <w:rsid w:val="0035543E"/>
    <w:rsid w:val="00355A48"/>
    <w:rsid w:val="00355FF4"/>
    <w:rsid w:val="00355FF7"/>
    <w:rsid w:val="00356013"/>
    <w:rsid w:val="00356C6A"/>
    <w:rsid w:val="00356DF6"/>
    <w:rsid w:val="00356FEC"/>
    <w:rsid w:val="00357877"/>
    <w:rsid w:val="00357DF7"/>
    <w:rsid w:val="00360149"/>
    <w:rsid w:val="0036085C"/>
    <w:rsid w:val="00360B8C"/>
    <w:rsid w:val="00360C92"/>
    <w:rsid w:val="00361EF3"/>
    <w:rsid w:val="003620BB"/>
    <w:rsid w:val="00362C3E"/>
    <w:rsid w:val="00363165"/>
    <w:rsid w:val="0036329B"/>
    <w:rsid w:val="003635DC"/>
    <w:rsid w:val="003636E6"/>
    <w:rsid w:val="003639CB"/>
    <w:rsid w:val="00363A67"/>
    <w:rsid w:val="00363D40"/>
    <w:rsid w:val="00363DDA"/>
    <w:rsid w:val="0036440B"/>
    <w:rsid w:val="00364FE6"/>
    <w:rsid w:val="003667AF"/>
    <w:rsid w:val="003669A8"/>
    <w:rsid w:val="00367062"/>
    <w:rsid w:val="00367144"/>
    <w:rsid w:val="00367562"/>
    <w:rsid w:val="00367860"/>
    <w:rsid w:val="003678EE"/>
    <w:rsid w:val="00367907"/>
    <w:rsid w:val="00367959"/>
    <w:rsid w:val="00370765"/>
    <w:rsid w:val="0037170F"/>
    <w:rsid w:val="003727D3"/>
    <w:rsid w:val="003729B6"/>
    <w:rsid w:val="0037349B"/>
    <w:rsid w:val="00373B76"/>
    <w:rsid w:val="00374209"/>
    <w:rsid w:val="00374A94"/>
    <w:rsid w:val="003756FD"/>
    <w:rsid w:val="00375896"/>
    <w:rsid w:val="00375B05"/>
    <w:rsid w:val="00376485"/>
    <w:rsid w:val="003766B7"/>
    <w:rsid w:val="00376B55"/>
    <w:rsid w:val="003773F7"/>
    <w:rsid w:val="00380448"/>
    <w:rsid w:val="00380EA3"/>
    <w:rsid w:val="00381122"/>
    <w:rsid w:val="0038128F"/>
    <w:rsid w:val="00381AB3"/>
    <w:rsid w:val="00381BE1"/>
    <w:rsid w:val="00382240"/>
    <w:rsid w:val="003838B2"/>
    <w:rsid w:val="003839BE"/>
    <w:rsid w:val="00384434"/>
    <w:rsid w:val="00384756"/>
    <w:rsid w:val="00385DB1"/>
    <w:rsid w:val="00386822"/>
    <w:rsid w:val="00386EC1"/>
    <w:rsid w:val="003876C6"/>
    <w:rsid w:val="00387B1D"/>
    <w:rsid w:val="0039004A"/>
    <w:rsid w:val="003905F8"/>
    <w:rsid w:val="00390B11"/>
    <w:rsid w:val="00390C2E"/>
    <w:rsid w:val="003925C9"/>
    <w:rsid w:val="00392760"/>
    <w:rsid w:val="00392CB4"/>
    <w:rsid w:val="00392F7B"/>
    <w:rsid w:val="00393616"/>
    <w:rsid w:val="00393D20"/>
    <w:rsid w:val="00394217"/>
    <w:rsid w:val="00394531"/>
    <w:rsid w:val="00394764"/>
    <w:rsid w:val="003948BA"/>
    <w:rsid w:val="0039547D"/>
    <w:rsid w:val="003956E7"/>
    <w:rsid w:val="00396BE1"/>
    <w:rsid w:val="00396F9A"/>
    <w:rsid w:val="0039708A"/>
    <w:rsid w:val="003A0A34"/>
    <w:rsid w:val="003A1550"/>
    <w:rsid w:val="003A184D"/>
    <w:rsid w:val="003A18C4"/>
    <w:rsid w:val="003A1B68"/>
    <w:rsid w:val="003A1C56"/>
    <w:rsid w:val="003A2398"/>
    <w:rsid w:val="003A257E"/>
    <w:rsid w:val="003A26AD"/>
    <w:rsid w:val="003A3326"/>
    <w:rsid w:val="003A3457"/>
    <w:rsid w:val="003A3505"/>
    <w:rsid w:val="003A38D3"/>
    <w:rsid w:val="003A61D3"/>
    <w:rsid w:val="003B0029"/>
    <w:rsid w:val="003B1F9B"/>
    <w:rsid w:val="003B2B59"/>
    <w:rsid w:val="003B3311"/>
    <w:rsid w:val="003B33BF"/>
    <w:rsid w:val="003B383B"/>
    <w:rsid w:val="003B3BB4"/>
    <w:rsid w:val="003B4740"/>
    <w:rsid w:val="003B495D"/>
    <w:rsid w:val="003B543A"/>
    <w:rsid w:val="003B5E06"/>
    <w:rsid w:val="003B5FC2"/>
    <w:rsid w:val="003B6270"/>
    <w:rsid w:val="003B6E6F"/>
    <w:rsid w:val="003B758C"/>
    <w:rsid w:val="003B75BD"/>
    <w:rsid w:val="003B77B1"/>
    <w:rsid w:val="003B77D1"/>
    <w:rsid w:val="003B7DB0"/>
    <w:rsid w:val="003B7E62"/>
    <w:rsid w:val="003B7F0C"/>
    <w:rsid w:val="003C06A1"/>
    <w:rsid w:val="003C0897"/>
    <w:rsid w:val="003C08A6"/>
    <w:rsid w:val="003C1709"/>
    <w:rsid w:val="003C1783"/>
    <w:rsid w:val="003C1E15"/>
    <w:rsid w:val="003C1FA1"/>
    <w:rsid w:val="003C29A5"/>
    <w:rsid w:val="003C32C1"/>
    <w:rsid w:val="003C45FA"/>
    <w:rsid w:val="003C5716"/>
    <w:rsid w:val="003C5970"/>
    <w:rsid w:val="003C5A19"/>
    <w:rsid w:val="003C5F49"/>
    <w:rsid w:val="003C5FBA"/>
    <w:rsid w:val="003C74BB"/>
    <w:rsid w:val="003C753D"/>
    <w:rsid w:val="003C78FD"/>
    <w:rsid w:val="003C7926"/>
    <w:rsid w:val="003C7AE2"/>
    <w:rsid w:val="003C7EFD"/>
    <w:rsid w:val="003C7FEC"/>
    <w:rsid w:val="003D0BC2"/>
    <w:rsid w:val="003D11FB"/>
    <w:rsid w:val="003D13C0"/>
    <w:rsid w:val="003D15AC"/>
    <w:rsid w:val="003D25C9"/>
    <w:rsid w:val="003D416F"/>
    <w:rsid w:val="003D54AC"/>
    <w:rsid w:val="003D6599"/>
    <w:rsid w:val="003D6C47"/>
    <w:rsid w:val="003D7BDC"/>
    <w:rsid w:val="003E1C94"/>
    <w:rsid w:val="003E2186"/>
    <w:rsid w:val="003E35E2"/>
    <w:rsid w:val="003E43D8"/>
    <w:rsid w:val="003E53EE"/>
    <w:rsid w:val="003E5B95"/>
    <w:rsid w:val="003E5ED5"/>
    <w:rsid w:val="003E5FD6"/>
    <w:rsid w:val="003E61C2"/>
    <w:rsid w:val="003E6655"/>
    <w:rsid w:val="003E681C"/>
    <w:rsid w:val="003E68AA"/>
    <w:rsid w:val="003E6B05"/>
    <w:rsid w:val="003E6F56"/>
    <w:rsid w:val="003E7434"/>
    <w:rsid w:val="003E758C"/>
    <w:rsid w:val="003E7EFA"/>
    <w:rsid w:val="003F02A1"/>
    <w:rsid w:val="003F0FB4"/>
    <w:rsid w:val="003F12F8"/>
    <w:rsid w:val="003F141B"/>
    <w:rsid w:val="003F15E7"/>
    <w:rsid w:val="003F1967"/>
    <w:rsid w:val="003F1C27"/>
    <w:rsid w:val="003F212D"/>
    <w:rsid w:val="003F43E2"/>
    <w:rsid w:val="003F4C85"/>
    <w:rsid w:val="003F4C88"/>
    <w:rsid w:val="003F4DCD"/>
    <w:rsid w:val="003F4F6F"/>
    <w:rsid w:val="003F51BF"/>
    <w:rsid w:val="003F5786"/>
    <w:rsid w:val="003F5C57"/>
    <w:rsid w:val="003F5D6D"/>
    <w:rsid w:val="003F5E92"/>
    <w:rsid w:val="003F6700"/>
    <w:rsid w:val="003F6758"/>
    <w:rsid w:val="003F6979"/>
    <w:rsid w:val="003F6F3A"/>
    <w:rsid w:val="003F733B"/>
    <w:rsid w:val="00401581"/>
    <w:rsid w:val="00401C84"/>
    <w:rsid w:val="00401C93"/>
    <w:rsid w:val="00401E3C"/>
    <w:rsid w:val="00402B25"/>
    <w:rsid w:val="00402CD9"/>
    <w:rsid w:val="00403744"/>
    <w:rsid w:val="00403B50"/>
    <w:rsid w:val="00404251"/>
    <w:rsid w:val="00404771"/>
    <w:rsid w:val="00404983"/>
    <w:rsid w:val="00405163"/>
    <w:rsid w:val="00405921"/>
    <w:rsid w:val="00406538"/>
    <w:rsid w:val="00406D26"/>
    <w:rsid w:val="00406F06"/>
    <w:rsid w:val="0040752D"/>
    <w:rsid w:val="00410942"/>
    <w:rsid w:val="00410A06"/>
    <w:rsid w:val="0041197F"/>
    <w:rsid w:val="00411C43"/>
    <w:rsid w:val="00411EA2"/>
    <w:rsid w:val="00412BCD"/>
    <w:rsid w:val="00412D78"/>
    <w:rsid w:val="004132F9"/>
    <w:rsid w:val="00413BA6"/>
    <w:rsid w:val="00413C6C"/>
    <w:rsid w:val="00413D79"/>
    <w:rsid w:val="004142D4"/>
    <w:rsid w:val="00414D48"/>
    <w:rsid w:val="004156C6"/>
    <w:rsid w:val="00415963"/>
    <w:rsid w:val="00415F13"/>
    <w:rsid w:val="004161C7"/>
    <w:rsid w:val="00416CF0"/>
    <w:rsid w:val="00416CF9"/>
    <w:rsid w:val="00416D20"/>
    <w:rsid w:val="00420783"/>
    <w:rsid w:val="00420A39"/>
    <w:rsid w:val="00421137"/>
    <w:rsid w:val="00422272"/>
    <w:rsid w:val="004222E6"/>
    <w:rsid w:val="00422E59"/>
    <w:rsid w:val="0042323E"/>
    <w:rsid w:val="00423ABE"/>
    <w:rsid w:val="00423F89"/>
    <w:rsid w:val="00423FBA"/>
    <w:rsid w:val="00424517"/>
    <w:rsid w:val="00424C80"/>
    <w:rsid w:val="004250E2"/>
    <w:rsid w:val="00425C6C"/>
    <w:rsid w:val="004267C5"/>
    <w:rsid w:val="00426A8D"/>
    <w:rsid w:val="00426A90"/>
    <w:rsid w:val="00426FEF"/>
    <w:rsid w:val="004276E6"/>
    <w:rsid w:val="00427721"/>
    <w:rsid w:val="00427E74"/>
    <w:rsid w:val="00427E98"/>
    <w:rsid w:val="00430458"/>
    <w:rsid w:val="00430BB6"/>
    <w:rsid w:val="0043103E"/>
    <w:rsid w:val="004317A2"/>
    <w:rsid w:val="00431DF6"/>
    <w:rsid w:val="0043209E"/>
    <w:rsid w:val="00432606"/>
    <w:rsid w:val="00433C7F"/>
    <w:rsid w:val="00433EDB"/>
    <w:rsid w:val="00434444"/>
    <w:rsid w:val="00434941"/>
    <w:rsid w:val="0043527F"/>
    <w:rsid w:val="004357E1"/>
    <w:rsid w:val="00435A94"/>
    <w:rsid w:val="00436A83"/>
    <w:rsid w:val="00436E00"/>
    <w:rsid w:val="0043739A"/>
    <w:rsid w:val="004400BD"/>
    <w:rsid w:val="004403BD"/>
    <w:rsid w:val="004408EB"/>
    <w:rsid w:val="00440C43"/>
    <w:rsid w:val="004411F7"/>
    <w:rsid w:val="00441845"/>
    <w:rsid w:val="00442842"/>
    <w:rsid w:val="00443CC6"/>
    <w:rsid w:val="00445C39"/>
    <w:rsid w:val="0044616A"/>
    <w:rsid w:val="0044624C"/>
    <w:rsid w:val="004466A0"/>
    <w:rsid w:val="004500E8"/>
    <w:rsid w:val="00450325"/>
    <w:rsid w:val="00450DE7"/>
    <w:rsid w:val="00451281"/>
    <w:rsid w:val="00451389"/>
    <w:rsid w:val="00451F46"/>
    <w:rsid w:val="0045249D"/>
    <w:rsid w:val="00452639"/>
    <w:rsid w:val="0045285A"/>
    <w:rsid w:val="00452EE2"/>
    <w:rsid w:val="0045410F"/>
    <w:rsid w:val="004541CB"/>
    <w:rsid w:val="004543E3"/>
    <w:rsid w:val="004546E1"/>
    <w:rsid w:val="004549FD"/>
    <w:rsid w:val="00454D2B"/>
    <w:rsid w:val="00455474"/>
    <w:rsid w:val="004559BE"/>
    <w:rsid w:val="00455C6C"/>
    <w:rsid w:val="0045686B"/>
    <w:rsid w:val="00456F36"/>
    <w:rsid w:val="0045700D"/>
    <w:rsid w:val="00457174"/>
    <w:rsid w:val="00457289"/>
    <w:rsid w:val="004575E0"/>
    <w:rsid w:val="00457AB8"/>
    <w:rsid w:val="00457ADB"/>
    <w:rsid w:val="00460E07"/>
    <w:rsid w:val="00461362"/>
    <w:rsid w:val="00461734"/>
    <w:rsid w:val="0046178F"/>
    <w:rsid w:val="00461DB9"/>
    <w:rsid w:val="00461E10"/>
    <w:rsid w:val="00462809"/>
    <w:rsid w:val="00462D29"/>
    <w:rsid w:val="00462FDF"/>
    <w:rsid w:val="004637BD"/>
    <w:rsid w:val="00464186"/>
    <w:rsid w:val="00464C55"/>
    <w:rsid w:val="00464E69"/>
    <w:rsid w:val="004659C7"/>
    <w:rsid w:val="0046739D"/>
    <w:rsid w:val="004676A6"/>
    <w:rsid w:val="0046797F"/>
    <w:rsid w:val="00467F72"/>
    <w:rsid w:val="004701F9"/>
    <w:rsid w:val="00470629"/>
    <w:rsid w:val="00470AA4"/>
    <w:rsid w:val="00471478"/>
    <w:rsid w:val="00471773"/>
    <w:rsid w:val="00472119"/>
    <w:rsid w:val="00472414"/>
    <w:rsid w:val="0047273D"/>
    <w:rsid w:val="00472DFF"/>
    <w:rsid w:val="00473268"/>
    <w:rsid w:val="00473686"/>
    <w:rsid w:val="00473905"/>
    <w:rsid w:val="00474577"/>
    <w:rsid w:val="00474CE8"/>
    <w:rsid w:val="00474E0B"/>
    <w:rsid w:val="00475CC1"/>
    <w:rsid w:val="004764AF"/>
    <w:rsid w:val="004764B7"/>
    <w:rsid w:val="004769A1"/>
    <w:rsid w:val="00476FFA"/>
    <w:rsid w:val="00477781"/>
    <w:rsid w:val="00477BDE"/>
    <w:rsid w:val="00477D14"/>
    <w:rsid w:val="00477D86"/>
    <w:rsid w:val="00477DE9"/>
    <w:rsid w:val="00481336"/>
    <w:rsid w:val="00481FB1"/>
    <w:rsid w:val="00482297"/>
    <w:rsid w:val="00482344"/>
    <w:rsid w:val="00483035"/>
    <w:rsid w:val="0048314A"/>
    <w:rsid w:val="004836B4"/>
    <w:rsid w:val="004837B3"/>
    <w:rsid w:val="004837B6"/>
    <w:rsid w:val="00483AC5"/>
    <w:rsid w:val="00483C42"/>
    <w:rsid w:val="0048406E"/>
    <w:rsid w:val="0048444D"/>
    <w:rsid w:val="00486D89"/>
    <w:rsid w:val="00486DED"/>
    <w:rsid w:val="00487475"/>
    <w:rsid w:val="004901F1"/>
    <w:rsid w:val="004913C5"/>
    <w:rsid w:val="00491A86"/>
    <w:rsid w:val="00491B8F"/>
    <w:rsid w:val="00491C97"/>
    <w:rsid w:val="0049291D"/>
    <w:rsid w:val="00492FFE"/>
    <w:rsid w:val="00493C42"/>
    <w:rsid w:val="0049413E"/>
    <w:rsid w:val="004945EA"/>
    <w:rsid w:val="00494702"/>
    <w:rsid w:val="00494C82"/>
    <w:rsid w:val="00495252"/>
    <w:rsid w:val="004956F6"/>
    <w:rsid w:val="0049597F"/>
    <w:rsid w:val="00496253"/>
    <w:rsid w:val="00496616"/>
    <w:rsid w:val="0049685D"/>
    <w:rsid w:val="00497A75"/>
    <w:rsid w:val="00497DE0"/>
    <w:rsid w:val="004A0084"/>
    <w:rsid w:val="004A1EF4"/>
    <w:rsid w:val="004A2222"/>
    <w:rsid w:val="004A240C"/>
    <w:rsid w:val="004A25D1"/>
    <w:rsid w:val="004A3549"/>
    <w:rsid w:val="004A44E1"/>
    <w:rsid w:val="004A50CE"/>
    <w:rsid w:val="004A5C65"/>
    <w:rsid w:val="004A5E17"/>
    <w:rsid w:val="004A6E53"/>
    <w:rsid w:val="004A6F07"/>
    <w:rsid w:val="004A713A"/>
    <w:rsid w:val="004A7F57"/>
    <w:rsid w:val="004B0341"/>
    <w:rsid w:val="004B0D97"/>
    <w:rsid w:val="004B0ED1"/>
    <w:rsid w:val="004B219B"/>
    <w:rsid w:val="004B2DDD"/>
    <w:rsid w:val="004B3464"/>
    <w:rsid w:val="004B369C"/>
    <w:rsid w:val="004B3796"/>
    <w:rsid w:val="004B37A0"/>
    <w:rsid w:val="004B38FC"/>
    <w:rsid w:val="004B41E9"/>
    <w:rsid w:val="004B47FB"/>
    <w:rsid w:val="004B493B"/>
    <w:rsid w:val="004B4B69"/>
    <w:rsid w:val="004B5842"/>
    <w:rsid w:val="004B5874"/>
    <w:rsid w:val="004B61AA"/>
    <w:rsid w:val="004C00D2"/>
    <w:rsid w:val="004C0355"/>
    <w:rsid w:val="004C051E"/>
    <w:rsid w:val="004C0CE1"/>
    <w:rsid w:val="004C1A2A"/>
    <w:rsid w:val="004C211A"/>
    <w:rsid w:val="004C22FB"/>
    <w:rsid w:val="004C2407"/>
    <w:rsid w:val="004C2844"/>
    <w:rsid w:val="004C2A6A"/>
    <w:rsid w:val="004C2E7C"/>
    <w:rsid w:val="004C39FB"/>
    <w:rsid w:val="004C3D43"/>
    <w:rsid w:val="004C413D"/>
    <w:rsid w:val="004C41C9"/>
    <w:rsid w:val="004C4D85"/>
    <w:rsid w:val="004C5B40"/>
    <w:rsid w:val="004C5B5B"/>
    <w:rsid w:val="004C6278"/>
    <w:rsid w:val="004C7024"/>
    <w:rsid w:val="004C78C1"/>
    <w:rsid w:val="004C7B8D"/>
    <w:rsid w:val="004C7D9A"/>
    <w:rsid w:val="004D04FE"/>
    <w:rsid w:val="004D0524"/>
    <w:rsid w:val="004D0812"/>
    <w:rsid w:val="004D1641"/>
    <w:rsid w:val="004D1804"/>
    <w:rsid w:val="004D21F8"/>
    <w:rsid w:val="004D24BE"/>
    <w:rsid w:val="004D26F7"/>
    <w:rsid w:val="004D2731"/>
    <w:rsid w:val="004D3A38"/>
    <w:rsid w:val="004D43AD"/>
    <w:rsid w:val="004D4C93"/>
    <w:rsid w:val="004D59B4"/>
    <w:rsid w:val="004D63D8"/>
    <w:rsid w:val="004D69D1"/>
    <w:rsid w:val="004D75CA"/>
    <w:rsid w:val="004D76B3"/>
    <w:rsid w:val="004E0D80"/>
    <w:rsid w:val="004E0DE8"/>
    <w:rsid w:val="004E1C83"/>
    <w:rsid w:val="004E2A5E"/>
    <w:rsid w:val="004E2B38"/>
    <w:rsid w:val="004E2DDD"/>
    <w:rsid w:val="004E2F29"/>
    <w:rsid w:val="004E443E"/>
    <w:rsid w:val="004E44D9"/>
    <w:rsid w:val="004E4734"/>
    <w:rsid w:val="004E5323"/>
    <w:rsid w:val="004E5DE9"/>
    <w:rsid w:val="004E6637"/>
    <w:rsid w:val="004E6920"/>
    <w:rsid w:val="004E6C53"/>
    <w:rsid w:val="004E6FE8"/>
    <w:rsid w:val="004E7296"/>
    <w:rsid w:val="004E7776"/>
    <w:rsid w:val="004F000D"/>
    <w:rsid w:val="004F016C"/>
    <w:rsid w:val="004F02D3"/>
    <w:rsid w:val="004F0310"/>
    <w:rsid w:val="004F06B1"/>
    <w:rsid w:val="004F084D"/>
    <w:rsid w:val="004F1461"/>
    <w:rsid w:val="004F2F33"/>
    <w:rsid w:val="004F33E0"/>
    <w:rsid w:val="004F3896"/>
    <w:rsid w:val="004F3ACA"/>
    <w:rsid w:val="004F3F78"/>
    <w:rsid w:val="004F421E"/>
    <w:rsid w:val="004F4A9B"/>
    <w:rsid w:val="004F4DA6"/>
    <w:rsid w:val="004F4DC6"/>
    <w:rsid w:val="004F5A3B"/>
    <w:rsid w:val="004F63A5"/>
    <w:rsid w:val="004F6716"/>
    <w:rsid w:val="004F6C72"/>
    <w:rsid w:val="004F7250"/>
    <w:rsid w:val="004F73DF"/>
    <w:rsid w:val="004F7679"/>
    <w:rsid w:val="004F7C35"/>
    <w:rsid w:val="004F7E53"/>
    <w:rsid w:val="00500056"/>
    <w:rsid w:val="0050054C"/>
    <w:rsid w:val="00501272"/>
    <w:rsid w:val="00501B3A"/>
    <w:rsid w:val="00501B70"/>
    <w:rsid w:val="00501E99"/>
    <w:rsid w:val="00501F54"/>
    <w:rsid w:val="005020C5"/>
    <w:rsid w:val="005027DB"/>
    <w:rsid w:val="00502A47"/>
    <w:rsid w:val="00502F62"/>
    <w:rsid w:val="005030CD"/>
    <w:rsid w:val="005039C4"/>
    <w:rsid w:val="00503D1B"/>
    <w:rsid w:val="00503EF4"/>
    <w:rsid w:val="00504093"/>
    <w:rsid w:val="005046D0"/>
    <w:rsid w:val="00504FAB"/>
    <w:rsid w:val="00505444"/>
    <w:rsid w:val="005059E0"/>
    <w:rsid w:val="00506273"/>
    <w:rsid w:val="005062FC"/>
    <w:rsid w:val="0050683C"/>
    <w:rsid w:val="00506895"/>
    <w:rsid w:val="0050691B"/>
    <w:rsid w:val="00510871"/>
    <w:rsid w:val="00511803"/>
    <w:rsid w:val="00512544"/>
    <w:rsid w:val="00512937"/>
    <w:rsid w:val="00513089"/>
    <w:rsid w:val="005142A3"/>
    <w:rsid w:val="00514C7B"/>
    <w:rsid w:val="00514D39"/>
    <w:rsid w:val="00514F65"/>
    <w:rsid w:val="00515144"/>
    <w:rsid w:val="005162DC"/>
    <w:rsid w:val="00516322"/>
    <w:rsid w:val="0051652E"/>
    <w:rsid w:val="00516674"/>
    <w:rsid w:val="00517128"/>
    <w:rsid w:val="0051718B"/>
    <w:rsid w:val="005179F7"/>
    <w:rsid w:val="00517D94"/>
    <w:rsid w:val="00520076"/>
    <w:rsid w:val="0052045C"/>
    <w:rsid w:val="005205C8"/>
    <w:rsid w:val="00520C15"/>
    <w:rsid w:val="00521354"/>
    <w:rsid w:val="005229E9"/>
    <w:rsid w:val="00522D22"/>
    <w:rsid w:val="0052300E"/>
    <w:rsid w:val="005239B8"/>
    <w:rsid w:val="005239F6"/>
    <w:rsid w:val="005246D7"/>
    <w:rsid w:val="00525719"/>
    <w:rsid w:val="005260F3"/>
    <w:rsid w:val="005264B7"/>
    <w:rsid w:val="00526D4D"/>
    <w:rsid w:val="005270B2"/>
    <w:rsid w:val="0052745E"/>
    <w:rsid w:val="00527E19"/>
    <w:rsid w:val="0053061C"/>
    <w:rsid w:val="00530A0E"/>
    <w:rsid w:val="00530ABB"/>
    <w:rsid w:val="00530B9E"/>
    <w:rsid w:val="00530DBA"/>
    <w:rsid w:val="005312CD"/>
    <w:rsid w:val="0053287D"/>
    <w:rsid w:val="005337F6"/>
    <w:rsid w:val="00533B1A"/>
    <w:rsid w:val="00533ED4"/>
    <w:rsid w:val="0053492C"/>
    <w:rsid w:val="005349A8"/>
    <w:rsid w:val="00534E7A"/>
    <w:rsid w:val="00535403"/>
    <w:rsid w:val="00535B48"/>
    <w:rsid w:val="0053646E"/>
    <w:rsid w:val="0053647F"/>
    <w:rsid w:val="00536603"/>
    <w:rsid w:val="00537091"/>
    <w:rsid w:val="00537491"/>
    <w:rsid w:val="00537A04"/>
    <w:rsid w:val="00540C1A"/>
    <w:rsid w:val="00540E9A"/>
    <w:rsid w:val="00541662"/>
    <w:rsid w:val="005418F7"/>
    <w:rsid w:val="00542265"/>
    <w:rsid w:val="00542A6E"/>
    <w:rsid w:val="005433B0"/>
    <w:rsid w:val="0054492A"/>
    <w:rsid w:val="00544D02"/>
    <w:rsid w:val="00544F80"/>
    <w:rsid w:val="00545B71"/>
    <w:rsid w:val="00546725"/>
    <w:rsid w:val="005467F7"/>
    <w:rsid w:val="00547BCF"/>
    <w:rsid w:val="0055000F"/>
    <w:rsid w:val="00550DF1"/>
    <w:rsid w:val="00551760"/>
    <w:rsid w:val="005521D6"/>
    <w:rsid w:val="005525AB"/>
    <w:rsid w:val="00552CD2"/>
    <w:rsid w:val="00552CE6"/>
    <w:rsid w:val="00553DEB"/>
    <w:rsid w:val="005549AD"/>
    <w:rsid w:val="00555191"/>
    <w:rsid w:val="0055526D"/>
    <w:rsid w:val="00555460"/>
    <w:rsid w:val="00556123"/>
    <w:rsid w:val="005562D2"/>
    <w:rsid w:val="0055679D"/>
    <w:rsid w:val="0055757D"/>
    <w:rsid w:val="00557D1D"/>
    <w:rsid w:val="005601E6"/>
    <w:rsid w:val="005602F5"/>
    <w:rsid w:val="00560363"/>
    <w:rsid w:val="005612F8"/>
    <w:rsid w:val="005614A1"/>
    <w:rsid w:val="00561B4B"/>
    <w:rsid w:val="00561BA7"/>
    <w:rsid w:val="00562125"/>
    <w:rsid w:val="005621A3"/>
    <w:rsid w:val="005622D7"/>
    <w:rsid w:val="0056265A"/>
    <w:rsid w:val="005628EE"/>
    <w:rsid w:val="00562A5D"/>
    <w:rsid w:val="00563B28"/>
    <w:rsid w:val="00564344"/>
    <w:rsid w:val="005648C7"/>
    <w:rsid w:val="00565466"/>
    <w:rsid w:val="005656F5"/>
    <w:rsid w:val="005660CE"/>
    <w:rsid w:val="005664EA"/>
    <w:rsid w:val="0056676C"/>
    <w:rsid w:val="0056697D"/>
    <w:rsid w:val="00566D71"/>
    <w:rsid w:val="00567B93"/>
    <w:rsid w:val="00567BF3"/>
    <w:rsid w:val="00571611"/>
    <w:rsid w:val="005724DA"/>
    <w:rsid w:val="005729EE"/>
    <w:rsid w:val="00572C82"/>
    <w:rsid w:val="00573241"/>
    <w:rsid w:val="0057389E"/>
    <w:rsid w:val="00574192"/>
    <w:rsid w:val="005757B8"/>
    <w:rsid w:val="0057592D"/>
    <w:rsid w:val="00575A0C"/>
    <w:rsid w:val="00575C4C"/>
    <w:rsid w:val="00576290"/>
    <w:rsid w:val="0057639C"/>
    <w:rsid w:val="005769B4"/>
    <w:rsid w:val="00576BDC"/>
    <w:rsid w:val="00576D71"/>
    <w:rsid w:val="00576D81"/>
    <w:rsid w:val="00577727"/>
    <w:rsid w:val="00577A9F"/>
    <w:rsid w:val="00580922"/>
    <w:rsid w:val="0058226D"/>
    <w:rsid w:val="00582270"/>
    <w:rsid w:val="00582279"/>
    <w:rsid w:val="00583EFD"/>
    <w:rsid w:val="0058565E"/>
    <w:rsid w:val="00585A7B"/>
    <w:rsid w:val="00585CCE"/>
    <w:rsid w:val="00586412"/>
    <w:rsid w:val="0058675E"/>
    <w:rsid w:val="00586903"/>
    <w:rsid w:val="0058742E"/>
    <w:rsid w:val="0058752E"/>
    <w:rsid w:val="00587590"/>
    <w:rsid w:val="00587898"/>
    <w:rsid w:val="00590178"/>
    <w:rsid w:val="005917C1"/>
    <w:rsid w:val="00591E68"/>
    <w:rsid w:val="005923D0"/>
    <w:rsid w:val="00592D24"/>
    <w:rsid w:val="00592D6B"/>
    <w:rsid w:val="005955DE"/>
    <w:rsid w:val="005958CD"/>
    <w:rsid w:val="00596CB3"/>
    <w:rsid w:val="00596DAB"/>
    <w:rsid w:val="00596EC4"/>
    <w:rsid w:val="00597163"/>
    <w:rsid w:val="00597453"/>
    <w:rsid w:val="0059793E"/>
    <w:rsid w:val="005A042E"/>
    <w:rsid w:val="005A07AC"/>
    <w:rsid w:val="005A0FF8"/>
    <w:rsid w:val="005A1ED9"/>
    <w:rsid w:val="005A21C0"/>
    <w:rsid w:val="005A2E28"/>
    <w:rsid w:val="005A2EC1"/>
    <w:rsid w:val="005A331B"/>
    <w:rsid w:val="005A349A"/>
    <w:rsid w:val="005A410D"/>
    <w:rsid w:val="005A4C71"/>
    <w:rsid w:val="005A4E4F"/>
    <w:rsid w:val="005A5227"/>
    <w:rsid w:val="005A59C9"/>
    <w:rsid w:val="005A6D8D"/>
    <w:rsid w:val="005A6E3F"/>
    <w:rsid w:val="005A77E2"/>
    <w:rsid w:val="005B00F1"/>
    <w:rsid w:val="005B07D4"/>
    <w:rsid w:val="005B09E1"/>
    <w:rsid w:val="005B2817"/>
    <w:rsid w:val="005B3482"/>
    <w:rsid w:val="005B364A"/>
    <w:rsid w:val="005B41A7"/>
    <w:rsid w:val="005B423E"/>
    <w:rsid w:val="005B43BB"/>
    <w:rsid w:val="005B58A0"/>
    <w:rsid w:val="005B6463"/>
    <w:rsid w:val="005B6749"/>
    <w:rsid w:val="005B6BC1"/>
    <w:rsid w:val="005B7292"/>
    <w:rsid w:val="005B746D"/>
    <w:rsid w:val="005C02BF"/>
    <w:rsid w:val="005C0A28"/>
    <w:rsid w:val="005C0F8B"/>
    <w:rsid w:val="005C1300"/>
    <w:rsid w:val="005C22BD"/>
    <w:rsid w:val="005C3473"/>
    <w:rsid w:val="005C3587"/>
    <w:rsid w:val="005C39FA"/>
    <w:rsid w:val="005C3AF4"/>
    <w:rsid w:val="005C3D97"/>
    <w:rsid w:val="005C3F02"/>
    <w:rsid w:val="005C4804"/>
    <w:rsid w:val="005C53EB"/>
    <w:rsid w:val="005C61AC"/>
    <w:rsid w:val="005C6725"/>
    <w:rsid w:val="005C685B"/>
    <w:rsid w:val="005C6CC9"/>
    <w:rsid w:val="005C6D8B"/>
    <w:rsid w:val="005C6F7B"/>
    <w:rsid w:val="005C70FB"/>
    <w:rsid w:val="005D0131"/>
    <w:rsid w:val="005D051E"/>
    <w:rsid w:val="005D0590"/>
    <w:rsid w:val="005D15A2"/>
    <w:rsid w:val="005D1B12"/>
    <w:rsid w:val="005D2295"/>
    <w:rsid w:val="005D279C"/>
    <w:rsid w:val="005D3130"/>
    <w:rsid w:val="005D34E8"/>
    <w:rsid w:val="005D3FE7"/>
    <w:rsid w:val="005D487D"/>
    <w:rsid w:val="005D4D5D"/>
    <w:rsid w:val="005D4D8C"/>
    <w:rsid w:val="005D5496"/>
    <w:rsid w:val="005D575F"/>
    <w:rsid w:val="005D5879"/>
    <w:rsid w:val="005D603C"/>
    <w:rsid w:val="005D68D6"/>
    <w:rsid w:val="005D68E1"/>
    <w:rsid w:val="005D6CBD"/>
    <w:rsid w:val="005D76AD"/>
    <w:rsid w:val="005E0910"/>
    <w:rsid w:val="005E0ADB"/>
    <w:rsid w:val="005E0EAD"/>
    <w:rsid w:val="005E149E"/>
    <w:rsid w:val="005E1AB5"/>
    <w:rsid w:val="005E1E6A"/>
    <w:rsid w:val="005E21EA"/>
    <w:rsid w:val="005E3B62"/>
    <w:rsid w:val="005E437B"/>
    <w:rsid w:val="005E50D9"/>
    <w:rsid w:val="005E59AC"/>
    <w:rsid w:val="005E59AE"/>
    <w:rsid w:val="005E5D8A"/>
    <w:rsid w:val="005E5FC9"/>
    <w:rsid w:val="005E6CD5"/>
    <w:rsid w:val="005E71FF"/>
    <w:rsid w:val="005E793B"/>
    <w:rsid w:val="005E7D18"/>
    <w:rsid w:val="005F076B"/>
    <w:rsid w:val="005F0C3D"/>
    <w:rsid w:val="005F10A4"/>
    <w:rsid w:val="005F1D00"/>
    <w:rsid w:val="005F20E6"/>
    <w:rsid w:val="005F231F"/>
    <w:rsid w:val="005F3244"/>
    <w:rsid w:val="005F3F13"/>
    <w:rsid w:val="005F450B"/>
    <w:rsid w:val="005F4A48"/>
    <w:rsid w:val="005F4F89"/>
    <w:rsid w:val="005F536E"/>
    <w:rsid w:val="005F6240"/>
    <w:rsid w:val="005F62CE"/>
    <w:rsid w:val="005F64D3"/>
    <w:rsid w:val="005F666E"/>
    <w:rsid w:val="005F671D"/>
    <w:rsid w:val="005F679A"/>
    <w:rsid w:val="005F7C0C"/>
    <w:rsid w:val="005F7FAE"/>
    <w:rsid w:val="006000B4"/>
    <w:rsid w:val="006003D4"/>
    <w:rsid w:val="006006FD"/>
    <w:rsid w:val="00600CD7"/>
    <w:rsid w:val="00601DD4"/>
    <w:rsid w:val="00601F7F"/>
    <w:rsid w:val="00602314"/>
    <w:rsid w:val="006024B3"/>
    <w:rsid w:val="00602AB7"/>
    <w:rsid w:val="006031E3"/>
    <w:rsid w:val="0060398C"/>
    <w:rsid w:val="006039F7"/>
    <w:rsid w:val="00603D71"/>
    <w:rsid w:val="00603FB3"/>
    <w:rsid w:val="0060409A"/>
    <w:rsid w:val="00604E57"/>
    <w:rsid w:val="00606B7E"/>
    <w:rsid w:val="00607007"/>
    <w:rsid w:val="006078F5"/>
    <w:rsid w:val="00607DA3"/>
    <w:rsid w:val="00610C01"/>
    <w:rsid w:val="00610EC0"/>
    <w:rsid w:val="00611081"/>
    <w:rsid w:val="006111AC"/>
    <w:rsid w:val="00611419"/>
    <w:rsid w:val="0061306A"/>
    <w:rsid w:val="006131C0"/>
    <w:rsid w:val="00613733"/>
    <w:rsid w:val="0061425E"/>
    <w:rsid w:val="00614E1B"/>
    <w:rsid w:val="00615060"/>
    <w:rsid w:val="00615081"/>
    <w:rsid w:val="006168B5"/>
    <w:rsid w:val="006172F1"/>
    <w:rsid w:val="0061732A"/>
    <w:rsid w:val="006173B5"/>
    <w:rsid w:val="00617B25"/>
    <w:rsid w:val="00621250"/>
    <w:rsid w:val="0062182E"/>
    <w:rsid w:val="006218C9"/>
    <w:rsid w:val="00621E5B"/>
    <w:rsid w:val="0062201E"/>
    <w:rsid w:val="0062238F"/>
    <w:rsid w:val="006224CA"/>
    <w:rsid w:val="006225CF"/>
    <w:rsid w:val="006229C5"/>
    <w:rsid w:val="00622BC4"/>
    <w:rsid w:val="006233CA"/>
    <w:rsid w:val="00623511"/>
    <w:rsid w:val="00623F02"/>
    <w:rsid w:val="00624178"/>
    <w:rsid w:val="006245C0"/>
    <w:rsid w:val="00624684"/>
    <w:rsid w:val="0062473C"/>
    <w:rsid w:val="00625D9A"/>
    <w:rsid w:val="00626214"/>
    <w:rsid w:val="0062654C"/>
    <w:rsid w:val="00626AD9"/>
    <w:rsid w:val="006277A0"/>
    <w:rsid w:val="00627D19"/>
    <w:rsid w:val="006300B0"/>
    <w:rsid w:val="006302EA"/>
    <w:rsid w:val="00630CFC"/>
    <w:rsid w:val="00630F42"/>
    <w:rsid w:val="006311F8"/>
    <w:rsid w:val="00631A54"/>
    <w:rsid w:val="00631EF2"/>
    <w:rsid w:val="00632DED"/>
    <w:rsid w:val="00632F47"/>
    <w:rsid w:val="00632F93"/>
    <w:rsid w:val="00633233"/>
    <w:rsid w:val="00633259"/>
    <w:rsid w:val="006334BB"/>
    <w:rsid w:val="006336F6"/>
    <w:rsid w:val="00633DC1"/>
    <w:rsid w:val="00633EA0"/>
    <w:rsid w:val="00633FCF"/>
    <w:rsid w:val="00634B83"/>
    <w:rsid w:val="00635441"/>
    <w:rsid w:val="00636082"/>
    <w:rsid w:val="006361F7"/>
    <w:rsid w:val="0063789E"/>
    <w:rsid w:val="00637C12"/>
    <w:rsid w:val="00640608"/>
    <w:rsid w:val="00641448"/>
    <w:rsid w:val="00641CDF"/>
    <w:rsid w:val="00642703"/>
    <w:rsid w:val="00642A49"/>
    <w:rsid w:val="00643076"/>
    <w:rsid w:val="00643329"/>
    <w:rsid w:val="00646018"/>
    <w:rsid w:val="006461BE"/>
    <w:rsid w:val="00646634"/>
    <w:rsid w:val="0064713E"/>
    <w:rsid w:val="00647570"/>
    <w:rsid w:val="006479F4"/>
    <w:rsid w:val="00647B93"/>
    <w:rsid w:val="00650387"/>
    <w:rsid w:val="00650596"/>
    <w:rsid w:val="0065141C"/>
    <w:rsid w:val="006519AB"/>
    <w:rsid w:val="006520BC"/>
    <w:rsid w:val="00652DAF"/>
    <w:rsid w:val="0065320A"/>
    <w:rsid w:val="00655350"/>
    <w:rsid w:val="00655BBF"/>
    <w:rsid w:val="00655D31"/>
    <w:rsid w:val="006569A2"/>
    <w:rsid w:val="00656A25"/>
    <w:rsid w:val="00656CBC"/>
    <w:rsid w:val="00656ECD"/>
    <w:rsid w:val="00657141"/>
    <w:rsid w:val="00657837"/>
    <w:rsid w:val="00657878"/>
    <w:rsid w:val="0066073A"/>
    <w:rsid w:val="00660D5D"/>
    <w:rsid w:val="00661DE4"/>
    <w:rsid w:val="00661DED"/>
    <w:rsid w:val="00661E0B"/>
    <w:rsid w:val="00661FA1"/>
    <w:rsid w:val="0066216A"/>
    <w:rsid w:val="006629CF"/>
    <w:rsid w:val="00662B63"/>
    <w:rsid w:val="0066350C"/>
    <w:rsid w:val="006635EA"/>
    <w:rsid w:val="00664A3A"/>
    <w:rsid w:val="00664F47"/>
    <w:rsid w:val="0066541D"/>
    <w:rsid w:val="00665D88"/>
    <w:rsid w:val="0066621D"/>
    <w:rsid w:val="00670413"/>
    <w:rsid w:val="006705D9"/>
    <w:rsid w:val="00670B0D"/>
    <w:rsid w:val="00670CEA"/>
    <w:rsid w:val="00672189"/>
    <w:rsid w:val="00672201"/>
    <w:rsid w:val="006733F1"/>
    <w:rsid w:val="006736A6"/>
    <w:rsid w:val="00673C02"/>
    <w:rsid w:val="00674300"/>
    <w:rsid w:val="00674678"/>
    <w:rsid w:val="006750BD"/>
    <w:rsid w:val="00675469"/>
    <w:rsid w:val="00675CCD"/>
    <w:rsid w:val="00676058"/>
    <w:rsid w:val="006760EC"/>
    <w:rsid w:val="00676148"/>
    <w:rsid w:val="00676C8F"/>
    <w:rsid w:val="00677035"/>
    <w:rsid w:val="0067710E"/>
    <w:rsid w:val="00677959"/>
    <w:rsid w:val="00677B15"/>
    <w:rsid w:val="00677D04"/>
    <w:rsid w:val="00680359"/>
    <w:rsid w:val="00680669"/>
    <w:rsid w:val="0068128E"/>
    <w:rsid w:val="00681360"/>
    <w:rsid w:val="006821EA"/>
    <w:rsid w:val="00682222"/>
    <w:rsid w:val="00682E69"/>
    <w:rsid w:val="00683144"/>
    <w:rsid w:val="00683AF4"/>
    <w:rsid w:val="00684322"/>
    <w:rsid w:val="006845AC"/>
    <w:rsid w:val="00684E3B"/>
    <w:rsid w:val="00685991"/>
    <w:rsid w:val="00685B34"/>
    <w:rsid w:val="00685C81"/>
    <w:rsid w:val="00686C1A"/>
    <w:rsid w:val="00686F4A"/>
    <w:rsid w:val="00687504"/>
    <w:rsid w:val="00687BB4"/>
    <w:rsid w:val="00687E5C"/>
    <w:rsid w:val="00690FE9"/>
    <w:rsid w:val="0069123C"/>
    <w:rsid w:val="00691BDE"/>
    <w:rsid w:val="00691D4D"/>
    <w:rsid w:val="00692661"/>
    <w:rsid w:val="006926C0"/>
    <w:rsid w:val="00692A01"/>
    <w:rsid w:val="00692E0A"/>
    <w:rsid w:val="00693121"/>
    <w:rsid w:val="00693889"/>
    <w:rsid w:val="00693A48"/>
    <w:rsid w:val="0069422F"/>
    <w:rsid w:val="00694D57"/>
    <w:rsid w:val="00694E51"/>
    <w:rsid w:val="00695420"/>
    <w:rsid w:val="00695EE5"/>
    <w:rsid w:val="006967F9"/>
    <w:rsid w:val="00696ED1"/>
    <w:rsid w:val="0069721F"/>
    <w:rsid w:val="006975B1"/>
    <w:rsid w:val="00697906"/>
    <w:rsid w:val="006A0466"/>
    <w:rsid w:val="006A06B1"/>
    <w:rsid w:val="006A0C3A"/>
    <w:rsid w:val="006A1318"/>
    <w:rsid w:val="006A1919"/>
    <w:rsid w:val="006A1B77"/>
    <w:rsid w:val="006A2EF7"/>
    <w:rsid w:val="006A3187"/>
    <w:rsid w:val="006A318D"/>
    <w:rsid w:val="006A3750"/>
    <w:rsid w:val="006A46E9"/>
    <w:rsid w:val="006A46EB"/>
    <w:rsid w:val="006A4B5E"/>
    <w:rsid w:val="006A4FC3"/>
    <w:rsid w:val="006A5157"/>
    <w:rsid w:val="006A5594"/>
    <w:rsid w:val="006A55C0"/>
    <w:rsid w:val="006A5725"/>
    <w:rsid w:val="006A5E9E"/>
    <w:rsid w:val="006A69F2"/>
    <w:rsid w:val="006A6E13"/>
    <w:rsid w:val="006B0694"/>
    <w:rsid w:val="006B0F42"/>
    <w:rsid w:val="006B0F78"/>
    <w:rsid w:val="006B1481"/>
    <w:rsid w:val="006B1886"/>
    <w:rsid w:val="006B1B07"/>
    <w:rsid w:val="006B222D"/>
    <w:rsid w:val="006B258A"/>
    <w:rsid w:val="006B3007"/>
    <w:rsid w:val="006B3AA8"/>
    <w:rsid w:val="006B4233"/>
    <w:rsid w:val="006B4BB5"/>
    <w:rsid w:val="006B4C02"/>
    <w:rsid w:val="006B5D61"/>
    <w:rsid w:val="006B7201"/>
    <w:rsid w:val="006B723B"/>
    <w:rsid w:val="006B731C"/>
    <w:rsid w:val="006B78EF"/>
    <w:rsid w:val="006C0143"/>
    <w:rsid w:val="006C0E06"/>
    <w:rsid w:val="006C1C81"/>
    <w:rsid w:val="006C1DAF"/>
    <w:rsid w:val="006C3BF2"/>
    <w:rsid w:val="006C4956"/>
    <w:rsid w:val="006C4B8E"/>
    <w:rsid w:val="006C4DEA"/>
    <w:rsid w:val="006C4F44"/>
    <w:rsid w:val="006C5108"/>
    <w:rsid w:val="006C5662"/>
    <w:rsid w:val="006C5891"/>
    <w:rsid w:val="006C62B1"/>
    <w:rsid w:val="006C69AE"/>
    <w:rsid w:val="006C7F60"/>
    <w:rsid w:val="006D0515"/>
    <w:rsid w:val="006D0606"/>
    <w:rsid w:val="006D21DD"/>
    <w:rsid w:val="006D24EF"/>
    <w:rsid w:val="006D27DC"/>
    <w:rsid w:val="006D2AEE"/>
    <w:rsid w:val="006D2B96"/>
    <w:rsid w:val="006D2DE4"/>
    <w:rsid w:val="006D322E"/>
    <w:rsid w:val="006D34C2"/>
    <w:rsid w:val="006D401E"/>
    <w:rsid w:val="006D4419"/>
    <w:rsid w:val="006D47F0"/>
    <w:rsid w:val="006D5EE5"/>
    <w:rsid w:val="006D6360"/>
    <w:rsid w:val="006D6496"/>
    <w:rsid w:val="006D6581"/>
    <w:rsid w:val="006D66EE"/>
    <w:rsid w:val="006D6AD3"/>
    <w:rsid w:val="006D6D52"/>
    <w:rsid w:val="006D6DF0"/>
    <w:rsid w:val="006D6FCB"/>
    <w:rsid w:val="006D7658"/>
    <w:rsid w:val="006E005D"/>
    <w:rsid w:val="006E0A1F"/>
    <w:rsid w:val="006E0AF1"/>
    <w:rsid w:val="006E0B40"/>
    <w:rsid w:val="006E1283"/>
    <w:rsid w:val="006E1885"/>
    <w:rsid w:val="006E19DB"/>
    <w:rsid w:val="006E1AC7"/>
    <w:rsid w:val="006E1B24"/>
    <w:rsid w:val="006E2769"/>
    <w:rsid w:val="006E28EA"/>
    <w:rsid w:val="006E3077"/>
    <w:rsid w:val="006E3293"/>
    <w:rsid w:val="006E3654"/>
    <w:rsid w:val="006E4A3D"/>
    <w:rsid w:val="006E4CE3"/>
    <w:rsid w:val="006E4F29"/>
    <w:rsid w:val="006E5200"/>
    <w:rsid w:val="006E523D"/>
    <w:rsid w:val="006E5722"/>
    <w:rsid w:val="006E57BC"/>
    <w:rsid w:val="006E5FE4"/>
    <w:rsid w:val="006E63E7"/>
    <w:rsid w:val="006E75C0"/>
    <w:rsid w:val="006E7669"/>
    <w:rsid w:val="006E7685"/>
    <w:rsid w:val="006F054A"/>
    <w:rsid w:val="006F0864"/>
    <w:rsid w:val="006F1A4D"/>
    <w:rsid w:val="006F340D"/>
    <w:rsid w:val="006F3F79"/>
    <w:rsid w:val="006F49CC"/>
    <w:rsid w:val="006F4C58"/>
    <w:rsid w:val="006F708C"/>
    <w:rsid w:val="006F79B2"/>
    <w:rsid w:val="006F7D47"/>
    <w:rsid w:val="007013B3"/>
    <w:rsid w:val="007018BE"/>
    <w:rsid w:val="007018E4"/>
    <w:rsid w:val="00701FC7"/>
    <w:rsid w:val="0070364C"/>
    <w:rsid w:val="00704348"/>
    <w:rsid w:val="007045B5"/>
    <w:rsid w:val="007047B6"/>
    <w:rsid w:val="00704D32"/>
    <w:rsid w:val="00704D96"/>
    <w:rsid w:val="00705307"/>
    <w:rsid w:val="00706B8E"/>
    <w:rsid w:val="00706C5C"/>
    <w:rsid w:val="00706EEE"/>
    <w:rsid w:val="0071027C"/>
    <w:rsid w:val="00710290"/>
    <w:rsid w:val="00710366"/>
    <w:rsid w:val="007109BF"/>
    <w:rsid w:val="00711100"/>
    <w:rsid w:val="00711CD1"/>
    <w:rsid w:val="00712272"/>
    <w:rsid w:val="00712944"/>
    <w:rsid w:val="00712945"/>
    <w:rsid w:val="00712CBF"/>
    <w:rsid w:val="00713AE9"/>
    <w:rsid w:val="00714171"/>
    <w:rsid w:val="0071444B"/>
    <w:rsid w:val="007144F4"/>
    <w:rsid w:val="0071480A"/>
    <w:rsid w:val="00714B38"/>
    <w:rsid w:val="007154FB"/>
    <w:rsid w:val="00716878"/>
    <w:rsid w:val="00717371"/>
    <w:rsid w:val="007179D4"/>
    <w:rsid w:val="00717D25"/>
    <w:rsid w:val="00717D86"/>
    <w:rsid w:val="00717E14"/>
    <w:rsid w:val="00717F28"/>
    <w:rsid w:val="007208B8"/>
    <w:rsid w:val="00720CFE"/>
    <w:rsid w:val="007211C3"/>
    <w:rsid w:val="007213E7"/>
    <w:rsid w:val="007214FE"/>
    <w:rsid w:val="00721F4B"/>
    <w:rsid w:val="0072287D"/>
    <w:rsid w:val="0072299F"/>
    <w:rsid w:val="0072331A"/>
    <w:rsid w:val="00723637"/>
    <w:rsid w:val="0072379B"/>
    <w:rsid w:val="00723A16"/>
    <w:rsid w:val="00724496"/>
    <w:rsid w:val="00724500"/>
    <w:rsid w:val="00724BA0"/>
    <w:rsid w:val="007254F0"/>
    <w:rsid w:val="007258DA"/>
    <w:rsid w:val="007261FB"/>
    <w:rsid w:val="00726986"/>
    <w:rsid w:val="007270BF"/>
    <w:rsid w:val="007270F4"/>
    <w:rsid w:val="00727910"/>
    <w:rsid w:val="007300C8"/>
    <w:rsid w:val="007304E4"/>
    <w:rsid w:val="007306A0"/>
    <w:rsid w:val="00730EF9"/>
    <w:rsid w:val="007315F4"/>
    <w:rsid w:val="00731800"/>
    <w:rsid w:val="00731D35"/>
    <w:rsid w:val="00732856"/>
    <w:rsid w:val="00732B0D"/>
    <w:rsid w:val="00732FEE"/>
    <w:rsid w:val="00733669"/>
    <w:rsid w:val="00733E75"/>
    <w:rsid w:val="007345B3"/>
    <w:rsid w:val="00734741"/>
    <w:rsid w:val="00734AF5"/>
    <w:rsid w:val="00735287"/>
    <w:rsid w:val="007354A9"/>
    <w:rsid w:val="00735728"/>
    <w:rsid w:val="00735D59"/>
    <w:rsid w:val="00735DDF"/>
    <w:rsid w:val="0073698C"/>
    <w:rsid w:val="00736BCD"/>
    <w:rsid w:val="00737E3B"/>
    <w:rsid w:val="007404F3"/>
    <w:rsid w:val="00740A58"/>
    <w:rsid w:val="007414D3"/>
    <w:rsid w:val="00741557"/>
    <w:rsid w:val="00741C4B"/>
    <w:rsid w:val="00741C7B"/>
    <w:rsid w:val="00741FBC"/>
    <w:rsid w:val="00742420"/>
    <w:rsid w:val="00742808"/>
    <w:rsid w:val="00742978"/>
    <w:rsid w:val="00743827"/>
    <w:rsid w:val="007443B4"/>
    <w:rsid w:val="007445CA"/>
    <w:rsid w:val="007450FA"/>
    <w:rsid w:val="00745956"/>
    <w:rsid w:val="00745FB3"/>
    <w:rsid w:val="007467D2"/>
    <w:rsid w:val="00746DE0"/>
    <w:rsid w:val="00746E20"/>
    <w:rsid w:val="007473BC"/>
    <w:rsid w:val="0074779B"/>
    <w:rsid w:val="00747A8A"/>
    <w:rsid w:val="00747D92"/>
    <w:rsid w:val="00750551"/>
    <w:rsid w:val="007507C1"/>
    <w:rsid w:val="007514F2"/>
    <w:rsid w:val="00752472"/>
    <w:rsid w:val="007528D8"/>
    <w:rsid w:val="00752C16"/>
    <w:rsid w:val="00752C97"/>
    <w:rsid w:val="00753B80"/>
    <w:rsid w:val="00753D0F"/>
    <w:rsid w:val="0075403B"/>
    <w:rsid w:val="00754474"/>
    <w:rsid w:val="00754716"/>
    <w:rsid w:val="007547A9"/>
    <w:rsid w:val="007549F8"/>
    <w:rsid w:val="00754B4B"/>
    <w:rsid w:val="00755326"/>
    <w:rsid w:val="00755BDB"/>
    <w:rsid w:val="00756200"/>
    <w:rsid w:val="0075649F"/>
    <w:rsid w:val="00756D53"/>
    <w:rsid w:val="0075769A"/>
    <w:rsid w:val="007576C6"/>
    <w:rsid w:val="00760C7B"/>
    <w:rsid w:val="0076144B"/>
    <w:rsid w:val="007622F9"/>
    <w:rsid w:val="00762A86"/>
    <w:rsid w:val="00763323"/>
    <w:rsid w:val="00763756"/>
    <w:rsid w:val="0076393C"/>
    <w:rsid w:val="0076395D"/>
    <w:rsid w:val="007639B5"/>
    <w:rsid w:val="00763F86"/>
    <w:rsid w:val="0076482B"/>
    <w:rsid w:val="007658A4"/>
    <w:rsid w:val="00765C2A"/>
    <w:rsid w:val="00765FE9"/>
    <w:rsid w:val="00766799"/>
    <w:rsid w:val="0076744A"/>
    <w:rsid w:val="00767615"/>
    <w:rsid w:val="0076795C"/>
    <w:rsid w:val="00770068"/>
    <w:rsid w:val="007700B7"/>
    <w:rsid w:val="007700BF"/>
    <w:rsid w:val="00770B25"/>
    <w:rsid w:val="00771026"/>
    <w:rsid w:val="00771536"/>
    <w:rsid w:val="007715C4"/>
    <w:rsid w:val="0077167A"/>
    <w:rsid w:val="00771CCB"/>
    <w:rsid w:val="007723BB"/>
    <w:rsid w:val="00772416"/>
    <w:rsid w:val="00773108"/>
    <w:rsid w:val="00773B17"/>
    <w:rsid w:val="00773CEF"/>
    <w:rsid w:val="00773F0B"/>
    <w:rsid w:val="00774ACE"/>
    <w:rsid w:val="00774CB7"/>
    <w:rsid w:val="00775618"/>
    <w:rsid w:val="0077586C"/>
    <w:rsid w:val="00775E50"/>
    <w:rsid w:val="00775E8B"/>
    <w:rsid w:val="0077626B"/>
    <w:rsid w:val="0077636E"/>
    <w:rsid w:val="0077666B"/>
    <w:rsid w:val="00776AD1"/>
    <w:rsid w:val="00777366"/>
    <w:rsid w:val="00777829"/>
    <w:rsid w:val="00780C0C"/>
    <w:rsid w:val="0078190C"/>
    <w:rsid w:val="0078237E"/>
    <w:rsid w:val="00782C72"/>
    <w:rsid w:val="00782CB7"/>
    <w:rsid w:val="007834DB"/>
    <w:rsid w:val="007836FC"/>
    <w:rsid w:val="0078371F"/>
    <w:rsid w:val="00783796"/>
    <w:rsid w:val="00783C02"/>
    <w:rsid w:val="00784C0F"/>
    <w:rsid w:val="00784D11"/>
    <w:rsid w:val="00784DD9"/>
    <w:rsid w:val="00785940"/>
    <w:rsid w:val="007868ED"/>
    <w:rsid w:val="00786AB2"/>
    <w:rsid w:val="00787A08"/>
    <w:rsid w:val="00787A4A"/>
    <w:rsid w:val="00787AC5"/>
    <w:rsid w:val="00790964"/>
    <w:rsid w:val="00790B03"/>
    <w:rsid w:val="007912B7"/>
    <w:rsid w:val="0079135E"/>
    <w:rsid w:val="00793468"/>
    <w:rsid w:val="00793971"/>
    <w:rsid w:val="007944D6"/>
    <w:rsid w:val="0079498A"/>
    <w:rsid w:val="00794E3A"/>
    <w:rsid w:val="007951DD"/>
    <w:rsid w:val="00795AF3"/>
    <w:rsid w:val="00797258"/>
    <w:rsid w:val="007975BF"/>
    <w:rsid w:val="0079793C"/>
    <w:rsid w:val="0079795A"/>
    <w:rsid w:val="00797F15"/>
    <w:rsid w:val="007A03FC"/>
    <w:rsid w:val="007A1BB7"/>
    <w:rsid w:val="007A1EEB"/>
    <w:rsid w:val="007A20F1"/>
    <w:rsid w:val="007A358D"/>
    <w:rsid w:val="007A3D8D"/>
    <w:rsid w:val="007A4045"/>
    <w:rsid w:val="007A49C2"/>
    <w:rsid w:val="007A4E57"/>
    <w:rsid w:val="007A5257"/>
    <w:rsid w:val="007A5596"/>
    <w:rsid w:val="007A5AFD"/>
    <w:rsid w:val="007A5E11"/>
    <w:rsid w:val="007A60AF"/>
    <w:rsid w:val="007A6506"/>
    <w:rsid w:val="007A65C1"/>
    <w:rsid w:val="007A6CE4"/>
    <w:rsid w:val="007A6D2C"/>
    <w:rsid w:val="007A70FD"/>
    <w:rsid w:val="007A7562"/>
    <w:rsid w:val="007A7735"/>
    <w:rsid w:val="007A7B6A"/>
    <w:rsid w:val="007B02C9"/>
    <w:rsid w:val="007B0EFF"/>
    <w:rsid w:val="007B1A5F"/>
    <w:rsid w:val="007B2586"/>
    <w:rsid w:val="007B25D3"/>
    <w:rsid w:val="007B28B9"/>
    <w:rsid w:val="007B3C20"/>
    <w:rsid w:val="007B40F6"/>
    <w:rsid w:val="007B425F"/>
    <w:rsid w:val="007B43D9"/>
    <w:rsid w:val="007B551E"/>
    <w:rsid w:val="007B5BCE"/>
    <w:rsid w:val="007B5C35"/>
    <w:rsid w:val="007B629A"/>
    <w:rsid w:val="007B701D"/>
    <w:rsid w:val="007B77DB"/>
    <w:rsid w:val="007C0864"/>
    <w:rsid w:val="007C0C05"/>
    <w:rsid w:val="007C0F3B"/>
    <w:rsid w:val="007C1085"/>
    <w:rsid w:val="007C16F7"/>
    <w:rsid w:val="007C1BD1"/>
    <w:rsid w:val="007C219E"/>
    <w:rsid w:val="007C39B5"/>
    <w:rsid w:val="007C416D"/>
    <w:rsid w:val="007C5082"/>
    <w:rsid w:val="007C6AC9"/>
    <w:rsid w:val="007C75A1"/>
    <w:rsid w:val="007C77F8"/>
    <w:rsid w:val="007D0E48"/>
    <w:rsid w:val="007D16F8"/>
    <w:rsid w:val="007D1C11"/>
    <w:rsid w:val="007D2D2A"/>
    <w:rsid w:val="007D32E4"/>
    <w:rsid w:val="007D3313"/>
    <w:rsid w:val="007D4DB6"/>
    <w:rsid w:val="007D4E42"/>
    <w:rsid w:val="007D673D"/>
    <w:rsid w:val="007D7F7D"/>
    <w:rsid w:val="007E0BD4"/>
    <w:rsid w:val="007E1147"/>
    <w:rsid w:val="007E1278"/>
    <w:rsid w:val="007E1500"/>
    <w:rsid w:val="007E176E"/>
    <w:rsid w:val="007E2278"/>
    <w:rsid w:val="007E2FC6"/>
    <w:rsid w:val="007E4371"/>
    <w:rsid w:val="007E4388"/>
    <w:rsid w:val="007E4596"/>
    <w:rsid w:val="007E57AD"/>
    <w:rsid w:val="007E5E6E"/>
    <w:rsid w:val="007E6AEA"/>
    <w:rsid w:val="007E70D5"/>
    <w:rsid w:val="007E74D9"/>
    <w:rsid w:val="007E7819"/>
    <w:rsid w:val="007F0068"/>
    <w:rsid w:val="007F10F4"/>
    <w:rsid w:val="007F13F3"/>
    <w:rsid w:val="007F255C"/>
    <w:rsid w:val="007F297C"/>
    <w:rsid w:val="007F3572"/>
    <w:rsid w:val="007F3A4A"/>
    <w:rsid w:val="007F3D3D"/>
    <w:rsid w:val="007F3FE3"/>
    <w:rsid w:val="007F40CB"/>
    <w:rsid w:val="007F4E0F"/>
    <w:rsid w:val="007F51A3"/>
    <w:rsid w:val="007F51AD"/>
    <w:rsid w:val="007F53EB"/>
    <w:rsid w:val="007F5715"/>
    <w:rsid w:val="007F58D2"/>
    <w:rsid w:val="007F613E"/>
    <w:rsid w:val="007F6299"/>
    <w:rsid w:val="007F745B"/>
    <w:rsid w:val="007F7BEC"/>
    <w:rsid w:val="00801509"/>
    <w:rsid w:val="0080167A"/>
    <w:rsid w:val="008016A2"/>
    <w:rsid w:val="00801F34"/>
    <w:rsid w:val="00804038"/>
    <w:rsid w:val="008041CA"/>
    <w:rsid w:val="0080530B"/>
    <w:rsid w:val="008057C3"/>
    <w:rsid w:val="00805A38"/>
    <w:rsid w:val="00805B1D"/>
    <w:rsid w:val="008066BB"/>
    <w:rsid w:val="00807A83"/>
    <w:rsid w:val="00807B9B"/>
    <w:rsid w:val="00807F8E"/>
    <w:rsid w:val="008118BE"/>
    <w:rsid w:val="00811DC9"/>
    <w:rsid w:val="00813427"/>
    <w:rsid w:val="00813798"/>
    <w:rsid w:val="00813A52"/>
    <w:rsid w:val="00813A55"/>
    <w:rsid w:val="00814658"/>
    <w:rsid w:val="0081520E"/>
    <w:rsid w:val="008159A8"/>
    <w:rsid w:val="008160CA"/>
    <w:rsid w:val="00816728"/>
    <w:rsid w:val="0081763A"/>
    <w:rsid w:val="008179FB"/>
    <w:rsid w:val="00817A4C"/>
    <w:rsid w:val="00820535"/>
    <w:rsid w:val="0082086F"/>
    <w:rsid w:val="00820D1D"/>
    <w:rsid w:val="00821277"/>
    <w:rsid w:val="00822455"/>
    <w:rsid w:val="00822AB4"/>
    <w:rsid w:val="00822BD6"/>
    <w:rsid w:val="00822CDF"/>
    <w:rsid w:val="00823F28"/>
    <w:rsid w:val="008240AE"/>
    <w:rsid w:val="0082417E"/>
    <w:rsid w:val="008242D3"/>
    <w:rsid w:val="00825131"/>
    <w:rsid w:val="008252AC"/>
    <w:rsid w:val="0082530E"/>
    <w:rsid w:val="008262AC"/>
    <w:rsid w:val="008264E3"/>
    <w:rsid w:val="00826C36"/>
    <w:rsid w:val="008272F7"/>
    <w:rsid w:val="008273F5"/>
    <w:rsid w:val="008274E5"/>
    <w:rsid w:val="0082758A"/>
    <w:rsid w:val="00827C81"/>
    <w:rsid w:val="00830589"/>
    <w:rsid w:val="00830CB9"/>
    <w:rsid w:val="00830DB5"/>
    <w:rsid w:val="00831EFE"/>
    <w:rsid w:val="008323A4"/>
    <w:rsid w:val="0083377E"/>
    <w:rsid w:val="00833C76"/>
    <w:rsid w:val="00834F30"/>
    <w:rsid w:val="00835541"/>
    <w:rsid w:val="00835D57"/>
    <w:rsid w:val="00835EFC"/>
    <w:rsid w:val="008360B7"/>
    <w:rsid w:val="00836420"/>
    <w:rsid w:val="008365EC"/>
    <w:rsid w:val="0083665E"/>
    <w:rsid w:val="00840177"/>
    <w:rsid w:val="0084020E"/>
    <w:rsid w:val="00840268"/>
    <w:rsid w:val="00840558"/>
    <w:rsid w:val="00840848"/>
    <w:rsid w:val="008409E0"/>
    <w:rsid w:val="00840FAC"/>
    <w:rsid w:val="008415AA"/>
    <w:rsid w:val="00842263"/>
    <w:rsid w:val="00842593"/>
    <w:rsid w:val="008426A0"/>
    <w:rsid w:val="00842BD9"/>
    <w:rsid w:val="00842C10"/>
    <w:rsid w:val="00842EFE"/>
    <w:rsid w:val="00843301"/>
    <w:rsid w:val="00844C22"/>
    <w:rsid w:val="008450AD"/>
    <w:rsid w:val="00845FB3"/>
    <w:rsid w:val="00846096"/>
    <w:rsid w:val="008468EF"/>
    <w:rsid w:val="0084720F"/>
    <w:rsid w:val="00847940"/>
    <w:rsid w:val="00847E0B"/>
    <w:rsid w:val="00850318"/>
    <w:rsid w:val="00850E7D"/>
    <w:rsid w:val="00850FFD"/>
    <w:rsid w:val="00851928"/>
    <w:rsid w:val="00852556"/>
    <w:rsid w:val="0085268F"/>
    <w:rsid w:val="00852953"/>
    <w:rsid w:val="0085323C"/>
    <w:rsid w:val="00853F8B"/>
    <w:rsid w:val="008548A4"/>
    <w:rsid w:val="00855525"/>
    <w:rsid w:val="00855711"/>
    <w:rsid w:val="008561DB"/>
    <w:rsid w:val="00856738"/>
    <w:rsid w:val="0085687D"/>
    <w:rsid w:val="008571FC"/>
    <w:rsid w:val="00857ADE"/>
    <w:rsid w:val="00860223"/>
    <w:rsid w:val="00860604"/>
    <w:rsid w:val="00860850"/>
    <w:rsid w:val="0086168B"/>
    <w:rsid w:val="00861B42"/>
    <w:rsid w:val="008630C9"/>
    <w:rsid w:val="00863329"/>
    <w:rsid w:val="00864065"/>
    <w:rsid w:val="0086550F"/>
    <w:rsid w:val="00865793"/>
    <w:rsid w:val="00865E6B"/>
    <w:rsid w:val="00866038"/>
    <w:rsid w:val="008662F5"/>
    <w:rsid w:val="008669CE"/>
    <w:rsid w:val="00866EC3"/>
    <w:rsid w:val="00871619"/>
    <w:rsid w:val="00871AD5"/>
    <w:rsid w:val="00871C89"/>
    <w:rsid w:val="00872627"/>
    <w:rsid w:val="00872BA9"/>
    <w:rsid w:val="008737CE"/>
    <w:rsid w:val="008743CF"/>
    <w:rsid w:val="008749E9"/>
    <w:rsid w:val="00874E01"/>
    <w:rsid w:val="00876120"/>
    <w:rsid w:val="00876344"/>
    <w:rsid w:val="00876350"/>
    <w:rsid w:val="008763C4"/>
    <w:rsid w:val="0087754E"/>
    <w:rsid w:val="0087757D"/>
    <w:rsid w:val="008778C0"/>
    <w:rsid w:val="008815D1"/>
    <w:rsid w:val="008817CB"/>
    <w:rsid w:val="00881867"/>
    <w:rsid w:val="0088201A"/>
    <w:rsid w:val="008829C9"/>
    <w:rsid w:val="00882F36"/>
    <w:rsid w:val="00883057"/>
    <w:rsid w:val="00884116"/>
    <w:rsid w:val="00884407"/>
    <w:rsid w:val="0088471C"/>
    <w:rsid w:val="0088475A"/>
    <w:rsid w:val="008860C0"/>
    <w:rsid w:val="00886581"/>
    <w:rsid w:val="00886638"/>
    <w:rsid w:val="00886A6F"/>
    <w:rsid w:val="00886BAC"/>
    <w:rsid w:val="008903B7"/>
    <w:rsid w:val="00890536"/>
    <w:rsid w:val="00891414"/>
    <w:rsid w:val="00891655"/>
    <w:rsid w:val="00891AEE"/>
    <w:rsid w:val="008921FF"/>
    <w:rsid w:val="00892210"/>
    <w:rsid w:val="00892FC5"/>
    <w:rsid w:val="00893702"/>
    <w:rsid w:val="00893C56"/>
    <w:rsid w:val="0089437E"/>
    <w:rsid w:val="0089481F"/>
    <w:rsid w:val="00894BF0"/>
    <w:rsid w:val="00894FAA"/>
    <w:rsid w:val="00894FBE"/>
    <w:rsid w:val="00895254"/>
    <w:rsid w:val="00895640"/>
    <w:rsid w:val="00895D0D"/>
    <w:rsid w:val="00896138"/>
    <w:rsid w:val="00896F82"/>
    <w:rsid w:val="00897A05"/>
    <w:rsid w:val="008A0469"/>
    <w:rsid w:val="008A0772"/>
    <w:rsid w:val="008A1769"/>
    <w:rsid w:val="008A19CD"/>
    <w:rsid w:val="008A1AA2"/>
    <w:rsid w:val="008A1AB6"/>
    <w:rsid w:val="008A2B08"/>
    <w:rsid w:val="008A3C37"/>
    <w:rsid w:val="008A3F0B"/>
    <w:rsid w:val="008A4002"/>
    <w:rsid w:val="008A411D"/>
    <w:rsid w:val="008A436C"/>
    <w:rsid w:val="008A437C"/>
    <w:rsid w:val="008A5278"/>
    <w:rsid w:val="008A5CE9"/>
    <w:rsid w:val="008A5DD1"/>
    <w:rsid w:val="008A5FE9"/>
    <w:rsid w:val="008A615D"/>
    <w:rsid w:val="008A61A8"/>
    <w:rsid w:val="008A61C9"/>
    <w:rsid w:val="008A6202"/>
    <w:rsid w:val="008A68E9"/>
    <w:rsid w:val="008A6AFC"/>
    <w:rsid w:val="008A70A7"/>
    <w:rsid w:val="008A7456"/>
    <w:rsid w:val="008A7D7C"/>
    <w:rsid w:val="008B1543"/>
    <w:rsid w:val="008B1710"/>
    <w:rsid w:val="008B1738"/>
    <w:rsid w:val="008B2254"/>
    <w:rsid w:val="008B2AE2"/>
    <w:rsid w:val="008B2AEC"/>
    <w:rsid w:val="008B3493"/>
    <w:rsid w:val="008B35CC"/>
    <w:rsid w:val="008B3AB5"/>
    <w:rsid w:val="008B5C5E"/>
    <w:rsid w:val="008B6DD4"/>
    <w:rsid w:val="008B74B5"/>
    <w:rsid w:val="008B793F"/>
    <w:rsid w:val="008B7A57"/>
    <w:rsid w:val="008C006C"/>
    <w:rsid w:val="008C0E58"/>
    <w:rsid w:val="008C1039"/>
    <w:rsid w:val="008C18E8"/>
    <w:rsid w:val="008C1C6F"/>
    <w:rsid w:val="008C24D3"/>
    <w:rsid w:val="008C2913"/>
    <w:rsid w:val="008C2CB9"/>
    <w:rsid w:val="008C307E"/>
    <w:rsid w:val="008C3335"/>
    <w:rsid w:val="008C33AC"/>
    <w:rsid w:val="008C3B15"/>
    <w:rsid w:val="008C409C"/>
    <w:rsid w:val="008C4736"/>
    <w:rsid w:val="008C4AD9"/>
    <w:rsid w:val="008C4FF8"/>
    <w:rsid w:val="008C5B61"/>
    <w:rsid w:val="008C5CDD"/>
    <w:rsid w:val="008C64F9"/>
    <w:rsid w:val="008C6DFD"/>
    <w:rsid w:val="008C729C"/>
    <w:rsid w:val="008C7913"/>
    <w:rsid w:val="008C79C5"/>
    <w:rsid w:val="008C7D11"/>
    <w:rsid w:val="008C7EB8"/>
    <w:rsid w:val="008D2686"/>
    <w:rsid w:val="008D3363"/>
    <w:rsid w:val="008D351F"/>
    <w:rsid w:val="008D3786"/>
    <w:rsid w:val="008D4532"/>
    <w:rsid w:val="008D4B63"/>
    <w:rsid w:val="008D4FEF"/>
    <w:rsid w:val="008D509F"/>
    <w:rsid w:val="008D5C24"/>
    <w:rsid w:val="008D62D5"/>
    <w:rsid w:val="008D7195"/>
    <w:rsid w:val="008D77E2"/>
    <w:rsid w:val="008E0489"/>
    <w:rsid w:val="008E0998"/>
    <w:rsid w:val="008E2405"/>
    <w:rsid w:val="008E314E"/>
    <w:rsid w:val="008E3A10"/>
    <w:rsid w:val="008E3CB6"/>
    <w:rsid w:val="008E4698"/>
    <w:rsid w:val="008E4FAF"/>
    <w:rsid w:val="008E5935"/>
    <w:rsid w:val="008E5B3C"/>
    <w:rsid w:val="008E71AF"/>
    <w:rsid w:val="008E7CB4"/>
    <w:rsid w:val="008E7D0F"/>
    <w:rsid w:val="008F1081"/>
    <w:rsid w:val="008F1197"/>
    <w:rsid w:val="008F12AB"/>
    <w:rsid w:val="008F1804"/>
    <w:rsid w:val="008F1AD5"/>
    <w:rsid w:val="008F1D21"/>
    <w:rsid w:val="008F2190"/>
    <w:rsid w:val="008F26A0"/>
    <w:rsid w:val="008F3709"/>
    <w:rsid w:val="008F48F0"/>
    <w:rsid w:val="008F4E3E"/>
    <w:rsid w:val="008F4F3C"/>
    <w:rsid w:val="008F641E"/>
    <w:rsid w:val="008F6975"/>
    <w:rsid w:val="008F6C0D"/>
    <w:rsid w:val="00900842"/>
    <w:rsid w:val="00900A67"/>
    <w:rsid w:val="009013DA"/>
    <w:rsid w:val="00901DCE"/>
    <w:rsid w:val="00901FBD"/>
    <w:rsid w:val="0090222F"/>
    <w:rsid w:val="009025E3"/>
    <w:rsid w:val="009028CA"/>
    <w:rsid w:val="00902FDF"/>
    <w:rsid w:val="00903178"/>
    <w:rsid w:val="00903195"/>
    <w:rsid w:val="009035F3"/>
    <w:rsid w:val="0090469C"/>
    <w:rsid w:val="009051F1"/>
    <w:rsid w:val="00905436"/>
    <w:rsid w:val="00905D12"/>
    <w:rsid w:val="00905FA1"/>
    <w:rsid w:val="00906152"/>
    <w:rsid w:val="009064EA"/>
    <w:rsid w:val="00906FB0"/>
    <w:rsid w:val="00907190"/>
    <w:rsid w:val="0090726F"/>
    <w:rsid w:val="00907681"/>
    <w:rsid w:val="0091004D"/>
    <w:rsid w:val="00910A5E"/>
    <w:rsid w:val="00911336"/>
    <w:rsid w:val="00911717"/>
    <w:rsid w:val="00912090"/>
    <w:rsid w:val="00912223"/>
    <w:rsid w:val="0091232A"/>
    <w:rsid w:val="0091236E"/>
    <w:rsid w:val="009123CD"/>
    <w:rsid w:val="00912B7F"/>
    <w:rsid w:val="009130B1"/>
    <w:rsid w:val="0091339A"/>
    <w:rsid w:val="00914076"/>
    <w:rsid w:val="009142CE"/>
    <w:rsid w:val="00914393"/>
    <w:rsid w:val="0091455D"/>
    <w:rsid w:val="00914A4A"/>
    <w:rsid w:val="00915066"/>
    <w:rsid w:val="00915BF0"/>
    <w:rsid w:val="00915D80"/>
    <w:rsid w:val="00915E41"/>
    <w:rsid w:val="009161D8"/>
    <w:rsid w:val="0091643C"/>
    <w:rsid w:val="009164D1"/>
    <w:rsid w:val="00916D10"/>
    <w:rsid w:val="009176F5"/>
    <w:rsid w:val="00917F6E"/>
    <w:rsid w:val="00920176"/>
    <w:rsid w:val="0092066E"/>
    <w:rsid w:val="00920902"/>
    <w:rsid w:val="00920E02"/>
    <w:rsid w:val="0092159C"/>
    <w:rsid w:val="009219D3"/>
    <w:rsid w:val="00921F8B"/>
    <w:rsid w:val="00922349"/>
    <w:rsid w:val="00922395"/>
    <w:rsid w:val="009223E6"/>
    <w:rsid w:val="00922675"/>
    <w:rsid w:val="009226DE"/>
    <w:rsid w:val="00922C6F"/>
    <w:rsid w:val="00923A3B"/>
    <w:rsid w:val="00924FD0"/>
    <w:rsid w:val="009251E8"/>
    <w:rsid w:val="009254FA"/>
    <w:rsid w:val="00925647"/>
    <w:rsid w:val="00925907"/>
    <w:rsid w:val="00925F2A"/>
    <w:rsid w:val="009267A4"/>
    <w:rsid w:val="009268D7"/>
    <w:rsid w:val="00926E02"/>
    <w:rsid w:val="00926ED4"/>
    <w:rsid w:val="00927607"/>
    <w:rsid w:val="009276A4"/>
    <w:rsid w:val="00927989"/>
    <w:rsid w:val="00930772"/>
    <w:rsid w:val="0093196D"/>
    <w:rsid w:val="00932404"/>
    <w:rsid w:val="00933432"/>
    <w:rsid w:val="00933752"/>
    <w:rsid w:val="00933F6B"/>
    <w:rsid w:val="009347EC"/>
    <w:rsid w:val="0093688B"/>
    <w:rsid w:val="00936EE0"/>
    <w:rsid w:val="00936F91"/>
    <w:rsid w:val="00937007"/>
    <w:rsid w:val="00937255"/>
    <w:rsid w:val="0093788D"/>
    <w:rsid w:val="00937CB5"/>
    <w:rsid w:val="0094030C"/>
    <w:rsid w:val="00941DCE"/>
    <w:rsid w:val="00942DC7"/>
    <w:rsid w:val="009435AA"/>
    <w:rsid w:val="00943C46"/>
    <w:rsid w:val="00943D98"/>
    <w:rsid w:val="00945099"/>
    <w:rsid w:val="009459D0"/>
    <w:rsid w:val="00947022"/>
    <w:rsid w:val="00947044"/>
    <w:rsid w:val="009501C1"/>
    <w:rsid w:val="0095043D"/>
    <w:rsid w:val="00951228"/>
    <w:rsid w:val="00951451"/>
    <w:rsid w:val="009526E6"/>
    <w:rsid w:val="00952A27"/>
    <w:rsid w:val="009530D9"/>
    <w:rsid w:val="00953668"/>
    <w:rsid w:val="009538A4"/>
    <w:rsid w:val="00954808"/>
    <w:rsid w:val="00955988"/>
    <w:rsid w:val="009561C1"/>
    <w:rsid w:val="009561D3"/>
    <w:rsid w:val="009563F1"/>
    <w:rsid w:val="009565FD"/>
    <w:rsid w:val="00957393"/>
    <w:rsid w:val="0095739F"/>
    <w:rsid w:val="00957C84"/>
    <w:rsid w:val="00960077"/>
    <w:rsid w:val="00960B47"/>
    <w:rsid w:val="00961D2D"/>
    <w:rsid w:val="00962300"/>
    <w:rsid w:val="00962489"/>
    <w:rsid w:val="00962822"/>
    <w:rsid w:val="00964576"/>
    <w:rsid w:val="009648AB"/>
    <w:rsid w:val="00965124"/>
    <w:rsid w:val="009653B1"/>
    <w:rsid w:val="00965C12"/>
    <w:rsid w:val="00965DBC"/>
    <w:rsid w:val="00965F75"/>
    <w:rsid w:val="0096704B"/>
    <w:rsid w:val="00967174"/>
    <w:rsid w:val="009679B1"/>
    <w:rsid w:val="009703C0"/>
    <w:rsid w:val="00970593"/>
    <w:rsid w:val="009707D2"/>
    <w:rsid w:val="00970C2E"/>
    <w:rsid w:val="0097122D"/>
    <w:rsid w:val="009718B4"/>
    <w:rsid w:val="00972044"/>
    <w:rsid w:val="00972ADF"/>
    <w:rsid w:val="00972F26"/>
    <w:rsid w:val="009736E0"/>
    <w:rsid w:val="00973CFA"/>
    <w:rsid w:val="009744D6"/>
    <w:rsid w:val="00974515"/>
    <w:rsid w:val="00975333"/>
    <w:rsid w:val="009765C0"/>
    <w:rsid w:val="009770A6"/>
    <w:rsid w:val="009771F9"/>
    <w:rsid w:val="00977558"/>
    <w:rsid w:val="00977CDF"/>
    <w:rsid w:val="009802C6"/>
    <w:rsid w:val="009815C5"/>
    <w:rsid w:val="00982B2F"/>
    <w:rsid w:val="00982DAE"/>
    <w:rsid w:val="00984AB6"/>
    <w:rsid w:val="00984F3E"/>
    <w:rsid w:val="009855B3"/>
    <w:rsid w:val="00985611"/>
    <w:rsid w:val="00985929"/>
    <w:rsid w:val="0098601D"/>
    <w:rsid w:val="00986965"/>
    <w:rsid w:val="0098711B"/>
    <w:rsid w:val="00987B51"/>
    <w:rsid w:val="00990E13"/>
    <w:rsid w:val="0099128F"/>
    <w:rsid w:val="00991567"/>
    <w:rsid w:val="009915EC"/>
    <w:rsid w:val="00991D50"/>
    <w:rsid w:val="00991D66"/>
    <w:rsid w:val="009920F3"/>
    <w:rsid w:val="00992125"/>
    <w:rsid w:val="009932AF"/>
    <w:rsid w:val="00993781"/>
    <w:rsid w:val="009938DE"/>
    <w:rsid w:val="009938E8"/>
    <w:rsid w:val="009941B6"/>
    <w:rsid w:val="0099442D"/>
    <w:rsid w:val="00994582"/>
    <w:rsid w:val="009949A6"/>
    <w:rsid w:val="009975DC"/>
    <w:rsid w:val="00997652"/>
    <w:rsid w:val="00997A7D"/>
    <w:rsid w:val="009A0A0F"/>
    <w:rsid w:val="009A0D0D"/>
    <w:rsid w:val="009A1092"/>
    <w:rsid w:val="009A2AA9"/>
    <w:rsid w:val="009A2C46"/>
    <w:rsid w:val="009A30DA"/>
    <w:rsid w:val="009A323D"/>
    <w:rsid w:val="009A3504"/>
    <w:rsid w:val="009A4031"/>
    <w:rsid w:val="009A47B1"/>
    <w:rsid w:val="009A4FC7"/>
    <w:rsid w:val="009A598D"/>
    <w:rsid w:val="009A64FD"/>
    <w:rsid w:val="009A6F1B"/>
    <w:rsid w:val="009A709C"/>
    <w:rsid w:val="009A76F0"/>
    <w:rsid w:val="009B065E"/>
    <w:rsid w:val="009B0BA1"/>
    <w:rsid w:val="009B1B66"/>
    <w:rsid w:val="009B3CFD"/>
    <w:rsid w:val="009B40E0"/>
    <w:rsid w:val="009B466D"/>
    <w:rsid w:val="009B4B3B"/>
    <w:rsid w:val="009B51BB"/>
    <w:rsid w:val="009B5496"/>
    <w:rsid w:val="009B6AA1"/>
    <w:rsid w:val="009B703B"/>
    <w:rsid w:val="009B70A6"/>
    <w:rsid w:val="009B785A"/>
    <w:rsid w:val="009B7BEE"/>
    <w:rsid w:val="009B7F5A"/>
    <w:rsid w:val="009C02F8"/>
    <w:rsid w:val="009C04DC"/>
    <w:rsid w:val="009C1CDE"/>
    <w:rsid w:val="009C217D"/>
    <w:rsid w:val="009C2946"/>
    <w:rsid w:val="009C2A23"/>
    <w:rsid w:val="009C2E6A"/>
    <w:rsid w:val="009C2F36"/>
    <w:rsid w:val="009C35BD"/>
    <w:rsid w:val="009C418D"/>
    <w:rsid w:val="009C5474"/>
    <w:rsid w:val="009C5C6A"/>
    <w:rsid w:val="009C6224"/>
    <w:rsid w:val="009C644A"/>
    <w:rsid w:val="009C67D3"/>
    <w:rsid w:val="009C789D"/>
    <w:rsid w:val="009C7919"/>
    <w:rsid w:val="009C7ADD"/>
    <w:rsid w:val="009C7DDA"/>
    <w:rsid w:val="009D09EC"/>
    <w:rsid w:val="009D0DA5"/>
    <w:rsid w:val="009D1C52"/>
    <w:rsid w:val="009D2278"/>
    <w:rsid w:val="009D2609"/>
    <w:rsid w:val="009D288E"/>
    <w:rsid w:val="009D2AA0"/>
    <w:rsid w:val="009D2AA3"/>
    <w:rsid w:val="009D2E1B"/>
    <w:rsid w:val="009D493C"/>
    <w:rsid w:val="009D4F7E"/>
    <w:rsid w:val="009D4FA7"/>
    <w:rsid w:val="009D52C3"/>
    <w:rsid w:val="009D5AB2"/>
    <w:rsid w:val="009D5DE9"/>
    <w:rsid w:val="009D65FA"/>
    <w:rsid w:val="009D6C35"/>
    <w:rsid w:val="009D710A"/>
    <w:rsid w:val="009D71FB"/>
    <w:rsid w:val="009E0CB4"/>
    <w:rsid w:val="009E0F50"/>
    <w:rsid w:val="009E2A32"/>
    <w:rsid w:val="009E31B7"/>
    <w:rsid w:val="009E32BE"/>
    <w:rsid w:val="009E3395"/>
    <w:rsid w:val="009E3C3C"/>
    <w:rsid w:val="009E4168"/>
    <w:rsid w:val="009E4E0E"/>
    <w:rsid w:val="009E66C6"/>
    <w:rsid w:val="009E66D4"/>
    <w:rsid w:val="009E6702"/>
    <w:rsid w:val="009E6E41"/>
    <w:rsid w:val="009E6F2F"/>
    <w:rsid w:val="009E7181"/>
    <w:rsid w:val="009E735C"/>
    <w:rsid w:val="009E7566"/>
    <w:rsid w:val="009F011E"/>
    <w:rsid w:val="009F035E"/>
    <w:rsid w:val="009F1314"/>
    <w:rsid w:val="009F1AA6"/>
    <w:rsid w:val="009F1C85"/>
    <w:rsid w:val="009F1CA0"/>
    <w:rsid w:val="009F2981"/>
    <w:rsid w:val="009F34BC"/>
    <w:rsid w:val="009F4416"/>
    <w:rsid w:val="009F447A"/>
    <w:rsid w:val="009F4B54"/>
    <w:rsid w:val="009F50BE"/>
    <w:rsid w:val="009F53D3"/>
    <w:rsid w:val="009F5582"/>
    <w:rsid w:val="009F5993"/>
    <w:rsid w:val="009F62BD"/>
    <w:rsid w:val="009F6312"/>
    <w:rsid w:val="009F66C4"/>
    <w:rsid w:val="009F6728"/>
    <w:rsid w:val="00A005D9"/>
    <w:rsid w:val="00A00AAA"/>
    <w:rsid w:val="00A01790"/>
    <w:rsid w:val="00A01CAE"/>
    <w:rsid w:val="00A01E16"/>
    <w:rsid w:val="00A033C9"/>
    <w:rsid w:val="00A03A73"/>
    <w:rsid w:val="00A0458B"/>
    <w:rsid w:val="00A0538A"/>
    <w:rsid w:val="00A0593E"/>
    <w:rsid w:val="00A05E83"/>
    <w:rsid w:val="00A06522"/>
    <w:rsid w:val="00A06C90"/>
    <w:rsid w:val="00A07849"/>
    <w:rsid w:val="00A10DB0"/>
    <w:rsid w:val="00A111E2"/>
    <w:rsid w:val="00A1275E"/>
    <w:rsid w:val="00A1286E"/>
    <w:rsid w:val="00A12AC0"/>
    <w:rsid w:val="00A12BFA"/>
    <w:rsid w:val="00A12DEF"/>
    <w:rsid w:val="00A12F28"/>
    <w:rsid w:val="00A13365"/>
    <w:rsid w:val="00A15A42"/>
    <w:rsid w:val="00A1634B"/>
    <w:rsid w:val="00A16991"/>
    <w:rsid w:val="00A16E9D"/>
    <w:rsid w:val="00A171D9"/>
    <w:rsid w:val="00A173C7"/>
    <w:rsid w:val="00A1740B"/>
    <w:rsid w:val="00A17BB7"/>
    <w:rsid w:val="00A201BD"/>
    <w:rsid w:val="00A202CF"/>
    <w:rsid w:val="00A20EDB"/>
    <w:rsid w:val="00A21554"/>
    <w:rsid w:val="00A21956"/>
    <w:rsid w:val="00A21C19"/>
    <w:rsid w:val="00A21D4D"/>
    <w:rsid w:val="00A22175"/>
    <w:rsid w:val="00A22371"/>
    <w:rsid w:val="00A22628"/>
    <w:rsid w:val="00A22AD4"/>
    <w:rsid w:val="00A23A16"/>
    <w:rsid w:val="00A2489F"/>
    <w:rsid w:val="00A2491D"/>
    <w:rsid w:val="00A249FB"/>
    <w:rsid w:val="00A2507B"/>
    <w:rsid w:val="00A255C8"/>
    <w:rsid w:val="00A25D0B"/>
    <w:rsid w:val="00A25DFC"/>
    <w:rsid w:val="00A260A4"/>
    <w:rsid w:val="00A26125"/>
    <w:rsid w:val="00A261E0"/>
    <w:rsid w:val="00A2682C"/>
    <w:rsid w:val="00A27C46"/>
    <w:rsid w:val="00A310CC"/>
    <w:rsid w:val="00A3118E"/>
    <w:rsid w:val="00A313FD"/>
    <w:rsid w:val="00A31653"/>
    <w:rsid w:val="00A31879"/>
    <w:rsid w:val="00A32231"/>
    <w:rsid w:val="00A32F71"/>
    <w:rsid w:val="00A331B8"/>
    <w:rsid w:val="00A332A7"/>
    <w:rsid w:val="00A33656"/>
    <w:rsid w:val="00A347CE"/>
    <w:rsid w:val="00A34AC3"/>
    <w:rsid w:val="00A35B7A"/>
    <w:rsid w:val="00A35D79"/>
    <w:rsid w:val="00A3706B"/>
    <w:rsid w:val="00A370CF"/>
    <w:rsid w:val="00A37272"/>
    <w:rsid w:val="00A37B9F"/>
    <w:rsid w:val="00A37E14"/>
    <w:rsid w:val="00A40031"/>
    <w:rsid w:val="00A40049"/>
    <w:rsid w:val="00A405D0"/>
    <w:rsid w:val="00A40875"/>
    <w:rsid w:val="00A40BC2"/>
    <w:rsid w:val="00A40D33"/>
    <w:rsid w:val="00A426F8"/>
    <w:rsid w:val="00A439F8"/>
    <w:rsid w:val="00A44666"/>
    <w:rsid w:val="00A4488C"/>
    <w:rsid w:val="00A46CC9"/>
    <w:rsid w:val="00A476EF"/>
    <w:rsid w:val="00A47B76"/>
    <w:rsid w:val="00A50016"/>
    <w:rsid w:val="00A503A1"/>
    <w:rsid w:val="00A506FF"/>
    <w:rsid w:val="00A509B1"/>
    <w:rsid w:val="00A51184"/>
    <w:rsid w:val="00A511E0"/>
    <w:rsid w:val="00A512BC"/>
    <w:rsid w:val="00A51474"/>
    <w:rsid w:val="00A524CA"/>
    <w:rsid w:val="00A53CBB"/>
    <w:rsid w:val="00A5405D"/>
    <w:rsid w:val="00A54322"/>
    <w:rsid w:val="00A545EC"/>
    <w:rsid w:val="00A547EF"/>
    <w:rsid w:val="00A54AAE"/>
    <w:rsid w:val="00A54AE5"/>
    <w:rsid w:val="00A54B21"/>
    <w:rsid w:val="00A552A6"/>
    <w:rsid w:val="00A564B1"/>
    <w:rsid w:val="00A56C6B"/>
    <w:rsid w:val="00A5743D"/>
    <w:rsid w:val="00A57F95"/>
    <w:rsid w:val="00A6001D"/>
    <w:rsid w:val="00A60ACA"/>
    <w:rsid w:val="00A61300"/>
    <w:rsid w:val="00A61530"/>
    <w:rsid w:val="00A6278B"/>
    <w:rsid w:val="00A62CF9"/>
    <w:rsid w:val="00A62D0D"/>
    <w:rsid w:val="00A63965"/>
    <w:rsid w:val="00A63CB2"/>
    <w:rsid w:val="00A64060"/>
    <w:rsid w:val="00A6475F"/>
    <w:rsid w:val="00A64FC4"/>
    <w:rsid w:val="00A65468"/>
    <w:rsid w:val="00A6564C"/>
    <w:rsid w:val="00A65E95"/>
    <w:rsid w:val="00A66435"/>
    <w:rsid w:val="00A676D1"/>
    <w:rsid w:val="00A67B44"/>
    <w:rsid w:val="00A67F71"/>
    <w:rsid w:val="00A70A49"/>
    <w:rsid w:val="00A71514"/>
    <w:rsid w:val="00A71C58"/>
    <w:rsid w:val="00A71E1B"/>
    <w:rsid w:val="00A720CF"/>
    <w:rsid w:val="00A72C08"/>
    <w:rsid w:val="00A72D2C"/>
    <w:rsid w:val="00A73827"/>
    <w:rsid w:val="00A73BC2"/>
    <w:rsid w:val="00A747F8"/>
    <w:rsid w:val="00A749F9"/>
    <w:rsid w:val="00A74C51"/>
    <w:rsid w:val="00A75149"/>
    <w:rsid w:val="00A7515C"/>
    <w:rsid w:val="00A76FE2"/>
    <w:rsid w:val="00A77176"/>
    <w:rsid w:val="00A772C0"/>
    <w:rsid w:val="00A77349"/>
    <w:rsid w:val="00A77854"/>
    <w:rsid w:val="00A77AB6"/>
    <w:rsid w:val="00A77E33"/>
    <w:rsid w:val="00A809CD"/>
    <w:rsid w:val="00A80C8F"/>
    <w:rsid w:val="00A81230"/>
    <w:rsid w:val="00A81501"/>
    <w:rsid w:val="00A8220A"/>
    <w:rsid w:val="00A82BF9"/>
    <w:rsid w:val="00A82DA8"/>
    <w:rsid w:val="00A83322"/>
    <w:rsid w:val="00A83590"/>
    <w:rsid w:val="00A835C6"/>
    <w:rsid w:val="00A83615"/>
    <w:rsid w:val="00A84005"/>
    <w:rsid w:val="00A8431B"/>
    <w:rsid w:val="00A8461D"/>
    <w:rsid w:val="00A846CE"/>
    <w:rsid w:val="00A8511E"/>
    <w:rsid w:val="00A8522D"/>
    <w:rsid w:val="00A85433"/>
    <w:rsid w:val="00A85440"/>
    <w:rsid w:val="00A864F3"/>
    <w:rsid w:val="00A86802"/>
    <w:rsid w:val="00A87026"/>
    <w:rsid w:val="00A87213"/>
    <w:rsid w:val="00A87976"/>
    <w:rsid w:val="00A8799B"/>
    <w:rsid w:val="00A87FCF"/>
    <w:rsid w:val="00A906A9"/>
    <w:rsid w:val="00A91449"/>
    <w:rsid w:val="00A914B7"/>
    <w:rsid w:val="00A9213C"/>
    <w:rsid w:val="00A92774"/>
    <w:rsid w:val="00A92FDD"/>
    <w:rsid w:val="00A93E97"/>
    <w:rsid w:val="00A93ECA"/>
    <w:rsid w:val="00A946A8"/>
    <w:rsid w:val="00A9479E"/>
    <w:rsid w:val="00A94AC9"/>
    <w:rsid w:val="00A95319"/>
    <w:rsid w:val="00A9537C"/>
    <w:rsid w:val="00A9608F"/>
    <w:rsid w:val="00A9631E"/>
    <w:rsid w:val="00A96BAC"/>
    <w:rsid w:val="00A970A4"/>
    <w:rsid w:val="00A971D2"/>
    <w:rsid w:val="00A97829"/>
    <w:rsid w:val="00A97CF9"/>
    <w:rsid w:val="00AA012E"/>
    <w:rsid w:val="00AA0955"/>
    <w:rsid w:val="00AA0AFB"/>
    <w:rsid w:val="00AA135A"/>
    <w:rsid w:val="00AA1A98"/>
    <w:rsid w:val="00AA1B25"/>
    <w:rsid w:val="00AA21B5"/>
    <w:rsid w:val="00AA274B"/>
    <w:rsid w:val="00AA2811"/>
    <w:rsid w:val="00AA28A8"/>
    <w:rsid w:val="00AA292E"/>
    <w:rsid w:val="00AA29F7"/>
    <w:rsid w:val="00AA3234"/>
    <w:rsid w:val="00AA354A"/>
    <w:rsid w:val="00AA374C"/>
    <w:rsid w:val="00AA411D"/>
    <w:rsid w:val="00AA4C40"/>
    <w:rsid w:val="00AA4F38"/>
    <w:rsid w:val="00AA5396"/>
    <w:rsid w:val="00AA5C3F"/>
    <w:rsid w:val="00AA617C"/>
    <w:rsid w:val="00AA689E"/>
    <w:rsid w:val="00AA6B04"/>
    <w:rsid w:val="00AA6E90"/>
    <w:rsid w:val="00AA7856"/>
    <w:rsid w:val="00AA7F75"/>
    <w:rsid w:val="00AB0D1C"/>
    <w:rsid w:val="00AB0E87"/>
    <w:rsid w:val="00AB13E5"/>
    <w:rsid w:val="00AB1464"/>
    <w:rsid w:val="00AB14DA"/>
    <w:rsid w:val="00AB1939"/>
    <w:rsid w:val="00AB1999"/>
    <w:rsid w:val="00AB2143"/>
    <w:rsid w:val="00AB22CC"/>
    <w:rsid w:val="00AB2305"/>
    <w:rsid w:val="00AB2BF0"/>
    <w:rsid w:val="00AB3FBA"/>
    <w:rsid w:val="00AB47B5"/>
    <w:rsid w:val="00AB48A7"/>
    <w:rsid w:val="00AB4927"/>
    <w:rsid w:val="00AB4C7F"/>
    <w:rsid w:val="00AB587B"/>
    <w:rsid w:val="00AB596F"/>
    <w:rsid w:val="00AB5DE2"/>
    <w:rsid w:val="00AB68BB"/>
    <w:rsid w:val="00AB6A74"/>
    <w:rsid w:val="00AB7936"/>
    <w:rsid w:val="00AB794A"/>
    <w:rsid w:val="00AB7D08"/>
    <w:rsid w:val="00AB7DAE"/>
    <w:rsid w:val="00AB7F16"/>
    <w:rsid w:val="00AC0E4C"/>
    <w:rsid w:val="00AC0FAA"/>
    <w:rsid w:val="00AC340A"/>
    <w:rsid w:val="00AC36BC"/>
    <w:rsid w:val="00AC39B8"/>
    <w:rsid w:val="00AC57C1"/>
    <w:rsid w:val="00AC5CA7"/>
    <w:rsid w:val="00AC694F"/>
    <w:rsid w:val="00AC7ACB"/>
    <w:rsid w:val="00AC7E50"/>
    <w:rsid w:val="00AD123C"/>
    <w:rsid w:val="00AD1281"/>
    <w:rsid w:val="00AD1391"/>
    <w:rsid w:val="00AD1A3B"/>
    <w:rsid w:val="00AD252E"/>
    <w:rsid w:val="00AD3339"/>
    <w:rsid w:val="00AD3823"/>
    <w:rsid w:val="00AD3861"/>
    <w:rsid w:val="00AD38C1"/>
    <w:rsid w:val="00AD3929"/>
    <w:rsid w:val="00AD39B8"/>
    <w:rsid w:val="00AD4008"/>
    <w:rsid w:val="00AD422B"/>
    <w:rsid w:val="00AD4CF8"/>
    <w:rsid w:val="00AD4F39"/>
    <w:rsid w:val="00AD50D6"/>
    <w:rsid w:val="00AD530E"/>
    <w:rsid w:val="00AD5653"/>
    <w:rsid w:val="00AD5E94"/>
    <w:rsid w:val="00AD7707"/>
    <w:rsid w:val="00AD7E87"/>
    <w:rsid w:val="00AD7EB5"/>
    <w:rsid w:val="00AE053B"/>
    <w:rsid w:val="00AE0AEE"/>
    <w:rsid w:val="00AE0C86"/>
    <w:rsid w:val="00AE178B"/>
    <w:rsid w:val="00AE1F91"/>
    <w:rsid w:val="00AE2019"/>
    <w:rsid w:val="00AE2252"/>
    <w:rsid w:val="00AE24C9"/>
    <w:rsid w:val="00AE28D8"/>
    <w:rsid w:val="00AE2AD6"/>
    <w:rsid w:val="00AE2B48"/>
    <w:rsid w:val="00AE3036"/>
    <w:rsid w:val="00AE388C"/>
    <w:rsid w:val="00AE45C6"/>
    <w:rsid w:val="00AE582A"/>
    <w:rsid w:val="00AE5D07"/>
    <w:rsid w:val="00AE5F70"/>
    <w:rsid w:val="00AE648E"/>
    <w:rsid w:val="00AE6C86"/>
    <w:rsid w:val="00AE6CC4"/>
    <w:rsid w:val="00AE6E5D"/>
    <w:rsid w:val="00AE7690"/>
    <w:rsid w:val="00AE78F8"/>
    <w:rsid w:val="00AE7C1E"/>
    <w:rsid w:val="00AF09EA"/>
    <w:rsid w:val="00AF1322"/>
    <w:rsid w:val="00AF1AE3"/>
    <w:rsid w:val="00AF1AFE"/>
    <w:rsid w:val="00AF2C70"/>
    <w:rsid w:val="00AF31F7"/>
    <w:rsid w:val="00AF3690"/>
    <w:rsid w:val="00AF3982"/>
    <w:rsid w:val="00AF5D93"/>
    <w:rsid w:val="00AF5EA8"/>
    <w:rsid w:val="00AF7B07"/>
    <w:rsid w:val="00AF7B86"/>
    <w:rsid w:val="00B001BB"/>
    <w:rsid w:val="00B002EB"/>
    <w:rsid w:val="00B00E8E"/>
    <w:rsid w:val="00B0188A"/>
    <w:rsid w:val="00B01F39"/>
    <w:rsid w:val="00B01F6F"/>
    <w:rsid w:val="00B02377"/>
    <w:rsid w:val="00B02AB8"/>
    <w:rsid w:val="00B02CAB"/>
    <w:rsid w:val="00B0307D"/>
    <w:rsid w:val="00B0309E"/>
    <w:rsid w:val="00B0348F"/>
    <w:rsid w:val="00B03F03"/>
    <w:rsid w:val="00B0404B"/>
    <w:rsid w:val="00B0409F"/>
    <w:rsid w:val="00B0582F"/>
    <w:rsid w:val="00B064E4"/>
    <w:rsid w:val="00B0699C"/>
    <w:rsid w:val="00B06E40"/>
    <w:rsid w:val="00B07F81"/>
    <w:rsid w:val="00B10CDF"/>
    <w:rsid w:val="00B10F95"/>
    <w:rsid w:val="00B112C1"/>
    <w:rsid w:val="00B11925"/>
    <w:rsid w:val="00B12050"/>
    <w:rsid w:val="00B1215F"/>
    <w:rsid w:val="00B12FE6"/>
    <w:rsid w:val="00B13226"/>
    <w:rsid w:val="00B13B79"/>
    <w:rsid w:val="00B1401B"/>
    <w:rsid w:val="00B14C7A"/>
    <w:rsid w:val="00B14E29"/>
    <w:rsid w:val="00B15BCF"/>
    <w:rsid w:val="00B15E96"/>
    <w:rsid w:val="00B16231"/>
    <w:rsid w:val="00B1693F"/>
    <w:rsid w:val="00B16CD9"/>
    <w:rsid w:val="00B173B3"/>
    <w:rsid w:val="00B177AD"/>
    <w:rsid w:val="00B17F59"/>
    <w:rsid w:val="00B21301"/>
    <w:rsid w:val="00B2230E"/>
    <w:rsid w:val="00B22502"/>
    <w:rsid w:val="00B23032"/>
    <w:rsid w:val="00B23893"/>
    <w:rsid w:val="00B238AF"/>
    <w:rsid w:val="00B24A0D"/>
    <w:rsid w:val="00B25A53"/>
    <w:rsid w:val="00B26842"/>
    <w:rsid w:val="00B26A37"/>
    <w:rsid w:val="00B27AB2"/>
    <w:rsid w:val="00B318AF"/>
    <w:rsid w:val="00B32179"/>
    <w:rsid w:val="00B3217D"/>
    <w:rsid w:val="00B32252"/>
    <w:rsid w:val="00B32FCD"/>
    <w:rsid w:val="00B3300F"/>
    <w:rsid w:val="00B3319C"/>
    <w:rsid w:val="00B33314"/>
    <w:rsid w:val="00B34030"/>
    <w:rsid w:val="00B342CA"/>
    <w:rsid w:val="00B34301"/>
    <w:rsid w:val="00B34369"/>
    <w:rsid w:val="00B34501"/>
    <w:rsid w:val="00B35848"/>
    <w:rsid w:val="00B360E4"/>
    <w:rsid w:val="00B36191"/>
    <w:rsid w:val="00B364B8"/>
    <w:rsid w:val="00B374CA"/>
    <w:rsid w:val="00B3769B"/>
    <w:rsid w:val="00B40555"/>
    <w:rsid w:val="00B407CF"/>
    <w:rsid w:val="00B409E1"/>
    <w:rsid w:val="00B40CCF"/>
    <w:rsid w:val="00B40E84"/>
    <w:rsid w:val="00B40F49"/>
    <w:rsid w:val="00B41228"/>
    <w:rsid w:val="00B414D4"/>
    <w:rsid w:val="00B416C7"/>
    <w:rsid w:val="00B41CC2"/>
    <w:rsid w:val="00B4273D"/>
    <w:rsid w:val="00B42753"/>
    <w:rsid w:val="00B4330C"/>
    <w:rsid w:val="00B43731"/>
    <w:rsid w:val="00B449AC"/>
    <w:rsid w:val="00B44ACB"/>
    <w:rsid w:val="00B450F8"/>
    <w:rsid w:val="00B45CAE"/>
    <w:rsid w:val="00B4632F"/>
    <w:rsid w:val="00B46A07"/>
    <w:rsid w:val="00B46AF3"/>
    <w:rsid w:val="00B47810"/>
    <w:rsid w:val="00B478DF"/>
    <w:rsid w:val="00B501D1"/>
    <w:rsid w:val="00B51400"/>
    <w:rsid w:val="00B518DB"/>
    <w:rsid w:val="00B51B87"/>
    <w:rsid w:val="00B5254F"/>
    <w:rsid w:val="00B52AFF"/>
    <w:rsid w:val="00B52EC8"/>
    <w:rsid w:val="00B53294"/>
    <w:rsid w:val="00B532EB"/>
    <w:rsid w:val="00B539DA"/>
    <w:rsid w:val="00B542EB"/>
    <w:rsid w:val="00B5480B"/>
    <w:rsid w:val="00B550BB"/>
    <w:rsid w:val="00B56CD1"/>
    <w:rsid w:val="00B57035"/>
    <w:rsid w:val="00B57B2D"/>
    <w:rsid w:val="00B57D0A"/>
    <w:rsid w:val="00B612A3"/>
    <w:rsid w:val="00B6195C"/>
    <w:rsid w:val="00B6311F"/>
    <w:rsid w:val="00B636AA"/>
    <w:rsid w:val="00B636F0"/>
    <w:rsid w:val="00B6440E"/>
    <w:rsid w:val="00B652AA"/>
    <w:rsid w:val="00B654CD"/>
    <w:rsid w:val="00B65A3A"/>
    <w:rsid w:val="00B65EDC"/>
    <w:rsid w:val="00B65FB4"/>
    <w:rsid w:val="00B66094"/>
    <w:rsid w:val="00B6658B"/>
    <w:rsid w:val="00B66B92"/>
    <w:rsid w:val="00B66E9B"/>
    <w:rsid w:val="00B677EE"/>
    <w:rsid w:val="00B67A51"/>
    <w:rsid w:val="00B70A72"/>
    <w:rsid w:val="00B71335"/>
    <w:rsid w:val="00B71351"/>
    <w:rsid w:val="00B71801"/>
    <w:rsid w:val="00B71A29"/>
    <w:rsid w:val="00B720AA"/>
    <w:rsid w:val="00B7230A"/>
    <w:rsid w:val="00B724D6"/>
    <w:rsid w:val="00B7307C"/>
    <w:rsid w:val="00B74492"/>
    <w:rsid w:val="00B749C0"/>
    <w:rsid w:val="00B74C1F"/>
    <w:rsid w:val="00B74E90"/>
    <w:rsid w:val="00B7529E"/>
    <w:rsid w:val="00B758E9"/>
    <w:rsid w:val="00B75AF2"/>
    <w:rsid w:val="00B75B71"/>
    <w:rsid w:val="00B761EF"/>
    <w:rsid w:val="00B762BE"/>
    <w:rsid w:val="00B76B9F"/>
    <w:rsid w:val="00B77DF1"/>
    <w:rsid w:val="00B80180"/>
    <w:rsid w:val="00B806B6"/>
    <w:rsid w:val="00B809F5"/>
    <w:rsid w:val="00B80EEA"/>
    <w:rsid w:val="00B811EE"/>
    <w:rsid w:val="00B81E2A"/>
    <w:rsid w:val="00B821B7"/>
    <w:rsid w:val="00B823CF"/>
    <w:rsid w:val="00B82479"/>
    <w:rsid w:val="00B82A6A"/>
    <w:rsid w:val="00B841BF"/>
    <w:rsid w:val="00B845CC"/>
    <w:rsid w:val="00B84A91"/>
    <w:rsid w:val="00B850DE"/>
    <w:rsid w:val="00B86D3A"/>
    <w:rsid w:val="00B87AB7"/>
    <w:rsid w:val="00B905BB"/>
    <w:rsid w:val="00B90839"/>
    <w:rsid w:val="00B90A05"/>
    <w:rsid w:val="00B91373"/>
    <w:rsid w:val="00B91638"/>
    <w:rsid w:val="00B91724"/>
    <w:rsid w:val="00B918A6"/>
    <w:rsid w:val="00B91AC9"/>
    <w:rsid w:val="00B91D05"/>
    <w:rsid w:val="00B9241E"/>
    <w:rsid w:val="00B925A9"/>
    <w:rsid w:val="00B928FD"/>
    <w:rsid w:val="00B92E60"/>
    <w:rsid w:val="00B92EB7"/>
    <w:rsid w:val="00B9395B"/>
    <w:rsid w:val="00B93BD2"/>
    <w:rsid w:val="00B93D65"/>
    <w:rsid w:val="00B93E03"/>
    <w:rsid w:val="00B96127"/>
    <w:rsid w:val="00B962F6"/>
    <w:rsid w:val="00B9637B"/>
    <w:rsid w:val="00B96471"/>
    <w:rsid w:val="00B969A3"/>
    <w:rsid w:val="00B97494"/>
    <w:rsid w:val="00B97549"/>
    <w:rsid w:val="00BA0E26"/>
    <w:rsid w:val="00BA12FB"/>
    <w:rsid w:val="00BA1D06"/>
    <w:rsid w:val="00BA20EA"/>
    <w:rsid w:val="00BA26E3"/>
    <w:rsid w:val="00BA2937"/>
    <w:rsid w:val="00BA2E45"/>
    <w:rsid w:val="00BA2ED7"/>
    <w:rsid w:val="00BA2FB6"/>
    <w:rsid w:val="00BA36EC"/>
    <w:rsid w:val="00BA3FBD"/>
    <w:rsid w:val="00BA53B6"/>
    <w:rsid w:val="00BA61BB"/>
    <w:rsid w:val="00BA7060"/>
    <w:rsid w:val="00BA72C8"/>
    <w:rsid w:val="00BB0D58"/>
    <w:rsid w:val="00BB18FF"/>
    <w:rsid w:val="00BB1D98"/>
    <w:rsid w:val="00BB1F40"/>
    <w:rsid w:val="00BB1FC9"/>
    <w:rsid w:val="00BB2095"/>
    <w:rsid w:val="00BB2438"/>
    <w:rsid w:val="00BB2B7E"/>
    <w:rsid w:val="00BB3C20"/>
    <w:rsid w:val="00BB3EE5"/>
    <w:rsid w:val="00BB4147"/>
    <w:rsid w:val="00BB4A9E"/>
    <w:rsid w:val="00BB5168"/>
    <w:rsid w:val="00BB5823"/>
    <w:rsid w:val="00BB6826"/>
    <w:rsid w:val="00BB6B7C"/>
    <w:rsid w:val="00BB701C"/>
    <w:rsid w:val="00BB7DD2"/>
    <w:rsid w:val="00BC0D9D"/>
    <w:rsid w:val="00BC0E9A"/>
    <w:rsid w:val="00BC1391"/>
    <w:rsid w:val="00BC1491"/>
    <w:rsid w:val="00BC3159"/>
    <w:rsid w:val="00BC37AF"/>
    <w:rsid w:val="00BC4A84"/>
    <w:rsid w:val="00BC5D41"/>
    <w:rsid w:val="00BC64BC"/>
    <w:rsid w:val="00BC6555"/>
    <w:rsid w:val="00BC6F31"/>
    <w:rsid w:val="00BC7D83"/>
    <w:rsid w:val="00BD07E6"/>
    <w:rsid w:val="00BD2B17"/>
    <w:rsid w:val="00BD3155"/>
    <w:rsid w:val="00BD32D7"/>
    <w:rsid w:val="00BD3DEE"/>
    <w:rsid w:val="00BD48CE"/>
    <w:rsid w:val="00BD4959"/>
    <w:rsid w:val="00BD4F7A"/>
    <w:rsid w:val="00BD5A9B"/>
    <w:rsid w:val="00BD6E05"/>
    <w:rsid w:val="00BD70DA"/>
    <w:rsid w:val="00BD7D61"/>
    <w:rsid w:val="00BE0129"/>
    <w:rsid w:val="00BE0F34"/>
    <w:rsid w:val="00BE0FCB"/>
    <w:rsid w:val="00BE14AD"/>
    <w:rsid w:val="00BE16F6"/>
    <w:rsid w:val="00BE1FAF"/>
    <w:rsid w:val="00BE24EA"/>
    <w:rsid w:val="00BE3109"/>
    <w:rsid w:val="00BE3117"/>
    <w:rsid w:val="00BE3467"/>
    <w:rsid w:val="00BE3C07"/>
    <w:rsid w:val="00BE42D8"/>
    <w:rsid w:val="00BE44E7"/>
    <w:rsid w:val="00BE47A0"/>
    <w:rsid w:val="00BE4BEB"/>
    <w:rsid w:val="00BE58AE"/>
    <w:rsid w:val="00BE67E9"/>
    <w:rsid w:val="00BE6868"/>
    <w:rsid w:val="00BE73E0"/>
    <w:rsid w:val="00BE7586"/>
    <w:rsid w:val="00BE76DC"/>
    <w:rsid w:val="00BE7745"/>
    <w:rsid w:val="00BF0273"/>
    <w:rsid w:val="00BF02ED"/>
    <w:rsid w:val="00BF0C07"/>
    <w:rsid w:val="00BF0F4C"/>
    <w:rsid w:val="00BF1418"/>
    <w:rsid w:val="00BF16F7"/>
    <w:rsid w:val="00BF17B8"/>
    <w:rsid w:val="00BF199C"/>
    <w:rsid w:val="00BF1A70"/>
    <w:rsid w:val="00BF25BB"/>
    <w:rsid w:val="00BF29EE"/>
    <w:rsid w:val="00BF2B49"/>
    <w:rsid w:val="00BF2C7E"/>
    <w:rsid w:val="00BF2EB0"/>
    <w:rsid w:val="00BF397A"/>
    <w:rsid w:val="00BF3A03"/>
    <w:rsid w:val="00BF44BE"/>
    <w:rsid w:val="00BF4583"/>
    <w:rsid w:val="00BF4ADA"/>
    <w:rsid w:val="00BF4E67"/>
    <w:rsid w:val="00BF5496"/>
    <w:rsid w:val="00BF56DA"/>
    <w:rsid w:val="00BF589C"/>
    <w:rsid w:val="00BF5B31"/>
    <w:rsid w:val="00BF5BDD"/>
    <w:rsid w:val="00BF6651"/>
    <w:rsid w:val="00BF67BB"/>
    <w:rsid w:val="00BF6D9D"/>
    <w:rsid w:val="00BF6E37"/>
    <w:rsid w:val="00BF781B"/>
    <w:rsid w:val="00BF7965"/>
    <w:rsid w:val="00C00612"/>
    <w:rsid w:val="00C0137F"/>
    <w:rsid w:val="00C02B6E"/>
    <w:rsid w:val="00C02D4B"/>
    <w:rsid w:val="00C03264"/>
    <w:rsid w:val="00C03345"/>
    <w:rsid w:val="00C03FE1"/>
    <w:rsid w:val="00C04C93"/>
    <w:rsid w:val="00C05044"/>
    <w:rsid w:val="00C0514E"/>
    <w:rsid w:val="00C051FE"/>
    <w:rsid w:val="00C06269"/>
    <w:rsid w:val="00C066ED"/>
    <w:rsid w:val="00C06EBA"/>
    <w:rsid w:val="00C075A3"/>
    <w:rsid w:val="00C0761E"/>
    <w:rsid w:val="00C105C4"/>
    <w:rsid w:val="00C105D0"/>
    <w:rsid w:val="00C111C9"/>
    <w:rsid w:val="00C11307"/>
    <w:rsid w:val="00C11553"/>
    <w:rsid w:val="00C1188F"/>
    <w:rsid w:val="00C11905"/>
    <w:rsid w:val="00C1201F"/>
    <w:rsid w:val="00C120C7"/>
    <w:rsid w:val="00C12157"/>
    <w:rsid w:val="00C12196"/>
    <w:rsid w:val="00C121A9"/>
    <w:rsid w:val="00C123D6"/>
    <w:rsid w:val="00C12C29"/>
    <w:rsid w:val="00C132E2"/>
    <w:rsid w:val="00C140D3"/>
    <w:rsid w:val="00C14DB0"/>
    <w:rsid w:val="00C1543F"/>
    <w:rsid w:val="00C15589"/>
    <w:rsid w:val="00C157C3"/>
    <w:rsid w:val="00C15CF5"/>
    <w:rsid w:val="00C15F10"/>
    <w:rsid w:val="00C16881"/>
    <w:rsid w:val="00C16F1E"/>
    <w:rsid w:val="00C171AB"/>
    <w:rsid w:val="00C17520"/>
    <w:rsid w:val="00C17BDF"/>
    <w:rsid w:val="00C17D93"/>
    <w:rsid w:val="00C17DCD"/>
    <w:rsid w:val="00C20EDA"/>
    <w:rsid w:val="00C215A5"/>
    <w:rsid w:val="00C21C72"/>
    <w:rsid w:val="00C21E75"/>
    <w:rsid w:val="00C2224D"/>
    <w:rsid w:val="00C2363A"/>
    <w:rsid w:val="00C23B8A"/>
    <w:rsid w:val="00C246C3"/>
    <w:rsid w:val="00C249A0"/>
    <w:rsid w:val="00C24E88"/>
    <w:rsid w:val="00C2593D"/>
    <w:rsid w:val="00C2655A"/>
    <w:rsid w:val="00C26A5A"/>
    <w:rsid w:val="00C26C11"/>
    <w:rsid w:val="00C2747A"/>
    <w:rsid w:val="00C274AE"/>
    <w:rsid w:val="00C2796B"/>
    <w:rsid w:val="00C27C23"/>
    <w:rsid w:val="00C27CD6"/>
    <w:rsid w:val="00C30285"/>
    <w:rsid w:val="00C303FF"/>
    <w:rsid w:val="00C3068F"/>
    <w:rsid w:val="00C30DC8"/>
    <w:rsid w:val="00C3147D"/>
    <w:rsid w:val="00C31B43"/>
    <w:rsid w:val="00C324E6"/>
    <w:rsid w:val="00C3261F"/>
    <w:rsid w:val="00C32BEA"/>
    <w:rsid w:val="00C33312"/>
    <w:rsid w:val="00C335CD"/>
    <w:rsid w:val="00C336F7"/>
    <w:rsid w:val="00C348B6"/>
    <w:rsid w:val="00C348F1"/>
    <w:rsid w:val="00C34DEE"/>
    <w:rsid w:val="00C352B0"/>
    <w:rsid w:val="00C35AAF"/>
    <w:rsid w:val="00C35C2F"/>
    <w:rsid w:val="00C35C42"/>
    <w:rsid w:val="00C36384"/>
    <w:rsid w:val="00C366BB"/>
    <w:rsid w:val="00C36B14"/>
    <w:rsid w:val="00C36BE1"/>
    <w:rsid w:val="00C40842"/>
    <w:rsid w:val="00C40C9D"/>
    <w:rsid w:val="00C411F1"/>
    <w:rsid w:val="00C4149D"/>
    <w:rsid w:val="00C42093"/>
    <w:rsid w:val="00C42160"/>
    <w:rsid w:val="00C424F6"/>
    <w:rsid w:val="00C4298B"/>
    <w:rsid w:val="00C42FA2"/>
    <w:rsid w:val="00C4351D"/>
    <w:rsid w:val="00C43697"/>
    <w:rsid w:val="00C43D7A"/>
    <w:rsid w:val="00C440A2"/>
    <w:rsid w:val="00C44C60"/>
    <w:rsid w:val="00C450F2"/>
    <w:rsid w:val="00C452EE"/>
    <w:rsid w:val="00C45471"/>
    <w:rsid w:val="00C45948"/>
    <w:rsid w:val="00C459CB"/>
    <w:rsid w:val="00C45AD6"/>
    <w:rsid w:val="00C45B9B"/>
    <w:rsid w:val="00C466EB"/>
    <w:rsid w:val="00C46D3E"/>
    <w:rsid w:val="00C47C9D"/>
    <w:rsid w:val="00C47FF5"/>
    <w:rsid w:val="00C50208"/>
    <w:rsid w:val="00C5174A"/>
    <w:rsid w:val="00C51DCB"/>
    <w:rsid w:val="00C5222C"/>
    <w:rsid w:val="00C53944"/>
    <w:rsid w:val="00C53C40"/>
    <w:rsid w:val="00C54335"/>
    <w:rsid w:val="00C543D4"/>
    <w:rsid w:val="00C55670"/>
    <w:rsid w:val="00C56492"/>
    <w:rsid w:val="00C56662"/>
    <w:rsid w:val="00C577B8"/>
    <w:rsid w:val="00C57F2E"/>
    <w:rsid w:val="00C60452"/>
    <w:rsid w:val="00C61EEE"/>
    <w:rsid w:val="00C621F9"/>
    <w:rsid w:val="00C62884"/>
    <w:rsid w:val="00C628E5"/>
    <w:rsid w:val="00C63728"/>
    <w:rsid w:val="00C63926"/>
    <w:rsid w:val="00C63B25"/>
    <w:rsid w:val="00C63CED"/>
    <w:rsid w:val="00C6404D"/>
    <w:rsid w:val="00C64424"/>
    <w:rsid w:val="00C64637"/>
    <w:rsid w:val="00C651E5"/>
    <w:rsid w:val="00C65866"/>
    <w:rsid w:val="00C660EC"/>
    <w:rsid w:val="00C66292"/>
    <w:rsid w:val="00C66D9F"/>
    <w:rsid w:val="00C66E8B"/>
    <w:rsid w:val="00C67B42"/>
    <w:rsid w:val="00C67F47"/>
    <w:rsid w:val="00C7022B"/>
    <w:rsid w:val="00C70525"/>
    <w:rsid w:val="00C706AE"/>
    <w:rsid w:val="00C70B1F"/>
    <w:rsid w:val="00C70C59"/>
    <w:rsid w:val="00C70CD3"/>
    <w:rsid w:val="00C70EB2"/>
    <w:rsid w:val="00C72118"/>
    <w:rsid w:val="00C72391"/>
    <w:rsid w:val="00C72D1D"/>
    <w:rsid w:val="00C72EC4"/>
    <w:rsid w:val="00C732C3"/>
    <w:rsid w:val="00C73F90"/>
    <w:rsid w:val="00C7400D"/>
    <w:rsid w:val="00C748CA"/>
    <w:rsid w:val="00C74A28"/>
    <w:rsid w:val="00C74A6C"/>
    <w:rsid w:val="00C750C3"/>
    <w:rsid w:val="00C755D3"/>
    <w:rsid w:val="00C767B4"/>
    <w:rsid w:val="00C76942"/>
    <w:rsid w:val="00C77356"/>
    <w:rsid w:val="00C77397"/>
    <w:rsid w:val="00C77F58"/>
    <w:rsid w:val="00C8043C"/>
    <w:rsid w:val="00C807D8"/>
    <w:rsid w:val="00C810AA"/>
    <w:rsid w:val="00C8132D"/>
    <w:rsid w:val="00C81463"/>
    <w:rsid w:val="00C81863"/>
    <w:rsid w:val="00C81DF4"/>
    <w:rsid w:val="00C81ECC"/>
    <w:rsid w:val="00C8265F"/>
    <w:rsid w:val="00C82AAD"/>
    <w:rsid w:val="00C82F17"/>
    <w:rsid w:val="00C836DF"/>
    <w:rsid w:val="00C8468B"/>
    <w:rsid w:val="00C84A92"/>
    <w:rsid w:val="00C84C28"/>
    <w:rsid w:val="00C85E15"/>
    <w:rsid w:val="00C86308"/>
    <w:rsid w:val="00C86D36"/>
    <w:rsid w:val="00C86F7B"/>
    <w:rsid w:val="00C90A82"/>
    <w:rsid w:val="00C90D9B"/>
    <w:rsid w:val="00C91DF7"/>
    <w:rsid w:val="00C92333"/>
    <w:rsid w:val="00C92CBD"/>
    <w:rsid w:val="00C92F3D"/>
    <w:rsid w:val="00C93743"/>
    <w:rsid w:val="00C93A48"/>
    <w:rsid w:val="00C94226"/>
    <w:rsid w:val="00C94AF2"/>
    <w:rsid w:val="00C94BA7"/>
    <w:rsid w:val="00C94F89"/>
    <w:rsid w:val="00C95161"/>
    <w:rsid w:val="00C95640"/>
    <w:rsid w:val="00C95958"/>
    <w:rsid w:val="00C95982"/>
    <w:rsid w:val="00C95D21"/>
    <w:rsid w:val="00C96741"/>
    <w:rsid w:val="00C96E61"/>
    <w:rsid w:val="00C97CAA"/>
    <w:rsid w:val="00C97D04"/>
    <w:rsid w:val="00CA02A7"/>
    <w:rsid w:val="00CA0D74"/>
    <w:rsid w:val="00CA0F84"/>
    <w:rsid w:val="00CA1AD3"/>
    <w:rsid w:val="00CA2626"/>
    <w:rsid w:val="00CA31B0"/>
    <w:rsid w:val="00CA352E"/>
    <w:rsid w:val="00CA41D2"/>
    <w:rsid w:val="00CA48AB"/>
    <w:rsid w:val="00CA4A86"/>
    <w:rsid w:val="00CA503F"/>
    <w:rsid w:val="00CA510F"/>
    <w:rsid w:val="00CA5371"/>
    <w:rsid w:val="00CA56C5"/>
    <w:rsid w:val="00CA575C"/>
    <w:rsid w:val="00CA5A11"/>
    <w:rsid w:val="00CA6292"/>
    <w:rsid w:val="00CA64F7"/>
    <w:rsid w:val="00CA6A1E"/>
    <w:rsid w:val="00CA6B99"/>
    <w:rsid w:val="00CA6D5C"/>
    <w:rsid w:val="00CA6F4C"/>
    <w:rsid w:val="00CA7C32"/>
    <w:rsid w:val="00CB01FF"/>
    <w:rsid w:val="00CB02C8"/>
    <w:rsid w:val="00CB2116"/>
    <w:rsid w:val="00CB2C77"/>
    <w:rsid w:val="00CB3089"/>
    <w:rsid w:val="00CB3C2C"/>
    <w:rsid w:val="00CB3DE6"/>
    <w:rsid w:val="00CB45F0"/>
    <w:rsid w:val="00CB4DFE"/>
    <w:rsid w:val="00CB530D"/>
    <w:rsid w:val="00CB558B"/>
    <w:rsid w:val="00CB568E"/>
    <w:rsid w:val="00CB6040"/>
    <w:rsid w:val="00CB60A0"/>
    <w:rsid w:val="00CB77DA"/>
    <w:rsid w:val="00CC01FB"/>
    <w:rsid w:val="00CC0995"/>
    <w:rsid w:val="00CC120D"/>
    <w:rsid w:val="00CC1373"/>
    <w:rsid w:val="00CC2B25"/>
    <w:rsid w:val="00CC35E3"/>
    <w:rsid w:val="00CC5137"/>
    <w:rsid w:val="00CC5421"/>
    <w:rsid w:val="00CC5970"/>
    <w:rsid w:val="00CC59CE"/>
    <w:rsid w:val="00CC5A1A"/>
    <w:rsid w:val="00CC5AF4"/>
    <w:rsid w:val="00CC748F"/>
    <w:rsid w:val="00CC7568"/>
    <w:rsid w:val="00CC7AF5"/>
    <w:rsid w:val="00CD02D2"/>
    <w:rsid w:val="00CD1948"/>
    <w:rsid w:val="00CD1F3D"/>
    <w:rsid w:val="00CD2C34"/>
    <w:rsid w:val="00CD3801"/>
    <w:rsid w:val="00CD3965"/>
    <w:rsid w:val="00CD3EFF"/>
    <w:rsid w:val="00CD4609"/>
    <w:rsid w:val="00CD4D2F"/>
    <w:rsid w:val="00CD4F63"/>
    <w:rsid w:val="00CD578B"/>
    <w:rsid w:val="00CD66D1"/>
    <w:rsid w:val="00CD6F0B"/>
    <w:rsid w:val="00CE1119"/>
    <w:rsid w:val="00CE1266"/>
    <w:rsid w:val="00CE19D7"/>
    <w:rsid w:val="00CE343B"/>
    <w:rsid w:val="00CE39D1"/>
    <w:rsid w:val="00CE4AD8"/>
    <w:rsid w:val="00CE514F"/>
    <w:rsid w:val="00CE5BCE"/>
    <w:rsid w:val="00CE616E"/>
    <w:rsid w:val="00CE6377"/>
    <w:rsid w:val="00CE6A39"/>
    <w:rsid w:val="00CE7101"/>
    <w:rsid w:val="00CE742A"/>
    <w:rsid w:val="00CF08BE"/>
    <w:rsid w:val="00CF1477"/>
    <w:rsid w:val="00CF1D0B"/>
    <w:rsid w:val="00CF2A85"/>
    <w:rsid w:val="00CF350F"/>
    <w:rsid w:val="00CF3570"/>
    <w:rsid w:val="00CF3639"/>
    <w:rsid w:val="00CF384E"/>
    <w:rsid w:val="00CF386C"/>
    <w:rsid w:val="00CF3AEB"/>
    <w:rsid w:val="00CF51BC"/>
    <w:rsid w:val="00CF7C65"/>
    <w:rsid w:val="00CF7FC0"/>
    <w:rsid w:val="00D01347"/>
    <w:rsid w:val="00D01356"/>
    <w:rsid w:val="00D01DEF"/>
    <w:rsid w:val="00D0231A"/>
    <w:rsid w:val="00D0297B"/>
    <w:rsid w:val="00D02D19"/>
    <w:rsid w:val="00D030E3"/>
    <w:rsid w:val="00D043FE"/>
    <w:rsid w:val="00D0446B"/>
    <w:rsid w:val="00D04928"/>
    <w:rsid w:val="00D0495E"/>
    <w:rsid w:val="00D04BA7"/>
    <w:rsid w:val="00D04D9D"/>
    <w:rsid w:val="00D04EA6"/>
    <w:rsid w:val="00D04FAB"/>
    <w:rsid w:val="00D050E7"/>
    <w:rsid w:val="00D05732"/>
    <w:rsid w:val="00D0593F"/>
    <w:rsid w:val="00D05D76"/>
    <w:rsid w:val="00D06086"/>
    <w:rsid w:val="00D069FD"/>
    <w:rsid w:val="00D077A7"/>
    <w:rsid w:val="00D11A10"/>
    <w:rsid w:val="00D11E16"/>
    <w:rsid w:val="00D11E76"/>
    <w:rsid w:val="00D1315F"/>
    <w:rsid w:val="00D139A9"/>
    <w:rsid w:val="00D13B21"/>
    <w:rsid w:val="00D13B4B"/>
    <w:rsid w:val="00D14C7E"/>
    <w:rsid w:val="00D14F95"/>
    <w:rsid w:val="00D15355"/>
    <w:rsid w:val="00D16378"/>
    <w:rsid w:val="00D1646E"/>
    <w:rsid w:val="00D16625"/>
    <w:rsid w:val="00D1716B"/>
    <w:rsid w:val="00D1723F"/>
    <w:rsid w:val="00D1749E"/>
    <w:rsid w:val="00D17663"/>
    <w:rsid w:val="00D176D1"/>
    <w:rsid w:val="00D20028"/>
    <w:rsid w:val="00D2020D"/>
    <w:rsid w:val="00D20302"/>
    <w:rsid w:val="00D20388"/>
    <w:rsid w:val="00D2041A"/>
    <w:rsid w:val="00D211D5"/>
    <w:rsid w:val="00D21F8B"/>
    <w:rsid w:val="00D22646"/>
    <w:rsid w:val="00D22B79"/>
    <w:rsid w:val="00D2303A"/>
    <w:rsid w:val="00D25701"/>
    <w:rsid w:val="00D2585A"/>
    <w:rsid w:val="00D25B81"/>
    <w:rsid w:val="00D25BB5"/>
    <w:rsid w:val="00D25D4E"/>
    <w:rsid w:val="00D25E0A"/>
    <w:rsid w:val="00D25F7D"/>
    <w:rsid w:val="00D2604B"/>
    <w:rsid w:val="00D2759A"/>
    <w:rsid w:val="00D27631"/>
    <w:rsid w:val="00D27790"/>
    <w:rsid w:val="00D277D2"/>
    <w:rsid w:val="00D27CC6"/>
    <w:rsid w:val="00D27CD7"/>
    <w:rsid w:val="00D30559"/>
    <w:rsid w:val="00D3089A"/>
    <w:rsid w:val="00D30A05"/>
    <w:rsid w:val="00D30B07"/>
    <w:rsid w:val="00D31078"/>
    <w:rsid w:val="00D3123D"/>
    <w:rsid w:val="00D31FED"/>
    <w:rsid w:val="00D33019"/>
    <w:rsid w:val="00D331DD"/>
    <w:rsid w:val="00D338DD"/>
    <w:rsid w:val="00D33FCB"/>
    <w:rsid w:val="00D34173"/>
    <w:rsid w:val="00D352B3"/>
    <w:rsid w:val="00D37D80"/>
    <w:rsid w:val="00D40E6E"/>
    <w:rsid w:val="00D41166"/>
    <w:rsid w:val="00D4143C"/>
    <w:rsid w:val="00D4176D"/>
    <w:rsid w:val="00D42DFA"/>
    <w:rsid w:val="00D441F3"/>
    <w:rsid w:val="00D44E7F"/>
    <w:rsid w:val="00D45894"/>
    <w:rsid w:val="00D465AF"/>
    <w:rsid w:val="00D4661B"/>
    <w:rsid w:val="00D466E4"/>
    <w:rsid w:val="00D47D6E"/>
    <w:rsid w:val="00D50B48"/>
    <w:rsid w:val="00D51FF2"/>
    <w:rsid w:val="00D51FFD"/>
    <w:rsid w:val="00D53302"/>
    <w:rsid w:val="00D53512"/>
    <w:rsid w:val="00D53524"/>
    <w:rsid w:val="00D53D3F"/>
    <w:rsid w:val="00D54B5E"/>
    <w:rsid w:val="00D54B8A"/>
    <w:rsid w:val="00D54F06"/>
    <w:rsid w:val="00D55E48"/>
    <w:rsid w:val="00D56641"/>
    <w:rsid w:val="00D5666D"/>
    <w:rsid w:val="00D57379"/>
    <w:rsid w:val="00D5784E"/>
    <w:rsid w:val="00D5790C"/>
    <w:rsid w:val="00D57A0C"/>
    <w:rsid w:val="00D57D80"/>
    <w:rsid w:val="00D6031E"/>
    <w:rsid w:val="00D60616"/>
    <w:rsid w:val="00D61AA1"/>
    <w:rsid w:val="00D61F8C"/>
    <w:rsid w:val="00D62303"/>
    <w:rsid w:val="00D62730"/>
    <w:rsid w:val="00D62D1A"/>
    <w:rsid w:val="00D63157"/>
    <w:rsid w:val="00D63220"/>
    <w:rsid w:val="00D63594"/>
    <w:rsid w:val="00D63708"/>
    <w:rsid w:val="00D63B9C"/>
    <w:rsid w:val="00D63C7C"/>
    <w:rsid w:val="00D63D1C"/>
    <w:rsid w:val="00D63DF3"/>
    <w:rsid w:val="00D64285"/>
    <w:rsid w:val="00D64897"/>
    <w:rsid w:val="00D650A3"/>
    <w:rsid w:val="00D65930"/>
    <w:rsid w:val="00D65F01"/>
    <w:rsid w:val="00D661A8"/>
    <w:rsid w:val="00D66ABD"/>
    <w:rsid w:val="00D66E29"/>
    <w:rsid w:val="00D675E7"/>
    <w:rsid w:val="00D70195"/>
    <w:rsid w:val="00D70388"/>
    <w:rsid w:val="00D70959"/>
    <w:rsid w:val="00D70FBD"/>
    <w:rsid w:val="00D72583"/>
    <w:rsid w:val="00D728F4"/>
    <w:rsid w:val="00D73021"/>
    <w:rsid w:val="00D73518"/>
    <w:rsid w:val="00D73AB3"/>
    <w:rsid w:val="00D73D68"/>
    <w:rsid w:val="00D74CD7"/>
    <w:rsid w:val="00D752BE"/>
    <w:rsid w:val="00D75353"/>
    <w:rsid w:val="00D756DA"/>
    <w:rsid w:val="00D75D39"/>
    <w:rsid w:val="00D75DC5"/>
    <w:rsid w:val="00D75DEC"/>
    <w:rsid w:val="00D75F57"/>
    <w:rsid w:val="00D76F56"/>
    <w:rsid w:val="00D77421"/>
    <w:rsid w:val="00D774E9"/>
    <w:rsid w:val="00D82A20"/>
    <w:rsid w:val="00D82CA3"/>
    <w:rsid w:val="00D8301E"/>
    <w:rsid w:val="00D848F4"/>
    <w:rsid w:val="00D8502C"/>
    <w:rsid w:val="00D85995"/>
    <w:rsid w:val="00D85E4A"/>
    <w:rsid w:val="00D869A4"/>
    <w:rsid w:val="00D87EE8"/>
    <w:rsid w:val="00D9016D"/>
    <w:rsid w:val="00D902D5"/>
    <w:rsid w:val="00D905FA"/>
    <w:rsid w:val="00D90C12"/>
    <w:rsid w:val="00D9155E"/>
    <w:rsid w:val="00D9191A"/>
    <w:rsid w:val="00D91E82"/>
    <w:rsid w:val="00D920CC"/>
    <w:rsid w:val="00D92361"/>
    <w:rsid w:val="00D9271D"/>
    <w:rsid w:val="00D93C2E"/>
    <w:rsid w:val="00D9466D"/>
    <w:rsid w:val="00D947FF"/>
    <w:rsid w:val="00D9492F"/>
    <w:rsid w:val="00D94BAC"/>
    <w:rsid w:val="00D94CE1"/>
    <w:rsid w:val="00D9574D"/>
    <w:rsid w:val="00D95BDC"/>
    <w:rsid w:val="00D961B4"/>
    <w:rsid w:val="00D966B6"/>
    <w:rsid w:val="00D96ECE"/>
    <w:rsid w:val="00D974D3"/>
    <w:rsid w:val="00DA0523"/>
    <w:rsid w:val="00DA06A3"/>
    <w:rsid w:val="00DA0720"/>
    <w:rsid w:val="00DA0C9C"/>
    <w:rsid w:val="00DA11DA"/>
    <w:rsid w:val="00DA14CE"/>
    <w:rsid w:val="00DA170F"/>
    <w:rsid w:val="00DA18FA"/>
    <w:rsid w:val="00DA1B72"/>
    <w:rsid w:val="00DA2764"/>
    <w:rsid w:val="00DA2CB9"/>
    <w:rsid w:val="00DA41C7"/>
    <w:rsid w:val="00DA495D"/>
    <w:rsid w:val="00DA49B2"/>
    <w:rsid w:val="00DA5452"/>
    <w:rsid w:val="00DA5475"/>
    <w:rsid w:val="00DA5FB8"/>
    <w:rsid w:val="00DA6218"/>
    <w:rsid w:val="00DB021B"/>
    <w:rsid w:val="00DB1A10"/>
    <w:rsid w:val="00DB2489"/>
    <w:rsid w:val="00DB35EC"/>
    <w:rsid w:val="00DB3811"/>
    <w:rsid w:val="00DB3814"/>
    <w:rsid w:val="00DB3863"/>
    <w:rsid w:val="00DB3EE0"/>
    <w:rsid w:val="00DB4038"/>
    <w:rsid w:val="00DB44BA"/>
    <w:rsid w:val="00DB557E"/>
    <w:rsid w:val="00DB5620"/>
    <w:rsid w:val="00DB5E2A"/>
    <w:rsid w:val="00DB6C22"/>
    <w:rsid w:val="00DB6E0B"/>
    <w:rsid w:val="00DB70E6"/>
    <w:rsid w:val="00DC0772"/>
    <w:rsid w:val="00DC0BA3"/>
    <w:rsid w:val="00DC0C65"/>
    <w:rsid w:val="00DC10FC"/>
    <w:rsid w:val="00DC1E5B"/>
    <w:rsid w:val="00DC1F1E"/>
    <w:rsid w:val="00DC2A8F"/>
    <w:rsid w:val="00DC2E55"/>
    <w:rsid w:val="00DC3E81"/>
    <w:rsid w:val="00DC4120"/>
    <w:rsid w:val="00DC4C3F"/>
    <w:rsid w:val="00DC4D5B"/>
    <w:rsid w:val="00DC50E3"/>
    <w:rsid w:val="00DC51A8"/>
    <w:rsid w:val="00DC56D4"/>
    <w:rsid w:val="00DC5B2D"/>
    <w:rsid w:val="00DC70FF"/>
    <w:rsid w:val="00DC74EF"/>
    <w:rsid w:val="00DD0B04"/>
    <w:rsid w:val="00DD142A"/>
    <w:rsid w:val="00DD14F1"/>
    <w:rsid w:val="00DD1DE4"/>
    <w:rsid w:val="00DD1E10"/>
    <w:rsid w:val="00DD2088"/>
    <w:rsid w:val="00DD288D"/>
    <w:rsid w:val="00DD2890"/>
    <w:rsid w:val="00DD29FF"/>
    <w:rsid w:val="00DD2BE8"/>
    <w:rsid w:val="00DD355F"/>
    <w:rsid w:val="00DD35C6"/>
    <w:rsid w:val="00DD3E54"/>
    <w:rsid w:val="00DD3EEE"/>
    <w:rsid w:val="00DD4023"/>
    <w:rsid w:val="00DD429E"/>
    <w:rsid w:val="00DD448F"/>
    <w:rsid w:val="00DD4DA6"/>
    <w:rsid w:val="00DD4ECA"/>
    <w:rsid w:val="00DD50B5"/>
    <w:rsid w:val="00DD533E"/>
    <w:rsid w:val="00DD5689"/>
    <w:rsid w:val="00DD5F2E"/>
    <w:rsid w:val="00DD6060"/>
    <w:rsid w:val="00DD6627"/>
    <w:rsid w:val="00DD66BA"/>
    <w:rsid w:val="00DD69A3"/>
    <w:rsid w:val="00DE1143"/>
    <w:rsid w:val="00DE11D7"/>
    <w:rsid w:val="00DE22F8"/>
    <w:rsid w:val="00DE33A8"/>
    <w:rsid w:val="00DE3630"/>
    <w:rsid w:val="00DE4864"/>
    <w:rsid w:val="00DE5AF2"/>
    <w:rsid w:val="00DE6BF1"/>
    <w:rsid w:val="00DE7079"/>
    <w:rsid w:val="00DE733C"/>
    <w:rsid w:val="00DE7377"/>
    <w:rsid w:val="00DE7402"/>
    <w:rsid w:val="00DE7470"/>
    <w:rsid w:val="00DF0E13"/>
    <w:rsid w:val="00DF1125"/>
    <w:rsid w:val="00DF1643"/>
    <w:rsid w:val="00DF2099"/>
    <w:rsid w:val="00DF3121"/>
    <w:rsid w:val="00DF3999"/>
    <w:rsid w:val="00DF3B32"/>
    <w:rsid w:val="00DF51E5"/>
    <w:rsid w:val="00DF5609"/>
    <w:rsid w:val="00DF5BA3"/>
    <w:rsid w:val="00DF5D11"/>
    <w:rsid w:val="00DF5D8B"/>
    <w:rsid w:val="00DF5DB2"/>
    <w:rsid w:val="00DF6B2D"/>
    <w:rsid w:val="00DF7D2F"/>
    <w:rsid w:val="00E00F17"/>
    <w:rsid w:val="00E021DD"/>
    <w:rsid w:val="00E0222F"/>
    <w:rsid w:val="00E02761"/>
    <w:rsid w:val="00E02AF7"/>
    <w:rsid w:val="00E02DE6"/>
    <w:rsid w:val="00E032D0"/>
    <w:rsid w:val="00E03300"/>
    <w:rsid w:val="00E0335C"/>
    <w:rsid w:val="00E03661"/>
    <w:rsid w:val="00E041D2"/>
    <w:rsid w:val="00E04BA4"/>
    <w:rsid w:val="00E04D25"/>
    <w:rsid w:val="00E05B5E"/>
    <w:rsid w:val="00E05FB0"/>
    <w:rsid w:val="00E07509"/>
    <w:rsid w:val="00E07B2B"/>
    <w:rsid w:val="00E07DF8"/>
    <w:rsid w:val="00E07EC6"/>
    <w:rsid w:val="00E112E2"/>
    <w:rsid w:val="00E113AF"/>
    <w:rsid w:val="00E11892"/>
    <w:rsid w:val="00E11A74"/>
    <w:rsid w:val="00E11F80"/>
    <w:rsid w:val="00E1200D"/>
    <w:rsid w:val="00E12BDD"/>
    <w:rsid w:val="00E134A8"/>
    <w:rsid w:val="00E141E5"/>
    <w:rsid w:val="00E14B65"/>
    <w:rsid w:val="00E15940"/>
    <w:rsid w:val="00E164C6"/>
    <w:rsid w:val="00E17459"/>
    <w:rsid w:val="00E174D7"/>
    <w:rsid w:val="00E2030A"/>
    <w:rsid w:val="00E206E1"/>
    <w:rsid w:val="00E21896"/>
    <w:rsid w:val="00E21D54"/>
    <w:rsid w:val="00E2235B"/>
    <w:rsid w:val="00E22896"/>
    <w:rsid w:val="00E22948"/>
    <w:rsid w:val="00E22A2D"/>
    <w:rsid w:val="00E22F96"/>
    <w:rsid w:val="00E22FA9"/>
    <w:rsid w:val="00E234E9"/>
    <w:rsid w:val="00E2355D"/>
    <w:rsid w:val="00E24A63"/>
    <w:rsid w:val="00E257B3"/>
    <w:rsid w:val="00E25909"/>
    <w:rsid w:val="00E2600F"/>
    <w:rsid w:val="00E26043"/>
    <w:rsid w:val="00E26099"/>
    <w:rsid w:val="00E261D1"/>
    <w:rsid w:val="00E27367"/>
    <w:rsid w:val="00E27ACB"/>
    <w:rsid w:val="00E27C36"/>
    <w:rsid w:val="00E30531"/>
    <w:rsid w:val="00E305D7"/>
    <w:rsid w:val="00E30D89"/>
    <w:rsid w:val="00E31B6D"/>
    <w:rsid w:val="00E31F1F"/>
    <w:rsid w:val="00E322CF"/>
    <w:rsid w:val="00E32F1B"/>
    <w:rsid w:val="00E331F0"/>
    <w:rsid w:val="00E337B2"/>
    <w:rsid w:val="00E33CF9"/>
    <w:rsid w:val="00E345A9"/>
    <w:rsid w:val="00E34AFE"/>
    <w:rsid w:val="00E34B22"/>
    <w:rsid w:val="00E34D3D"/>
    <w:rsid w:val="00E35E1A"/>
    <w:rsid w:val="00E365F9"/>
    <w:rsid w:val="00E37057"/>
    <w:rsid w:val="00E37D35"/>
    <w:rsid w:val="00E37D74"/>
    <w:rsid w:val="00E40387"/>
    <w:rsid w:val="00E404F0"/>
    <w:rsid w:val="00E407C7"/>
    <w:rsid w:val="00E412CE"/>
    <w:rsid w:val="00E41455"/>
    <w:rsid w:val="00E415FA"/>
    <w:rsid w:val="00E423F8"/>
    <w:rsid w:val="00E42CD7"/>
    <w:rsid w:val="00E42D30"/>
    <w:rsid w:val="00E4321F"/>
    <w:rsid w:val="00E43469"/>
    <w:rsid w:val="00E437B3"/>
    <w:rsid w:val="00E442AB"/>
    <w:rsid w:val="00E44948"/>
    <w:rsid w:val="00E454A0"/>
    <w:rsid w:val="00E45A8C"/>
    <w:rsid w:val="00E45F88"/>
    <w:rsid w:val="00E4625C"/>
    <w:rsid w:val="00E469F3"/>
    <w:rsid w:val="00E46A5E"/>
    <w:rsid w:val="00E50349"/>
    <w:rsid w:val="00E5081A"/>
    <w:rsid w:val="00E50D5B"/>
    <w:rsid w:val="00E5143D"/>
    <w:rsid w:val="00E51A43"/>
    <w:rsid w:val="00E5238B"/>
    <w:rsid w:val="00E528F8"/>
    <w:rsid w:val="00E53A3D"/>
    <w:rsid w:val="00E53B19"/>
    <w:rsid w:val="00E53DB8"/>
    <w:rsid w:val="00E55C1D"/>
    <w:rsid w:val="00E5678D"/>
    <w:rsid w:val="00E569B2"/>
    <w:rsid w:val="00E56CAC"/>
    <w:rsid w:val="00E5751B"/>
    <w:rsid w:val="00E60431"/>
    <w:rsid w:val="00E60FE2"/>
    <w:rsid w:val="00E61AC0"/>
    <w:rsid w:val="00E62230"/>
    <w:rsid w:val="00E62ADE"/>
    <w:rsid w:val="00E62AFC"/>
    <w:rsid w:val="00E62FAC"/>
    <w:rsid w:val="00E632C5"/>
    <w:rsid w:val="00E63630"/>
    <w:rsid w:val="00E637CD"/>
    <w:rsid w:val="00E63AA8"/>
    <w:rsid w:val="00E641B6"/>
    <w:rsid w:val="00E65348"/>
    <w:rsid w:val="00E657CC"/>
    <w:rsid w:val="00E657D3"/>
    <w:rsid w:val="00E659D0"/>
    <w:rsid w:val="00E67030"/>
    <w:rsid w:val="00E6728B"/>
    <w:rsid w:val="00E67B46"/>
    <w:rsid w:val="00E70856"/>
    <w:rsid w:val="00E70DD1"/>
    <w:rsid w:val="00E70FB0"/>
    <w:rsid w:val="00E7136D"/>
    <w:rsid w:val="00E713D8"/>
    <w:rsid w:val="00E7173D"/>
    <w:rsid w:val="00E7190C"/>
    <w:rsid w:val="00E7253F"/>
    <w:rsid w:val="00E725DE"/>
    <w:rsid w:val="00E72D18"/>
    <w:rsid w:val="00E733CC"/>
    <w:rsid w:val="00E735E2"/>
    <w:rsid w:val="00E73827"/>
    <w:rsid w:val="00E738CB"/>
    <w:rsid w:val="00E7414B"/>
    <w:rsid w:val="00E74FDB"/>
    <w:rsid w:val="00E769B3"/>
    <w:rsid w:val="00E76BCE"/>
    <w:rsid w:val="00E77474"/>
    <w:rsid w:val="00E77B76"/>
    <w:rsid w:val="00E800B0"/>
    <w:rsid w:val="00E80342"/>
    <w:rsid w:val="00E804EF"/>
    <w:rsid w:val="00E80771"/>
    <w:rsid w:val="00E80876"/>
    <w:rsid w:val="00E8182A"/>
    <w:rsid w:val="00E819C8"/>
    <w:rsid w:val="00E81F09"/>
    <w:rsid w:val="00E8207C"/>
    <w:rsid w:val="00E82D50"/>
    <w:rsid w:val="00E830BF"/>
    <w:rsid w:val="00E835B0"/>
    <w:rsid w:val="00E8409A"/>
    <w:rsid w:val="00E85026"/>
    <w:rsid w:val="00E853BF"/>
    <w:rsid w:val="00E863F4"/>
    <w:rsid w:val="00E86CA6"/>
    <w:rsid w:val="00E86D16"/>
    <w:rsid w:val="00E87175"/>
    <w:rsid w:val="00E87412"/>
    <w:rsid w:val="00E87915"/>
    <w:rsid w:val="00E87FEE"/>
    <w:rsid w:val="00E903F3"/>
    <w:rsid w:val="00E906AF"/>
    <w:rsid w:val="00E90FF7"/>
    <w:rsid w:val="00E913A2"/>
    <w:rsid w:val="00E91D44"/>
    <w:rsid w:val="00E92493"/>
    <w:rsid w:val="00E926F6"/>
    <w:rsid w:val="00E929FE"/>
    <w:rsid w:val="00E92A2B"/>
    <w:rsid w:val="00E940C2"/>
    <w:rsid w:val="00E942DE"/>
    <w:rsid w:val="00E944AD"/>
    <w:rsid w:val="00E94B18"/>
    <w:rsid w:val="00E95416"/>
    <w:rsid w:val="00E95C0E"/>
    <w:rsid w:val="00E95DC1"/>
    <w:rsid w:val="00E96158"/>
    <w:rsid w:val="00E96518"/>
    <w:rsid w:val="00E9734B"/>
    <w:rsid w:val="00E973C8"/>
    <w:rsid w:val="00EA10CF"/>
    <w:rsid w:val="00EA2AF4"/>
    <w:rsid w:val="00EA3026"/>
    <w:rsid w:val="00EA3592"/>
    <w:rsid w:val="00EA3770"/>
    <w:rsid w:val="00EA49F3"/>
    <w:rsid w:val="00EA5260"/>
    <w:rsid w:val="00EA600F"/>
    <w:rsid w:val="00EA61F7"/>
    <w:rsid w:val="00EA6B21"/>
    <w:rsid w:val="00EA6C09"/>
    <w:rsid w:val="00EA6D67"/>
    <w:rsid w:val="00EA7E6F"/>
    <w:rsid w:val="00EA7EB3"/>
    <w:rsid w:val="00EB0619"/>
    <w:rsid w:val="00EB09CE"/>
    <w:rsid w:val="00EB0F43"/>
    <w:rsid w:val="00EB13B8"/>
    <w:rsid w:val="00EB276D"/>
    <w:rsid w:val="00EB2BF5"/>
    <w:rsid w:val="00EB35A0"/>
    <w:rsid w:val="00EB3CF7"/>
    <w:rsid w:val="00EB47DC"/>
    <w:rsid w:val="00EB4D97"/>
    <w:rsid w:val="00EB5B1B"/>
    <w:rsid w:val="00EB60B3"/>
    <w:rsid w:val="00EB61F0"/>
    <w:rsid w:val="00EB6DAC"/>
    <w:rsid w:val="00EB6E2A"/>
    <w:rsid w:val="00EB7492"/>
    <w:rsid w:val="00EB7C83"/>
    <w:rsid w:val="00EB7C9D"/>
    <w:rsid w:val="00EB7D9A"/>
    <w:rsid w:val="00EB7EA6"/>
    <w:rsid w:val="00EC046F"/>
    <w:rsid w:val="00EC1144"/>
    <w:rsid w:val="00EC1999"/>
    <w:rsid w:val="00EC2291"/>
    <w:rsid w:val="00EC2CE3"/>
    <w:rsid w:val="00EC30AF"/>
    <w:rsid w:val="00EC395B"/>
    <w:rsid w:val="00EC3FEE"/>
    <w:rsid w:val="00EC53DE"/>
    <w:rsid w:val="00EC596A"/>
    <w:rsid w:val="00EC5998"/>
    <w:rsid w:val="00EC6F84"/>
    <w:rsid w:val="00ED0941"/>
    <w:rsid w:val="00ED0CDC"/>
    <w:rsid w:val="00ED15C0"/>
    <w:rsid w:val="00ED1F85"/>
    <w:rsid w:val="00ED2A1E"/>
    <w:rsid w:val="00ED2DE9"/>
    <w:rsid w:val="00ED3233"/>
    <w:rsid w:val="00ED3DB4"/>
    <w:rsid w:val="00ED477D"/>
    <w:rsid w:val="00ED4D7C"/>
    <w:rsid w:val="00ED576E"/>
    <w:rsid w:val="00ED5D73"/>
    <w:rsid w:val="00ED61B4"/>
    <w:rsid w:val="00ED64CA"/>
    <w:rsid w:val="00ED6819"/>
    <w:rsid w:val="00ED6A2C"/>
    <w:rsid w:val="00ED6AD3"/>
    <w:rsid w:val="00ED70F7"/>
    <w:rsid w:val="00ED712F"/>
    <w:rsid w:val="00ED72A4"/>
    <w:rsid w:val="00ED7809"/>
    <w:rsid w:val="00EE1182"/>
    <w:rsid w:val="00EE136A"/>
    <w:rsid w:val="00EE13C4"/>
    <w:rsid w:val="00EE1F8C"/>
    <w:rsid w:val="00EE234B"/>
    <w:rsid w:val="00EE26BD"/>
    <w:rsid w:val="00EE3481"/>
    <w:rsid w:val="00EE3C94"/>
    <w:rsid w:val="00EE3FC7"/>
    <w:rsid w:val="00EE4447"/>
    <w:rsid w:val="00EE4D63"/>
    <w:rsid w:val="00EE4F21"/>
    <w:rsid w:val="00EE542F"/>
    <w:rsid w:val="00EE54A7"/>
    <w:rsid w:val="00EE5693"/>
    <w:rsid w:val="00EE5E5F"/>
    <w:rsid w:val="00EE6621"/>
    <w:rsid w:val="00EE6A75"/>
    <w:rsid w:val="00EE6AB1"/>
    <w:rsid w:val="00EE7B48"/>
    <w:rsid w:val="00EF0497"/>
    <w:rsid w:val="00EF0A0F"/>
    <w:rsid w:val="00EF17EB"/>
    <w:rsid w:val="00EF232F"/>
    <w:rsid w:val="00EF2703"/>
    <w:rsid w:val="00EF2A50"/>
    <w:rsid w:val="00EF2F87"/>
    <w:rsid w:val="00EF33BA"/>
    <w:rsid w:val="00EF3D87"/>
    <w:rsid w:val="00EF3E58"/>
    <w:rsid w:val="00EF413E"/>
    <w:rsid w:val="00EF50F4"/>
    <w:rsid w:val="00EF5566"/>
    <w:rsid w:val="00EF56E7"/>
    <w:rsid w:val="00EF5C97"/>
    <w:rsid w:val="00EF745C"/>
    <w:rsid w:val="00F00EEF"/>
    <w:rsid w:val="00F02C1D"/>
    <w:rsid w:val="00F02D73"/>
    <w:rsid w:val="00F02F38"/>
    <w:rsid w:val="00F03C00"/>
    <w:rsid w:val="00F04010"/>
    <w:rsid w:val="00F04884"/>
    <w:rsid w:val="00F05B88"/>
    <w:rsid w:val="00F05F7F"/>
    <w:rsid w:val="00F068B8"/>
    <w:rsid w:val="00F079B3"/>
    <w:rsid w:val="00F07A61"/>
    <w:rsid w:val="00F07C7E"/>
    <w:rsid w:val="00F1047A"/>
    <w:rsid w:val="00F1133E"/>
    <w:rsid w:val="00F11D73"/>
    <w:rsid w:val="00F1255F"/>
    <w:rsid w:val="00F12699"/>
    <w:rsid w:val="00F12F46"/>
    <w:rsid w:val="00F1334E"/>
    <w:rsid w:val="00F13643"/>
    <w:rsid w:val="00F13659"/>
    <w:rsid w:val="00F13FFD"/>
    <w:rsid w:val="00F14AC7"/>
    <w:rsid w:val="00F1613A"/>
    <w:rsid w:val="00F165C2"/>
    <w:rsid w:val="00F16C4C"/>
    <w:rsid w:val="00F16D9E"/>
    <w:rsid w:val="00F170AA"/>
    <w:rsid w:val="00F171C8"/>
    <w:rsid w:val="00F17296"/>
    <w:rsid w:val="00F17907"/>
    <w:rsid w:val="00F20370"/>
    <w:rsid w:val="00F22500"/>
    <w:rsid w:val="00F2290E"/>
    <w:rsid w:val="00F2294E"/>
    <w:rsid w:val="00F232EE"/>
    <w:rsid w:val="00F234BD"/>
    <w:rsid w:val="00F23771"/>
    <w:rsid w:val="00F237A5"/>
    <w:rsid w:val="00F23C95"/>
    <w:rsid w:val="00F23CCF"/>
    <w:rsid w:val="00F23F46"/>
    <w:rsid w:val="00F24B9E"/>
    <w:rsid w:val="00F2569D"/>
    <w:rsid w:val="00F257A9"/>
    <w:rsid w:val="00F259EA"/>
    <w:rsid w:val="00F25F82"/>
    <w:rsid w:val="00F26AF1"/>
    <w:rsid w:val="00F26B49"/>
    <w:rsid w:val="00F2794A"/>
    <w:rsid w:val="00F30664"/>
    <w:rsid w:val="00F30CD0"/>
    <w:rsid w:val="00F31025"/>
    <w:rsid w:val="00F319D7"/>
    <w:rsid w:val="00F31EC9"/>
    <w:rsid w:val="00F323F6"/>
    <w:rsid w:val="00F324EE"/>
    <w:rsid w:val="00F3322A"/>
    <w:rsid w:val="00F33361"/>
    <w:rsid w:val="00F3386D"/>
    <w:rsid w:val="00F33B83"/>
    <w:rsid w:val="00F341A0"/>
    <w:rsid w:val="00F3477F"/>
    <w:rsid w:val="00F3512F"/>
    <w:rsid w:val="00F352B6"/>
    <w:rsid w:val="00F35D8A"/>
    <w:rsid w:val="00F374C9"/>
    <w:rsid w:val="00F37A31"/>
    <w:rsid w:val="00F400C7"/>
    <w:rsid w:val="00F4092C"/>
    <w:rsid w:val="00F40D2B"/>
    <w:rsid w:val="00F4133A"/>
    <w:rsid w:val="00F4214E"/>
    <w:rsid w:val="00F421DE"/>
    <w:rsid w:val="00F422EC"/>
    <w:rsid w:val="00F42473"/>
    <w:rsid w:val="00F4262C"/>
    <w:rsid w:val="00F427C5"/>
    <w:rsid w:val="00F4381D"/>
    <w:rsid w:val="00F4464E"/>
    <w:rsid w:val="00F44724"/>
    <w:rsid w:val="00F45687"/>
    <w:rsid w:val="00F45A00"/>
    <w:rsid w:val="00F45BD3"/>
    <w:rsid w:val="00F46FE8"/>
    <w:rsid w:val="00F47AFB"/>
    <w:rsid w:val="00F47D64"/>
    <w:rsid w:val="00F50D15"/>
    <w:rsid w:val="00F5262F"/>
    <w:rsid w:val="00F52881"/>
    <w:rsid w:val="00F52B3F"/>
    <w:rsid w:val="00F52C84"/>
    <w:rsid w:val="00F54320"/>
    <w:rsid w:val="00F54922"/>
    <w:rsid w:val="00F55439"/>
    <w:rsid w:val="00F5568F"/>
    <w:rsid w:val="00F55A45"/>
    <w:rsid w:val="00F56520"/>
    <w:rsid w:val="00F5687B"/>
    <w:rsid w:val="00F56C56"/>
    <w:rsid w:val="00F5715F"/>
    <w:rsid w:val="00F57F32"/>
    <w:rsid w:val="00F57F8B"/>
    <w:rsid w:val="00F60180"/>
    <w:rsid w:val="00F605CC"/>
    <w:rsid w:val="00F6227B"/>
    <w:rsid w:val="00F62835"/>
    <w:rsid w:val="00F62B02"/>
    <w:rsid w:val="00F62B55"/>
    <w:rsid w:val="00F62FFA"/>
    <w:rsid w:val="00F6304B"/>
    <w:rsid w:val="00F63133"/>
    <w:rsid w:val="00F6359B"/>
    <w:rsid w:val="00F644FE"/>
    <w:rsid w:val="00F64778"/>
    <w:rsid w:val="00F648A7"/>
    <w:rsid w:val="00F649DD"/>
    <w:rsid w:val="00F65941"/>
    <w:rsid w:val="00F65B68"/>
    <w:rsid w:val="00F66079"/>
    <w:rsid w:val="00F6674C"/>
    <w:rsid w:val="00F67A40"/>
    <w:rsid w:val="00F70047"/>
    <w:rsid w:val="00F704BA"/>
    <w:rsid w:val="00F70C28"/>
    <w:rsid w:val="00F71745"/>
    <w:rsid w:val="00F71820"/>
    <w:rsid w:val="00F72EE9"/>
    <w:rsid w:val="00F72FC2"/>
    <w:rsid w:val="00F76342"/>
    <w:rsid w:val="00F76D2D"/>
    <w:rsid w:val="00F770F0"/>
    <w:rsid w:val="00F77E8E"/>
    <w:rsid w:val="00F8019F"/>
    <w:rsid w:val="00F80D9E"/>
    <w:rsid w:val="00F80FFB"/>
    <w:rsid w:val="00F81A3F"/>
    <w:rsid w:val="00F81FE1"/>
    <w:rsid w:val="00F8203F"/>
    <w:rsid w:val="00F8246F"/>
    <w:rsid w:val="00F82BA0"/>
    <w:rsid w:val="00F83D6D"/>
    <w:rsid w:val="00F83F85"/>
    <w:rsid w:val="00F84710"/>
    <w:rsid w:val="00F84AB8"/>
    <w:rsid w:val="00F84B21"/>
    <w:rsid w:val="00F84C68"/>
    <w:rsid w:val="00F852FD"/>
    <w:rsid w:val="00F86547"/>
    <w:rsid w:val="00F87311"/>
    <w:rsid w:val="00F87BB1"/>
    <w:rsid w:val="00F87D1C"/>
    <w:rsid w:val="00F87EAC"/>
    <w:rsid w:val="00F90599"/>
    <w:rsid w:val="00F927BF"/>
    <w:rsid w:val="00F92A8E"/>
    <w:rsid w:val="00F92D5A"/>
    <w:rsid w:val="00F92DF4"/>
    <w:rsid w:val="00F93C1C"/>
    <w:rsid w:val="00F93CE5"/>
    <w:rsid w:val="00F94258"/>
    <w:rsid w:val="00F947AD"/>
    <w:rsid w:val="00F94E7A"/>
    <w:rsid w:val="00F94F28"/>
    <w:rsid w:val="00F95BFD"/>
    <w:rsid w:val="00F95DB1"/>
    <w:rsid w:val="00F95F82"/>
    <w:rsid w:val="00F96152"/>
    <w:rsid w:val="00F9668D"/>
    <w:rsid w:val="00F9745E"/>
    <w:rsid w:val="00FA0658"/>
    <w:rsid w:val="00FA0B15"/>
    <w:rsid w:val="00FA1658"/>
    <w:rsid w:val="00FA1B11"/>
    <w:rsid w:val="00FA1BB7"/>
    <w:rsid w:val="00FA1F5E"/>
    <w:rsid w:val="00FA1FF7"/>
    <w:rsid w:val="00FA2E0D"/>
    <w:rsid w:val="00FA3AF8"/>
    <w:rsid w:val="00FA3BCF"/>
    <w:rsid w:val="00FA3BF6"/>
    <w:rsid w:val="00FA458F"/>
    <w:rsid w:val="00FA69E5"/>
    <w:rsid w:val="00FA7123"/>
    <w:rsid w:val="00FA7CD6"/>
    <w:rsid w:val="00FB0226"/>
    <w:rsid w:val="00FB0DA5"/>
    <w:rsid w:val="00FB1B69"/>
    <w:rsid w:val="00FB233C"/>
    <w:rsid w:val="00FB35CC"/>
    <w:rsid w:val="00FB3B4A"/>
    <w:rsid w:val="00FB3F2D"/>
    <w:rsid w:val="00FB4753"/>
    <w:rsid w:val="00FB4D5E"/>
    <w:rsid w:val="00FB4DFE"/>
    <w:rsid w:val="00FB5439"/>
    <w:rsid w:val="00FB59F5"/>
    <w:rsid w:val="00FB601F"/>
    <w:rsid w:val="00FB6990"/>
    <w:rsid w:val="00FB6A75"/>
    <w:rsid w:val="00FB6E2E"/>
    <w:rsid w:val="00FB7130"/>
    <w:rsid w:val="00FC04F6"/>
    <w:rsid w:val="00FC1561"/>
    <w:rsid w:val="00FC1A36"/>
    <w:rsid w:val="00FC1F36"/>
    <w:rsid w:val="00FC2977"/>
    <w:rsid w:val="00FC29CF"/>
    <w:rsid w:val="00FC2DB4"/>
    <w:rsid w:val="00FC37DE"/>
    <w:rsid w:val="00FC38B0"/>
    <w:rsid w:val="00FC49B7"/>
    <w:rsid w:val="00FC58A0"/>
    <w:rsid w:val="00FC5C37"/>
    <w:rsid w:val="00FC6C8B"/>
    <w:rsid w:val="00FC70DA"/>
    <w:rsid w:val="00FC75FA"/>
    <w:rsid w:val="00FC76D9"/>
    <w:rsid w:val="00FC7E08"/>
    <w:rsid w:val="00FD027F"/>
    <w:rsid w:val="00FD0CB1"/>
    <w:rsid w:val="00FD0D1B"/>
    <w:rsid w:val="00FD150F"/>
    <w:rsid w:val="00FD176A"/>
    <w:rsid w:val="00FD218E"/>
    <w:rsid w:val="00FD2444"/>
    <w:rsid w:val="00FD2646"/>
    <w:rsid w:val="00FD2B30"/>
    <w:rsid w:val="00FD2FF5"/>
    <w:rsid w:val="00FD35E9"/>
    <w:rsid w:val="00FD5099"/>
    <w:rsid w:val="00FD5313"/>
    <w:rsid w:val="00FD6A26"/>
    <w:rsid w:val="00FD7AA4"/>
    <w:rsid w:val="00FE017D"/>
    <w:rsid w:val="00FE04A2"/>
    <w:rsid w:val="00FE0B53"/>
    <w:rsid w:val="00FE15F8"/>
    <w:rsid w:val="00FE184F"/>
    <w:rsid w:val="00FE1AB1"/>
    <w:rsid w:val="00FE1E3A"/>
    <w:rsid w:val="00FE27C7"/>
    <w:rsid w:val="00FE27FA"/>
    <w:rsid w:val="00FE3003"/>
    <w:rsid w:val="00FE3A2B"/>
    <w:rsid w:val="00FE4A54"/>
    <w:rsid w:val="00FE52A6"/>
    <w:rsid w:val="00FE5933"/>
    <w:rsid w:val="00FE5B8D"/>
    <w:rsid w:val="00FE63A5"/>
    <w:rsid w:val="00FE7080"/>
    <w:rsid w:val="00FE74D8"/>
    <w:rsid w:val="00FE76F2"/>
    <w:rsid w:val="00FE7FB3"/>
    <w:rsid w:val="00FF013A"/>
    <w:rsid w:val="00FF0519"/>
    <w:rsid w:val="00FF09BF"/>
    <w:rsid w:val="00FF1936"/>
    <w:rsid w:val="00FF19BC"/>
    <w:rsid w:val="00FF1A34"/>
    <w:rsid w:val="00FF1FEE"/>
    <w:rsid w:val="00FF2424"/>
    <w:rsid w:val="00FF28CC"/>
    <w:rsid w:val="00FF2B93"/>
    <w:rsid w:val="00FF3125"/>
    <w:rsid w:val="00FF3B22"/>
    <w:rsid w:val="00FF3B7F"/>
    <w:rsid w:val="00FF4A92"/>
    <w:rsid w:val="00FF4BDA"/>
    <w:rsid w:val="00FF4EE6"/>
    <w:rsid w:val="00FF50A3"/>
    <w:rsid w:val="00FF59B1"/>
    <w:rsid w:val="00FF618F"/>
    <w:rsid w:val="00FF6583"/>
    <w:rsid w:val="00FF78E8"/>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ffcf37,#ffd85d"/>
    </o:shapedefaults>
    <o:shapelayout v:ext="edit">
      <o:idmap v:ext="edit" data="1"/>
    </o:shapelayout>
  </w:shapeDefaults>
  <w:decimalSymbol w:val=","/>
  <w:listSeparator w:val=";"/>
  <w15:docId w15:val="{33940CA6-8A8D-40E1-83DB-B6670775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7AF"/>
  </w:style>
  <w:style w:type="paragraph" w:styleId="Titre1">
    <w:name w:val="heading 1"/>
    <w:basedOn w:val="Normal"/>
    <w:next w:val="Normal"/>
    <w:link w:val="Titre1Car"/>
    <w:autoRedefine/>
    <w:uiPriority w:val="99"/>
    <w:qFormat/>
    <w:rsid w:val="00A40D33"/>
    <w:pPr>
      <w:keepNext/>
      <w:keepLines/>
      <w:numPr>
        <w:numId w:val="2"/>
      </w:numPr>
      <w:pBdr>
        <w:bottom w:val="single" w:sz="24" w:space="1" w:color="FFC000"/>
      </w:pBdr>
      <w:spacing w:before="480" w:line="240" w:lineRule="auto"/>
      <w:outlineLvl w:val="0"/>
    </w:pPr>
    <w:rPr>
      <w:rFonts w:eastAsiaTheme="majorEastAsia" w:cstheme="majorBidi"/>
      <w:b/>
      <w:bCs/>
      <w:caps/>
      <w:color w:val="404040" w:themeColor="text1" w:themeTint="BF"/>
      <w:sz w:val="32"/>
      <w:szCs w:val="28"/>
    </w:rPr>
  </w:style>
  <w:style w:type="paragraph" w:styleId="Titre2">
    <w:name w:val="heading 2"/>
    <w:basedOn w:val="Normal"/>
    <w:next w:val="Normal"/>
    <w:link w:val="Titre2Car"/>
    <w:uiPriority w:val="99"/>
    <w:unhideWhenUsed/>
    <w:qFormat/>
    <w:rsid w:val="00B91724"/>
    <w:pPr>
      <w:keepNext/>
      <w:keepLines/>
      <w:numPr>
        <w:ilvl w:val="1"/>
        <w:numId w:val="2"/>
      </w:numPr>
      <w:shd w:val="clear" w:color="auto" w:fill="D9D9D9" w:themeFill="background1" w:themeFillShade="D9"/>
      <w:spacing w:before="200"/>
      <w:outlineLvl w:val="1"/>
    </w:pPr>
    <w:rPr>
      <w:rFonts w:eastAsiaTheme="majorEastAsia" w:cstheme="majorBidi"/>
      <w:b/>
      <w:bCs/>
      <w:color w:val="000000" w:themeColor="text1"/>
      <w:sz w:val="26"/>
      <w:szCs w:val="26"/>
    </w:rPr>
  </w:style>
  <w:style w:type="paragraph" w:styleId="Titre3">
    <w:name w:val="heading 3"/>
    <w:basedOn w:val="Normal"/>
    <w:next w:val="Normal"/>
    <w:link w:val="Titre3Car"/>
    <w:uiPriority w:val="99"/>
    <w:unhideWhenUsed/>
    <w:qFormat/>
    <w:rsid w:val="00F93C1C"/>
    <w:pPr>
      <w:keepNext/>
      <w:keepLines/>
      <w:numPr>
        <w:ilvl w:val="2"/>
        <w:numId w:val="2"/>
      </w:numPr>
      <w:shd w:val="clear" w:color="auto" w:fill="F2F2F2" w:themeFill="background1" w:themeFillShade="F2"/>
      <w:spacing w:before="200"/>
      <w:outlineLvl w:val="2"/>
    </w:pPr>
    <w:rPr>
      <w:rFonts w:eastAsiaTheme="majorEastAsia" w:cstheme="majorBidi"/>
      <w:b/>
      <w:bCs/>
      <w:sz w:val="24"/>
      <w:szCs w:val="24"/>
    </w:rPr>
  </w:style>
  <w:style w:type="paragraph" w:styleId="Titre4">
    <w:name w:val="heading 4"/>
    <w:basedOn w:val="Normal"/>
    <w:next w:val="Normal"/>
    <w:link w:val="Titre4Car"/>
    <w:autoRedefine/>
    <w:uiPriority w:val="99"/>
    <w:unhideWhenUsed/>
    <w:qFormat/>
    <w:rsid w:val="00F93C1C"/>
    <w:pPr>
      <w:keepNext/>
      <w:keepLines/>
      <w:numPr>
        <w:ilvl w:val="3"/>
        <w:numId w:val="2"/>
      </w:numPr>
      <w:shd w:val="clear" w:color="auto" w:fill="F2F2F2" w:themeFill="background1" w:themeFillShade="F2"/>
      <w:spacing w:before="200"/>
      <w:outlineLvl w:val="3"/>
    </w:pPr>
    <w:rPr>
      <w:rFonts w:eastAsiaTheme="majorEastAsia" w:cstheme="majorBidi"/>
      <w:b/>
      <w:bCs/>
      <w:i/>
      <w:iCs/>
      <w:color w:val="404040" w:themeColor="text1" w:themeTint="BF"/>
      <w:sz w:val="20"/>
      <w:u w:val="single"/>
    </w:rPr>
  </w:style>
  <w:style w:type="paragraph" w:styleId="Titre5">
    <w:name w:val="heading 5"/>
    <w:basedOn w:val="Normal"/>
    <w:next w:val="Normal"/>
    <w:link w:val="Titre5Car"/>
    <w:uiPriority w:val="99"/>
    <w:unhideWhenUsed/>
    <w:qFormat/>
    <w:rsid w:val="00BA7060"/>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9"/>
    <w:unhideWhenUsed/>
    <w:qFormat/>
    <w:rsid w:val="00BA7060"/>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9"/>
    <w:unhideWhenUsed/>
    <w:qFormat/>
    <w:rsid w:val="00BA7060"/>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9"/>
    <w:unhideWhenUsed/>
    <w:qFormat/>
    <w:rsid w:val="00BA7060"/>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9"/>
    <w:unhideWhenUsed/>
    <w:qFormat/>
    <w:rsid w:val="00BA7060"/>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rsid w:val="00A40D33"/>
    <w:rPr>
      <w:rFonts w:eastAsiaTheme="majorEastAsia" w:cstheme="majorBidi"/>
      <w:b/>
      <w:bCs/>
      <w:caps/>
      <w:color w:val="404040" w:themeColor="text1" w:themeTint="BF"/>
      <w:sz w:val="32"/>
      <w:szCs w:val="28"/>
    </w:rPr>
  </w:style>
  <w:style w:type="character" w:customStyle="1" w:styleId="Titre2Car">
    <w:name w:val="Titre 2 Car"/>
    <w:basedOn w:val="Policepardfaut"/>
    <w:link w:val="Titre2"/>
    <w:uiPriority w:val="99"/>
    <w:rsid w:val="00B91724"/>
    <w:rPr>
      <w:rFonts w:eastAsiaTheme="majorEastAsia" w:cstheme="majorBidi"/>
      <w:b/>
      <w:bCs/>
      <w:color w:val="000000" w:themeColor="text1"/>
      <w:sz w:val="26"/>
      <w:szCs w:val="26"/>
      <w:shd w:val="clear" w:color="auto" w:fill="D9D9D9" w:themeFill="background1" w:themeFillShade="D9"/>
    </w:rPr>
  </w:style>
  <w:style w:type="character" w:customStyle="1" w:styleId="Titre3Car">
    <w:name w:val="Titre 3 Car"/>
    <w:basedOn w:val="Policepardfaut"/>
    <w:link w:val="Titre3"/>
    <w:uiPriority w:val="99"/>
    <w:rsid w:val="00F93C1C"/>
    <w:rPr>
      <w:rFonts w:eastAsiaTheme="majorEastAsia" w:cstheme="majorBidi"/>
      <w:b/>
      <w:bCs/>
      <w:sz w:val="24"/>
      <w:szCs w:val="24"/>
      <w:shd w:val="clear" w:color="auto" w:fill="F2F2F2" w:themeFill="background1" w:themeFillShade="F2"/>
    </w:rPr>
  </w:style>
  <w:style w:type="character" w:customStyle="1" w:styleId="Titre4Car">
    <w:name w:val="Titre 4 Car"/>
    <w:basedOn w:val="Policepardfaut"/>
    <w:link w:val="Titre4"/>
    <w:uiPriority w:val="99"/>
    <w:rsid w:val="00F93C1C"/>
    <w:rPr>
      <w:rFonts w:eastAsiaTheme="majorEastAsia" w:cstheme="majorBidi"/>
      <w:b/>
      <w:bCs/>
      <w:i/>
      <w:iCs/>
      <w:color w:val="404040" w:themeColor="text1" w:themeTint="BF"/>
      <w:sz w:val="20"/>
      <w:u w:val="single"/>
      <w:shd w:val="clear" w:color="auto" w:fill="F2F2F2" w:themeFill="background1" w:themeFillShade="F2"/>
    </w:rPr>
  </w:style>
  <w:style w:type="character" w:customStyle="1" w:styleId="Titre5Car">
    <w:name w:val="Titre 5 Car"/>
    <w:basedOn w:val="Policepardfaut"/>
    <w:link w:val="Titre5"/>
    <w:uiPriority w:val="99"/>
    <w:rsid w:val="00BA706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9"/>
    <w:rsid w:val="00BA706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9"/>
    <w:rsid w:val="00BA706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9"/>
    <w:rsid w:val="00BA706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9"/>
    <w:rsid w:val="00BA7060"/>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uiPriority w:val="99"/>
    <w:rsid w:val="00460E0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60E07"/>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rsid w:val="00460E07"/>
    <w:rPr>
      <w:rFonts w:ascii="Tahoma" w:hAnsi="Tahoma" w:cs="Tahoma"/>
      <w:sz w:val="16"/>
      <w:szCs w:val="16"/>
    </w:rPr>
  </w:style>
  <w:style w:type="paragraph" w:styleId="En-tte">
    <w:name w:val="header"/>
    <w:aliases w:val="En-tête SQ"/>
    <w:basedOn w:val="Normal"/>
    <w:link w:val="En-tteCar"/>
    <w:uiPriority w:val="99"/>
    <w:unhideWhenUsed/>
    <w:rsid w:val="00460E07"/>
    <w:pPr>
      <w:tabs>
        <w:tab w:val="center" w:pos="4536"/>
        <w:tab w:val="right" w:pos="9072"/>
      </w:tabs>
      <w:spacing w:line="240" w:lineRule="auto"/>
    </w:pPr>
  </w:style>
  <w:style w:type="character" w:customStyle="1" w:styleId="En-tteCar">
    <w:name w:val="En-tête Car"/>
    <w:aliases w:val="En-tête SQ Car"/>
    <w:basedOn w:val="Policepardfaut"/>
    <w:link w:val="En-tte"/>
    <w:uiPriority w:val="99"/>
    <w:rsid w:val="00460E07"/>
  </w:style>
  <w:style w:type="paragraph" w:styleId="Pieddepage">
    <w:name w:val="footer"/>
    <w:basedOn w:val="Normal"/>
    <w:link w:val="PieddepageCar"/>
    <w:uiPriority w:val="99"/>
    <w:unhideWhenUsed/>
    <w:rsid w:val="00460E07"/>
    <w:pPr>
      <w:tabs>
        <w:tab w:val="center" w:pos="4536"/>
        <w:tab w:val="right" w:pos="9072"/>
      </w:tabs>
      <w:spacing w:line="240" w:lineRule="auto"/>
    </w:pPr>
  </w:style>
  <w:style w:type="character" w:customStyle="1" w:styleId="PieddepageCar">
    <w:name w:val="Pied de page Car"/>
    <w:basedOn w:val="Policepardfaut"/>
    <w:link w:val="Pieddepage"/>
    <w:uiPriority w:val="99"/>
    <w:rsid w:val="00460E07"/>
  </w:style>
  <w:style w:type="paragraph" w:styleId="En-ttedetabledesmatires">
    <w:name w:val="TOC Heading"/>
    <w:basedOn w:val="Titre1"/>
    <w:next w:val="Normal"/>
    <w:uiPriority w:val="99"/>
    <w:unhideWhenUsed/>
    <w:qFormat/>
    <w:rsid w:val="00BF2B49"/>
    <w:pPr>
      <w:outlineLvl w:val="9"/>
    </w:pPr>
  </w:style>
  <w:style w:type="paragraph" w:styleId="TM1">
    <w:name w:val="toc 1"/>
    <w:basedOn w:val="Normal"/>
    <w:next w:val="Normal"/>
    <w:autoRedefine/>
    <w:uiPriority w:val="39"/>
    <w:unhideWhenUsed/>
    <w:qFormat/>
    <w:rsid w:val="00BA7060"/>
    <w:pPr>
      <w:tabs>
        <w:tab w:val="left" w:pos="660"/>
        <w:tab w:val="right" w:leader="dot" w:pos="9062"/>
      </w:tabs>
      <w:spacing w:after="100"/>
    </w:pPr>
  </w:style>
  <w:style w:type="paragraph" w:styleId="TM2">
    <w:name w:val="toc 2"/>
    <w:basedOn w:val="Normal"/>
    <w:next w:val="Normal"/>
    <w:autoRedefine/>
    <w:uiPriority w:val="39"/>
    <w:unhideWhenUsed/>
    <w:qFormat/>
    <w:rsid w:val="00BF2B49"/>
    <w:pPr>
      <w:tabs>
        <w:tab w:val="right" w:leader="dot" w:pos="9062"/>
      </w:tabs>
      <w:spacing w:after="100"/>
    </w:pPr>
  </w:style>
  <w:style w:type="paragraph" w:styleId="TM3">
    <w:name w:val="toc 3"/>
    <w:basedOn w:val="Normal"/>
    <w:next w:val="Normal"/>
    <w:autoRedefine/>
    <w:uiPriority w:val="39"/>
    <w:unhideWhenUsed/>
    <w:qFormat/>
    <w:rsid w:val="00BF2B49"/>
    <w:pPr>
      <w:tabs>
        <w:tab w:val="right" w:leader="dot" w:pos="9062"/>
      </w:tabs>
      <w:spacing w:after="100"/>
    </w:pPr>
  </w:style>
  <w:style w:type="paragraph" w:styleId="Sansinterligne">
    <w:name w:val="No Spacing"/>
    <w:uiPriority w:val="99"/>
    <w:qFormat/>
    <w:rsid w:val="00413BA6"/>
    <w:pPr>
      <w:spacing w:line="240" w:lineRule="auto"/>
    </w:pPr>
  </w:style>
  <w:style w:type="character" w:styleId="Textedelespacerserv">
    <w:name w:val="Placeholder Text"/>
    <w:basedOn w:val="Policepardfaut"/>
    <w:uiPriority w:val="99"/>
    <w:semiHidden/>
    <w:rsid w:val="006B0694"/>
    <w:rPr>
      <w:color w:val="808080"/>
    </w:rPr>
  </w:style>
  <w:style w:type="character" w:styleId="Lienhypertexte">
    <w:name w:val="Hyperlink"/>
    <w:basedOn w:val="Policepardfaut"/>
    <w:uiPriority w:val="99"/>
    <w:unhideWhenUsed/>
    <w:rsid w:val="00C53944"/>
    <w:rPr>
      <w:color w:val="0000FF" w:themeColor="hyperlink"/>
      <w:u w:val="single"/>
    </w:rPr>
  </w:style>
  <w:style w:type="paragraph" w:styleId="Listenumros">
    <w:name w:val="List Number"/>
    <w:basedOn w:val="Normal"/>
    <w:uiPriority w:val="99"/>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uiPriority w:val="99"/>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uiPriority w:val="99"/>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uiPriority w:val="99"/>
    <w:rsid w:val="00937CB5"/>
    <w:pPr>
      <w:keepNext/>
      <w:spacing w:before="60" w:after="60" w:line="240" w:lineRule="auto"/>
    </w:pPr>
    <w:rPr>
      <w:rFonts w:ascii="Calibri" w:eastAsia="Arial Unicode MS" w:hAnsi="Calibri" w:cs="Times New Roman"/>
      <w:b/>
      <w:bCs/>
      <w:color w:val="FFFFFF"/>
      <w:sz w:val="20"/>
      <w:szCs w:val="20"/>
      <w:lang w:eastAsia="fr-FR"/>
    </w:rPr>
  </w:style>
  <w:style w:type="paragraph" w:customStyle="1" w:styleId="Style1">
    <w:name w:val="Style1"/>
    <w:basedOn w:val="Titre1"/>
    <w:link w:val="Style1Car"/>
    <w:uiPriority w:val="99"/>
    <w:qFormat/>
    <w:rsid w:val="00937CB5"/>
  </w:style>
  <w:style w:type="character" w:customStyle="1" w:styleId="Style1Car">
    <w:name w:val="Style1 Car"/>
    <w:basedOn w:val="Titre1Car"/>
    <w:link w:val="Style1"/>
    <w:uiPriority w:val="99"/>
    <w:rsid w:val="00937CB5"/>
    <w:rPr>
      <w:rFonts w:eastAsiaTheme="majorEastAsia" w:cstheme="majorBidi"/>
      <w:b/>
      <w:bCs/>
      <w:caps/>
      <w:color w:val="404040" w:themeColor="text1" w:themeTint="BF"/>
      <w:sz w:val="32"/>
      <w:szCs w:val="28"/>
    </w:rPr>
  </w:style>
  <w:style w:type="paragraph" w:customStyle="1" w:styleId="Style2">
    <w:name w:val="Style2"/>
    <w:basedOn w:val="Titre2"/>
    <w:link w:val="Style2Car"/>
    <w:uiPriority w:val="99"/>
    <w:qFormat/>
    <w:rsid w:val="00937CB5"/>
  </w:style>
  <w:style w:type="character" w:customStyle="1" w:styleId="Style2Car">
    <w:name w:val="Style2 Car"/>
    <w:basedOn w:val="Titre2Car"/>
    <w:link w:val="Style2"/>
    <w:uiPriority w:val="99"/>
    <w:rsid w:val="00937CB5"/>
    <w:rPr>
      <w:rFonts w:eastAsiaTheme="majorEastAsia" w:cstheme="majorBidi"/>
      <w:b/>
      <w:bCs/>
      <w:color w:val="000000" w:themeColor="text1"/>
      <w:sz w:val="26"/>
      <w:szCs w:val="26"/>
      <w:shd w:val="clear" w:color="auto" w:fill="D9D9D9" w:themeFill="background1" w:themeFillShade="D9"/>
    </w:rPr>
  </w:style>
  <w:style w:type="paragraph" w:customStyle="1" w:styleId="Style3">
    <w:name w:val="Style3"/>
    <w:basedOn w:val="Titre3"/>
    <w:link w:val="Style3Car"/>
    <w:uiPriority w:val="99"/>
    <w:qFormat/>
    <w:rsid w:val="00937CB5"/>
  </w:style>
  <w:style w:type="character" w:customStyle="1" w:styleId="Style3Car">
    <w:name w:val="Style3 Car"/>
    <w:basedOn w:val="Titre3Car"/>
    <w:link w:val="Style3"/>
    <w:uiPriority w:val="99"/>
    <w:rsid w:val="00937CB5"/>
    <w:rPr>
      <w:rFonts w:eastAsiaTheme="majorEastAsia" w:cstheme="majorBidi"/>
      <w:b/>
      <w:bCs/>
      <w:sz w:val="24"/>
      <w:szCs w:val="24"/>
      <w:shd w:val="clear" w:color="auto" w:fill="FFFF00"/>
    </w:rPr>
  </w:style>
  <w:style w:type="paragraph" w:customStyle="1" w:styleId="Style4">
    <w:name w:val="Style4"/>
    <w:basedOn w:val="Titre4"/>
    <w:link w:val="Style4Car"/>
    <w:uiPriority w:val="99"/>
    <w:qFormat/>
    <w:rsid w:val="00937CB5"/>
  </w:style>
  <w:style w:type="character" w:customStyle="1" w:styleId="Style4Car">
    <w:name w:val="Style4 Car"/>
    <w:basedOn w:val="Titre4Car"/>
    <w:link w:val="Style4"/>
    <w:uiPriority w:val="99"/>
    <w:rsid w:val="00937CB5"/>
    <w:rPr>
      <w:rFonts w:eastAsiaTheme="majorEastAsia" w:cstheme="majorBidi"/>
      <w:b/>
      <w:bCs/>
      <w:i/>
      <w:iCs/>
      <w:color w:val="404040" w:themeColor="text1" w:themeTint="BF"/>
      <w:sz w:val="20"/>
      <w:u w:val="single"/>
      <w:shd w:val="clear" w:color="auto" w:fill="F2F2F2" w:themeFill="background1" w:themeFillShade="F2"/>
    </w:rPr>
  </w:style>
  <w:style w:type="paragraph" w:styleId="Paragraphedeliste">
    <w:name w:val="List Paragraph"/>
    <w:basedOn w:val="Normal"/>
    <w:uiPriority w:val="34"/>
    <w:qFormat/>
    <w:rsid w:val="00937CB5"/>
    <w:pPr>
      <w:ind w:left="720"/>
      <w:contextualSpacing/>
    </w:pPr>
  </w:style>
  <w:style w:type="table" w:customStyle="1" w:styleId="TableNormal1">
    <w:name w:val="Table Normal1"/>
    <w:rsid w:val="00172E98"/>
    <w:rPr>
      <w:rFonts w:ascii="Calibri" w:eastAsia="Calibri" w:hAnsi="Calibri" w:cs="Calibri"/>
      <w:color w:val="000000"/>
      <w:szCs w:val="20"/>
      <w:lang w:eastAsia="fr-FR"/>
    </w:rPr>
    <w:tblPr>
      <w:tblCellMar>
        <w:top w:w="0" w:type="dxa"/>
        <w:left w:w="0" w:type="dxa"/>
        <w:bottom w:w="0" w:type="dxa"/>
        <w:right w:w="0" w:type="dxa"/>
      </w:tblCellMar>
    </w:tblPr>
  </w:style>
  <w:style w:type="paragraph" w:styleId="Titre">
    <w:name w:val="Title"/>
    <w:basedOn w:val="Normal"/>
    <w:next w:val="Normal"/>
    <w:link w:val="TitreCar"/>
    <w:rsid w:val="00172E98"/>
    <w:pPr>
      <w:keepNext/>
      <w:keepLines/>
      <w:spacing w:before="480" w:after="120"/>
      <w:contextualSpacing/>
    </w:pPr>
    <w:rPr>
      <w:rFonts w:ascii="Calibri" w:eastAsia="Calibri" w:hAnsi="Calibri" w:cs="Calibri"/>
      <w:b/>
      <w:color w:val="000000"/>
      <w:sz w:val="72"/>
      <w:szCs w:val="20"/>
      <w:lang w:eastAsia="fr-FR"/>
    </w:rPr>
  </w:style>
  <w:style w:type="character" w:customStyle="1" w:styleId="TitreCar">
    <w:name w:val="Titre Car"/>
    <w:basedOn w:val="Policepardfaut"/>
    <w:link w:val="Titre"/>
    <w:rsid w:val="00172E98"/>
    <w:rPr>
      <w:rFonts w:ascii="Calibri" w:eastAsia="Calibri" w:hAnsi="Calibri" w:cs="Calibri"/>
      <w:b/>
      <w:color w:val="000000"/>
      <w:sz w:val="72"/>
      <w:szCs w:val="20"/>
      <w:lang w:eastAsia="fr-FR"/>
    </w:rPr>
  </w:style>
  <w:style w:type="paragraph" w:styleId="Sous-titre">
    <w:name w:val="Subtitle"/>
    <w:basedOn w:val="Normal"/>
    <w:next w:val="Normal"/>
    <w:link w:val="Sous-titreCar"/>
    <w:rsid w:val="00172E98"/>
    <w:pPr>
      <w:keepNext/>
      <w:keepLines/>
      <w:spacing w:before="360" w:after="80"/>
      <w:contextualSpacing/>
    </w:pPr>
    <w:rPr>
      <w:rFonts w:ascii="Georgia" w:eastAsia="Georgia" w:hAnsi="Georgia" w:cs="Georgia"/>
      <w:i/>
      <w:color w:val="666666"/>
      <w:sz w:val="48"/>
      <w:szCs w:val="20"/>
      <w:lang w:eastAsia="fr-FR"/>
    </w:rPr>
  </w:style>
  <w:style w:type="character" w:customStyle="1" w:styleId="Sous-titreCar">
    <w:name w:val="Sous-titre Car"/>
    <w:basedOn w:val="Policepardfaut"/>
    <w:link w:val="Sous-titre"/>
    <w:rsid w:val="00172E98"/>
    <w:rPr>
      <w:rFonts w:ascii="Georgia" w:eastAsia="Georgia" w:hAnsi="Georgia" w:cs="Georgia"/>
      <w:i/>
      <w:color w:val="666666"/>
      <w:sz w:val="48"/>
      <w:szCs w:val="20"/>
      <w:lang w:eastAsia="fr-FR"/>
    </w:rPr>
  </w:style>
  <w:style w:type="character" w:styleId="Lienhypertextesuivivisit">
    <w:name w:val="FollowedHyperlink"/>
    <w:basedOn w:val="Policepardfaut"/>
    <w:uiPriority w:val="99"/>
    <w:semiHidden/>
    <w:unhideWhenUsed/>
    <w:rsid w:val="004E2DDD"/>
    <w:rPr>
      <w:color w:val="800080" w:themeColor="followedHyperlink"/>
      <w:u w:val="single"/>
    </w:rPr>
  </w:style>
  <w:style w:type="paragraph" w:styleId="Commentaire">
    <w:name w:val="annotation text"/>
    <w:basedOn w:val="Normal"/>
    <w:link w:val="CommentaireCar"/>
    <w:uiPriority w:val="99"/>
    <w:semiHidden/>
    <w:unhideWhenUsed/>
    <w:rsid w:val="00FE63A5"/>
    <w:pPr>
      <w:spacing w:line="240" w:lineRule="auto"/>
    </w:pPr>
    <w:rPr>
      <w:sz w:val="20"/>
      <w:szCs w:val="20"/>
    </w:rPr>
  </w:style>
  <w:style w:type="character" w:customStyle="1" w:styleId="CommentaireCar">
    <w:name w:val="Commentaire Car"/>
    <w:basedOn w:val="Policepardfaut"/>
    <w:link w:val="Commentaire"/>
    <w:uiPriority w:val="99"/>
    <w:semiHidden/>
    <w:rsid w:val="00FE63A5"/>
    <w:rPr>
      <w:sz w:val="20"/>
      <w:szCs w:val="20"/>
    </w:rPr>
  </w:style>
  <w:style w:type="character" w:styleId="Marquedecommentaire">
    <w:name w:val="annotation reference"/>
    <w:basedOn w:val="Policepardfaut"/>
    <w:uiPriority w:val="99"/>
    <w:semiHidden/>
    <w:unhideWhenUsed/>
    <w:rsid w:val="00FE63A5"/>
    <w:rPr>
      <w:sz w:val="16"/>
      <w:szCs w:val="16"/>
    </w:rPr>
  </w:style>
  <w:style w:type="paragraph" w:styleId="TM4">
    <w:name w:val="toc 4"/>
    <w:basedOn w:val="Normal"/>
    <w:next w:val="Normal"/>
    <w:autoRedefine/>
    <w:uiPriority w:val="39"/>
    <w:unhideWhenUsed/>
    <w:rsid w:val="00777829"/>
    <w:pPr>
      <w:spacing w:after="100"/>
      <w:ind w:left="660"/>
    </w:pPr>
    <w:rPr>
      <w:rFonts w:eastAsiaTheme="minorEastAsia"/>
      <w:lang w:eastAsia="fr-FR"/>
    </w:rPr>
  </w:style>
  <w:style w:type="paragraph" w:styleId="TM5">
    <w:name w:val="toc 5"/>
    <w:basedOn w:val="Normal"/>
    <w:next w:val="Normal"/>
    <w:autoRedefine/>
    <w:uiPriority w:val="39"/>
    <w:unhideWhenUsed/>
    <w:rsid w:val="00777829"/>
    <w:pPr>
      <w:spacing w:after="100"/>
      <w:ind w:left="880"/>
    </w:pPr>
    <w:rPr>
      <w:rFonts w:eastAsiaTheme="minorEastAsia"/>
      <w:lang w:eastAsia="fr-FR"/>
    </w:rPr>
  </w:style>
  <w:style w:type="paragraph" w:styleId="TM6">
    <w:name w:val="toc 6"/>
    <w:basedOn w:val="Normal"/>
    <w:next w:val="Normal"/>
    <w:autoRedefine/>
    <w:uiPriority w:val="39"/>
    <w:unhideWhenUsed/>
    <w:rsid w:val="00777829"/>
    <w:pPr>
      <w:spacing w:after="100"/>
      <w:ind w:left="1100"/>
    </w:pPr>
    <w:rPr>
      <w:rFonts w:eastAsiaTheme="minorEastAsia"/>
      <w:lang w:eastAsia="fr-FR"/>
    </w:rPr>
  </w:style>
  <w:style w:type="paragraph" w:styleId="TM7">
    <w:name w:val="toc 7"/>
    <w:basedOn w:val="Normal"/>
    <w:next w:val="Normal"/>
    <w:autoRedefine/>
    <w:uiPriority w:val="39"/>
    <w:unhideWhenUsed/>
    <w:rsid w:val="00777829"/>
    <w:pPr>
      <w:spacing w:after="100"/>
      <w:ind w:left="1320"/>
    </w:pPr>
    <w:rPr>
      <w:rFonts w:eastAsiaTheme="minorEastAsia"/>
      <w:lang w:eastAsia="fr-FR"/>
    </w:rPr>
  </w:style>
  <w:style w:type="paragraph" w:styleId="TM8">
    <w:name w:val="toc 8"/>
    <w:basedOn w:val="Normal"/>
    <w:next w:val="Normal"/>
    <w:autoRedefine/>
    <w:uiPriority w:val="39"/>
    <w:unhideWhenUsed/>
    <w:rsid w:val="00777829"/>
    <w:pPr>
      <w:spacing w:after="100"/>
      <w:ind w:left="1540"/>
    </w:pPr>
    <w:rPr>
      <w:rFonts w:eastAsiaTheme="minorEastAsia"/>
      <w:lang w:eastAsia="fr-FR"/>
    </w:rPr>
  </w:style>
  <w:style w:type="paragraph" w:styleId="TM9">
    <w:name w:val="toc 9"/>
    <w:basedOn w:val="Normal"/>
    <w:next w:val="Normal"/>
    <w:autoRedefine/>
    <w:uiPriority w:val="39"/>
    <w:unhideWhenUsed/>
    <w:rsid w:val="00777829"/>
    <w:pPr>
      <w:spacing w:after="100"/>
      <w:ind w:left="1760"/>
    </w:pPr>
    <w:rPr>
      <w:rFonts w:eastAsiaTheme="minorEastAsia"/>
      <w:lang w:eastAsia="fr-FR"/>
    </w:rPr>
  </w:style>
  <w:style w:type="paragraph" w:styleId="Notedefin">
    <w:name w:val="endnote text"/>
    <w:basedOn w:val="Normal"/>
    <w:link w:val="NotedefinCar"/>
    <w:uiPriority w:val="99"/>
    <w:semiHidden/>
    <w:unhideWhenUsed/>
    <w:rsid w:val="002F76C8"/>
    <w:pPr>
      <w:spacing w:line="240" w:lineRule="auto"/>
    </w:pPr>
    <w:rPr>
      <w:sz w:val="20"/>
      <w:szCs w:val="20"/>
    </w:rPr>
  </w:style>
  <w:style w:type="character" w:customStyle="1" w:styleId="NotedefinCar">
    <w:name w:val="Note de fin Car"/>
    <w:basedOn w:val="Policepardfaut"/>
    <w:link w:val="Notedefin"/>
    <w:uiPriority w:val="99"/>
    <w:semiHidden/>
    <w:rsid w:val="002F76C8"/>
    <w:rPr>
      <w:sz w:val="20"/>
      <w:szCs w:val="20"/>
    </w:rPr>
  </w:style>
  <w:style w:type="character" w:styleId="Appeldenotedefin">
    <w:name w:val="endnote reference"/>
    <w:basedOn w:val="Policepardfaut"/>
    <w:uiPriority w:val="99"/>
    <w:semiHidden/>
    <w:unhideWhenUsed/>
    <w:rsid w:val="002F76C8"/>
    <w:rPr>
      <w:vertAlign w:val="superscript"/>
    </w:rPr>
  </w:style>
  <w:style w:type="character" w:customStyle="1" w:styleId="longtext">
    <w:name w:val="long_text"/>
    <w:rsid w:val="00FB0DA5"/>
  </w:style>
  <w:style w:type="character" w:styleId="Accentuation">
    <w:name w:val="Emphasis"/>
    <w:basedOn w:val="Policepardfaut"/>
    <w:uiPriority w:val="99"/>
    <w:qFormat/>
    <w:rsid w:val="00DB557E"/>
    <w:rPr>
      <w:rFonts w:cs="Times New Roman"/>
      <w:i/>
    </w:rPr>
  </w:style>
  <w:style w:type="paragraph" w:customStyle="1" w:styleId="Paragraphedeliste1">
    <w:name w:val="Paragraphe de liste1"/>
    <w:basedOn w:val="Normal"/>
    <w:uiPriority w:val="99"/>
    <w:rsid w:val="00DB557E"/>
    <w:pPr>
      <w:tabs>
        <w:tab w:val="left" w:pos="708"/>
      </w:tabs>
      <w:suppressAutoHyphens/>
      <w:ind w:left="720"/>
    </w:pPr>
    <w:rPr>
      <w:rFonts w:ascii="Calibri" w:eastAsia="Calibri" w:hAnsi="Calibri" w:cs="Lohit Devanagari"/>
      <w:color w:val="00000A"/>
      <w:kern w:val="1"/>
      <w:lang w:eastAsia="ar-SA"/>
    </w:rPr>
  </w:style>
  <w:style w:type="paragraph" w:styleId="Corpsdetexte">
    <w:name w:val="Body Text"/>
    <w:basedOn w:val="Normal"/>
    <w:link w:val="CorpsdetexteCar"/>
    <w:uiPriority w:val="99"/>
    <w:rsid w:val="00DB557E"/>
    <w:pPr>
      <w:tabs>
        <w:tab w:val="left" w:pos="708"/>
      </w:tabs>
      <w:suppressAutoHyphens/>
      <w:spacing w:after="120"/>
    </w:pPr>
    <w:rPr>
      <w:rFonts w:ascii="Calibri" w:eastAsia="Calibri" w:hAnsi="Calibri" w:cs="Lohit Devanagari"/>
      <w:color w:val="00000A"/>
      <w:kern w:val="1"/>
      <w:lang w:eastAsia="ar-SA"/>
    </w:rPr>
  </w:style>
  <w:style w:type="character" w:customStyle="1" w:styleId="CorpsdetexteCar">
    <w:name w:val="Corps de texte Car"/>
    <w:basedOn w:val="Policepardfaut"/>
    <w:link w:val="Corpsdetexte"/>
    <w:uiPriority w:val="99"/>
    <w:rsid w:val="00DB557E"/>
    <w:rPr>
      <w:rFonts w:ascii="Calibri" w:eastAsia="Calibri" w:hAnsi="Calibri" w:cs="Lohit Devanagari"/>
      <w:color w:val="00000A"/>
      <w:kern w:val="1"/>
      <w:lang w:eastAsia="ar-SA"/>
    </w:rPr>
  </w:style>
  <w:style w:type="paragraph" w:customStyle="1" w:styleId="TableContents">
    <w:name w:val="Table Contents"/>
    <w:basedOn w:val="Normal"/>
    <w:uiPriority w:val="99"/>
    <w:rsid w:val="00DB557E"/>
    <w:pPr>
      <w:suppressLineNumbers/>
      <w:tabs>
        <w:tab w:val="left" w:pos="708"/>
      </w:tabs>
      <w:suppressAutoHyphens/>
    </w:pPr>
    <w:rPr>
      <w:rFonts w:ascii="Calibri" w:eastAsia="Calibri" w:hAnsi="Calibri" w:cs="Lohit Devanagari"/>
      <w:color w:val="00000A"/>
      <w:kern w:val="1"/>
      <w:lang w:eastAsia="ar-SA"/>
    </w:rPr>
  </w:style>
  <w:style w:type="character" w:customStyle="1" w:styleId="Policepardfaut1">
    <w:name w:val="Police par défaut1"/>
    <w:uiPriority w:val="99"/>
    <w:rsid w:val="00DB557E"/>
  </w:style>
  <w:style w:type="character" w:customStyle="1" w:styleId="Textedelespacerserv1">
    <w:name w:val="Texte de l'espace réservé1"/>
    <w:uiPriority w:val="99"/>
    <w:rsid w:val="00DB557E"/>
    <w:rPr>
      <w:color w:val="808080"/>
    </w:rPr>
  </w:style>
  <w:style w:type="character" w:customStyle="1" w:styleId="ListLabel1">
    <w:name w:val="ListLabel 1"/>
    <w:uiPriority w:val="99"/>
    <w:rsid w:val="00DB557E"/>
  </w:style>
  <w:style w:type="character" w:customStyle="1" w:styleId="ListLabel2">
    <w:name w:val="ListLabel 2"/>
    <w:uiPriority w:val="99"/>
    <w:rsid w:val="00DB557E"/>
  </w:style>
  <w:style w:type="character" w:customStyle="1" w:styleId="ListLabel3">
    <w:name w:val="ListLabel 3"/>
    <w:uiPriority w:val="99"/>
    <w:rsid w:val="00DB557E"/>
  </w:style>
  <w:style w:type="character" w:customStyle="1" w:styleId="ListLabel4">
    <w:name w:val="ListLabel 4"/>
    <w:uiPriority w:val="99"/>
    <w:rsid w:val="00DB557E"/>
  </w:style>
  <w:style w:type="character" w:customStyle="1" w:styleId="ListLabel5">
    <w:name w:val="ListLabel 5"/>
    <w:uiPriority w:val="99"/>
    <w:rsid w:val="00DB557E"/>
  </w:style>
  <w:style w:type="character" w:customStyle="1" w:styleId="ListLabel6">
    <w:name w:val="ListLabel 6"/>
    <w:uiPriority w:val="99"/>
    <w:rsid w:val="00DB557E"/>
  </w:style>
  <w:style w:type="character" w:customStyle="1" w:styleId="ListLabel7">
    <w:name w:val="ListLabel 7"/>
    <w:uiPriority w:val="99"/>
    <w:rsid w:val="00DB557E"/>
  </w:style>
  <w:style w:type="character" w:customStyle="1" w:styleId="Bullets">
    <w:name w:val="Bullets"/>
    <w:uiPriority w:val="99"/>
    <w:rsid w:val="00DB557E"/>
    <w:rPr>
      <w:rFonts w:ascii="OpenSymbol" w:eastAsia="OpenSymbol" w:hAnsi="OpenSymbol"/>
    </w:rPr>
  </w:style>
  <w:style w:type="character" w:customStyle="1" w:styleId="WW8Num6z0">
    <w:name w:val="WW8Num6z0"/>
    <w:uiPriority w:val="99"/>
    <w:rsid w:val="00DB557E"/>
    <w:rPr>
      <w:rFonts w:ascii="Symbol" w:hAnsi="Symbol"/>
    </w:rPr>
  </w:style>
  <w:style w:type="character" w:customStyle="1" w:styleId="WW8Num6z1">
    <w:name w:val="WW8Num6z1"/>
    <w:uiPriority w:val="99"/>
    <w:rsid w:val="00DB557E"/>
    <w:rPr>
      <w:rFonts w:ascii="Courier New" w:hAnsi="Courier New"/>
    </w:rPr>
  </w:style>
  <w:style w:type="character" w:customStyle="1" w:styleId="WW8Num6z2">
    <w:name w:val="WW8Num6z2"/>
    <w:uiPriority w:val="99"/>
    <w:rsid w:val="00DB557E"/>
    <w:rPr>
      <w:rFonts w:ascii="Wingdings" w:hAnsi="Wingdings"/>
    </w:rPr>
  </w:style>
  <w:style w:type="character" w:customStyle="1" w:styleId="ListLabel8">
    <w:name w:val="ListLabel 8"/>
    <w:uiPriority w:val="99"/>
    <w:rsid w:val="00DB557E"/>
  </w:style>
  <w:style w:type="character" w:customStyle="1" w:styleId="ListLabel9">
    <w:name w:val="ListLabel 9"/>
    <w:uiPriority w:val="99"/>
    <w:rsid w:val="00DB557E"/>
  </w:style>
  <w:style w:type="character" w:customStyle="1" w:styleId="ListLabel10">
    <w:name w:val="ListLabel 10"/>
    <w:uiPriority w:val="99"/>
    <w:rsid w:val="00DB557E"/>
  </w:style>
  <w:style w:type="character" w:customStyle="1" w:styleId="ListLabel11">
    <w:name w:val="ListLabel 11"/>
    <w:uiPriority w:val="99"/>
    <w:rsid w:val="00DB557E"/>
  </w:style>
  <w:style w:type="character" w:customStyle="1" w:styleId="ListLabel12">
    <w:name w:val="ListLabel 12"/>
    <w:uiPriority w:val="99"/>
    <w:rsid w:val="00DB557E"/>
  </w:style>
  <w:style w:type="character" w:customStyle="1" w:styleId="WW8Num49z0">
    <w:name w:val="WW8Num49z0"/>
    <w:uiPriority w:val="99"/>
    <w:rsid w:val="00DB557E"/>
    <w:rPr>
      <w:rFonts w:ascii="Arial" w:hAnsi="Arial"/>
    </w:rPr>
  </w:style>
  <w:style w:type="character" w:customStyle="1" w:styleId="WW8Num49z1">
    <w:name w:val="WW8Num49z1"/>
    <w:uiPriority w:val="99"/>
    <w:rsid w:val="00DB557E"/>
    <w:rPr>
      <w:rFonts w:ascii="Symbol" w:hAnsi="Symbol"/>
      <w:color w:val="000000"/>
      <w:sz w:val="16"/>
    </w:rPr>
  </w:style>
  <w:style w:type="character" w:customStyle="1" w:styleId="WW8Num49z2">
    <w:name w:val="WW8Num49z2"/>
    <w:uiPriority w:val="99"/>
    <w:rsid w:val="00DB557E"/>
    <w:rPr>
      <w:rFonts w:ascii="Wingdings" w:hAnsi="Wingdings"/>
    </w:rPr>
  </w:style>
  <w:style w:type="character" w:customStyle="1" w:styleId="WW8Num49z3">
    <w:name w:val="WW8Num49z3"/>
    <w:uiPriority w:val="99"/>
    <w:rsid w:val="00DB557E"/>
    <w:rPr>
      <w:rFonts w:ascii="Symbol" w:hAnsi="Symbol"/>
    </w:rPr>
  </w:style>
  <w:style w:type="character" w:customStyle="1" w:styleId="WW8Num49z4">
    <w:name w:val="WW8Num49z4"/>
    <w:uiPriority w:val="99"/>
    <w:rsid w:val="00DB557E"/>
    <w:rPr>
      <w:rFonts w:ascii="Courier New" w:hAnsi="Courier New"/>
    </w:rPr>
  </w:style>
  <w:style w:type="character" w:customStyle="1" w:styleId="WW8Num22z0">
    <w:name w:val="WW8Num22z0"/>
    <w:uiPriority w:val="99"/>
    <w:rsid w:val="00DB557E"/>
    <w:rPr>
      <w:rFonts w:ascii="Arial" w:hAnsi="Arial"/>
    </w:rPr>
  </w:style>
  <w:style w:type="character" w:customStyle="1" w:styleId="WW8Num22z1">
    <w:name w:val="WW8Num22z1"/>
    <w:uiPriority w:val="99"/>
    <w:rsid w:val="00DB557E"/>
    <w:rPr>
      <w:rFonts w:ascii="Courier New" w:hAnsi="Courier New"/>
    </w:rPr>
  </w:style>
  <w:style w:type="character" w:customStyle="1" w:styleId="WW8Num22z2">
    <w:name w:val="WW8Num22z2"/>
    <w:uiPriority w:val="99"/>
    <w:rsid w:val="00DB557E"/>
    <w:rPr>
      <w:rFonts w:ascii="Wingdings" w:hAnsi="Wingdings"/>
    </w:rPr>
  </w:style>
  <w:style w:type="character" w:customStyle="1" w:styleId="WW8Num22z3">
    <w:name w:val="WW8Num22z3"/>
    <w:uiPriority w:val="99"/>
    <w:rsid w:val="00DB557E"/>
    <w:rPr>
      <w:rFonts w:ascii="Symbol" w:hAnsi="Symbol"/>
    </w:rPr>
  </w:style>
  <w:style w:type="character" w:customStyle="1" w:styleId="ListLabel13">
    <w:name w:val="ListLabel 13"/>
    <w:uiPriority w:val="99"/>
    <w:rsid w:val="00DB557E"/>
  </w:style>
  <w:style w:type="character" w:customStyle="1" w:styleId="ListLabel14">
    <w:name w:val="ListLabel 14"/>
    <w:uiPriority w:val="99"/>
    <w:rsid w:val="00DB557E"/>
  </w:style>
  <w:style w:type="character" w:customStyle="1" w:styleId="ListLabel15">
    <w:name w:val="ListLabel 15"/>
    <w:uiPriority w:val="99"/>
    <w:rsid w:val="00DB557E"/>
  </w:style>
  <w:style w:type="character" w:customStyle="1" w:styleId="ListLabel16">
    <w:name w:val="ListLabel 16"/>
    <w:uiPriority w:val="99"/>
    <w:rsid w:val="00DB557E"/>
  </w:style>
  <w:style w:type="character" w:customStyle="1" w:styleId="ListLabel17">
    <w:name w:val="ListLabel 17"/>
    <w:uiPriority w:val="99"/>
    <w:rsid w:val="00DB557E"/>
  </w:style>
  <w:style w:type="character" w:customStyle="1" w:styleId="ListLabel18">
    <w:name w:val="ListLabel 18"/>
    <w:uiPriority w:val="99"/>
    <w:rsid w:val="00DB557E"/>
  </w:style>
  <w:style w:type="character" w:customStyle="1" w:styleId="ListLabel19">
    <w:name w:val="ListLabel 19"/>
    <w:uiPriority w:val="99"/>
    <w:rsid w:val="00DB557E"/>
  </w:style>
  <w:style w:type="character" w:customStyle="1" w:styleId="ListLabel20">
    <w:name w:val="ListLabel 20"/>
    <w:uiPriority w:val="99"/>
    <w:rsid w:val="00DB557E"/>
  </w:style>
  <w:style w:type="character" w:customStyle="1" w:styleId="ListLabel21">
    <w:name w:val="ListLabel 21"/>
    <w:uiPriority w:val="99"/>
    <w:rsid w:val="00DB557E"/>
  </w:style>
  <w:style w:type="character" w:customStyle="1" w:styleId="ListLabel22">
    <w:name w:val="ListLabel 22"/>
    <w:uiPriority w:val="99"/>
    <w:rsid w:val="00DB557E"/>
  </w:style>
  <w:style w:type="character" w:customStyle="1" w:styleId="ListLabel23">
    <w:name w:val="ListLabel 23"/>
    <w:uiPriority w:val="99"/>
    <w:rsid w:val="00DB557E"/>
  </w:style>
  <w:style w:type="character" w:customStyle="1" w:styleId="ListLabel24">
    <w:name w:val="ListLabel 24"/>
    <w:uiPriority w:val="99"/>
    <w:rsid w:val="00DB557E"/>
  </w:style>
  <w:style w:type="character" w:customStyle="1" w:styleId="ListLabel25">
    <w:name w:val="ListLabel 25"/>
    <w:uiPriority w:val="99"/>
    <w:rsid w:val="00DB557E"/>
  </w:style>
  <w:style w:type="character" w:customStyle="1" w:styleId="ListLabel26">
    <w:name w:val="ListLabel 26"/>
    <w:uiPriority w:val="99"/>
    <w:rsid w:val="00DB557E"/>
  </w:style>
  <w:style w:type="character" w:customStyle="1" w:styleId="ListLabel27">
    <w:name w:val="ListLabel 27"/>
    <w:uiPriority w:val="99"/>
    <w:rsid w:val="00DB557E"/>
  </w:style>
  <w:style w:type="character" w:customStyle="1" w:styleId="ListLabel28">
    <w:name w:val="ListLabel 28"/>
    <w:uiPriority w:val="99"/>
    <w:rsid w:val="00DB557E"/>
  </w:style>
  <w:style w:type="character" w:customStyle="1" w:styleId="ListLabel29">
    <w:name w:val="ListLabel 29"/>
    <w:uiPriority w:val="99"/>
    <w:rsid w:val="00DB557E"/>
  </w:style>
  <w:style w:type="character" w:customStyle="1" w:styleId="ListLabel30">
    <w:name w:val="ListLabel 30"/>
    <w:uiPriority w:val="99"/>
    <w:rsid w:val="00DB557E"/>
  </w:style>
  <w:style w:type="character" w:customStyle="1" w:styleId="ListLabel31">
    <w:name w:val="ListLabel 31"/>
    <w:uiPriority w:val="99"/>
    <w:rsid w:val="00DB557E"/>
  </w:style>
  <w:style w:type="character" w:customStyle="1" w:styleId="ListLabel32">
    <w:name w:val="ListLabel 32"/>
    <w:uiPriority w:val="99"/>
    <w:rsid w:val="00DB557E"/>
  </w:style>
  <w:style w:type="character" w:customStyle="1" w:styleId="ListLabel33">
    <w:name w:val="ListLabel 33"/>
    <w:uiPriority w:val="99"/>
    <w:rsid w:val="00DB557E"/>
  </w:style>
  <w:style w:type="character" w:customStyle="1" w:styleId="ListLabel34">
    <w:name w:val="ListLabel 34"/>
    <w:uiPriority w:val="99"/>
    <w:rsid w:val="00DB557E"/>
  </w:style>
  <w:style w:type="character" w:customStyle="1" w:styleId="ListLabel35">
    <w:name w:val="ListLabel 35"/>
    <w:uiPriority w:val="99"/>
    <w:rsid w:val="00DB557E"/>
  </w:style>
  <w:style w:type="character" w:customStyle="1" w:styleId="ListLabel36">
    <w:name w:val="ListLabel 36"/>
    <w:uiPriority w:val="99"/>
    <w:rsid w:val="00DB557E"/>
  </w:style>
  <w:style w:type="character" w:customStyle="1" w:styleId="ListLabel37">
    <w:name w:val="ListLabel 37"/>
    <w:uiPriority w:val="99"/>
    <w:rsid w:val="00DB557E"/>
  </w:style>
  <w:style w:type="character" w:customStyle="1" w:styleId="ListLabel38">
    <w:name w:val="ListLabel 38"/>
    <w:uiPriority w:val="99"/>
    <w:rsid w:val="00DB557E"/>
  </w:style>
  <w:style w:type="character" w:customStyle="1" w:styleId="ListLabel39">
    <w:name w:val="ListLabel 39"/>
    <w:uiPriority w:val="99"/>
    <w:rsid w:val="00DB557E"/>
  </w:style>
  <w:style w:type="character" w:customStyle="1" w:styleId="ListLabel40">
    <w:name w:val="ListLabel 40"/>
    <w:uiPriority w:val="99"/>
    <w:rsid w:val="00DB557E"/>
  </w:style>
  <w:style w:type="character" w:customStyle="1" w:styleId="ListLabel41">
    <w:name w:val="ListLabel 41"/>
    <w:uiPriority w:val="99"/>
    <w:rsid w:val="00DB557E"/>
  </w:style>
  <w:style w:type="character" w:customStyle="1" w:styleId="ListLabel42">
    <w:name w:val="ListLabel 42"/>
    <w:uiPriority w:val="99"/>
    <w:rsid w:val="00DB557E"/>
  </w:style>
  <w:style w:type="character" w:customStyle="1" w:styleId="ListLabel43">
    <w:name w:val="ListLabel 43"/>
    <w:uiPriority w:val="99"/>
    <w:rsid w:val="00DB557E"/>
  </w:style>
  <w:style w:type="character" w:customStyle="1" w:styleId="ListLabel44">
    <w:name w:val="ListLabel 44"/>
    <w:uiPriority w:val="99"/>
    <w:rsid w:val="00DB557E"/>
  </w:style>
  <w:style w:type="character" w:customStyle="1" w:styleId="ListLabel45">
    <w:name w:val="ListLabel 45"/>
    <w:uiPriority w:val="99"/>
    <w:rsid w:val="00DB557E"/>
  </w:style>
  <w:style w:type="character" w:customStyle="1" w:styleId="ListLabel46">
    <w:name w:val="ListLabel 46"/>
    <w:uiPriority w:val="99"/>
    <w:rsid w:val="00DB557E"/>
  </w:style>
  <w:style w:type="character" w:customStyle="1" w:styleId="ListLabel47">
    <w:name w:val="ListLabel 47"/>
    <w:uiPriority w:val="99"/>
    <w:rsid w:val="00DB557E"/>
  </w:style>
  <w:style w:type="character" w:customStyle="1" w:styleId="ListLabel48">
    <w:name w:val="ListLabel 48"/>
    <w:uiPriority w:val="99"/>
    <w:rsid w:val="00DB557E"/>
  </w:style>
  <w:style w:type="character" w:customStyle="1" w:styleId="ListLabel49">
    <w:name w:val="ListLabel 49"/>
    <w:uiPriority w:val="99"/>
    <w:rsid w:val="00DB557E"/>
  </w:style>
  <w:style w:type="character" w:customStyle="1" w:styleId="ListLabel50">
    <w:name w:val="ListLabel 50"/>
    <w:uiPriority w:val="99"/>
    <w:rsid w:val="00DB557E"/>
  </w:style>
  <w:style w:type="character" w:customStyle="1" w:styleId="ListLabel51">
    <w:name w:val="ListLabel 51"/>
    <w:uiPriority w:val="99"/>
    <w:rsid w:val="00DB557E"/>
  </w:style>
  <w:style w:type="character" w:customStyle="1" w:styleId="ListLabel52">
    <w:name w:val="ListLabel 52"/>
    <w:uiPriority w:val="99"/>
    <w:rsid w:val="00DB557E"/>
  </w:style>
  <w:style w:type="character" w:customStyle="1" w:styleId="ListLabel53">
    <w:name w:val="ListLabel 53"/>
    <w:uiPriority w:val="99"/>
    <w:rsid w:val="00DB557E"/>
  </w:style>
  <w:style w:type="character" w:customStyle="1" w:styleId="ListLabel54">
    <w:name w:val="ListLabel 54"/>
    <w:uiPriority w:val="99"/>
    <w:rsid w:val="00DB557E"/>
  </w:style>
  <w:style w:type="character" w:customStyle="1" w:styleId="ListLabel55">
    <w:name w:val="ListLabel 55"/>
    <w:uiPriority w:val="99"/>
    <w:rsid w:val="00DB557E"/>
  </w:style>
  <w:style w:type="character" w:customStyle="1" w:styleId="ListLabel56">
    <w:name w:val="ListLabel 56"/>
    <w:uiPriority w:val="99"/>
    <w:rsid w:val="00DB557E"/>
  </w:style>
  <w:style w:type="character" w:customStyle="1" w:styleId="ListLabel57">
    <w:name w:val="ListLabel 57"/>
    <w:uiPriority w:val="99"/>
    <w:rsid w:val="00DB557E"/>
  </w:style>
  <w:style w:type="character" w:customStyle="1" w:styleId="ListLabel58">
    <w:name w:val="ListLabel 58"/>
    <w:uiPriority w:val="99"/>
    <w:rsid w:val="00DB557E"/>
  </w:style>
  <w:style w:type="character" w:customStyle="1" w:styleId="ListLabel59">
    <w:name w:val="ListLabel 59"/>
    <w:uiPriority w:val="99"/>
    <w:rsid w:val="00DB557E"/>
  </w:style>
  <w:style w:type="character" w:customStyle="1" w:styleId="ListLabel60">
    <w:name w:val="ListLabel 60"/>
    <w:uiPriority w:val="99"/>
    <w:rsid w:val="00DB557E"/>
  </w:style>
  <w:style w:type="character" w:customStyle="1" w:styleId="ListLabel61">
    <w:name w:val="ListLabel 61"/>
    <w:uiPriority w:val="99"/>
    <w:rsid w:val="00DB557E"/>
  </w:style>
  <w:style w:type="character" w:customStyle="1" w:styleId="ListLabel62">
    <w:name w:val="ListLabel 62"/>
    <w:uiPriority w:val="99"/>
    <w:rsid w:val="00DB557E"/>
  </w:style>
  <w:style w:type="character" w:customStyle="1" w:styleId="ListLabel63">
    <w:name w:val="ListLabel 63"/>
    <w:uiPriority w:val="99"/>
    <w:rsid w:val="00DB557E"/>
  </w:style>
  <w:style w:type="character" w:customStyle="1" w:styleId="ListLabel64">
    <w:name w:val="ListLabel 64"/>
    <w:uiPriority w:val="99"/>
    <w:rsid w:val="00DB557E"/>
  </w:style>
  <w:style w:type="character" w:customStyle="1" w:styleId="ListLabel65">
    <w:name w:val="ListLabel 65"/>
    <w:uiPriority w:val="99"/>
    <w:rsid w:val="00DB557E"/>
  </w:style>
  <w:style w:type="character" w:customStyle="1" w:styleId="ListLabel66">
    <w:name w:val="ListLabel 66"/>
    <w:uiPriority w:val="99"/>
    <w:rsid w:val="00DB557E"/>
  </w:style>
  <w:style w:type="character" w:customStyle="1" w:styleId="ListLabel67">
    <w:name w:val="ListLabel 67"/>
    <w:uiPriority w:val="99"/>
    <w:rsid w:val="00DB557E"/>
  </w:style>
  <w:style w:type="character" w:customStyle="1" w:styleId="ListLabel68">
    <w:name w:val="ListLabel 68"/>
    <w:uiPriority w:val="99"/>
    <w:rsid w:val="00DB557E"/>
  </w:style>
  <w:style w:type="character" w:customStyle="1" w:styleId="ListLabel69">
    <w:name w:val="ListLabel 69"/>
    <w:uiPriority w:val="99"/>
    <w:rsid w:val="00DB557E"/>
  </w:style>
  <w:style w:type="character" w:customStyle="1" w:styleId="ListLabel70">
    <w:name w:val="ListLabel 70"/>
    <w:uiPriority w:val="99"/>
    <w:rsid w:val="00DB557E"/>
  </w:style>
  <w:style w:type="character" w:customStyle="1" w:styleId="ListLabel71">
    <w:name w:val="ListLabel 71"/>
    <w:uiPriority w:val="99"/>
    <w:rsid w:val="00DB557E"/>
  </w:style>
  <w:style w:type="character" w:customStyle="1" w:styleId="ListLabel72">
    <w:name w:val="ListLabel 72"/>
    <w:uiPriority w:val="99"/>
    <w:rsid w:val="00DB557E"/>
  </w:style>
  <w:style w:type="character" w:customStyle="1" w:styleId="ListLabel73">
    <w:name w:val="ListLabel 73"/>
    <w:uiPriority w:val="99"/>
    <w:rsid w:val="00DB557E"/>
  </w:style>
  <w:style w:type="character" w:customStyle="1" w:styleId="ListLabel74">
    <w:name w:val="ListLabel 74"/>
    <w:uiPriority w:val="99"/>
    <w:rsid w:val="00DB557E"/>
  </w:style>
  <w:style w:type="character" w:customStyle="1" w:styleId="ListLabel75">
    <w:name w:val="ListLabel 75"/>
    <w:uiPriority w:val="99"/>
    <w:rsid w:val="00DB557E"/>
  </w:style>
  <w:style w:type="character" w:customStyle="1" w:styleId="ListLabel76">
    <w:name w:val="ListLabel 76"/>
    <w:uiPriority w:val="99"/>
    <w:rsid w:val="00DB557E"/>
  </w:style>
  <w:style w:type="character" w:customStyle="1" w:styleId="ListLabel77">
    <w:name w:val="ListLabel 77"/>
    <w:uiPriority w:val="99"/>
    <w:rsid w:val="00DB557E"/>
  </w:style>
  <w:style w:type="character" w:customStyle="1" w:styleId="ListLabel78">
    <w:name w:val="ListLabel 78"/>
    <w:uiPriority w:val="99"/>
    <w:rsid w:val="00DB557E"/>
  </w:style>
  <w:style w:type="character" w:customStyle="1" w:styleId="ListLabel79">
    <w:name w:val="ListLabel 79"/>
    <w:uiPriority w:val="99"/>
    <w:rsid w:val="00DB557E"/>
  </w:style>
  <w:style w:type="character" w:customStyle="1" w:styleId="ListLabel80">
    <w:name w:val="ListLabel 80"/>
    <w:uiPriority w:val="99"/>
    <w:rsid w:val="00DB557E"/>
  </w:style>
  <w:style w:type="character" w:customStyle="1" w:styleId="ListLabel81">
    <w:name w:val="ListLabel 81"/>
    <w:uiPriority w:val="99"/>
    <w:rsid w:val="00DB557E"/>
  </w:style>
  <w:style w:type="character" w:customStyle="1" w:styleId="ListLabel82">
    <w:name w:val="ListLabel 82"/>
    <w:uiPriority w:val="99"/>
    <w:rsid w:val="00DB557E"/>
  </w:style>
  <w:style w:type="character" w:customStyle="1" w:styleId="ListLabel83">
    <w:name w:val="ListLabel 83"/>
    <w:uiPriority w:val="99"/>
    <w:rsid w:val="00DB557E"/>
  </w:style>
  <w:style w:type="character" w:customStyle="1" w:styleId="ListLabel84">
    <w:name w:val="ListLabel 84"/>
    <w:uiPriority w:val="99"/>
    <w:rsid w:val="00DB557E"/>
  </w:style>
  <w:style w:type="character" w:customStyle="1" w:styleId="ListLabel85">
    <w:name w:val="ListLabel 85"/>
    <w:uiPriority w:val="99"/>
    <w:rsid w:val="00DB557E"/>
  </w:style>
  <w:style w:type="character" w:customStyle="1" w:styleId="ListLabel86">
    <w:name w:val="ListLabel 86"/>
    <w:uiPriority w:val="99"/>
    <w:rsid w:val="00DB557E"/>
  </w:style>
  <w:style w:type="character" w:customStyle="1" w:styleId="ListLabel87">
    <w:name w:val="ListLabel 87"/>
    <w:uiPriority w:val="99"/>
    <w:rsid w:val="00DB557E"/>
  </w:style>
  <w:style w:type="character" w:customStyle="1" w:styleId="ListLabel88">
    <w:name w:val="ListLabel 88"/>
    <w:uiPriority w:val="99"/>
    <w:rsid w:val="00DB557E"/>
  </w:style>
  <w:style w:type="character" w:customStyle="1" w:styleId="ListLabel89">
    <w:name w:val="ListLabel 89"/>
    <w:uiPriority w:val="99"/>
    <w:rsid w:val="00DB557E"/>
  </w:style>
  <w:style w:type="character" w:customStyle="1" w:styleId="ListLabel90">
    <w:name w:val="ListLabel 90"/>
    <w:uiPriority w:val="99"/>
    <w:rsid w:val="00DB557E"/>
  </w:style>
  <w:style w:type="character" w:customStyle="1" w:styleId="ListLabel91">
    <w:name w:val="ListLabel 91"/>
    <w:uiPriority w:val="99"/>
    <w:rsid w:val="00DB557E"/>
  </w:style>
  <w:style w:type="character" w:customStyle="1" w:styleId="ListLabel92">
    <w:name w:val="ListLabel 92"/>
    <w:uiPriority w:val="99"/>
    <w:rsid w:val="00DB557E"/>
  </w:style>
  <w:style w:type="character" w:customStyle="1" w:styleId="ListLabel93">
    <w:name w:val="ListLabel 93"/>
    <w:uiPriority w:val="99"/>
    <w:rsid w:val="00DB557E"/>
  </w:style>
  <w:style w:type="character" w:customStyle="1" w:styleId="ListLabel94">
    <w:name w:val="ListLabel 94"/>
    <w:uiPriority w:val="99"/>
    <w:rsid w:val="00DB557E"/>
  </w:style>
  <w:style w:type="character" w:customStyle="1" w:styleId="ListLabel95">
    <w:name w:val="ListLabel 95"/>
    <w:uiPriority w:val="99"/>
    <w:rsid w:val="00DB557E"/>
  </w:style>
  <w:style w:type="character" w:customStyle="1" w:styleId="ListLabel96">
    <w:name w:val="ListLabel 96"/>
    <w:uiPriority w:val="99"/>
    <w:rsid w:val="00DB557E"/>
  </w:style>
  <w:style w:type="character" w:customStyle="1" w:styleId="ListLabel97">
    <w:name w:val="ListLabel 97"/>
    <w:uiPriority w:val="99"/>
    <w:rsid w:val="00DB557E"/>
  </w:style>
  <w:style w:type="character" w:customStyle="1" w:styleId="ListLabel98">
    <w:name w:val="ListLabel 98"/>
    <w:uiPriority w:val="99"/>
    <w:rsid w:val="00DB557E"/>
  </w:style>
  <w:style w:type="character" w:customStyle="1" w:styleId="ListLabel99">
    <w:name w:val="ListLabel 99"/>
    <w:uiPriority w:val="99"/>
    <w:rsid w:val="00DB557E"/>
  </w:style>
  <w:style w:type="character" w:customStyle="1" w:styleId="ListLabel100">
    <w:name w:val="ListLabel 100"/>
    <w:uiPriority w:val="99"/>
    <w:rsid w:val="00DB557E"/>
  </w:style>
  <w:style w:type="character" w:customStyle="1" w:styleId="ListLabel101">
    <w:name w:val="ListLabel 101"/>
    <w:uiPriority w:val="99"/>
    <w:rsid w:val="00DB557E"/>
  </w:style>
  <w:style w:type="character" w:customStyle="1" w:styleId="ListLabel102">
    <w:name w:val="ListLabel 102"/>
    <w:uiPriority w:val="99"/>
    <w:rsid w:val="00DB557E"/>
  </w:style>
  <w:style w:type="character" w:customStyle="1" w:styleId="ListLabel103">
    <w:name w:val="ListLabel 103"/>
    <w:uiPriority w:val="99"/>
    <w:rsid w:val="00DB557E"/>
  </w:style>
  <w:style w:type="character" w:customStyle="1" w:styleId="ListLabel104">
    <w:name w:val="ListLabel 104"/>
    <w:uiPriority w:val="99"/>
    <w:rsid w:val="00DB557E"/>
  </w:style>
  <w:style w:type="character" w:customStyle="1" w:styleId="ListLabel105">
    <w:name w:val="ListLabel 105"/>
    <w:uiPriority w:val="99"/>
    <w:rsid w:val="00DB557E"/>
  </w:style>
  <w:style w:type="character" w:customStyle="1" w:styleId="ListLabel106">
    <w:name w:val="ListLabel 106"/>
    <w:uiPriority w:val="99"/>
    <w:rsid w:val="00DB557E"/>
  </w:style>
  <w:style w:type="character" w:customStyle="1" w:styleId="ListLabel107">
    <w:name w:val="ListLabel 107"/>
    <w:uiPriority w:val="99"/>
    <w:rsid w:val="00DB557E"/>
  </w:style>
  <w:style w:type="paragraph" w:customStyle="1" w:styleId="Heading">
    <w:name w:val="Heading"/>
    <w:basedOn w:val="Normal"/>
    <w:next w:val="Corpsdetexte"/>
    <w:uiPriority w:val="99"/>
    <w:rsid w:val="00DB557E"/>
    <w:pPr>
      <w:keepNext/>
      <w:tabs>
        <w:tab w:val="left" w:pos="708"/>
      </w:tabs>
      <w:suppressAutoHyphens/>
      <w:spacing w:before="240" w:after="120"/>
    </w:pPr>
    <w:rPr>
      <w:rFonts w:ascii="Liberation Sans" w:eastAsia="Calibri" w:hAnsi="Liberation Sans" w:cs="Lohit Devanagari"/>
      <w:color w:val="00000A"/>
      <w:kern w:val="1"/>
      <w:sz w:val="28"/>
      <w:szCs w:val="28"/>
      <w:lang w:eastAsia="ar-SA"/>
    </w:rPr>
  </w:style>
  <w:style w:type="paragraph" w:styleId="Liste">
    <w:name w:val="List"/>
    <w:basedOn w:val="Corpsdetexte"/>
    <w:uiPriority w:val="99"/>
    <w:rsid w:val="00DB557E"/>
  </w:style>
  <w:style w:type="paragraph" w:customStyle="1" w:styleId="Lgende1">
    <w:name w:val="Légende1"/>
    <w:basedOn w:val="Normal"/>
    <w:uiPriority w:val="99"/>
    <w:rsid w:val="00DB557E"/>
    <w:pPr>
      <w:suppressLineNumbers/>
      <w:tabs>
        <w:tab w:val="left" w:pos="708"/>
      </w:tabs>
      <w:suppressAutoHyphens/>
      <w:spacing w:before="120" w:after="120"/>
    </w:pPr>
    <w:rPr>
      <w:rFonts w:ascii="Calibri" w:eastAsia="Calibri" w:hAnsi="Calibri" w:cs="Lohit Devanagari"/>
      <w:i/>
      <w:iCs/>
      <w:color w:val="00000A"/>
      <w:kern w:val="1"/>
      <w:sz w:val="24"/>
      <w:szCs w:val="24"/>
      <w:lang w:eastAsia="ar-SA"/>
    </w:rPr>
  </w:style>
  <w:style w:type="paragraph" w:customStyle="1" w:styleId="Index">
    <w:name w:val="Index"/>
    <w:basedOn w:val="Normal"/>
    <w:uiPriority w:val="99"/>
    <w:rsid w:val="00DB557E"/>
    <w:pPr>
      <w:suppressLineNumbers/>
      <w:tabs>
        <w:tab w:val="left" w:pos="708"/>
      </w:tabs>
      <w:suppressAutoHyphens/>
    </w:pPr>
    <w:rPr>
      <w:rFonts w:ascii="Calibri" w:eastAsia="Calibri" w:hAnsi="Calibri" w:cs="Lohit Devanagari"/>
      <w:color w:val="00000A"/>
      <w:kern w:val="1"/>
      <w:lang w:eastAsia="ar-SA"/>
    </w:rPr>
  </w:style>
  <w:style w:type="paragraph" w:customStyle="1" w:styleId="Textedebulles1">
    <w:name w:val="Texte de bulles1"/>
    <w:basedOn w:val="Normal"/>
    <w:uiPriority w:val="99"/>
    <w:rsid w:val="00DB557E"/>
    <w:pPr>
      <w:tabs>
        <w:tab w:val="left" w:pos="708"/>
      </w:tabs>
      <w:suppressAutoHyphens/>
      <w:spacing w:line="100" w:lineRule="atLeast"/>
    </w:pPr>
    <w:rPr>
      <w:rFonts w:ascii="Tahoma" w:eastAsia="Calibri" w:hAnsi="Tahoma" w:cs="Tahoma"/>
      <w:color w:val="00000A"/>
      <w:kern w:val="1"/>
      <w:sz w:val="16"/>
      <w:szCs w:val="16"/>
      <w:lang w:eastAsia="ar-SA"/>
    </w:rPr>
  </w:style>
  <w:style w:type="paragraph" w:customStyle="1" w:styleId="ContentsHeading">
    <w:name w:val="Contents Heading"/>
    <w:basedOn w:val="Titre1"/>
    <w:uiPriority w:val="99"/>
    <w:rsid w:val="00DB557E"/>
    <w:pPr>
      <w:numPr>
        <w:numId w:val="0"/>
      </w:numPr>
      <w:suppressLineNumbers/>
      <w:pBdr>
        <w:bottom w:val="single" w:sz="24" w:space="0" w:color="FFFF00"/>
      </w:pBdr>
      <w:tabs>
        <w:tab w:val="left" w:pos="708"/>
      </w:tabs>
      <w:suppressAutoHyphens/>
      <w:spacing w:line="100" w:lineRule="atLeast"/>
      <w:jc w:val="both"/>
    </w:pPr>
    <w:rPr>
      <w:rFonts w:ascii="Calibri" w:eastAsia="Calibri" w:hAnsi="Calibri" w:cs="Lohit Devanagari"/>
      <w:color w:val="404040"/>
      <w:kern w:val="1"/>
      <w:szCs w:val="32"/>
      <w:lang w:eastAsia="ar-SA"/>
    </w:rPr>
  </w:style>
  <w:style w:type="paragraph" w:customStyle="1" w:styleId="Sansinterligne1">
    <w:name w:val="Sans interligne1"/>
    <w:uiPriority w:val="99"/>
    <w:rsid w:val="00DB557E"/>
    <w:pPr>
      <w:tabs>
        <w:tab w:val="left" w:pos="708"/>
      </w:tabs>
      <w:suppressAutoHyphens/>
      <w:spacing w:line="100" w:lineRule="atLeast"/>
    </w:pPr>
    <w:rPr>
      <w:rFonts w:ascii="Calibri" w:eastAsia="Calibri" w:hAnsi="Calibri" w:cs="Lohit Devanagari"/>
      <w:color w:val="00000A"/>
      <w:kern w:val="1"/>
      <w:lang w:eastAsia="ar-SA"/>
    </w:rPr>
  </w:style>
  <w:style w:type="paragraph" w:customStyle="1" w:styleId="Listenumros1">
    <w:name w:val="Liste à numéros1"/>
    <w:basedOn w:val="Normal"/>
    <w:uiPriority w:val="99"/>
    <w:rsid w:val="00DB557E"/>
    <w:pPr>
      <w:tabs>
        <w:tab w:val="left" w:pos="708"/>
      </w:tabs>
      <w:suppressAutoHyphens/>
      <w:spacing w:line="100" w:lineRule="atLeast"/>
      <w:ind w:right="142"/>
    </w:pPr>
    <w:rPr>
      <w:rFonts w:ascii="Book Antiqua" w:eastAsia="Times New Roman" w:hAnsi="Book Antiqua" w:cs="Vrinda"/>
      <w:color w:val="00000A"/>
      <w:kern w:val="1"/>
      <w:sz w:val="20"/>
      <w:szCs w:val="20"/>
      <w:lang w:eastAsia="ar-SA"/>
    </w:rPr>
  </w:style>
  <w:style w:type="paragraph" w:customStyle="1" w:styleId="TableHeading">
    <w:name w:val="Table Heading"/>
    <w:basedOn w:val="TableContents"/>
    <w:uiPriority w:val="99"/>
    <w:rsid w:val="00DB557E"/>
    <w:pPr>
      <w:jc w:val="center"/>
    </w:pPr>
    <w:rPr>
      <w:b/>
      <w:bCs/>
    </w:rPr>
  </w:style>
  <w:style w:type="paragraph" w:styleId="Lgende">
    <w:name w:val="caption"/>
    <w:basedOn w:val="Normal"/>
    <w:next w:val="Normal"/>
    <w:uiPriority w:val="99"/>
    <w:qFormat/>
    <w:rsid w:val="00DB557E"/>
    <w:rPr>
      <w:rFonts w:ascii="Calibri" w:eastAsia="Calibri" w:hAnsi="Calibri" w:cs="Arial"/>
      <w:b/>
      <w:bCs/>
      <w:sz w:val="20"/>
      <w:szCs w:val="20"/>
    </w:rPr>
  </w:style>
  <w:style w:type="paragraph" w:styleId="Rvision">
    <w:name w:val="Revision"/>
    <w:hidden/>
    <w:uiPriority w:val="99"/>
    <w:semiHidden/>
    <w:rsid w:val="00F1133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357756">
      <w:bodyDiv w:val="1"/>
      <w:marLeft w:val="0"/>
      <w:marRight w:val="0"/>
      <w:marTop w:val="0"/>
      <w:marBottom w:val="0"/>
      <w:divBdr>
        <w:top w:val="none" w:sz="0" w:space="0" w:color="auto"/>
        <w:left w:val="none" w:sz="0" w:space="0" w:color="auto"/>
        <w:bottom w:val="none" w:sz="0" w:space="0" w:color="auto"/>
        <w:right w:val="none" w:sz="0" w:space="0" w:color="auto"/>
      </w:divBdr>
    </w:div>
    <w:div w:id="403839290">
      <w:bodyDiv w:val="1"/>
      <w:marLeft w:val="0"/>
      <w:marRight w:val="0"/>
      <w:marTop w:val="0"/>
      <w:marBottom w:val="0"/>
      <w:divBdr>
        <w:top w:val="none" w:sz="0" w:space="0" w:color="auto"/>
        <w:left w:val="none" w:sz="0" w:space="0" w:color="auto"/>
        <w:bottom w:val="none" w:sz="0" w:space="0" w:color="auto"/>
        <w:right w:val="none" w:sz="0" w:space="0" w:color="auto"/>
      </w:divBdr>
    </w:div>
    <w:div w:id="588465362">
      <w:bodyDiv w:val="1"/>
      <w:marLeft w:val="0"/>
      <w:marRight w:val="0"/>
      <w:marTop w:val="0"/>
      <w:marBottom w:val="0"/>
      <w:divBdr>
        <w:top w:val="none" w:sz="0" w:space="0" w:color="auto"/>
        <w:left w:val="none" w:sz="0" w:space="0" w:color="auto"/>
        <w:bottom w:val="none" w:sz="0" w:space="0" w:color="auto"/>
        <w:right w:val="none" w:sz="0" w:space="0" w:color="auto"/>
      </w:divBdr>
    </w:div>
    <w:div w:id="610673071">
      <w:bodyDiv w:val="1"/>
      <w:marLeft w:val="0"/>
      <w:marRight w:val="0"/>
      <w:marTop w:val="0"/>
      <w:marBottom w:val="0"/>
      <w:divBdr>
        <w:top w:val="none" w:sz="0" w:space="0" w:color="auto"/>
        <w:left w:val="none" w:sz="0" w:space="0" w:color="auto"/>
        <w:bottom w:val="none" w:sz="0" w:space="0" w:color="auto"/>
        <w:right w:val="none" w:sz="0" w:space="0" w:color="auto"/>
      </w:divBdr>
    </w:div>
    <w:div w:id="757024994">
      <w:bodyDiv w:val="1"/>
      <w:marLeft w:val="0"/>
      <w:marRight w:val="0"/>
      <w:marTop w:val="0"/>
      <w:marBottom w:val="0"/>
      <w:divBdr>
        <w:top w:val="none" w:sz="0" w:space="0" w:color="auto"/>
        <w:left w:val="none" w:sz="0" w:space="0" w:color="auto"/>
        <w:bottom w:val="none" w:sz="0" w:space="0" w:color="auto"/>
        <w:right w:val="none" w:sz="0" w:space="0" w:color="auto"/>
      </w:divBdr>
    </w:div>
    <w:div w:id="865410614">
      <w:bodyDiv w:val="1"/>
      <w:marLeft w:val="0"/>
      <w:marRight w:val="0"/>
      <w:marTop w:val="0"/>
      <w:marBottom w:val="0"/>
      <w:divBdr>
        <w:top w:val="none" w:sz="0" w:space="0" w:color="auto"/>
        <w:left w:val="none" w:sz="0" w:space="0" w:color="auto"/>
        <w:bottom w:val="none" w:sz="0" w:space="0" w:color="auto"/>
        <w:right w:val="none" w:sz="0" w:space="0" w:color="auto"/>
      </w:divBdr>
    </w:div>
    <w:div w:id="943999745">
      <w:bodyDiv w:val="1"/>
      <w:marLeft w:val="0"/>
      <w:marRight w:val="0"/>
      <w:marTop w:val="0"/>
      <w:marBottom w:val="0"/>
      <w:divBdr>
        <w:top w:val="none" w:sz="0" w:space="0" w:color="auto"/>
        <w:left w:val="none" w:sz="0" w:space="0" w:color="auto"/>
        <w:bottom w:val="none" w:sz="0" w:space="0" w:color="auto"/>
        <w:right w:val="none" w:sz="0" w:space="0" w:color="auto"/>
      </w:divBdr>
    </w:div>
    <w:div w:id="1002439408">
      <w:bodyDiv w:val="1"/>
      <w:marLeft w:val="0"/>
      <w:marRight w:val="0"/>
      <w:marTop w:val="0"/>
      <w:marBottom w:val="0"/>
      <w:divBdr>
        <w:top w:val="none" w:sz="0" w:space="0" w:color="auto"/>
        <w:left w:val="none" w:sz="0" w:space="0" w:color="auto"/>
        <w:bottom w:val="none" w:sz="0" w:space="0" w:color="auto"/>
        <w:right w:val="none" w:sz="0" w:space="0" w:color="auto"/>
      </w:divBdr>
    </w:div>
    <w:div w:id="1106078377">
      <w:bodyDiv w:val="1"/>
      <w:marLeft w:val="0"/>
      <w:marRight w:val="0"/>
      <w:marTop w:val="0"/>
      <w:marBottom w:val="0"/>
      <w:divBdr>
        <w:top w:val="none" w:sz="0" w:space="0" w:color="auto"/>
        <w:left w:val="none" w:sz="0" w:space="0" w:color="auto"/>
        <w:bottom w:val="none" w:sz="0" w:space="0" w:color="auto"/>
        <w:right w:val="none" w:sz="0" w:space="0" w:color="auto"/>
      </w:divBdr>
    </w:div>
    <w:div w:id="1143549367">
      <w:bodyDiv w:val="1"/>
      <w:marLeft w:val="0"/>
      <w:marRight w:val="0"/>
      <w:marTop w:val="0"/>
      <w:marBottom w:val="0"/>
      <w:divBdr>
        <w:top w:val="none" w:sz="0" w:space="0" w:color="auto"/>
        <w:left w:val="none" w:sz="0" w:space="0" w:color="auto"/>
        <w:bottom w:val="none" w:sz="0" w:space="0" w:color="auto"/>
        <w:right w:val="none" w:sz="0" w:space="0" w:color="auto"/>
      </w:divBdr>
    </w:div>
    <w:div w:id="1210726577">
      <w:bodyDiv w:val="1"/>
      <w:marLeft w:val="0"/>
      <w:marRight w:val="0"/>
      <w:marTop w:val="0"/>
      <w:marBottom w:val="0"/>
      <w:divBdr>
        <w:top w:val="none" w:sz="0" w:space="0" w:color="auto"/>
        <w:left w:val="none" w:sz="0" w:space="0" w:color="auto"/>
        <w:bottom w:val="none" w:sz="0" w:space="0" w:color="auto"/>
        <w:right w:val="none" w:sz="0" w:space="0" w:color="auto"/>
      </w:divBdr>
    </w:div>
    <w:div w:id="1259758259">
      <w:bodyDiv w:val="1"/>
      <w:marLeft w:val="0"/>
      <w:marRight w:val="0"/>
      <w:marTop w:val="0"/>
      <w:marBottom w:val="0"/>
      <w:divBdr>
        <w:top w:val="none" w:sz="0" w:space="0" w:color="auto"/>
        <w:left w:val="none" w:sz="0" w:space="0" w:color="auto"/>
        <w:bottom w:val="none" w:sz="0" w:space="0" w:color="auto"/>
        <w:right w:val="none" w:sz="0" w:space="0" w:color="auto"/>
      </w:divBdr>
    </w:div>
    <w:div w:id="1562325996">
      <w:bodyDiv w:val="1"/>
      <w:marLeft w:val="0"/>
      <w:marRight w:val="0"/>
      <w:marTop w:val="0"/>
      <w:marBottom w:val="0"/>
      <w:divBdr>
        <w:top w:val="none" w:sz="0" w:space="0" w:color="auto"/>
        <w:left w:val="none" w:sz="0" w:space="0" w:color="auto"/>
        <w:bottom w:val="none" w:sz="0" w:space="0" w:color="auto"/>
        <w:right w:val="none" w:sz="0" w:space="0" w:color="auto"/>
      </w:divBdr>
    </w:div>
    <w:div w:id="1569725627">
      <w:bodyDiv w:val="1"/>
      <w:marLeft w:val="0"/>
      <w:marRight w:val="0"/>
      <w:marTop w:val="0"/>
      <w:marBottom w:val="0"/>
      <w:divBdr>
        <w:top w:val="none" w:sz="0" w:space="0" w:color="auto"/>
        <w:left w:val="none" w:sz="0" w:space="0" w:color="auto"/>
        <w:bottom w:val="none" w:sz="0" w:space="0" w:color="auto"/>
        <w:right w:val="none" w:sz="0" w:space="0" w:color="auto"/>
      </w:divBdr>
    </w:div>
    <w:div w:id="1597981972">
      <w:bodyDiv w:val="1"/>
      <w:marLeft w:val="0"/>
      <w:marRight w:val="0"/>
      <w:marTop w:val="0"/>
      <w:marBottom w:val="0"/>
      <w:divBdr>
        <w:top w:val="none" w:sz="0" w:space="0" w:color="auto"/>
        <w:left w:val="none" w:sz="0" w:space="0" w:color="auto"/>
        <w:bottom w:val="none" w:sz="0" w:space="0" w:color="auto"/>
        <w:right w:val="none" w:sz="0" w:space="0" w:color="auto"/>
      </w:divBdr>
    </w:div>
    <w:div w:id="1820264387">
      <w:bodyDiv w:val="1"/>
      <w:marLeft w:val="0"/>
      <w:marRight w:val="0"/>
      <w:marTop w:val="0"/>
      <w:marBottom w:val="0"/>
      <w:divBdr>
        <w:top w:val="none" w:sz="0" w:space="0" w:color="auto"/>
        <w:left w:val="none" w:sz="0" w:space="0" w:color="auto"/>
        <w:bottom w:val="none" w:sz="0" w:space="0" w:color="auto"/>
        <w:right w:val="none" w:sz="0" w:space="0" w:color="auto"/>
      </w:divBdr>
    </w:div>
    <w:div w:id="1821966448">
      <w:bodyDiv w:val="1"/>
      <w:marLeft w:val="0"/>
      <w:marRight w:val="0"/>
      <w:marTop w:val="0"/>
      <w:marBottom w:val="0"/>
      <w:divBdr>
        <w:top w:val="none" w:sz="0" w:space="0" w:color="auto"/>
        <w:left w:val="none" w:sz="0" w:space="0" w:color="auto"/>
        <w:bottom w:val="none" w:sz="0" w:space="0" w:color="auto"/>
        <w:right w:val="none" w:sz="0" w:space="0" w:color="auto"/>
      </w:divBdr>
    </w:div>
    <w:div w:id="20293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3.emf"/><Relationship Id="rId47" Type="http://schemas.openxmlformats.org/officeDocument/2006/relationships/oleObject" Target="embeddings/oleObject6.bin"/><Relationship Id="rId63" Type="http://schemas.openxmlformats.org/officeDocument/2006/relationships/image" Target="media/image43.emf"/><Relationship Id="rId68" Type="http://schemas.openxmlformats.org/officeDocument/2006/relationships/oleObject" Target="embeddings/oleObject17.bin"/><Relationship Id="rId16" Type="http://schemas.openxmlformats.org/officeDocument/2006/relationships/image" Target="media/image11.jpeg"/><Relationship Id="rId11" Type="http://schemas.openxmlformats.org/officeDocument/2006/relationships/footer" Target="footer2.xm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oleObject" Target="embeddings/oleObject1.bin"/><Relationship Id="rId40" Type="http://schemas.openxmlformats.org/officeDocument/2006/relationships/image" Target="media/image32.emf"/><Relationship Id="rId45" Type="http://schemas.openxmlformats.org/officeDocument/2006/relationships/oleObject" Target="embeddings/oleObject5.bin"/><Relationship Id="rId53" Type="http://schemas.openxmlformats.org/officeDocument/2006/relationships/image" Target="media/image38.emf"/><Relationship Id="rId58" Type="http://schemas.openxmlformats.org/officeDocument/2006/relationships/oleObject" Target="embeddings/oleObject12.bin"/><Relationship Id="rId66" Type="http://schemas.openxmlformats.org/officeDocument/2006/relationships/oleObject" Target="embeddings/oleObject16.bin"/><Relationship Id="rId74" Type="http://schemas.openxmlformats.org/officeDocument/2006/relationships/footer" Target="footer4.xml"/><Relationship Id="rId79"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image" Target="media/image42.emf"/><Relationship Id="rId19" Type="http://schemas.openxmlformats.org/officeDocument/2006/relationships/image" Target="media/image13.png"/><Relationship Id="rId14" Type="http://schemas.openxmlformats.org/officeDocument/2006/relationships/image" Target="media/image9.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oleObject" Target="embeddings/oleObject4.bin"/><Relationship Id="rId48" Type="http://schemas.openxmlformats.org/officeDocument/2006/relationships/oleObject" Target="embeddings/oleObject7.bin"/><Relationship Id="rId56" Type="http://schemas.openxmlformats.org/officeDocument/2006/relationships/oleObject" Target="embeddings/oleObject11.bin"/><Relationship Id="rId64" Type="http://schemas.openxmlformats.org/officeDocument/2006/relationships/oleObject" Target="embeddings/oleObject15.bin"/><Relationship Id="rId69" Type="http://schemas.openxmlformats.org/officeDocument/2006/relationships/image" Target="media/image46.emf"/><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7.emf"/><Relationship Id="rId72" Type="http://schemas.openxmlformats.org/officeDocument/2006/relationships/footer" Target="footer3.xml"/><Relationship Id="rId80"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emf"/><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emf"/><Relationship Id="rId46" Type="http://schemas.openxmlformats.org/officeDocument/2006/relationships/image" Target="media/image35.emf"/><Relationship Id="rId59" Type="http://schemas.openxmlformats.org/officeDocument/2006/relationships/image" Target="media/image41.emf"/><Relationship Id="rId67" Type="http://schemas.openxmlformats.org/officeDocument/2006/relationships/image" Target="media/image45.emf"/><Relationship Id="rId20" Type="http://schemas.openxmlformats.org/officeDocument/2006/relationships/image" Target="media/image14.png"/><Relationship Id="rId41" Type="http://schemas.openxmlformats.org/officeDocument/2006/relationships/oleObject" Target="embeddings/oleObject3.bin"/><Relationship Id="rId54" Type="http://schemas.openxmlformats.org/officeDocument/2006/relationships/oleObject" Target="embeddings/oleObject10.bin"/><Relationship Id="rId62" Type="http://schemas.openxmlformats.org/officeDocument/2006/relationships/oleObject" Target="embeddings/oleObject14.bin"/><Relationship Id="rId70" Type="http://schemas.openxmlformats.org/officeDocument/2006/relationships/oleObject" Target="embeddings/oleObject18.bin"/><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emf"/><Relationship Id="rId49" Type="http://schemas.openxmlformats.org/officeDocument/2006/relationships/image" Target="media/image36.emf"/><Relationship Id="rId57" Type="http://schemas.openxmlformats.org/officeDocument/2006/relationships/image" Target="media/image40.emf"/><Relationship Id="rId10" Type="http://schemas.openxmlformats.org/officeDocument/2006/relationships/header" Target="header2.xml"/><Relationship Id="rId31" Type="http://schemas.openxmlformats.org/officeDocument/2006/relationships/image" Target="media/image25.png"/><Relationship Id="rId44" Type="http://schemas.openxmlformats.org/officeDocument/2006/relationships/image" Target="media/image34.emf"/><Relationship Id="rId52" Type="http://schemas.openxmlformats.org/officeDocument/2006/relationships/oleObject" Target="embeddings/oleObject9.bin"/><Relationship Id="rId60" Type="http://schemas.openxmlformats.org/officeDocument/2006/relationships/oleObject" Target="embeddings/oleObject13.bin"/><Relationship Id="rId65" Type="http://schemas.openxmlformats.org/officeDocument/2006/relationships/image" Target="media/image44.emf"/><Relationship Id="rId73" Type="http://schemas.openxmlformats.org/officeDocument/2006/relationships/header" Target="header4.xml"/><Relationship Id="rId78"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8.jpeg"/><Relationship Id="rId18" Type="http://schemas.openxmlformats.org/officeDocument/2006/relationships/package" Target="embeddings/Feuille_de_calcul_Microsoft_Excel1.xlsx"/><Relationship Id="rId39" Type="http://schemas.openxmlformats.org/officeDocument/2006/relationships/oleObject" Target="embeddings/oleObject2.bin"/><Relationship Id="rId34" Type="http://schemas.openxmlformats.org/officeDocument/2006/relationships/image" Target="media/image28.png"/><Relationship Id="rId50" Type="http://schemas.openxmlformats.org/officeDocument/2006/relationships/oleObject" Target="embeddings/oleObject8.bin"/><Relationship Id="rId55" Type="http://schemas.openxmlformats.org/officeDocument/2006/relationships/image" Target="media/image39.emf"/><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47.png"/><Relationship Id="rId1" Type="http://schemas.openxmlformats.org/officeDocument/2006/relationships/image" Target="media/image2.png"/><Relationship Id="rId4" Type="http://schemas.openxmlformats.org/officeDocument/2006/relationships/image" Target="media/image4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730E74-8201-471D-93C6-9C6B8106B7DA}">
  <ds:schemaRefs>
    <ds:schemaRef ds:uri="http://schemas.openxmlformats.org/officeDocument/2006/bibliography"/>
  </ds:schemaRefs>
</ds:datastoreItem>
</file>

<file path=customXml/itemProps2.xml><?xml version="1.0" encoding="utf-8"?>
<ds:datastoreItem xmlns:ds="http://schemas.openxmlformats.org/officeDocument/2006/customXml" ds:itemID="{6C5A6BE5-EC15-4E5F-9593-CE5A74F56047}"/>
</file>

<file path=customXml/itemProps3.xml><?xml version="1.0" encoding="utf-8"?>
<ds:datastoreItem xmlns:ds="http://schemas.openxmlformats.org/officeDocument/2006/customXml" ds:itemID="{3C57E027-0CD9-478C-9E90-206BB0F535C6}"/>
</file>

<file path=customXml/itemProps4.xml><?xml version="1.0" encoding="utf-8"?>
<ds:datastoreItem xmlns:ds="http://schemas.openxmlformats.org/officeDocument/2006/customXml" ds:itemID="{4606289A-235E-4021-85DD-B9D1403D2B23}"/>
</file>

<file path=docProps/app.xml><?xml version="1.0" encoding="utf-8"?>
<Properties xmlns="http://schemas.openxmlformats.org/officeDocument/2006/extended-properties" xmlns:vt="http://schemas.openxmlformats.org/officeDocument/2006/docPropsVTypes">
  <Template>Normal</Template>
  <TotalTime>20817</TotalTime>
  <Pages>118</Pages>
  <Words>30185</Words>
  <Characters>166018</Characters>
  <Application>Microsoft Office Word</Application>
  <DocSecurity>0</DocSecurity>
  <Lines>1383</Lines>
  <Paragraphs>391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SPECIFICATIONS FONCTIONNELLES   DETAILLEES                                                  OST MARCHE LOCAL  (MEGACOR)</vt:lpstr>
      <vt:lpstr>SPECIFICATIONS DES INTERFACES: WafaGestion  </vt:lpstr>
    </vt:vector>
  </TitlesOfParts>
  <Company>AttijariwafaBank</Company>
  <LinksUpToDate>false</LinksUpToDate>
  <CharactersWithSpaces>195812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OST MARCHE LOCAL  (MEGACOR)</dc:title>
  <dc:subject>P14020-Refonte Chaine Titre</dc:subject>
  <dc:creator>NOM AUTEUR/MODIFICATEUR</dc:creator>
  <cp:keywords>MOD_014_V2.0</cp:keywords>
  <cp:lastModifiedBy>Brahim ERRAY</cp:lastModifiedBy>
  <cp:revision>40</cp:revision>
  <cp:lastPrinted>2013-06-03T14:45:00Z</cp:lastPrinted>
  <dcterms:created xsi:type="dcterms:W3CDTF">2015-06-03T09:38:00Z</dcterms:created>
  <dcterms:modified xsi:type="dcterms:W3CDTF">2016-02-29T21:09:00Z</dcterms:modified>
  <cp:category>V1.1</cp:category>
  <cp:contentStatus>12/02/2015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
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7A49C2">
      <w:pPr>
        <w:ind w:left="2977"/>
      </w:pPr>
    </w:p>
    <w:p w:rsidR="00ED59A0" w:rsidRDefault="00ED59A0" w:rsidP="00460E07"/>
    <w:p w:rsidR="00ED59A0" w:rsidRDefault="00ED59A0" w:rsidP="00BA7060">
      <w:pPr>
        <w:ind w:left="1701" w:right="283"/>
        <w:jc w:val="center"/>
        <w:rPr>
          <w:b/>
          <w:bCs/>
          <w:sz w:val="36"/>
          <w:szCs w:val="36"/>
        </w:rPr>
      </w:pPr>
      <w:r>
        <w:rPr>
          <w:b/>
          <w:bCs/>
          <w:sz w:val="44"/>
          <w:szCs w:val="44"/>
          <w:lang w:val="en-US"/>
        </w:rPr>
        <w:t>SPECIFICATIONS FONCTIONNELLES DETAILLEES (MegaAccounting)</w:t>
      </w:r>
    </w:p>
    <w:p w:rsidR="00ED59A0" w:rsidRDefault="00ED59A0" w:rsidP="00460E07"/>
    <w:p w:rsidR="00ED59A0" w:rsidRDefault="00BB3066" w:rsidP="006D401E">
      <w:pPr>
        <w:ind w:left="2977"/>
      </w:pPr>
      <w:r>
        <w:rPr>
          <w:noProof/>
          <w:lang w:eastAsia="fr-FR"/>
        </w:rPr>
      </w:r>
      <w:r>
        <w:rPr>
          <w:noProof/>
          <w:lang w:eastAsia="fr-FR"/>
        </w:rPr>
        <w:pict>
          <v:shapetype id="_x0000_t32" coordsize="21600,21600" o:spt="32" o:oned="t" path="m,l21600,21600e" filled="f">
            <v:path arrowok="t" fillok="f" o:connecttype="none"/>
            <o:lock v:ext="edit" shapetype="t"/>
          </v:shapetype>
          <v:shape id="AutoShape 4" o:spid="_x0000_s1029" type="#_x0000_t32" style="width:342.35pt;height:0;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" strokecolor="#ffd85d" strokeweight="3pt">
            <w10:wrap type="none"/>
            <w10:anchorlock/>
          </v:shape>
        </w:pict>
      </w:r>
    </w:p>
    <w:p w:rsidR="00ED59A0" w:rsidRDefault="00ED59A0" w:rsidP="00460E07"/>
    <w:p w:rsidR="00ED59A0" w:rsidRDefault="00ED59A0" w:rsidP="00C32B5C">
      <w:pPr>
        <w:ind w:left="2835"/>
        <w:rPr>
          <w:b/>
          <w:bCs/>
          <w:i/>
          <w:iCs/>
          <w:sz w:val="40"/>
          <w:szCs w:val="40"/>
        </w:rPr>
      </w:pPr>
      <w:r w:rsidRPr="009C4118">
        <w:rPr>
          <w:b/>
          <w:bCs/>
          <w:i/>
          <w:iCs/>
          <w:sz w:val="40"/>
          <w:szCs w:val="40"/>
        </w:rPr>
        <w:t>P14020 – REFONTE CHAINE TITRES</w:t>
      </w:r>
    </w:p>
    <w:p w:rsidR="00ED59A0" w:rsidRPr="009A0A0F" w:rsidRDefault="00ED59A0" w:rsidP="009A0A0F">
      <w:pPr>
        <w:ind w:left="3969"/>
        <w:rPr>
          <w:b/>
          <w:bCs/>
          <w:i/>
          <w:iCs/>
          <w:sz w:val="40"/>
          <w:szCs w:val="40"/>
        </w:rPr>
      </w:pPr>
    </w:p>
    <w:p w:rsidR="00ED59A0" w:rsidRDefault="00ED59A0" w:rsidP="00460E07"/>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D57379">
      <w:pPr>
        <w:pStyle w:val="Sansinterligne"/>
      </w:pPr>
    </w:p>
    <w:p w:rsidR="00ED59A0" w:rsidRPr="00C77F58" w:rsidRDefault="006951A6" w:rsidP="00710290">
      <w:pPr>
        <w:pStyle w:val="Sansinterligne"/>
        <w:jc w:val="right"/>
        <w:rPr>
          <w:b/>
          <w:bCs/>
          <w:i/>
          <w:iCs/>
          <w:sz w:val="32"/>
          <w:szCs w:val="32"/>
        </w:rPr>
      </w:pPr>
      <w:r>
        <w:rPr>
          <w:b/>
          <w:bCs/>
          <w:i/>
          <w:iCs/>
          <w:sz w:val="32"/>
          <w:szCs w:val="32"/>
        </w:rPr>
        <w:t>V1.4</w:t>
      </w:r>
    </w:p>
    <w:p w:rsidR="00ED59A0" w:rsidRDefault="00ED59A0" w:rsidP="00B23893">
      <w:pPr>
        <w:pStyle w:val="Sansinterligne"/>
      </w:pPr>
    </w:p>
    <w:p w:rsidR="00ED59A0" w:rsidRPr="00C77F58" w:rsidRDefault="00205A54" w:rsidP="00710290">
      <w:pPr>
        <w:pStyle w:val="Sansinterligne"/>
        <w:jc w:val="right"/>
        <w:rPr>
          <w:b/>
          <w:bCs/>
          <w:i/>
          <w:iCs/>
          <w:sz w:val="32"/>
          <w:szCs w:val="32"/>
        </w:rPr>
      </w:pPr>
      <w:r>
        <w:rPr>
          <w:b/>
          <w:bCs/>
          <w:i/>
          <w:iCs/>
          <w:sz w:val="32"/>
          <w:szCs w:val="32"/>
        </w:rPr>
        <w:t>29/10/2015</w:t>
      </w:r>
    </w:p>
    <w:p w:rsidR="00ED59A0" w:rsidRDefault="00ED59A0" w:rsidP="00B23893">
      <w:pPr>
        <w:pStyle w:val="Sansinterligne"/>
      </w:pPr>
    </w:p>
    <w:p w:rsidR="00ED59A0" w:rsidRDefault="00ED59A0" w:rsidP="00D57379">
      <w:pPr>
        <w:pStyle w:val="Sansinterligne"/>
        <w:jc w:val="right"/>
      </w:pPr>
    </w:p>
    <w:p w:rsidR="00ED59A0" w:rsidRDefault="00ED59A0" w:rsidP="00B23893">
      <w:pPr>
        <w:pStyle w:val="Sansinterligne"/>
      </w:pPr>
    </w:p>
    <w:p w:rsidR="00ED59A0" w:rsidRDefault="00ED59A0" w:rsidP="00B23893">
      <w:pPr>
        <w:pStyle w:val="Sansinterligne"/>
      </w:pPr>
    </w:p>
    <w:p w:rsidR="00ED59A0" w:rsidRDefault="00ED59A0" w:rsidP="00B23893">
      <w:pPr>
        <w:pStyle w:val="Sansinterligne"/>
      </w:pPr>
    </w:p>
    <w:p w:rsidR="00ED59A0" w:rsidRDefault="00ED59A0" w:rsidP="00BE7586">
      <w:pPr>
        <w:sectPr w:rsidR="00ED59A0" w:rsidSect="005E5FC9">
          <w:headerReference w:type="default" r:id="rId7"/>
          <w:footerReference w:type="default" r:id="rId8"/>
          <w:headerReference w:type="first" r:id="rId9"/>
          <w:footerReference w:type="first" r:id="rId10"/>
          <w:type w:val="continuous"/>
          <w:pgSz w:w="11906" w:h="16838"/>
          <w:pgMar w:top="1417" w:right="1417" w:bottom="0" w:left="1417" w:header="0" w:footer="346" w:gutter="0"/>
          <w:cols w:space="708"/>
          <w:titlePg/>
          <w:docGrid w:linePitch="360"/>
        </w:sectPr>
      </w:pPr>
    </w:p>
    <w:p w:rsidR="00ED59A0" w:rsidRPr="00C53944" w:rsidRDefault="00ED59A0" w:rsidP="00C53944">
      <w:pPr>
        <w:pBdr>
          <w:bottom w:val="single" w:sz="24" w:space="1" w:color="FFC000"/>
        </w:pBdr>
        <w:rPr>
          <w:b/>
          <w:bCs/>
          <w:color w:val="404040"/>
          <w:sz w:val="32"/>
          <w:szCs w:val="32"/>
        </w:rPr>
      </w:pPr>
      <w:bookmarkStart w:id="0" w:name="_Toc319481555"/>
      <w:r w:rsidRPr="00C53944">
        <w:rPr>
          <w:b/>
          <w:bCs/>
          <w:color w:val="404040"/>
          <w:sz w:val="32"/>
          <w:szCs w:val="32"/>
        </w:rPr>
        <w:lastRenderedPageBreak/>
        <w:t>SUIVI DES VERSIONS</w:t>
      </w:r>
    </w:p>
    <w:p w:rsidR="00ED59A0" w:rsidRPr="00457D69" w:rsidRDefault="00ED59A0" w:rsidP="00C53944"/>
    <w:tbl>
      <w:tblPr>
        <w:tblW w:w="9180" w:type="dxa"/>
        <w:tblInd w:w="10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0A0"/>
      </w:tblPr>
      <w:tblGrid>
        <w:gridCol w:w="1033"/>
        <w:gridCol w:w="1661"/>
        <w:gridCol w:w="4205"/>
        <w:gridCol w:w="2281"/>
      </w:tblGrid>
      <w:tr w:rsidR="00ED59A0" w:rsidRPr="00B53E2E" w:rsidTr="00B53E2E">
        <w:tc>
          <w:tcPr>
            <w:tcW w:w="1033" w:type="dxa"/>
            <w:shd w:val="clear" w:color="auto" w:fill="D9D9D9"/>
          </w:tcPr>
          <w:p w:rsidR="00ED59A0" w:rsidRPr="00B53E2E" w:rsidRDefault="00ED59A0" w:rsidP="00B53E2E">
            <w:pPr>
              <w:spacing w:line="240" w:lineRule="auto"/>
              <w:rPr>
                <w:b/>
              </w:rPr>
            </w:pPr>
            <w:r w:rsidRPr="00B53E2E">
              <w:rPr>
                <w:b/>
              </w:rPr>
              <w:t>Version</w:t>
            </w:r>
          </w:p>
        </w:tc>
        <w:tc>
          <w:tcPr>
            <w:tcW w:w="1661" w:type="dxa"/>
            <w:shd w:val="clear" w:color="auto" w:fill="D9D9D9"/>
          </w:tcPr>
          <w:p w:rsidR="00ED59A0" w:rsidRPr="00B53E2E" w:rsidRDefault="00ED59A0" w:rsidP="00B53E2E">
            <w:pPr>
              <w:spacing w:line="240" w:lineRule="auto"/>
              <w:rPr>
                <w:b/>
              </w:rPr>
            </w:pPr>
            <w:r w:rsidRPr="00B53E2E">
              <w:rPr>
                <w:b/>
              </w:rPr>
              <w:t>Date</w:t>
            </w:r>
          </w:p>
        </w:tc>
        <w:tc>
          <w:tcPr>
            <w:tcW w:w="4205" w:type="dxa"/>
            <w:shd w:val="clear" w:color="auto" w:fill="D9D9D9"/>
          </w:tcPr>
          <w:p w:rsidR="00ED59A0" w:rsidRPr="00B53E2E" w:rsidRDefault="00ED59A0" w:rsidP="00B53E2E">
            <w:pPr>
              <w:spacing w:line="240" w:lineRule="auto"/>
              <w:rPr>
                <w:b/>
              </w:rPr>
            </w:pPr>
            <w:r w:rsidRPr="00B53E2E">
              <w:rPr>
                <w:b/>
              </w:rPr>
              <w:t>Objet de la version</w:t>
            </w:r>
          </w:p>
        </w:tc>
        <w:tc>
          <w:tcPr>
            <w:tcW w:w="2281" w:type="dxa"/>
            <w:shd w:val="clear" w:color="auto" w:fill="D9D9D9"/>
          </w:tcPr>
          <w:p w:rsidR="00ED59A0" w:rsidRPr="00B53E2E" w:rsidRDefault="00ED59A0" w:rsidP="00B53E2E">
            <w:pPr>
              <w:spacing w:line="240" w:lineRule="auto"/>
              <w:rPr>
                <w:b/>
              </w:rPr>
            </w:pPr>
            <w:r w:rsidRPr="00B53E2E">
              <w:rPr>
                <w:b/>
              </w:rPr>
              <w:t>Par</w:t>
            </w:r>
          </w:p>
        </w:tc>
      </w:tr>
      <w:tr w:rsidR="00ED59A0" w:rsidRPr="00B53E2E" w:rsidTr="00B53E2E">
        <w:tc>
          <w:tcPr>
            <w:tcW w:w="1033" w:type="dxa"/>
          </w:tcPr>
          <w:p w:rsidR="00ED59A0" w:rsidRPr="00B53E2E" w:rsidRDefault="00ED59A0" w:rsidP="00B53E2E">
            <w:pPr>
              <w:spacing w:line="240" w:lineRule="auto"/>
            </w:pPr>
            <w:r w:rsidRPr="00B53E2E">
              <w:t>1.0</w:t>
            </w:r>
          </w:p>
        </w:tc>
        <w:tc>
          <w:tcPr>
            <w:tcW w:w="1661" w:type="dxa"/>
          </w:tcPr>
          <w:p w:rsidR="00ED59A0" w:rsidRPr="00B53E2E" w:rsidRDefault="00ED59A0" w:rsidP="00B53E2E">
            <w:pPr>
              <w:spacing w:line="240" w:lineRule="auto"/>
            </w:pPr>
            <w:smartTag w:uri="urn:schemas-microsoft-com:office:smarttags" w:element="date">
              <w:smartTagPr>
                <w:attr w:name="ls" w:val="trans"/>
                <w:attr w:name="Month" w:val="06"/>
                <w:attr w:name="Day" w:val="19"/>
                <w:attr w:name="Year" w:val="2013"/>
              </w:smartTagPr>
              <w:r w:rsidRPr="00B53E2E">
                <w:t>19/06/2013</w:t>
              </w:r>
            </w:smartTag>
          </w:p>
        </w:tc>
        <w:tc>
          <w:tcPr>
            <w:tcW w:w="4205" w:type="dxa"/>
          </w:tcPr>
          <w:p w:rsidR="00ED59A0" w:rsidRPr="00B53E2E" w:rsidRDefault="00ED59A0" w:rsidP="00B53E2E">
            <w:pPr>
              <w:spacing w:line="240" w:lineRule="auto"/>
            </w:pPr>
            <w:r w:rsidRPr="00B53E2E">
              <w:t>Mise en forme sous la nouvelle charte</w:t>
            </w:r>
          </w:p>
        </w:tc>
        <w:tc>
          <w:tcPr>
            <w:tcW w:w="2281" w:type="dxa"/>
          </w:tcPr>
          <w:p w:rsidR="00ED59A0" w:rsidRPr="00B53E2E" w:rsidRDefault="00ED59A0" w:rsidP="00B53E2E">
            <w:pPr>
              <w:spacing w:line="240" w:lineRule="auto"/>
            </w:pPr>
            <w:r w:rsidRPr="00B53E2E">
              <w:t>Sara AREZKI</w:t>
            </w:r>
          </w:p>
        </w:tc>
      </w:tr>
      <w:tr w:rsidR="00ED59A0" w:rsidRPr="00B53E2E" w:rsidTr="00B53E2E">
        <w:tc>
          <w:tcPr>
            <w:tcW w:w="1033" w:type="dxa"/>
          </w:tcPr>
          <w:p w:rsidR="00ED59A0" w:rsidRPr="00B53E2E" w:rsidRDefault="00ED59A0" w:rsidP="00B53E2E">
            <w:pPr>
              <w:spacing w:line="240" w:lineRule="auto"/>
            </w:pPr>
            <w:r w:rsidRPr="00B53E2E">
              <w:t>1.1</w:t>
            </w:r>
          </w:p>
        </w:tc>
        <w:tc>
          <w:tcPr>
            <w:tcW w:w="1661" w:type="dxa"/>
          </w:tcPr>
          <w:p w:rsidR="00ED59A0" w:rsidRPr="00B53E2E" w:rsidRDefault="00ED59A0" w:rsidP="00B53E2E">
            <w:pPr>
              <w:spacing w:line="240" w:lineRule="auto"/>
            </w:pPr>
            <w:smartTag w:uri="urn:schemas-microsoft-com:office:smarttags" w:element="date">
              <w:smartTagPr>
                <w:attr w:name="ls" w:val="trans"/>
                <w:attr w:name="Month" w:val="10"/>
                <w:attr w:name="Day" w:val="08"/>
                <w:attr w:name="Year" w:val="2014"/>
              </w:smartTagPr>
              <w:r w:rsidRPr="00B53E2E">
                <w:t>08/10/2014</w:t>
              </w:r>
            </w:smartTag>
          </w:p>
        </w:tc>
        <w:tc>
          <w:tcPr>
            <w:tcW w:w="4205" w:type="dxa"/>
          </w:tcPr>
          <w:p w:rsidR="00ED59A0" w:rsidRPr="00B53E2E" w:rsidRDefault="00ED59A0" w:rsidP="00B53E2E">
            <w:pPr>
              <w:spacing w:line="240" w:lineRule="auto"/>
            </w:pPr>
            <w:r w:rsidRPr="00B53E2E">
              <w:t>Ajout de sections Vermeg</w:t>
            </w:r>
          </w:p>
        </w:tc>
        <w:tc>
          <w:tcPr>
            <w:tcW w:w="2281" w:type="dxa"/>
          </w:tcPr>
          <w:p w:rsidR="00ED59A0" w:rsidRPr="00B53E2E" w:rsidRDefault="00ED59A0" w:rsidP="00B53E2E">
            <w:pPr>
              <w:spacing w:line="240" w:lineRule="auto"/>
            </w:pPr>
            <w:r w:rsidRPr="00B53E2E">
              <w:t>Ramzi Abid</w:t>
            </w:r>
          </w:p>
        </w:tc>
      </w:tr>
      <w:tr w:rsidR="00ED59A0" w:rsidRPr="00B53E2E" w:rsidTr="00B53E2E">
        <w:tc>
          <w:tcPr>
            <w:tcW w:w="1033" w:type="dxa"/>
          </w:tcPr>
          <w:p w:rsidR="00ED59A0" w:rsidRPr="00B53E2E" w:rsidRDefault="00ED59A0" w:rsidP="00B53E2E">
            <w:pPr>
              <w:spacing w:line="240" w:lineRule="auto"/>
            </w:pPr>
            <w:r w:rsidRPr="00B53E2E">
              <w:t>1.2</w:t>
            </w:r>
          </w:p>
        </w:tc>
        <w:tc>
          <w:tcPr>
            <w:tcW w:w="1661" w:type="dxa"/>
          </w:tcPr>
          <w:p w:rsidR="00ED59A0" w:rsidRPr="00B53E2E" w:rsidRDefault="00ED59A0" w:rsidP="00B53E2E">
            <w:pPr>
              <w:spacing w:line="240" w:lineRule="auto"/>
            </w:pPr>
            <w:smartTag w:uri="urn:schemas-microsoft-com:office:smarttags" w:element="date">
              <w:smartTagPr>
                <w:attr w:name="ls" w:val="trans"/>
                <w:attr w:name="Month" w:val="07"/>
                <w:attr w:name="Day" w:val="21"/>
                <w:attr w:name="Year" w:val="2015"/>
              </w:smartTagPr>
              <w:r w:rsidRPr="00B53E2E">
                <w:t>21/07/2015</w:t>
              </w:r>
            </w:smartTag>
          </w:p>
        </w:tc>
        <w:tc>
          <w:tcPr>
            <w:tcW w:w="4205" w:type="dxa"/>
          </w:tcPr>
          <w:p w:rsidR="00ED59A0" w:rsidRPr="00B53E2E" w:rsidRDefault="00ED59A0" w:rsidP="00B53E2E">
            <w:pPr>
              <w:spacing w:line="240" w:lineRule="auto"/>
            </w:pPr>
            <w:r w:rsidRPr="00B53E2E">
              <w:t>Rédaction des spécifications</w:t>
            </w:r>
          </w:p>
        </w:tc>
        <w:tc>
          <w:tcPr>
            <w:tcW w:w="2281" w:type="dxa"/>
          </w:tcPr>
          <w:p w:rsidR="00ED59A0" w:rsidRPr="00B53E2E" w:rsidRDefault="00ED59A0" w:rsidP="00B53E2E">
            <w:pPr>
              <w:spacing w:line="240" w:lineRule="auto"/>
            </w:pPr>
            <w:r w:rsidRPr="00B53E2E">
              <w:t>Skander Ouchem</w:t>
            </w:r>
          </w:p>
        </w:tc>
      </w:tr>
      <w:tr w:rsidR="00ED59A0" w:rsidRPr="00B53E2E" w:rsidTr="00B53E2E">
        <w:tc>
          <w:tcPr>
            <w:tcW w:w="1033" w:type="dxa"/>
          </w:tcPr>
          <w:p w:rsidR="00ED59A0" w:rsidRPr="00B53E2E" w:rsidRDefault="00ED59A0" w:rsidP="00B53E2E">
            <w:pPr>
              <w:spacing w:line="240" w:lineRule="auto"/>
            </w:pPr>
            <w:r w:rsidRPr="00B53E2E">
              <w:t>1.3</w:t>
            </w:r>
          </w:p>
        </w:tc>
        <w:tc>
          <w:tcPr>
            <w:tcW w:w="1661" w:type="dxa"/>
          </w:tcPr>
          <w:p w:rsidR="00ED59A0" w:rsidRPr="00B53E2E" w:rsidRDefault="00ED59A0" w:rsidP="00B53E2E">
            <w:pPr>
              <w:spacing w:line="240" w:lineRule="auto"/>
            </w:pPr>
            <w:smartTag w:uri="urn:schemas-microsoft-com:office:smarttags" w:element="date">
              <w:smartTagPr>
                <w:attr w:name="ls" w:val="trans"/>
                <w:attr w:name="Month" w:val="07"/>
                <w:attr w:name="Day" w:val="23"/>
                <w:attr w:name="Year" w:val="2015"/>
              </w:smartTagPr>
              <w:r w:rsidRPr="00B53E2E">
                <w:t>23/07/2015</w:t>
              </w:r>
            </w:smartTag>
          </w:p>
        </w:tc>
        <w:tc>
          <w:tcPr>
            <w:tcW w:w="4205" w:type="dxa"/>
          </w:tcPr>
          <w:p w:rsidR="00ED59A0" w:rsidRPr="00B53E2E" w:rsidRDefault="00ED59A0" w:rsidP="00B53E2E">
            <w:pPr>
              <w:spacing w:line="240" w:lineRule="auto"/>
            </w:pPr>
            <w:r w:rsidRPr="00B53E2E">
              <w:t>Prise en considération des remarques d’AWB</w:t>
            </w:r>
          </w:p>
        </w:tc>
        <w:tc>
          <w:tcPr>
            <w:tcW w:w="2281" w:type="dxa"/>
          </w:tcPr>
          <w:p w:rsidR="00ED59A0" w:rsidRPr="00B53E2E" w:rsidRDefault="00ED59A0" w:rsidP="00B53E2E">
            <w:pPr>
              <w:spacing w:line="240" w:lineRule="auto"/>
            </w:pPr>
            <w:r w:rsidRPr="00B53E2E">
              <w:t>Fares GAIED</w:t>
            </w:r>
          </w:p>
        </w:tc>
      </w:tr>
      <w:tr w:rsidR="00A82A01" w:rsidRPr="00B53E2E" w:rsidTr="00B53E2E">
        <w:tc>
          <w:tcPr>
            <w:tcW w:w="1033" w:type="dxa"/>
          </w:tcPr>
          <w:p w:rsidR="00A82A01" w:rsidRPr="00B53E2E" w:rsidRDefault="00A82A01" w:rsidP="00B53E2E">
            <w:pPr>
              <w:spacing w:line="240" w:lineRule="auto"/>
            </w:pPr>
            <w:r>
              <w:t>1.4</w:t>
            </w:r>
          </w:p>
        </w:tc>
        <w:tc>
          <w:tcPr>
            <w:tcW w:w="1661" w:type="dxa"/>
          </w:tcPr>
          <w:p w:rsidR="00A82A01" w:rsidRPr="00B53E2E" w:rsidRDefault="00A82A01" w:rsidP="00B53E2E">
            <w:pPr>
              <w:spacing w:line="240" w:lineRule="auto"/>
            </w:pPr>
            <w:r>
              <w:t>29/10/2015</w:t>
            </w:r>
          </w:p>
        </w:tc>
        <w:tc>
          <w:tcPr>
            <w:tcW w:w="4205" w:type="dxa"/>
          </w:tcPr>
          <w:p w:rsidR="00A82A01" w:rsidRPr="00B53E2E" w:rsidRDefault="00A82A01" w:rsidP="00B53E2E">
            <w:pPr>
              <w:spacing w:line="240" w:lineRule="auto"/>
            </w:pPr>
            <w:r>
              <w:t>Mise à jour des spécifications</w:t>
            </w:r>
          </w:p>
        </w:tc>
        <w:tc>
          <w:tcPr>
            <w:tcW w:w="2281" w:type="dxa"/>
          </w:tcPr>
          <w:p w:rsidR="00A82A01" w:rsidRPr="00B53E2E" w:rsidRDefault="00A82A01" w:rsidP="00B53E2E">
            <w:pPr>
              <w:spacing w:line="240" w:lineRule="auto"/>
            </w:pPr>
            <w:r>
              <w:t>Equipe Vermeg</w:t>
            </w:r>
          </w:p>
        </w:tc>
      </w:tr>
    </w:tbl>
    <w:p w:rsidR="00ED59A0" w:rsidRDefault="00ED59A0" w:rsidP="00C53944">
      <w:bookmarkStart w:id="1" w:name="_Toc319481556"/>
    </w:p>
    <w:p w:rsidR="00ED59A0" w:rsidRPr="00C53944" w:rsidRDefault="00ED59A0" w:rsidP="00C53944">
      <w:pPr>
        <w:pBdr>
          <w:bottom w:val="single" w:sz="24" w:space="1" w:color="FFC000"/>
        </w:pBdr>
        <w:rPr>
          <w:b/>
          <w:bCs/>
          <w:color w:val="404040"/>
          <w:sz w:val="32"/>
          <w:szCs w:val="32"/>
        </w:rPr>
      </w:pPr>
      <w:bookmarkStart w:id="2" w:name="_Toc358024481"/>
      <w:r w:rsidRPr="00C53944">
        <w:rPr>
          <w:b/>
          <w:bCs/>
          <w:color w:val="404040"/>
          <w:sz w:val="32"/>
          <w:szCs w:val="32"/>
        </w:rPr>
        <w:t>LISTE DE DIFFUSION</w:t>
      </w:r>
      <w:bookmarkEnd w:id="1"/>
      <w:bookmarkEnd w:id="2"/>
    </w:p>
    <w:p w:rsidR="00ED59A0" w:rsidRPr="00457D69" w:rsidRDefault="00ED59A0" w:rsidP="00C53944"/>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tblPr>
      <w:tblGrid>
        <w:gridCol w:w="3544"/>
        <w:gridCol w:w="1418"/>
        <w:gridCol w:w="1417"/>
        <w:gridCol w:w="1361"/>
        <w:gridCol w:w="1332"/>
      </w:tblGrid>
      <w:tr w:rsidR="00ED59A0" w:rsidRPr="00B53E2E" w:rsidTr="00BA7060">
        <w:trPr>
          <w:cantSplit/>
        </w:trPr>
        <w:tc>
          <w:tcPr>
            <w:tcW w:w="3544" w:type="dxa"/>
            <w:shd w:val="clear" w:color="auto" w:fill="D9D9D9"/>
          </w:tcPr>
          <w:p w:rsidR="00ED59A0" w:rsidRPr="00B53E2E" w:rsidRDefault="00ED59A0" w:rsidP="00BA7060">
            <w:pPr>
              <w:spacing w:line="240" w:lineRule="auto"/>
              <w:rPr>
                <w:b/>
              </w:rPr>
            </w:pPr>
            <w:r w:rsidRPr="00B53E2E">
              <w:rPr>
                <w:b/>
              </w:rPr>
              <w:t>Nom</w:t>
            </w:r>
          </w:p>
        </w:tc>
        <w:tc>
          <w:tcPr>
            <w:tcW w:w="1418" w:type="dxa"/>
            <w:shd w:val="clear" w:color="auto" w:fill="D9D9D9"/>
          </w:tcPr>
          <w:p w:rsidR="00ED59A0" w:rsidRPr="00B53E2E" w:rsidRDefault="00ED59A0" w:rsidP="00BA7060">
            <w:pPr>
              <w:spacing w:line="240" w:lineRule="auto"/>
              <w:rPr>
                <w:b/>
              </w:rPr>
            </w:pPr>
            <w:r w:rsidRPr="00B53E2E">
              <w:rPr>
                <w:b/>
              </w:rPr>
              <w:t>Information</w:t>
            </w:r>
          </w:p>
        </w:tc>
        <w:tc>
          <w:tcPr>
            <w:tcW w:w="1417" w:type="dxa"/>
            <w:shd w:val="clear" w:color="auto" w:fill="D9D9D9"/>
          </w:tcPr>
          <w:p w:rsidR="00ED59A0" w:rsidRPr="00B53E2E" w:rsidRDefault="00ED59A0" w:rsidP="00BA7060">
            <w:pPr>
              <w:spacing w:line="240" w:lineRule="auto"/>
              <w:rPr>
                <w:b/>
              </w:rPr>
            </w:pPr>
            <w:r w:rsidRPr="00B53E2E">
              <w:rPr>
                <w:b/>
              </w:rPr>
              <w:t>Vérification</w:t>
            </w:r>
          </w:p>
        </w:tc>
        <w:tc>
          <w:tcPr>
            <w:tcW w:w="1361" w:type="dxa"/>
            <w:shd w:val="clear" w:color="auto" w:fill="D9D9D9"/>
          </w:tcPr>
          <w:p w:rsidR="00ED59A0" w:rsidRPr="00B53E2E" w:rsidRDefault="00ED59A0" w:rsidP="00BA7060">
            <w:pPr>
              <w:spacing w:line="240" w:lineRule="auto"/>
              <w:rPr>
                <w:b/>
              </w:rPr>
            </w:pPr>
            <w:r w:rsidRPr="00B53E2E">
              <w:rPr>
                <w:b/>
              </w:rPr>
              <w:t>Approbation</w:t>
            </w:r>
          </w:p>
        </w:tc>
        <w:tc>
          <w:tcPr>
            <w:tcW w:w="1332" w:type="dxa"/>
            <w:shd w:val="clear" w:color="auto" w:fill="D9D9D9"/>
          </w:tcPr>
          <w:p w:rsidR="00ED59A0" w:rsidRPr="00B53E2E" w:rsidRDefault="00ED59A0" w:rsidP="00BA7060">
            <w:pPr>
              <w:spacing w:line="240" w:lineRule="auto"/>
              <w:rPr>
                <w:b/>
              </w:rPr>
            </w:pPr>
            <w:r w:rsidRPr="00B53E2E">
              <w:rPr>
                <w:b/>
              </w:rPr>
              <w:t>Application</w:t>
            </w:r>
          </w:p>
        </w:tc>
      </w:tr>
      <w:tr w:rsidR="00ED59A0" w:rsidRPr="00B53E2E" w:rsidTr="00BA7060">
        <w:trPr>
          <w:cantSplit/>
          <w:trHeight w:val="237"/>
        </w:trPr>
        <w:tc>
          <w:tcPr>
            <w:tcW w:w="3544" w:type="dxa"/>
          </w:tcPr>
          <w:p w:rsidR="00ED59A0" w:rsidRPr="00B53E2E" w:rsidRDefault="00ED59A0" w:rsidP="00BA7060">
            <w:pPr>
              <w:spacing w:line="240" w:lineRule="auto"/>
              <w:rPr>
                <w:b/>
              </w:rPr>
            </w:pPr>
            <w:r w:rsidRPr="00B53E2E">
              <w:rPr>
                <w:b/>
              </w:rPr>
              <w:t>Habib Tanoubi</w:t>
            </w:r>
          </w:p>
        </w:tc>
        <w:tc>
          <w:tcPr>
            <w:tcW w:w="1418" w:type="dxa"/>
          </w:tcPr>
          <w:p w:rsidR="00ED59A0" w:rsidRPr="00B53E2E" w:rsidRDefault="00ED59A0" w:rsidP="00BA7060">
            <w:pPr>
              <w:spacing w:line="240" w:lineRule="auto"/>
              <w:rPr>
                <w:b/>
              </w:rPr>
            </w:pPr>
            <w:r w:rsidRPr="00B53E2E">
              <w:rPr>
                <w:b/>
              </w:rPr>
              <w:t>Vermeg</w:t>
            </w:r>
          </w:p>
        </w:tc>
        <w:tc>
          <w:tcPr>
            <w:tcW w:w="1417" w:type="dxa"/>
          </w:tcPr>
          <w:p w:rsidR="00ED59A0" w:rsidRPr="00B53E2E" w:rsidRDefault="00ED59A0" w:rsidP="00BA7060">
            <w:pPr>
              <w:spacing w:line="240" w:lineRule="auto"/>
              <w:rPr>
                <w:b/>
              </w:rPr>
            </w:pPr>
          </w:p>
        </w:tc>
        <w:tc>
          <w:tcPr>
            <w:tcW w:w="1361" w:type="dxa"/>
          </w:tcPr>
          <w:p w:rsidR="00ED59A0" w:rsidRPr="00B53E2E" w:rsidRDefault="00ED59A0" w:rsidP="00BA7060">
            <w:pPr>
              <w:spacing w:line="240" w:lineRule="auto"/>
              <w:rPr>
                <w:b/>
              </w:rPr>
            </w:pPr>
          </w:p>
        </w:tc>
        <w:tc>
          <w:tcPr>
            <w:tcW w:w="1332" w:type="dxa"/>
          </w:tcPr>
          <w:p w:rsidR="00ED59A0" w:rsidRPr="00B53E2E" w:rsidRDefault="00ED59A0" w:rsidP="00BA7060">
            <w:pPr>
              <w:spacing w:line="240" w:lineRule="auto"/>
              <w:rPr>
                <w:b/>
              </w:rPr>
            </w:pPr>
          </w:p>
        </w:tc>
      </w:tr>
      <w:tr w:rsidR="00ED59A0" w:rsidRPr="00B53E2E" w:rsidTr="00BA7060">
        <w:trPr>
          <w:cantSplit/>
          <w:trHeight w:val="237"/>
        </w:trPr>
        <w:tc>
          <w:tcPr>
            <w:tcW w:w="3544" w:type="dxa"/>
          </w:tcPr>
          <w:p w:rsidR="00ED59A0" w:rsidRPr="00B53E2E" w:rsidRDefault="00ED59A0" w:rsidP="00BA7060">
            <w:pPr>
              <w:spacing w:line="240" w:lineRule="auto"/>
              <w:rPr>
                <w:b/>
              </w:rPr>
            </w:pPr>
          </w:p>
        </w:tc>
        <w:tc>
          <w:tcPr>
            <w:tcW w:w="1418"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c>
          <w:tcPr>
            <w:tcW w:w="1361" w:type="dxa"/>
          </w:tcPr>
          <w:p w:rsidR="00ED59A0" w:rsidRPr="00B53E2E" w:rsidRDefault="00ED59A0" w:rsidP="00BA7060">
            <w:pPr>
              <w:spacing w:line="240" w:lineRule="auto"/>
              <w:rPr>
                <w:b/>
              </w:rPr>
            </w:pPr>
          </w:p>
        </w:tc>
        <w:tc>
          <w:tcPr>
            <w:tcW w:w="1332" w:type="dxa"/>
          </w:tcPr>
          <w:p w:rsidR="00ED59A0" w:rsidRPr="00B53E2E" w:rsidRDefault="00ED59A0" w:rsidP="00BA7060">
            <w:pPr>
              <w:spacing w:line="240" w:lineRule="auto"/>
              <w:rPr>
                <w:b/>
              </w:rPr>
            </w:pPr>
          </w:p>
        </w:tc>
      </w:tr>
      <w:tr w:rsidR="00ED59A0" w:rsidRPr="00B53E2E" w:rsidTr="00BA7060">
        <w:trPr>
          <w:cantSplit/>
        </w:trPr>
        <w:tc>
          <w:tcPr>
            <w:tcW w:w="3544" w:type="dxa"/>
          </w:tcPr>
          <w:p w:rsidR="00ED59A0" w:rsidRPr="00B53E2E" w:rsidRDefault="00ED59A0" w:rsidP="00BA7060">
            <w:pPr>
              <w:spacing w:line="240" w:lineRule="auto"/>
              <w:rPr>
                <w:b/>
              </w:rPr>
            </w:pPr>
          </w:p>
        </w:tc>
        <w:tc>
          <w:tcPr>
            <w:tcW w:w="1418"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c>
          <w:tcPr>
            <w:tcW w:w="1361" w:type="dxa"/>
          </w:tcPr>
          <w:p w:rsidR="00ED59A0" w:rsidRPr="00B53E2E" w:rsidRDefault="00ED59A0" w:rsidP="00BA7060">
            <w:pPr>
              <w:spacing w:line="240" w:lineRule="auto"/>
              <w:rPr>
                <w:b/>
              </w:rPr>
            </w:pPr>
          </w:p>
        </w:tc>
        <w:tc>
          <w:tcPr>
            <w:tcW w:w="1332" w:type="dxa"/>
          </w:tcPr>
          <w:p w:rsidR="00ED59A0" w:rsidRPr="00B53E2E" w:rsidRDefault="00ED59A0" w:rsidP="00BA7060">
            <w:pPr>
              <w:spacing w:line="240" w:lineRule="auto"/>
              <w:rPr>
                <w:b/>
              </w:rPr>
            </w:pPr>
          </w:p>
        </w:tc>
      </w:tr>
      <w:tr w:rsidR="00ED59A0" w:rsidRPr="00B53E2E" w:rsidTr="00BA7060">
        <w:trPr>
          <w:cantSplit/>
        </w:trPr>
        <w:tc>
          <w:tcPr>
            <w:tcW w:w="3544" w:type="dxa"/>
          </w:tcPr>
          <w:p w:rsidR="00ED59A0" w:rsidRPr="00B53E2E" w:rsidRDefault="00ED59A0" w:rsidP="00BA7060">
            <w:pPr>
              <w:spacing w:line="240" w:lineRule="auto"/>
              <w:rPr>
                <w:b/>
              </w:rPr>
            </w:pPr>
          </w:p>
        </w:tc>
        <w:tc>
          <w:tcPr>
            <w:tcW w:w="1418"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c>
          <w:tcPr>
            <w:tcW w:w="1361" w:type="dxa"/>
          </w:tcPr>
          <w:p w:rsidR="00ED59A0" w:rsidRPr="00B53E2E" w:rsidRDefault="00ED59A0" w:rsidP="00BA7060">
            <w:pPr>
              <w:spacing w:line="240" w:lineRule="auto"/>
              <w:rPr>
                <w:b/>
              </w:rPr>
            </w:pPr>
          </w:p>
        </w:tc>
        <w:tc>
          <w:tcPr>
            <w:tcW w:w="1332" w:type="dxa"/>
          </w:tcPr>
          <w:p w:rsidR="00ED59A0" w:rsidRPr="00B53E2E" w:rsidRDefault="00ED59A0" w:rsidP="00BA7060">
            <w:pPr>
              <w:spacing w:line="240" w:lineRule="auto"/>
              <w:rPr>
                <w:b/>
              </w:rPr>
            </w:pPr>
          </w:p>
        </w:tc>
      </w:tr>
      <w:tr w:rsidR="00ED59A0" w:rsidRPr="00B53E2E" w:rsidTr="00BA7060">
        <w:trPr>
          <w:cantSplit/>
        </w:trPr>
        <w:tc>
          <w:tcPr>
            <w:tcW w:w="3544" w:type="dxa"/>
          </w:tcPr>
          <w:p w:rsidR="00ED59A0" w:rsidRPr="00B53E2E" w:rsidRDefault="00ED59A0" w:rsidP="00BA7060">
            <w:pPr>
              <w:spacing w:line="240" w:lineRule="auto"/>
              <w:rPr>
                <w:b/>
              </w:rPr>
            </w:pPr>
          </w:p>
        </w:tc>
        <w:tc>
          <w:tcPr>
            <w:tcW w:w="1418"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c>
          <w:tcPr>
            <w:tcW w:w="1361" w:type="dxa"/>
          </w:tcPr>
          <w:p w:rsidR="00ED59A0" w:rsidRPr="00B53E2E" w:rsidRDefault="00ED59A0" w:rsidP="00BA7060">
            <w:pPr>
              <w:spacing w:line="240" w:lineRule="auto"/>
              <w:rPr>
                <w:b/>
              </w:rPr>
            </w:pPr>
          </w:p>
        </w:tc>
        <w:tc>
          <w:tcPr>
            <w:tcW w:w="1332" w:type="dxa"/>
          </w:tcPr>
          <w:p w:rsidR="00ED59A0" w:rsidRPr="00B53E2E" w:rsidRDefault="00ED59A0" w:rsidP="00BA7060">
            <w:pPr>
              <w:spacing w:line="240" w:lineRule="auto"/>
              <w:rPr>
                <w:b/>
              </w:rPr>
            </w:pPr>
          </w:p>
        </w:tc>
      </w:tr>
    </w:tbl>
    <w:p w:rsidR="00ED59A0" w:rsidRDefault="00ED59A0" w:rsidP="00C53944">
      <w:bookmarkStart w:id="3" w:name="_Toc319481557"/>
    </w:p>
    <w:p w:rsidR="00ED59A0" w:rsidRPr="00C53944" w:rsidRDefault="00ED59A0" w:rsidP="00C53944">
      <w:pPr>
        <w:pBdr>
          <w:bottom w:val="single" w:sz="24" w:space="1" w:color="FFC000"/>
        </w:pBdr>
        <w:rPr>
          <w:b/>
          <w:bCs/>
          <w:color w:val="404040"/>
          <w:sz w:val="32"/>
          <w:szCs w:val="32"/>
        </w:rPr>
      </w:pPr>
      <w:bookmarkStart w:id="4" w:name="_Toc358024482"/>
      <w:r w:rsidRPr="00C53944">
        <w:rPr>
          <w:b/>
          <w:bCs/>
          <w:color w:val="404040"/>
          <w:sz w:val="32"/>
          <w:szCs w:val="32"/>
        </w:rPr>
        <w:t xml:space="preserve">DOCUMENTS APPLICABLES </w:t>
      </w:r>
      <w:bookmarkEnd w:id="3"/>
      <w:r w:rsidRPr="00C53944">
        <w:rPr>
          <w:b/>
          <w:bCs/>
          <w:color w:val="404040"/>
          <w:sz w:val="32"/>
          <w:szCs w:val="32"/>
        </w:rPr>
        <w:t>ET DE REFERENCE</w:t>
      </w:r>
      <w:bookmarkEnd w:id="4"/>
    </w:p>
    <w:p w:rsidR="00ED59A0" w:rsidRPr="00457D69" w:rsidRDefault="00ED59A0" w:rsidP="00C53944"/>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tblPr>
      <w:tblGrid>
        <w:gridCol w:w="4678"/>
        <w:gridCol w:w="2977"/>
        <w:gridCol w:w="1417"/>
      </w:tblGrid>
      <w:tr w:rsidR="00ED59A0" w:rsidRPr="00B53E2E" w:rsidTr="00BA7060">
        <w:trPr>
          <w:cantSplit/>
          <w:trHeight w:val="279"/>
        </w:trPr>
        <w:tc>
          <w:tcPr>
            <w:tcW w:w="4678" w:type="dxa"/>
            <w:shd w:val="clear" w:color="auto" w:fill="D9D9D9"/>
          </w:tcPr>
          <w:p w:rsidR="00ED59A0" w:rsidRPr="00B53E2E" w:rsidRDefault="00ED59A0" w:rsidP="00BA7060">
            <w:pPr>
              <w:spacing w:line="240" w:lineRule="auto"/>
              <w:rPr>
                <w:b/>
              </w:rPr>
            </w:pPr>
            <w:r w:rsidRPr="00B53E2E">
              <w:rPr>
                <w:b/>
              </w:rPr>
              <w:t>Titre</w:t>
            </w:r>
          </w:p>
        </w:tc>
        <w:tc>
          <w:tcPr>
            <w:tcW w:w="2977" w:type="dxa"/>
            <w:shd w:val="clear" w:color="auto" w:fill="D9D9D9"/>
          </w:tcPr>
          <w:p w:rsidR="00ED59A0" w:rsidRPr="00B53E2E" w:rsidRDefault="00ED59A0" w:rsidP="00BA7060">
            <w:pPr>
              <w:spacing w:line="240" w:lineRule="auto"/>
              <w:rPr>
                <w:b/>
              </w:rPr>
            </w:pPr>
            <w:r w:rsidRPr="00B53E2E">
              <w:rPr>
                <w:b/>
              </w:rPr>
              <w:t>Référence (R) / Applicable (A)</w:t>
            </w:r>
          </w:p>
        </w:tc>
        <w:tc>
          <w:tcPr>
            <w:tcW w:w="1417" w:type="dxa"/>
            <w:shd w:val="clear" w:color="auto" w:fill="D9D9D9"/>
          </w:tcPr>
          <w:p w:rsidR="00ED59A0" w:rsidRPr="00B53E2E" w:rsidRDefault="00ED59A0" w:rsidP="00BA7060">
            <w:pPr>
              <w:spacing w:line="240" w:lineRule="auto"/>
              <w:rPr>
                <w:b/>
              </w:rPr>
            </w:pPr>
            <w:r w:rsidRPr="00B53E2E">
              <w:rPr>
                <w:b/>
              </w:rPr>
              <w:t>Version</w:t>
            </w:r>
          </w:p>
        </w:tc>
      </w:tr>
      <w:tr w:rsidR="00ED59A0" w:rsidRPr="00B53E2E" w:rsidTr="00BA7060">
        <w:trPr>
          <w:cantSplit/>
        </w:trPr>
        <w:tc>
          <w:tcPr>
            <w:tcW w:w="4678" w:type="dxa"/>
          </w:tcPr>
          <w:p w:rsidR="00ED59A0" w:rsidRPr="00B53E2E" w:rsidRDefault="00ED59A0" w:rsidP="00BA7060">
            <w:pPr>
              <w:spacing w:line="240" w:lineRule="auto"/>
              <w:rPr>
                <w:b/>
              </w:rPr>
            </w:pPr>
          </w:p>
        </w:tc>
        <w:tc>
          <w:tcPr>
            <w:tcW w:w="2977"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r>
      <w:tr w:rsidR="00ED59A0" w:rsidRPr="00B53E2E" w:rsidTr="00BA7060">
        <w:trPr>
          <w:cantSplit/>
        </w:trPr>
        <w:tc>
          <w:tcPr>
            <w:tcW w:w="4678" w:type="dxa"/>
          </w:tcPr>
          <w:p w:rsidR="00ED59A0" w:rsidRPr="00B53E2E" w:rsidRDefault="00ED59A0" w:rsidP="00BA7060">
            <w:pPr>
              <w:spacing w:line="240" w:lineRule="auto"/>
              <w:rPr>
                <w:b/>
              </w:rPr>
            </w:pPr>
          </w:p>
        </w:tc>
        <w:tc>
          <w:tcPr>
            <w:tcW w:w="2977"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r>
      <w:tr w:rsidR="00ED59A0" w:rsidRPr="00B53E2E" w:rsidTr="00BA7060">
        <w:trPr>
          <w:cantSplit/>
        </w:trPr>
        <w:tc>
          <w:tcPr>
            <w:tcW w:w="4678" w:type="dxa"/>
          </w:tcPr>
          <w:p w:rsidR="00ED59A0" w:rsidRPr="00B53E2E" w:rsidRDefault="00ED59A0" w:rsidP="00BA7060">
            <w:pPr>
              <w:spacing w:line="240" w:lineRule="auto"/>
              <w:rPr>
                <w:b/>
              </w:rPr>
            </w:pPr>
          </w:p>
        </w:tc>
        <w:tc>
          <w:tcPr>
            <w:tcW w:w="2977"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r>
      <w:tr w:rsidR="00ED59A0" w:rsidRPr="00B53E2E" w:rsidTr="00BA7060">
        <w:trPr>
          <w:cantSplit/>
        </w:trPr>
        <w:tc>
          <w:tcPr>
            <w:tcW w:w="4678" w:type="dxa"/>
          </w:tcPr>
          <w:p w:rsidR="00ED59A0" w:rsidRPr="00B53E2E" w:rsidRDefault="00ED59A0" w:rsidP="00BA7060">
            <w:pPr>
              <w:spacing w:line="240" w:lineRule="auto"/>
              <w:rPr>
                <w:b/>
              </w:rPr>
            </w:pPr>
          </w:p>
        </w:tc>
        <w:tc>
          <w:tcPr>
            <w:tcW w:w="2977" w:type="dxa"/>
          </w:tcPr>
          <w:p w:rsidR="00ED59A0" w:rsidRPr="00B53E2E" w:rsidRDefault="00ED59A0" w:rsidP="00BA7060">
            <w:pPr>
              <w:spacing w:line="240" w:lineRule="auto"/>
              <w:rPr>
                <w:b/>
              </w:rPr>
            </w:pPr>
          </w:p>
        </w:tc>
        <w:tc>
          <w:tcPr>
            <w:tcW w:w="1417" w:type="dxa"/>
          </w:tcPr>
          <w:p w:rsidR="00ED59A0" w:rsidRPr="00B53E2E" w:rsidRDefault="00ED59A0" w:rsidP="00BA7060">
            <w:pPr>
              <w:spacing w:line="240" w:lineRule="auto"/>
              <w:rPr>
                <w:b/>
              </w:rPr>
            </w:pPr>
          </w:p>
        </w:tc>
      </w:tr>
    </w:tbl>
    <w:p w:rsidR="00ED59A0" w:rsidRDefault="00ED59A0" w:rsidP="00C53944">
      <w:bookmarkStart w:id="5" w:name="_Toc319481558"/>
    </w:p>
    <w:p w:rsidR="00ED59A0" w:rsidRPr="00C53944" w:rsidRDefault="00ED59A0" w:rsidP="00C53944">
      <w:pPr>
        <w:pBdr>
          <w:bottom w:val="single" w:sz="24" w:space="1" w:color="FFC000"/>
        </w:pBdr>
        <w:rPr>
          <w:b/>
          <w:bCs/>
          <w:color w:val="404040"/>
          <w:sz w:val="32"/>
          <w:szCs w:val="32"/>
        </w:rPr>
      </w:pPr>
      <w:bookmarkStart w:id="6" w:name="_Toc358024483"/>
      <w:r w:rsidRPr="00C53944">
        <w:rPr>
          <w:b/>
          <w:bCs/>
          <w:color w:val="404040"/>
          <w:sz w:val="32"/>
          <w:szCs w:val="32"/>
        </w:rPr>
        <w:t>TERMINOLOGIES ET ACRONYMES</w:t>
      </w:r>
      <w:bookmarkEnd w:id="5"/>
      <w:bookmarkEnd w:id="6"/>
    </w:p>
    <w:p w:rsidR="00ED59A0" w:rsidRDefault="00ED59A0" w:rsidP="00C53944"/>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0"/>
      </w:tblPr>
      <w:tblGrid>
        <w:gridCol w:w="4678"/>
        <w:gridCol w:w="4394"/>
      </w:tblGrid>
      <w:tr w:rsidR="00ED59A0" w:rsidRPr="00B53E2E" w:rsidTr="00BA7060">
        <w:trPr>
          <w:cantSplit/>
          <w:trHeight w:val="279"/>
        </w:trPr>
        <w:tc>
          <w:tcPr>
            <w:tcW w:w="4678" w:type="dxa"/>
            <w:shd w:val="clear" w:color="auto" w:fill="D9D9D9"/>
          </w:tcPr>
          <w:p w:rsidR="00ED59A0" w:rsidRPr="00B53E2E" w:rsidRDefault="00ED59A0" w:rsidP="00BA7060">
            <w:pPr>
              <w:spacing w:line="240" w:lineRule="auto"/>
              <w:rPr>
                <w:b/>
              </w:rPr>
            </w:pPr>
            <w:r w:rsidRPr="00B53E2E">
              <w:rPr>
                <w:b/>
              </w:rPr>
              <w:t>Terminologie / Acronyme</w:t>
            </w:r>
          </w:p>
        </w:tc>
        <w:tc>
          <w:tcPr>
            <w:tcW w:w="4394" w:type="dxa"/>
            <w:shd w:val="clear" w:color="auto" w:fill="D9D9D9"/>
          </w:tcPr>
          <w:p w:rsidR="00ED59A0" w:rsidRPr="00B53E2E" w:rsidRDefault="00ED59A0" w:rsidP="00BA7060">
            <w:pPr>
              <w:spacing w:line="240" w:lineRule="auto"/>
              <w:rPr>
                <w:b/>
              </w:rPr>
            </w:pPr>
            <w:r w:rsidRPr="00B53E2E">
              <w:rPr>
                <w:b/>
              </w:rPr>
              <w:t>Définition</w:t>
            </w:r>
          </w:p>
        </w:tc>
      </w:tr>
      <w:tr w:rsidR="00ED59A0" w:rsidRPr="00B53E2E" w:rsidTr="00BA7060">
        <w:trPr>
          <w:cantSplit/>
        </w:trPr>
        <w:tc>
          <w:tcPr>
            <w:tcW w:w="4678" w:type="dxa"/>
          </w:tcPr>
          <w:p w:rsidR="00ED59A0" w:rsidRPr="00B53E2E" w:rsidRDefault="00ED59A0" w:rsidP="00BA7060">
            <w:pPr>
              <w:spacing w:line="240" w:lineRule="auto"/>
              <w:rPr>
                <w:b/>
              </w:rPr>
            </w:pPr>
          </w:p>
        </w:tc>
        <w:tc>
          <w:tcPr>
            <w:tcW w:w="4394" w:type="dxa"/>
          </w:tcPr>
          <w:p w:rsidR="00ED59A0" w:rsidRPr="00B53E2E" w:rsidRDefault="00ED59A0" w:rsidP="00BA7060">
            <w:pPr>
              <w:spacing w:line="240" w:lineRule="auto"/>
              <w:rPr>
                <w:b/>
              </w:rPr>
            </w:pPr>
          </w:p>
        </w:tc>
      </w:tr>
      <w:tr w:rsidR="00ED59A0" w:rsidRPr="00B53E2E" w:rsidTr="00BA7060">
        <w:trPr>
          <w:cantSplit/>
        </w:trPr>
        <w:tc>
          <w:tcPr>
            <w:tcW w:w="4678" w:type="dxa"/>
          </w:tcPr>
          <w:p w:rsidR="00ED59A0" w:rsidRPr="00B53E2E" w:rsidRDefault="00ED59A0" w:rsidP="00BA7060">
            <w:pPr>
              <w:spacing w:line="240" w:lineRule="auto"/>
              <w:rPr>
                <w:b/>
              </w:rPr>
            </w:pPr>
          </w:p>
        </w:tc>
        <w:tc>
          <w:tcPr>
            <w:tcW w:w="4394" w:type="dxa"/>
          </w:tcPr>
          <w:p w:rsidR="00ED59A0" w:rsidRPr="00B53E2E" w:rsidRDefault="00ED59A0" w:rsidP="00BA7060">
            <w:pPr>
              <w:spacing w:line="240" w:lineRule="auto"/>
              <w:rPr>
                <w:b/>
              </w:rPr>
            </w:pPr>
          </w:p>
        </w:tc>
      </w:tr>
      <w:tr w:rsidR="00ED59A0" w:rsidRPr="00B53E2E" w:rsidTr="00BA7060">
        <w:trPr>
          <w:cantSplit/>
        </w:trPr>
        <w:tc>
          <w:tcPr>
            <w:tcW w:w="4678" w:type="dxa"/>
          </w:tcPr>
          <w:p w:rsidR="00ED59A0" w:rsidRPr="00B53E2E" w:rsidRDefault="00ED59A0" w:rsidP="00BA7060">
            <w:pPr>
              <w:spacing w:line="240" w:lineRule="auto"/>
              <w:rPr>
                <w:b/>
              </w:rPr>
            </w:pPr>
          </w:p>
        </w:tc>
        <w:tc>
          <w:tcPr>
            <w:tcW w:w="4394" w:type="dxa"/>
          </w:tcPr>
          <w:p w:rsidR="00ED59A0" w:rsidRPr="00B53E2E" w:rsidRDefault="00ED59A0" w:rsidP="00BA7060">
            <w:pPr>
              <w:spacing w:line="240" w:lineRule="auto"/>
              <w:rPr>
                <w:b/>
              </w:rPr>
            </w:pPr>
          </w:p>
        </w:tc>
      </w:tr>
      <w:tr w:rsidR="00ED59A0" w:rsidRPr="00B53E2E" w:rsidTr="00BA7060">
        <w:trPr>
          <w:cantSplit/>
        </w:trPr>
        <w:tc>
          <w:tcPr>
            <w:tcW w:w="4678" w:type="dxa"/>
          </w:tcPr>
          <w:p w:rsidR="00ED59A0" w:rsidRPr="00B53E2E" w:rsidRDefault="00ED59A0" w:rsidP="00BA7060">
            <w:pPr>
              <w:spacing w:line="240" w:lineRule="auto"/>
              <w:rPr>
                <w:b/>
              </w:rPr>
            </w:pPr>
          </w:p>
        </w:tc>
        <w:tc>
          <w:tcPr>
            <w:tcW w:w="4394" w:type="dxa"/>
          </w:tcPr>
          <w:p w:rsidR="00ED59A0" w:rsidRPr="00B53E2E" w:rsidRDefault="00ED59A0" w:rsidP="00BA7060">
            <w:pPr>
              <w:spacing w:line="240" w:lineRule="auto"/>
              <w:rPr>
                <w:b/>
              </w:rPr>
            </w:pPr>
          </w:p>
        </w:tc>
      </w:tr>
    </w:tbl>
    <w:p w:rsidR="00ED59A0" w:rsidRDefault="00ED59A0" w:rsidP="00C53944"/>
    <w:p w:rsidR="00ED59A0" w:rsidRDefault="00ED59A0" w:rsidP="00C53944"/>
    <w:p w:rsidR="00ED59A0" w:rsidRDefault="00ED59A0" w:rsidP="00C53944">
      <w:pPr>
        <w:rPr>
          <w:rFonts w:ascii="Cambria" w:hAnsi="Cambria" w:cs="Times New Roman"/>
          <w:b/>
          <w:bCs/>
          <w:color w:val="404040"/>
          <w:sz w:val="32"/>
          <w:szCs w:val="28"/>
        </w:rPr>
      </w:pPr>
      <w:r>
        <w:br w:type="page"/>
      </w:r>
    </w:p>
    <w:p w:rsidR="00ED59A0" w:rsidRDefault="00ED59A0" w:rsidP="00BA7060">
      <w:pPr>
        <w:pStyle w:val="En-ttedetabledesmatires"/>
      </w:pPr>
      <w:r>
        <w:lastRenderedPageBreak/>
        <w:t>Sommaire</w:t>
      </w:r>
    </w:p>
    <w:p w:rsidR="00ED59A0" w:rsidRDefault="00BB3066">
      <w:pPr>
        <w:pStyle w:val="TM1"/>
        <w:rPr>
          <w:noProof/>
          <w:lang w:eastAsia="fr-FR"/>
        </w:rPr>
      </w:pPr>
      <w:r>
        <w:fldChar w:fldCharType="begin"/>
      </w:r>
      <w:r w:rsidR="00ED59A0">
        <w:instrText xml:space="preserve"> TOC \o "1-3" \h \z \u </w:instrText>
      </w:r>
      <w:r>
        <w:fldChar w:fldCharType="separate"/>
      </w:r>
      <w:hyperlink w:anchor="_Toc425282683" w:history="1">
        <w:r w:rsidR="00ED59A0" w:rsidRPr="00781263">
          <w:rPr>
            <w:rStyle w:val="Lienhypertexte"/>
            <w:rFonts w:cs="Arial"/>
            <w:noProof/>
          </w:rPr>
          <w:t>1</w:t>
        </w:r>
        <w:r w:rsidR="00ED59A0">
          <w:rPr>
            <w:noProof/>
            <w:lang w:eastAsia="fr-FR"/>
          </w:rPr>
          <w:tab/>
        </w:r>
        <w:r w:rsidR="00ED59A0" w:rsidRPr="00781263">
          <w:rPr>
            <w:rStyle w:val="Lienhypertexte"/>
            <w:rFonts w:cs="Arial"/>
            <w:noProof/>
          </w:rPr>
          <w:t>Introduction</w:t>
        </w:r>
        <w:r w:rsidR="00ED59A0">
          <w:rPr>
            <w:noProof/>
            <w:webHidden/>
          </w:rPr>
          <w:tab/>
        </w:r>
        <w:r>
          <w:rPr>
            <w:noProof/>
            <w:webHidden/>
          </w:rPr>
          <w:fldChar w:fldCharType="begin"/>
        </w:r>
        <w:r w:rsidR="00ED59A0">
          <w:rPr>
            <w:noProof/>
            <w:webHidden/>
          </w:rPr>
          <w:instrText xml:space="preserve"> PAGEREF _Toc425282683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84" w:history="1">
        <w:r w:rsidR="00ED59A0" w:rsidRPr="00781263">
          <w:rPr>
            <w:rStyle w:val="Lienhypertexte"/>
            <w:rFonts w:cs="Arial"/>
            <w:noProof/>
          </w:rPr>
          <w:t>1.1</w:t>
        </w:r>
        <w:r w:rsidR="00ED59A0">
          <w:rPr>
            <w:noProof/>
            <w:lang w:eastAsia="fr-FR"/>
          </w:rPr>
          <w:tab/>
        </w:r>
        <w:r w:rsidR="00ED59A0" w:rsidRPr="00781263">
          <w:rPr>
            <w:rStyle w:val="Lienhypertexte"/>
            <w:rFonts w:cs="Arial"/>
            <w:noProof/>
          </w:rPr>
          <w:t>Objectifs du document</w:t>
        </w:r>
        <w:r w:rsidR="00ED59A0">
          <w:rPr>
            <w:noProof/>
            <w:webHidden/>
          </w:rPr>
          <w:tab/>
        </w:r>
        <w:r>
          <w:rPr>
            <w:noProof/>
            <w:webHidden/>
          </w:rPr>
          <w:fldChar w:fldCharType="begin"/>
        </w:r>
        <w:r w:rsidR="00ED59A0">
          <w:rPr>
            <w:noProof/>
            <w:webHidden/>
          </w:rPr>
          <w:instrText xml:space="preserve"> PAGEREF _Toc425282684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85" w:history="1">
        <w:r w:rsidR="00ED59A0" w:rsidRPr="00781263">
          <w:rPr>
            <w:rStyle w:val="Lienhypertexte"/>
            <w:rFonts w:cs="Arial"/>
            <w:noProof/>
          </w:rPr>
          <w:t>1.2</w:t>
        </w:r>
        <w:r w:rsidR="00ED59A0">
          <w:rPr>
            <w:noProof/>
            <w:lang w:eastAsia="fr-FR"/>
          </w:rPr>
          <w:tab/>
        </w:r>
        <w:r w:rsidR="00ED59A0" w:rsidRPr="00781263">
          <w:rPr>
            <w:rStyle w:val="Lienhypertexte"/>
            <w:rFonts w:cs="Arial"/>
            <w:noProof/>
          </w:rPr>
          <w:t>Objectifs et périmètre du projet</w:t>
        </w:r>
        <w:r w:rsidR="00ED59A0">
          <w:rPr>
            <w:noProof/>
            <w:webHidden/>
          </w:rPr>
          <w:tab/>
        </w:r>
        <w:r>
          <w:rPr>
            <w:noProof/>
            <w:webHidden/>
          </w:rPr>
          <w:fldChar w:fldCharType="begin"/>
        </w:r>
        <w:r w:rsidR="00ED59A0">
          <w:rPr>
            <w:noProof/>
            <w:webHidden/>
          </w:rPr>
          <w:instrText xml:space="preserve"> PAGEREF _Toc425282685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86" w:history="1">
        <w:r w:rsidR="00ED59A0" w:rsidRPr="00781263">
          <w:rPr>
            <w:rStyle w:val="Lienhypertexte"/>
            <w:rFonts w:cs="Arial"/>
            <w:noProof/>
          </w:rPr>
          <w:t>1.3</w:t>
        </w:r>
        <w:r w:rsidR="00ED59A0">
          <w:rPr>
            <w:noProof/>
            <w:lang w:eastAsia="fr-FR"/>
          </w:rPr>
          <w:tab/>
        </w:r>
        <w:r w:rsidR="00ED59A0" w:rsidRPr="00781263">
          <w:rPr>
            <w:rStyle w:val="Lienhypertexte"/>
            <w:rFonts w:cs="Arial"/>
            <w:noProof/>
          </w:rPr>
          <w:t>Limites du document</w:t>
        </w:r>
        <w:r w:rsidR="00ED59A0">
          <w:rPr>
            <w:noProof/>
            <w:webHidden/>
          </w:rPr>
          <w:tab/>
        </w:r>
        <w:r>
          <w:rPr>
            <w:noProof/>
            <w:webHidden/>
          </w:rPr>
          <w:fldChar w:fldCharType="begin"/>
        </w:r>
        <w:r w:rsidR="00ED59A0">
          <w:rPr>
            <w:noProof/>
            <w:webHidden/>
          </w:rPr>
          <w:instrText xml:space="preserve"> PAGEREF _Toc425282686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87" w:history="1">
        <w:r w:rsidR="00ED59A0" w:rsidRPr="00781263">
          <w:rPr>
            <w:rStyle w:val="Lienhypertexte"/>
            <w:rFonts w:cs="Arial"/>
            <w:noProof/>
          </w:rPr>
          <w:t>1.4</w:t>
        </w:r>
        <w:r w:rsidR="00ED59A0">
          <w:rPr>
            <w:noProof/>
            <w:lang w:eastAsia="fr-FR"/>
          </w:rPr>
          <w:tab/>
        </w:r>
        <w:r w:rsidR="00ED59A0" w:rsidRPr="00781263">
          <w:rPr>
            <w:rStyle w:val="Lienhypertexte"/>
            <w:rFonts w:cs="Arial"/>
            <w:noProof/>
          </w:rPr>
          <w:t>Points en suspens</w:t>
        </w:r>
        <w:r w:rsidR="00ED59A0">
          <w:rPr>
            <w:noProof/>
            <w:webHidden/>
          </w:rPr>
          <w:tab/>
        </w:r>
        <w:r>
          <w:rPr>
            <w:noProof/>
            <w:webHidden/>
          </w:rPr>
          <w:fldChar w:fldCharType="begin"/>
        </w:r>
        <w:r w:rsidR="00ED59A0">
          <w:rPr>
            <w:noProof/>
            <w:webHidden/>
          </w:rPr>
          <w:instrText xml:space="preserve"> PAGEREF _Toc425282687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88" w:history="1">
        <w:r w:rsidR="00ED59A0" w:rsidRPr="00781263">
          <w:rPr>
            <w:rStyle w:val="Lienhypertexte"/>
            <w:rFonts w:cs="Arial"/>
            <w:noProof/>
          </w:rPr>
          <w:t>1.5</w:t>
        </w:r>
        <w:r w:rsidR="00ED59A0">
          <w:rPr>
            <w:noProof/>
            <w:lang w:eastAsia="fr-FR"/>
          </w:rPr>
          <w:tab/>
        </w:r>
        <w:r w:rsidR="00ED59A0" w:rsidRPr="00781263">
          <w:rPr>
            <w:rStyle w:val="Lienhypertexte"/>
            <w:rFonts w:cs="Arial"/>
            <w:noProof/>
          </w:rPr>
          <w:t>Références</w:t>
        </w:r>
        <w:r w:rsidR="00ED59A0">
          <w:rPr>
            <w:noProof/>
            <w:webHidden/>
          </w:rPr>
          <w:tab/>
        </w:r>
        <w:r>
          <w:rPr>
            <w:noProof/>
            <w:webHidden/>
          </w:rPr>
          <w:fldChar w:fldCharType="begin"/>
        </w:r>
        <w:r w:rsidR="00ED59A0">
          <w:rPr>
            <w:noProof/>
            <w:webHidden/>
          </w:rPr>
          <w:instrText xml:space="preserve"> PAGEREF _Toc425282688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1"/>
        <w:rPr>
          <w:noProof/>
          <w:lang w:eastAsia="fr-FR"/>
        </w:rPr>
      </w:pPr>
      <w:hyperlink w:anchor="_Toc425282689" w:history="1">
        <w:r w:rsidR="00ED59A0" w:rsidRPr="00781263">
          <w:rPr>
            <w:rStyle w:val="Lienhypertexte"/>
            <w:rFonts w:cs="Arial"/>
            <w:noProof/>
          </w:rPr>
          <w:t>2</w:t>
        </w:r>
        <w:r w:rsidR="00ED59A0">
          <w:rPr>
            <w:noProof/>
            <w:lang w:eastAsia="fr-FR"/>
          </w:rPr>
          <w:tab/>
        </w:r>
        <w:r w:rsidR="00ED59A0" w:rsidRPr="00781263">
          <w:rPr>
            <w:rStyle w:val="Lienhypertexte"/>
            <w:rFonts w:cs="Arial"/>
            <w:noProof/>
          </w:rPr>
          <w:t>Diagramme de Flux</w:t>
        </w:r>
        <w:r w:rsidR="00ED59A0">
          <w:rPr>
            <w:noProof/>
            <w:webHidden/>
          </w:rPr>
          <w:tab/>
        </w:r>
        <w:r>
          <w:rPr>
            <w:noProof/>
            <w:webHidden/>
          </w:rPr>
          <w:fldChar w:fldCharType="begin"/>
        </w:r>
        <w:r w:rsidR="00ED59A0">
          <w:rPr>
            <w:noProof/>
            <w:webHidden/>
          </w:rPr>
          <w:instrText xml:space="preserve"> PAGEREF _Toc425282689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90" w:history="1">
        <w:r w:rsidR="00ED59A0" w:rsidRPr="00781263">
          <w:rPr>
            <w:rStyle w:val="Lienhypertexte"/>
            <w:rFonts w:cs="Arial"/>
            <w:noProof/>
          </w:rPr>
          <w:t>2.1</w:t>
        </w:r>
        <w:r w:rsidR="00ED59A0">
          <w:rPr>
            <w:noProof/>
            <w:lang w:eastAsia="fr-FR"/>
          </w:rPr>
          <w:tab/>
        </w:r>
        <w:r w:rsidR="00ED59A0" w:rsidRPr="00781263">
          <w:rPr>
            <w:rStyle w:val="Lienhypertexte"/>
            <w:rFonts w:cs="Arial"/>
            <w:noProof/>
          </w:rPr>
          <w:t>Description du diagramme des flux :</w:t>
        </w:r>
        <w:r w:rsidR="00ED59A0">
          <w:rPr>
            <w:noProof/>
            <w:webHidden/>
          </w:rPr>
          <w:tab/>
        </w:r>
        <w:r>
          <w:rPr>
            <w:noProof/>
            <w:webHidden/>
          </w:rPr>
          <w:fldChar w:fldCharType="begin"/>
        </w:r>
        <w:r w:rsidR="00ED59A0">
          <w:rPr>
            <w:noProof/>
            <w:webHidden/>
          </w:rPr>
          <w:instrText xml:space="preserve"> PAGEREF _Toc425282690 \h </w:instrText>
        </w:r>
        <w:r>
          <w:rPr>
            <w:noProof/>
            <w:webHidden/>
          </w:rPr>
        </w:r>
        <w:r>
          <w:rPr>
            <w:noProof/>
            <w:webHidden/>
          </w:rPr>
          <w:fldChar w:fldCharType="separate"/>
        </w:r>
        <w:r w:rsidR="00ED59A0">
          <w:rPr>
            <w:noProof/>
            <w:webHidden/>
          </w:rPr>
          <w:t>5</w:t>
        </w:r>
        <w:r>
          <w:rPr>
            <w:noProof/>
            <w:webHidden/>
          </w:rPr>
          <w:fldChar w:fldCharType="end"/>
        </w:r>
      </w:hyperlink>
    </w:p>
    <w:p w:rsidR="00ED59A0" w:rsidRDefault="00BB3066">
      <w:pPr>
        <w:pStyle w:val="TM2"/>
        <w:tabs>
          <w:tab w:val="left" w:pos="660"/>
        </w:tabs>
        <w:rPr>
          <w:noProof/>
          <w:lang w:eastAsia="fr-FR"/>
        </w:rPr>
      </w:pPr>
      <w:hyperlink w:anchor="_Toc425282691" w:history="1">
        <w:r w:rsidR="00ED59A0" w:rsidRPr="00781263">
          <w:rPr>
            <w:rStyle w:val="Lienhypertexte"/>
            <w:rFonts w:cs="Arial"/>
            <w:noProof/>
          </w:rPr>
          <w:t>2.2</w:t>
        </w:r>
        <w:r w:rsidR="00ED59A0">
          <w:rPr>
            <w:noProof/>
            <w:lang w:eastAsia="fr-FR"/>
          </w:rPr>
          <w:tab/>
        </w:r>
        <w:r w:rsidR="00ED59A0" w:rsidRPr="00781263">
          <w:rPr>
            <w:rStyle w:val="Lienhypertexte"/>
            <w:rFonts w:cs="Arial"/>
            <w:noProof/>
          </w:rPr>
          <w:t>Liste des acteurs :</w:t>
        </w:r>
        <w:r w:rsidR="00ED59A0">
          <w:rPr>
            <w:noProof/>
            <w:webHidden/>
          </w:rPr>
          <w:tab/>
        </w:r>
        <w:r>
          <w:rPr>
            <w:noProof/>
            <w:webHidden/>
          </w:rPr>
          <w:fldChar w:fldCharType="begin"/>
        </w:r>
        <w:r w:rsidR="00ED59A0">
          <w:rPr>
            <w:noProof/>
            <w:webHidden/>
          </w:rPr>
          <w:instrText xml:space="preserve"> PAGEREF _Toc425282691 \h </w:instrText>
        </w:r>
        <w:r>
          <w:rPr>
            <w:noProof/>
            <w:webHidden/>
          </w:rPr>
        </w:r>
        <w:r>
          <w:rPr>
            <w:noProof/>
            <w:webHidden/>
          </w:rPr>
          <w:fldChar w:fldCharType="separate"/>
        </w:r>
        <w:r w:rsidR="00ED59A0">
          <w:rPr>
            <w:noProof/>
            <w:webHidden/>
          </w:rPr>
          <w:t>6</w:t>
        </w:r>
        <w:r>
          <w:rPr>
            <w:noProof/>
            <w:webHidden/>
          </w:rPr>
          <w:fldChar w:fldCharType="end"/>
        </w:r>
      </w:hyperlink>
    </w:p>
    <w:p w:rsidR="00ED59A0" w:rsidRDefault="00BB3066">
      <w:pPr>
        <w:pStyle w:val="TM2"/>
        <w:tabs>
          <w:tab w:val="left" w:pos="660"/>
        </w:tabs>
        <w:rPr>
          <w:noProof/>
          <w:lang w:eastAsia="fr-FR"/>
        </w:rPr>
      </w:pPr>
      <w:hyperlink w:anchor="_Toc425282692" w:history="1">
        <w:r w:rsidR="00ED59A0" w:rsidRPr="00781263">
          <w:rPr>
            <w:rStyle w:val="Lienhypertexte"/>
            <w:rFonts w:cs="Arial"/>
            <w:noProof/>
          </w:rPr>
          <w:t>2.3</w:t>
        </w:r>
        <w:r w:rsidR="00ED59A0">
          <w:rPr>
            <w:noProof/>
            <w:lang w:eastAsia="fr-FR"/>
          </w:rPr>
          <w:tab/>
        </w:r>
        <w:r w:rsidR="00ED59A0" w:rsidRPr="00781263">
          <w:rPr>
            <w:rStyle w:val="Lienhypertexte"/>
            <w:rFonts w:cs="Arial"/>
            <w:noProof/>
          </w:rPr>
          <w:t>Liste des flux :</w:t>
        </w:r>
        <w:r w:rsidR="00ED59A0">
          <w:rPr>
            <w:noProof/>
            <w:webHidden/>
          </w:rPr>
          <w:tab/>
        </w:r>
        <w:r>
          <w:rPr>
            <w:noProof/>
            <w:webHidden/>
          </w:rPr>
          <w:fldChar w:fldCharType="begin"/>
        </w:r>
        <w:r w:rsidR="00ED59A0">
          <w:rPr>
            <w:noProof/>
            <w:webHidden/>
          </w:rPr>
          <w:instrText xml:space="preserve"> PAGEREF _Toc425282692 \h </w:instrText>
        </w:r>
        <w:r>
          <w:rPr>
            <w:noProof/>
            <w:webHidden/>
          </w:rPr>
        </w:r>
        <w:r>
          <w:rPr>
            <w:noProof/>
            <w:webHidden/>
          </w:rPr>
          <w:fldChar w:fldCharType="separate"/>
        </w:r>
        <w:r w:rsidR="00ED59A0">
          <w:rPr>
            <w:noProof/>
            <w:webHidden/>
          </w:rPr>
          <w:t>6</w:t>
        </w:r>
        <w:r>
          <w:rPr>
            <w:noProof/>
            <w:webHidden/>
          </w:rPr>
          <w:fldChar w:fldCharType="end"/>
        </w:r>
      </w:hyperlink>
    </w:p>
    <w:p w:rsidR="00ED59A0" w:rsidRDefault="00BB3066">
      <w:pPr>
        <w:pStyle w:val="TM1"/>
        <w:rPr>
          <w:noProof/>
          <w:lang w:eastAsia="fr-FR"/>
        </w:rPr>
      </w:pPr>
      <w:hyperlink w:anchor="_Toc425282693" w:history="1">
        <w:r w:rsidR="00ED59A0" w:rsidRPr="00781263">
          <w:rPr>
            <w:rStyle w:val="Lienhypertexte"/>
            <w:rFonts w:cs="Arial"/>
            <w:noProof/>
          </w:rPr>
          <w:t>3</w:t>
        </w:r>
        <w:r w:rsidR="00ED59A0">
          <w:rPr>
            <w:noProof/>
            <w:lang w:eastAsia="fr-FR"/>
          </w:rPr>
          <w:tab/>
        </w:r>
        <w:r w:rsidR="00ED59A0" w:rsidRPr="00781263">
          <w:rPr>
            <w:rStyle w:val="Lienhypertexte"/>
            <w:rFonts w:cs="Arial"/>
            <w:noProof/>
          </w:rPr>
          <w:t>Processus Metier</w:t>
        </w:r>
        <w:r w:rsidR="00ED59A0">
          <w:rPr>
            <w:noProof/>
            <w:webHidden/>
          </w:rPr>
          <w:tab/>
        </w:r>
        <w:r>
          <w:rPr>
            <w:noProof/>
            <w:webHidden/>
          </w:rPr>
          <w:fldChar w:fldCharType="begin"/>
        </w:r>
        <w:r w:rsidR="00ED59A0">
          <w:rPr>
            <w:noProof/>
            <w:webHidden/>
          </w:rPr>
          <w:instrText xml:space="preserve"> PAGEREF _Toc425282693 \h </w:instrText>
        </w:r>
        <w:r>
          <w:rPr>
            <w:noProof/>
            <w:webHidden/>
          </w:rPr>
        </w:r>
        <w:r>
          <w:rPr>
            <w:noProof/>
            <w:webHidden/>
          </w:rPr>
          <w:fldChar w:fldCharType="separate"/>
        </w:r>
        <w:r w:rsidR="00ED59A0">
          <w:rPr>
            <w:noProof/>
            <w:webHidden/>
          </w:rPr>
          <w:t>7</w:t>
        </w:r>
        <w:r>
          <w:rPr>
            <w:noProof/>
            <w:webHidden/>
          </w:rPr>
          <w:fldChar w:fldCharType="end"/>
        </w:r>
      </w:hyperlink>
    </w:p>
    <w:p w:rsidR="00ED59A0" w:rsidRDefault="00BB3066">
      <w:pPr>
        <w:pStyle w:val="TM2"/>
        <w:tabs>
          <w:tab w:val="left" w:pos="660"/>
        </w:tabs>
        <w:rPr>
          <w:noProof/>
          <w:lang w:eastAsia="fr-FR"/>
        </w:rPr>
      </w:pPr>
      <w:hyperlink w:anchor="_Toc425282694" w:history="1">
        <w:r w:rsidR="00ED59A0" w:rsidRPr="00781263">
          <w:rPr>
            <w:rStyle w:val="Lienhypertexte"/>
            <w:rFonts w:cs="Arial"/>
            <w:noProof/>
          </w:rPr>
          <w:t>3.1</w:t>
        </w:r>
        <w:r w:rsidR="00ED59A0">
          <w:rPr>
            <w:noProof/>
            <w:lang w:eastAsia="fr-FR"/>
          </w:rPr>
          <w:tab/>
        </w:r>
        <w:r w:rsidR="00ED59A0" w:rsidRPr="00781263">
          <w:rPr>
            <w:rStyle w:val="Lienhypertexte"/>
            <w:rFonts w:cs="Arial"/>
            <w:noProof/>
          </w:rPr>
          <w:t>Processus métier &lt;Création d'un postage comptable: OD&gt;</w:t>
        </w:r>
        <w:r w:rsidR="00ED59A0">
          <w:rPr>
            <w:noProof/>
            <w:webHidden/>
          </w:rPr>
          <w:tab/>
        </w:r>
        <w:r>
          <w:rPr>
            <w:noProof/>
            <w:webHidden/>
          </w:rPr>
          <w:fldChar w:fldCharType="begin"/>
        </w:r>
        <w:r w:rsidR="00ED59A0">
          <w:rPr>
            <w:noProof/>
            <w:webHidden/>
          </w:rPr>
          <w:instrText xml:space="preserve"> PAGEREF _Toc425282694 \h </w:instrText>
        </w:r>
        <w:r>
          <w:rPr>
            <w:noProof/>
            <w:webHidden/>
          </w:rPr>
        </w:r>
        <w:r>
          <w:rPr>
            <w:noProof/>
            <w:webHidden/>
          </w:rPr>
          <w:fldChar w:fldCharType="separate"/>
        </w:r>
        <w:r w:rsidR="00ED59A0">
          <w:rPr>
            <w:noProof/>
            <w:webHidden/>
          </w:rPr>
          <w:t>7</w:t>
        </w:r>
        <w:r>
          <w:rPr>
            <w:noProof/>
            <w:webHidden/>
          </w:rPr>
          <w:fldChar w:fldCharType="end"/>
        </w:r>
      </w:hyperlink>
    </w:p>
    <w:p w:rsidR="00ED59A0" w:rsidRDefault="00BB3066">
      <w:pPr>
        <w:pStyle w:val="TM3"/>
        <w:tabs>
          <w:tab w:val="left" w:pos="880"/>
        </w:tabs>
        <w:rPr>
          <w:noProof/>
          <w:lang w:eastAsia="fr-FR"/>
        </w:rPr>
      </w:pPr>
      <w:hyperlink w:anchor="_Toc425282695" w:history="1">
        <w:r w:rsidR="00ED59A0" w:rsidRPr="00781263">
          <w:rPr>
            <w:rStyle w:val="Lienhypertexte"/>
            <w:rFonts w:cs="Arial"/>
            <w:noProof/>
          </w:rPr>
          <w:t>3.1.1</w:t>
        </w:r>
        <w:r w:rsidR="00ED59A0">
          <w:rPr>
            <w:noProof/>
            <w:lang w:eastAsia="fr-FR"/>
          </w:rPr>
          <w:tab/>
        </w:r>
        <w:r w:rsidR="00ED59A0" w:rsidRPr="00781263">
          <w:rPr>
            <w:rStyle w:val="Lienhypertexte"/>
            <w:rFonts w:cs="Arial"/>
            <w:noProof/>
          </w:rPr>
          <w:t>Description générale</w:t>
        </w:r>
        <w:r w:rsidR="00ED59A0">
          <w:rPr>
            <w:noProof/>
            <w:webHidden/>
          </w:rPr>
          <w:tab/>
        </w:r>
        <w:r>
          <w:rPr>
            <w:noProof/>
            <w:webHidden/>
          </w:rPr>
          <w:fldChar w:fldCharType="begin"/>
        </w:r>
        <w:r w:rsidR="00ED59A0">
          <w:rPr>
            <w:noProof/>
            <w:webHidden/>
          </w:rPr>
          <w:instrText xml:space="preserve"> PAGEREF _Toc425282695 \h </w:instrText>
        </w:r>
        <w:r>
          <w:rPr>
            <w:noProof/>
            <w:webHidden/>
          </w:rPr>
        </w:r>
        <w:r>
          <w:rPr>
            <w:noProof/>
            <w:webHidden/>
          </w:rPr>
          <w:fldChar w:fldCharType="separate"/>
        </w:r>
        <w:r w:rsidR="00ED59A0">
          <w:rPr>
            <w:noProof/>
            <w:webHidden/>
          </w:rPr>
          <w:t>7</w:t>
        </w:r>
        <w:r>
          <w:rPr>
            <w:noProof/>
            <w:webHidden/>
          </w:rPr>
          <w:fldChar w:fldCharType="end"/>
        </w:r>
      </w:hyperlink>
    </w:p>
    <w:p w:rsidR="00ED59A0" w:rsidRDefault="00BB3066">
      <w:pPr>
        <w:pStyle w:val="TM3"/>
        <w:tabs>
          <w:tab w:val="left" w:pos="880"/>
        </w:tabs>
        <w:rPr>
          <w:noProof/>
          <w:lang w:eastAsia="fr-FR"/>
        </w:rPr>
      </w:pPr>
      <w:hyperlink w:anchor="_Toc425282696" w:history="1">
        <w:r w:rsidR="00ED59A0" w:rsidRPr="00781263">
          <w:rPr>
            <w:rStyle w:val="Lienhypertexte"/>
            <w:rFonts w:cs="Arial"/>
            <w:noProof/>
          </w:rPr>
          <w:t>3.1.2</w:t>
        </w:r>
        <w:r w:rsidR="00ED59A0">
          <w:rPr>
            <w:noProof/>
            <w:lang w:eastAsia="fr-FR"/>
          </w:rPr>
          <w:tab/>
        </w:r>
        <w:r w:rsidR="00ED59A0" w:rsidRPr="00781263">
          <w:rPr>
            <w:rStyle w:val="Lienhypertexte"/>
            <w:rFonts w:cs="Arial"/>
            <w:noProof/>
          </w:rPr>
          <w:t>Description détaillée</w:t>
        </w:r>
        <w:r w:rsidR="00ED59A0">
          <w:rPr>
            <w:noProof/>
            <w:webHidden/>
          </w:rPr>
          <w:tab/>
        </w:r>
        <w:r>
          <w:rPr>
            <w:noProof/>
            <w:webHidden/>
          </w:rPr>
          <w:fldChar w:fldCharType="begin"/>
        </w:r>
        <w:r w:rsidR="00ED59A0">
          <w:rPr>
            <w:noProof/>
            <w:webHidden/>
          </w:rPr>
          <w:instrText xml:space="preserve"> PAGEREF _Toc425282696 \h </w:instrText>
        </w:r>
        <w:r>
          <w:rPr>
            <w:noProof/>
            <w:webHidden/>
          </w:rPr>
        </w:r>
        <w:r>
          <w:rPr>
            <w:noProof/>
            <w:webHidden/>
          </w:rPr>
          <w:fldChar w:fldCharType="separate"/>
        </w:r>
        <w:r w:rsidR="00ED59A0">
          <w:rPr>
            <w:noProof/>
            <w:webHidden/>
          </w:rPr>
          <w:t>7</w:t>
        </w:r>
        <w:r>
          <w:rPr>
            <w:noProof/>
            <w:webHidden/>
          </w:rPr>
          <w:fldChar w:fldCharType="end"/>
        </w:r>
      </w:hyperlink>
    </w:p>
    <w:p w:rsidR="00ED59A0" w:rsidRDefault="00BB3066">
      <w:pPr>
        <w:pStyle w:val="TM3"/>
        <w:tabs>
          <w:tab w:val="left" w:pos="880"/>
        </w:tabs>
        <w:rPr>
          <w:noProof/>
          <w:lang w:eastAsia="fr-FR"/>
        </w:rPr>
      </w:pPr>
      <w:hyperlink w:anchor="_Toc425282697" w:history="1">
        <w:r w:rsidR="00ED59A0" w:rsidRPr="00781263">
          <w:rPr>
            <w:rStyle w:val="Lienhypertexte"/>
            <w:rFonts w:cs="Arial"/>
            <w:noProof/>
          </w:rPr>
          <w:t>3.1.3</w:t>
        </w:r>
        <w:r w:rsidR="00ED59A0">
          <w:rPr>
            <w:noProof/>
            <w:lang w:eastAsia="fr-FR"/>
          </w:rPr>
          <w:tab/>
        </w:r>
        <w:r w:rsidR="00ED59A0" w:rsidRPr="00781263">
          <w:rPr>
            <w:rStyle w:val="Lienhypertexte"/>
            <w:rFonts w:cs="Arial"/>
            <w:noProof/>
          </w:rPr>
          <w:t>Alertes et notifications</w:t>
        </w:r>
        <w:r w:rsidR="00ED59A0">
          <w:rPr>
            <w:noProof/>
            <w:webHidden/>
          </w:rPr>
          <w:tab/>
        </w:r>
        <w:r>
          <w:rPr>
            <w:noProof/>
            <w:webHidden/>
          </w:rPr>
          <w:fldChar w:fldCharType="begin"/>
        </w:r>
        <w:r w:rsidR="00ED59A0">
          <w:rPr>
            <w:noProof/>
            <w:webHidden/>
          </w:rPr>
          <w:instrText xml:space="preserve"> PAGEREF _Toc425282697 \h </w:instrText>
        </w:r>
        <w:r>
          <w:rPr>
            <w:noProof/>
            <w:webHidden/>
          </w:rPr>
        </w:r>
        <w:r>
          <w:rPr>
            <w:noProof/>
            <w:webHidden/>
          </w:rPr>
          <w:fldChar w:fldCharType="separate"/>
        </w:r>
        <w:r w:rsidR="00ED59A0">
          <w:rPr>
            <w:noProof/>
            <w:webHidden/>
          </w:rPr>
          <w:t>7</w:t>
        </w:r>
        <w:r>
          <w:rPr>
            <w:noProof/>
            <w:webHidden/>
          </w:rPr>
          <w:fldChar w:fldCharType="end"/>
        </w:r>
      </w:hyperlink>
    </w:p>
    <w:p w:rsidR="00ED59A0" w:rsidRDefault="00BB3066">
      <w:pPr>
        <w:pStyle w:val="TM2"/>
        <w:tabs>
          <w:tab w:val="left" w:pos="660"/>
        </w:tabs>
        <w:rPr>
          <w:noProof/>
          <w:lang w:eastAsia="fr-FR"/>
        </w:rPr>
      </w:pPr>
      <w:hyperlink w:anchor="_Toc425282698" w:history="1">
        <w:r w:rsidR="00ED59A0" w:rsidRPr="00781263">
          <w:rPr>
            <w:rStyle w:val="Lienhypertexte"/>
            <w:rFonts w:cs="Arial"/>
            <w:noProof/>
          </w:rPr>
          <w:t>3.2</w:t>
        </w:r>
        <w:r w:rsidR="00ED59A0">
          <w:rPr>
            <w:noProof/>
            <w:lang w:eastAsia="fr-FR"/>
          </w:rPr>
          <w:tab/>
        </w:r>
        <w:r w:rsidR="00ED59A0" w:rsidRPr="00781263">
          <w:rPr>
            <w:rStyle w:val="Lienhypertexte"/>
            <w:rFonts w:cs="Arial"/>
            <w:noProof/>
          </w:rPr>
          <w:t>Processus Métier &lt;Envoi Flux NCOS&gt;</w:t>
        </w:r>
        <w:r w:rsidR="00ED59A0">
          <w:rPr>
            <w:noProof/>
            <w:webHidden/>
          </w:rPr>
          <w:tab/>
        </w:r>
        <w:r>
          <w:rPr>
            <w:noProof/>
            <w:webHidden/>
          </w:rPr>
          <w:fldChar w:fldCharType="begin"/>
        </w:r>
        <w:r w:rsidR="00ED59A0">
          <w:rPr>
            <w:noProof/>
            <w:webHidden/>
          </w:rPr>
          <w:instrText xml:space="preserve"> PAGEREF _Toc425282698 \h </w:instrText>
        </w:r>
        <w:r>
          <w:rPr>
            <w:noProof/>
            <w:webHidden/>
          </w:rPr>
        </w:r>
        <w:r>
          <w:rPr>
            <w:noProof/>
            <w:webHidden/>
          </w:rPr>
          <w:fldChar w:fldCharType="separate"/>
        </w:r>
        <w:r w:rsidR="00ED59A0">
          <w:rPr>
            <w:noProof/>
            <w:webHidden/>
          </w:rPr>
          <w:t>8</w:t>
        </w:r>
        <w:r>
          <w:rPr>
            <w:noProof/>
            <w:webHidden/>
          </w:rPr>
          <w:fldChar w:fldCharType="end"/>
        </w:r>
      </w:hyperlink>
    </w:p>
    <w:p w:rsidR="00ED59A0" w:rsidRDefault="00BB3066">
      <w:pPr>
        <w:pStyle w:val="TM3"/>
        <w:tabs>
          <w:tab w:val="left" w:pos="880"/>
        </w:tabs>
        <w:rPr>
          <w:noProof/>
          <w:lang w:eastAsia="fr-FR"/>
        </w:rPr>
      </w:pPr>
      <w:hyperlink w:anchor="_Toc425282699" w:history="1">
        <w:r w:rsidR="00ED59A0" w:rsidRPr="00781263">
          <w:rPr>
            <w:rStyle w:val="Lienhypertexte"/>
            <w:rFonts w:cs="Arial"/>
            <w:noProof/>
          </w:rPr>
          <w:t>3.2.1</w:t>
        </w:r>
        <w:r w:rsidR="00ED59A0">
          <w:rPr>
            <w:noProof/>
            <w:lang w:eastAsia="fr-FR"/>
          </w:rPr>
          <w:tab/>
        </w:r>
        <w:r w:rsidR="00ED59A0" w:rsidRPr="00781263">
          <w:rPr>
            <w:rStyle w:val="Lienhypertexte"/>
            <w:rFonts w:cs="Arial"/>
            <w:noProof/>
          </w:rPr>
          <w:t>Description générale</w:t>
        </w:r>
        <w:r w:rsidR="00ED59A0">
          <w:rPr>
            <w:noProof/>
            <w:webHidden/>
          </w:rPr>
          <w:tab/>
        </w:r>
        <w:r>
          <w:rPr>
            <w:noProof/>
            <w:webHidden/>
          </w:rPr>
          <w:fldChar w:fldCharType="begin"/>
        </w:r>
        <w:r w:rsidR="00ED59A0">
          <w:rPr>
            <w:noProof/>
            <w:webHidden/>
          </w:rPr>
          <w:instrText xml:space="preserve"> PAGEREF _Toc425282699 \h </w:instrText>
        </w:r>
        <w:r>
          <w:rPr>
            <w:noProof/>
            <w:webHidden/>
          </w:rPr>
        </w:r>
        <w:r>
          <w:rPr>
            <w:noProof/>
            <w:webHidden/>
          </w:rPr>
          <w:fldChar w:fldCharType="separate"/>
        </w:r>
        <w:r w:rsidR="00ED59A0">
          <w:rPr>
            <w:noProof/>
            <w:webHidden/>
          </w:rPr>
          <w:t>8</w:t>
        </w:r>
        <w:r>
          <w:rPr>
            <w:noProof/>
            <w:webHidden/>
          </w:rPr>
          <w:fldChar w:fldCharType="end"/>
        </w:r>
      </w:hyperlink>
    </w:p>
    <w:p w:rsidR="00ED59A0" w:rsidRDefault="00BB3066">
      <w:pPr>
        <w:pStyle w:val="TM3"/>
        <w:tabs>
          <w:tab w:val="left" w:pos="880"/>
        </w:tabs>
        <w:rPr>
          <w:noProof/>
          <w:lang w:eastAsia="fr-FR"/>
        </w:rPr>
      </w:pPr>
      <w:hyperlink w:anchor="_Toc425282700" w:history="1">
        <w:r w:rsidR="00ED59A0" w:rsidRPr="00781263">
          <w:rPr>
            <w:rStyle w:val="Lienhypertexte"/>
            <w:rFonts w:cs="Arial"/>
            <w:noProof/>
          </w:rPr>
          <w:t>3.2.2</w:t>
        </w:r>
        <w:r w:rsidR="00ED59A0">
          <w:rPr>
            <w:noProof/>
            <w:lang w:eastAsia="fr-FR"/>
          </w:rPr>
          <w:tab/>
        </w:r>
        <w:r w:rsidR="00ED59A0" w:rsidRPr="00781263">
          <w:rPr>
            <w:rStyle w:val="Lienhypertexte"/>
            <w:rFonts w:cs="Arial"/>
            <w:noProof/>
          </w:rPr>
          <w:t>Description détaillée</w:t>
        </w:r>
        <w:r w:rsidR="00ED59A0">
          <w:rPr>
            <w:noProof/>
            <w:webHidden/>
          </w:rPr>
          <w:tab/>
        </w:r>
        <w:r>
          <w:rPr>
            <w:noProof/>
            <w:webHidden/>
          </w:rPr>
          <w:fldChar w:fldCharType="begin"/>
        </w:r>
        <w:r w:rsidR="00ED59A0">
          <w:rPr>
            <w:noProof/>
            <w:webHidden/>
          </w:rPr>
          <w:instrText xml:space="preserve"> PAGEREF _Toc425282700 \h </w:instrText>
        </w:r>
        <w:r>
          <w:rPr>
            <w:noProof/>
            <w:webHidden/>
          </w:rPr>
        </w:r>
        <w:r>
          <w:rPr>
            <w:noProof/>
            <w:webHidden/>
          </w:rPr>
          <w:fldChar w:fldCharType="separate"/>
        </w:r>
        <w:r w:rsidR="00ED59A0">
          <w:rPr>
            <w:noProof/>
            <w:webHidden/>
          </w:rPr>
          <w:t>8</w:t>
        </w:r>
        <w:r>
          <w:rPr>
            <w:noProof/>
            <w:webHidden/>
          </w:rPr>
          <w:fldChar w:fldCharType="end"/>
        </w:r>
      </w:hyperlink>
    </w:p>
    <w:p w:rsidR="00ED59A0" w:rsidRDefault="00BB3066">
      <w:pPr>
        <w:pStyle w:val="TM3"/>
        <w:tabs>
          <w:tab w:val="left" w:pos="880"/>
        </w:tabs>
        <w:rPr>
          <w:noProof/>
          <w:lang w:eastAsia="fr-FR"/>
        </w:rPr>
      </w:pPr>
      <w:hyperlink w:anchor="_Toc425282701" w:history="1">
        <w:r w:rsidR="00ED59A0" w:rsidRPr="00781263">
          <w:rPr>
            <w:rStyle w:val="Lienhypertexte"/>
            <w:rFonts w:cs="Arial"/>
            <w:noProof/>
          </w:rPr>
          <w:t>3.2.3</w:t>
        </w:r>
        <w:r w:rsidR="00ED59A0">
          <w:rPr>
            <w:noProof/>
            <w:lang w:eastAsia="fr-FR"/>
          </w:rPr>
          <w:tab/>
        </w:r>
        <w:r w:rsidR="00ED59A0" w:rsidRPr="00781263">
          <w:rPr>
            <w:rStyle w:val="Lienhypertexte"/>
            <w:rFonts w:cs="Arial"/>
            <w:noProof/>
          </w:rPr>
          <w:t>Alertes et notifications</w:t>
        </w:r>
        <w:r w:rsidR="00ED59A0">
          <w:rPr>
            <w:noProof/>
            <w:webHidden/>
          </w:rPr>
          <w:tab/>
        </w:r>
        <w:r>
          <w:rPr>
            <w:noProof/>
            <w:webHidden/>
          </w:rPr>
          <w:fldChar w:fldCharType="begin"/>
        </w:r>
        <w:r w:rsidR="00ED59A0">
          <w:rPr>
            <w:noProof/>
            <w:webHidden/>
          </w:rPr>
          <w:instrText xml:space="preserve"> PAGEREF _Toc425282701 \h </w:instrText>
        </w:r>
        <w:r>
          <w:rPr>
            <w:noProof/>
            <w:webHidden/>
          </w:rPr>
        </w:r>
        <w:r>
          <w:rPr>
            <w:noProof/>
            <w:webHidden/>
          </w:rPr>
          <w:fldChar w:fldCharType="separate"/>
        </w:r>
        <w:r w:rsidR="00ED59A0">
          <w:rPr>
            <w:noProof/>
            <w:webHidden/>
          </w:rPr>
          <w:t>8</w:t>
        </w:r>
        <w:r>
          <w:rPr>
            <w:noProof/>
            <w:webHidden/>
          </w:rPr>
          <w:fldChar w:fldCharType="end"/>
        </w:r>
      </w:hyperlink>
    </w:p>
    <w:p w:rsidR="00ED59A0" w:rsidRDefault="00BB3066">
      <w:pPr>
        <w:pStyle w:val="TM1"/>
        <w:rPr>
          <w:noProof/>
          <w:lang w:eastAsia="fr-FR"/>
        </w:rPr>
      </w:pPr>
      <w:hyperlink w:anchor="_Toc425282702" w:history="1">
        <w:r w:rsidR="00ED59A0" w:rsidRPr="00781263">
          <w:rPr>
            <w:rStyle w:val="Lienhypertexte"/>
            <w:rFonts w:cs="Arial"/>
            <w:noProof/>
          </w:rPr>
          <w:t>4</w:t>
        </w:r>
        <w:r w:rsidR="00ED59A0">
          <w:rPr>
            <w:noProof/>
            <w:lang w:eastAsia="fr-FR"/>
          </w:rPr>
          <w:tab/>
        </w:r>
        <w:r w:rsidR="00ED59A0" w:rsidRPr="00781263">
          <w:rPr>
            <w:rStyle w:val="Lienhypertexte"/>
            <w:rFonts w:cs="Arial"/>
            <w:noProof/>
          </w:rPr>
          <w:t>Services/ Activités</w:t>
        </w:r>
        <w:r w:rsidR="00ED59A0">
          <w:rPr>
            <w:noProof/>
            <w:webHidden/>
          </w:rPr>
          <w:tab/>
        </w:r>
        <w:r>
          <w:rPr>
            <w:noProof/>
            <w:webHidden/>
          </w:rPr>
          <w:fldChar w:fldCharType="begin"/>
        </w:r>
        <w:r w:rsidR="00ED59A0">
          <w:rPr>
            <w:noProof/>
            <w:webHidden/>
          </w:rPr>
          <w:instrText xml:space="preserve"> PAGEREF _Toc425282702 \h </w:instrText>
        </w:r>
        <w:r>
          <w:rPr>
            <w:noProof/>
            <w:webHidden/>
          </w:rPr>
        </w:r>
        <w:r>
          <w:rPr>
            <w:noProof/>
            <w:webHidden/>
          </w:rPr>
          <w:fldChar w:fldCharType="separate"/>
        </w:r>
        <w:r w:rsidR="00ED59A0">
          <w:rPr>
            <w:noProof/>
            <w:webHidden/>
          </w:rPr>
          <w:t>8</w:t>
        </w:r>
        <w:r>
          <w:rPr>
            <w:noProof/>
            <w:webHidden/>
          </w:rPr>
          <w:fldChar w:fldCharType="end"/>
        </w:r>
      </w:hyperlink>
    </w:p>
    <w:p w:rsidR="00ED59A0" w:rsidRDefault="00BB3066">
      <w:pPr>
        <w:pStyle w:val="TM1"/>
        <w:rPr>
          <w:noProof/>
          <w:lang w:eastAsia="fr-FR"/>
        </w:rPr>
      </w:pPr>
      <w:hyperlink w:anchor="_Toc425282703" w:history="1">
        <w:r w:rsidR="00ED59A0" w:rsidRPr="00781263">
          <w:rPr>
            <w:rStyle w:val="Lienhypertexte"/>
            <w:rFonts w:cs="Arial"/>
            <w:noProof/>
          </w:rPr>
          <w:t>5</w:t>
        </w:r>
        <w:r w:rsidR="00ED59A0">
          <w:rPr>
            <w:noProof/>
            <w:lang w:eastAsia="fr-FR"/>
          </w:rPr>
          <w:tab/>
        </w:r>
        <w:r w:rsidR="00ED59A0" w:rsidRPr="00781263">
          <w:rPr>
            <w:rStyle w:val="Lienhypertexte"/>
            <w:rFonts w:cs="Arial"/>
            <w:noProof/>
          </w:rPr>
          <w:t>Menu</w:t>
        </w:r>
        <w:r w:rsidR="00ED59A0">
          <w:rPr>
            <w:noProof/>
            <w:webHidden/>
          </w:rPr>
          <w:tab/>
        </w:r>
        <w:r>
          <w:rPr>
            <w:noProof/>
            <w:webHidden/>
          </w:rPr>
          <w:fldChar w:fldCharType="begin"/>
        </w:r>
        <w:r w:rsidR="00ED59A0">
          <w:rPr>
            <w:noProof/>
            <w:webHidden/>
          </w:rPr>
          <w:instrText xml:space="preserve"> PAGEREF _Toc425282703 \h </w:instrText>
        </w:r>
        <w:r>
          <w:rPr>
            <w:noProof/>
            <w:webHidden/>
          </w:rPr>
        </w:r>
        <w:r>
          <w:rPr>
            <w:noProof/>
            <w:webHidden/>
          </w:rPr>
          <w:fldChar w:fldCharType="separate"/>
        </w:r>
        <w:r w:rsidR="00ED59A0">
          <w:rPr>
            <w:noProof/>
            <w:webHidden/>
          </w:rPr>
          <w:t>8</w:t>
        </w:r>
        <w:r>
          <w:rPr>
            <w:noProof/>
            <w:webHidden/>
          </w:rPr>
          <w:fldChar w:fldCharType="end"/>
        </w:r>
      </w:hyperlink>
    </w:p>
    <w:p w:rsidR="00ED59A0" w:rsidRDefault="00BB3066">
      <w:pPr>
        <w:pStyle w:val="TM1"/>
        <w:rPr>
          <w:noProof/>
          <w:lang w:eastAsia="fr-FR"/>
        </w:rPr>
      </w:pPr>
      <w:hyperlink w:anchor="_Toc425282704" w:history="1">
        <w:r w:rsidR="00ED59A0" w:rsidRPr="00781263">
          <w:rPr>
            <w:rStyle w:val="Lienhypertexte"/>
            <w:rFonts w:cs="Arial"/>
            <w:noProof/>
          </w:rPr>
          <w:t>6</w:t>
        </w:r>
        <w:r w:rsidR="00ED59A0">
          <w:rPr>
            <w:noProof/>
            <w:lang w:eastAsia="fr-FR"/>
          </w:rPr>
          <w:tab/>
        </w:r>
        <w:r w:rsidR="00ED59A0" w:rsidRPr="00781263">
          <w:rPr>
            <w:rStyle w:val="Lienhypertexte"/>
            <w:rFonts w:cs="Arial"/>
            <w:noProof/>
          </w:rPr>
          <w:t>Description des cas d’utilisation</w:t>
        </w:r>
        <w:r w:rsidR="00ED59A0">
          <w:rPr>
            <w:noProof/>
            <w:webHidden/>
          </w:rPr>
          <w:tab/>
        </w:r>
        <w:r>
          <w:rPr>
            <w:noProof/>
            <w:webHidden/>
          </w:rPr>
          <w:fldChar w:fldCharType="begin"/>
        </w:r>
        <w:r w:rsidR="00ED59A0">
          <w:rPr>
            <w:noProof/>
            <w:webHidden/>
          </w:rPr>
          <w:instrText xml:space="preserve"> PAGEREF _Toc425282704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2"/>
        <w:tabs>
          <w:tab w:val="left" w:pos="660"/>
        </w:tabs>
        <w:rPr>
          <w:noProof/>
          <w:lang w:eastAsia="fr-FR"/>
        </w:rPr>
      </w:pPr>
      <w:hyperlink w:anchor="_Toc425282705" w:history="1">
        <w:r w:rsidR="00ED59A0" w:rsidRPr="00781263">
          <w:rPr>
            <w:rStyle w:val="Lienhypertexte"/>
            <w:rFonts w:cs="Arial"/>
            <w:noProof/>
          </w:rPr>
          <w:t>6.1</w:t>
        </w:r>
        <w:r w:rsidR="00ED59A0">
          <w:rPr>
            <w:noProof/>
            <w:lang w:eastAsia="fr-FR"/>
          </w:rPr>
          <w:tab/>
        </w:r>
        <w:r w:rsidR="00ED59A0" w:rsidRPr="00781263">
          <w:rPr>
            <w:rStyle w:val="Lienhypertexte"/>
            <w:rFonts w:cs="Arial"/>
            <w:noProof/>
          </w:rPr>
          <w:t>Cas d’utilisation &lt;Création d'un postage comptable: OD&gt;</w:t>
        </w:r>
        <w:r w:rsidR="00ED59A0">
          <w:rPr>
            <w:noProof/>
            <w:webHidden/>
          </w:rPr>
          <w:tab/>
        </w:r>
        <w:r>
          <w:rPr>
            <w:noProof/>
            <w:webHidden/>
          </w:rPr>
          <w:fldChar w:fldCharType="begin"/>
        </w:r>
        <w:r w:rsidR="00ED59A0">
          <w:rPr>
            <w:noProof/>
            <w:webHidden/>
          </w:rPr>
          <w:instrText xml:space="preserve"> PAGEREF _Toc425282705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3"/>
        <w:tabs>
          <w:tab w:val="left" w:pos="880"/>
        </w:tabs>
        <w:rPr>
          <w:noProof/>
          <w:lang w:eastAsia="fr-FR"/>
        </w:rPr>
      </w:pPr>
      <w:hyperlink w:anchor="_Toc425282706" w:history="1">
        <w:r w:rsidR="00ED59A0" w:rsidRPr="00781263">
          <w:rPr>
            <w:rStyle w:val="Lienhypertexte"/>
            <w:rFonts w:cs="Arial"/>
            <w:noProof/>
          </w:rPr>
          <w:t>6.1.1</w:t>
        </w:r>
        <w:r w:rsidR="00ED59A0">
          <w:rPr>
            <w:noProof/>
            <w:lang w:eastAsia="fr-FR"/>
          </w:rPr>
          <w:tab/>
        </w:r>
        <w:r w:rsidR="00ED59A0" w:rsidRPr="00781263">
          <w:rPr>
            <w:rStyle w:val="Lienhypertexte"/>
            <w:rFonts w:cs="Arial"/>
            <w:noProof/>
          </w:rPr>
          <w:t>Définition et objectif</w:t>
        </w:r>
        <w:r w:rsidR="00ED59A0">
          <w:rPr>
            <w:noProof/>
            <w:webHidden/>
          </w:rPr>
          <w:tab/>
        </w:r>
        <w:r>
          <w:rPr>
            <w:noProof/>
            <w:webHidden/>
          </w:rPr>
          <w:fldChar w:fldCharType="begin"/>
        </w:r>
        <w:r w:rsidR="00ED59A0">
          <w:rPr>
            <w:noProof/>
            <w:webHidden/>
          </w:rPr>
          <w:instrText xml:space="preserve"> PAGEREF _Toc425282706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3"/>
        <w:tabs>
          <w:tab w:val="left" w:pos="880"/>
        </w:tabs>
        <w:rPr>
          <w:noProof/>
          <w:lang w:eastAsia="fr-FR"/>
        </w:rPr>
      </w:pPr>
      <w:hyperlink w:anchor="_Toc425282707" w:history="1">
        <w:r w:rsidR="00ED59A0" w:rsidRPr="00781263">
          <w:rPr>
            <w:rStyle w:val="Lienhypertexte"/>
            <w:rFonts w:cs="Arial"/>
            <w:noProof/>
          </w:rPr>
          <w:t>6.1.2</w:t>
        </w:r>
        <w:r w:rsidR="00ED59A0">
          <w:rPr>
            <w:noProof/>
            <w:lang w:eastAsia="fr-FR"/>
          </w:rPr>
          <w:tab/>
        </w:r>
        <w:r w:rsidR="00ED59A0" w:rsidRPr="00781263">
          <w:rPr>
            <w:rStyle w:val="Lienhypertexte"/>
            <w:rFonts w:cs="Arial"/>
            <w:noProof/>
          </w:rPr>
          <w:t>Pré-conditions</w:t>
        </w:r>
        <w:r w:rsidR="00ED59A0">
          <w:rPr>
            <w:noProof/>
            <w:webHidden/>
          </w:rPr>
          <w:tab/>
        </w:r>
        <w:r>
          <w:rPr>
            <w:noProof/>
            <w:webHidden/>
          </w:rPr>
          <w:fldChar w:fldCharType="begin"/>
        </w:r>
        <w:r w:rsidR="00ED59A0">
          <w:rPr>
            <w:noProof/>
            <w:webHidden/>
          </w:rPr>
          <w:instrText xml:space="preserve"> PAGEREF _Toc425282707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3"/>
        <w:tabs>
          <w:tab w:val="left" w:pos="880"/>
        </w:tabs>
        <w:rPr>
          <w:noProof/>
          <w:lang w:eastAsia="fr-FR"/>
        </w:rPr>
      </w:pPr>
      <w:hyperlink w:anchor="_Toc425282708" w:history="1">
        <w:r w:rsidR="00ED59A0" w:rsidRPr="00781263">
          <w:rPr>
            <w:rStyle w:val="Lienhypertexte"/>
            <w:rFonts w:cs="Arial"/>
            <w:noProof/>
          </w:rPr>
          <w:t>6.1.3</w:t>
        </w:r>
        <w:r w:rsidR="00ED59A0">
          <w:rPr>
            <w:noProof/>
            <w:lang w:eastAsia="fr-FR"/>
          </w:rPr>
          <w:tab/>
        </w:r>
        <w:r w:rsidR="00ED59A0" w:rsidRPr="00781263">
          <w:rPr>
            <w:rStyle w:val="Lienhypertexte"/>
            <w:rFonts w:cs="Arial"/>
            <w:noProof/>
          </w:rPr>
          <w:t>Post-conditions</w:t>
        </w:r>
        <w:r w:rsidR="00ED59A0">
          <w:rPr>
            <w:noProof/>
            <w:webHidden/>
          </w:rPr>
          <w:tab/>
        </w:r>
        <w:r>
          <w:rPr>
            <w:noProof/>
            <w:webHidden/>
          </w:rPr>
          <w:fldChar w:fldCharType="begin"/>
        </w:r>
        <w:r w:rsidR="00ED59A0">
          <w:rPr>
            <w:noProof/>
            <w:webHidden/>
          </w:rPr>
          <w:instrText xml:space="preserve"> PAGEREF _Toc425282708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3"/>
        <w:tabs>
          <w:tab w:val="left" w:pos="880"/>
        </w:tabs>
        <w:rPr>
          <w:noProof/>
          <w:lang w:eastAsia="fr-FR"/>
        </w:rPr>
      </w:pPr>
      <w:hyperlink w:anchor="_Toc425282709" w:history="1">
        <w:r w:rsidR="00ED59A0" w:rsidRPr="00781263">
          <w:rPr>
            <w:rStyle w:val="Lienhypertexte"/>
            <w:rFonts w:cs="Arial"/>
            <w:noProof/>
          </w:rPr>
          <w:t>6.1.4</w:t>
        </w:r>
        <w:r w:rsidR="00ED59A0">
          <w:rPr>
            <w:noProof/>
            <w:lang w:eastAsia="fr-FR"/>
          </w:rPr>
          <w:tab/>
        </w:r>
        <w:r w:rsidR="00ED59A0" w:rsidRPr="00781263">
          <w:rPr>
            <w:rStyle w:val="Lienhypertexte"/>
            <w:rFonts w:cs="Arial"/>
            <w:noProof/>
          </w:rPr>
          <w:t>Diagramme d’activité</w:t>
        </w:r>
        <w:r w:rsidR="00ED59A0">
          <w:rPr>
            <w:noProof/>
            <w:webHidden/>
          </w:rPr>
          <w:tab/>
        </w:r>
        <w:r>
          <w:rPr>
            <w:noProof/>
            <w:webHidden/>
          </w:rPr>
          <w:fldChar w:fldCharType="begin"/>
        </w:r>
        <w:r w:rsidR="00ED59A0">
          <w:rPr>
            <w:noProof/>
            <w:webHidden/>
          </w:rPr>
          <w:instrText xml:space="preserve"> PAGEREF _Toc425282709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3"/>
        <w:tabs>
          <w:tab w:val="left" w:pos="880"/>
        </w:tabs>
        <w:rPr>
          <w:noProof/>
          <w:lang w:eastAsia="fr-FR"/>
        </w:rPr>
      </w:pPr>
      <w:hyperlink w:anchor="_Toc425282710" w:history="1">
        <w:r w:rsidR="00ED59A0" w:rsidRPr="00781263">
          <w:rPr>
            <w:rStyle w:val="Lienhypertexte"/>
            <w:rFonts w:cs="Arial"/>
            <w:noProof/>
          </w:rPr>
          <w:t>6.1.5</w:t>
        </w:r>
        <w:r w:rsidR="00ED59A0">
          <w:rPr>
            <w:noProof/>
            <w:lang w:eastAsia="fr-FR"/>
          </w:rPr>
          <w:tab/>
        </w:r>
        <w:r w:rsidR="00ED59A0" w:rsidRPr="00781263">
          <w:rPr>
            <w:rStyle w:val="Lienhypertexte"/>
            <w:rFonts w:cs="Arial"/>
            <w:noProof/>
          </w:rPr>
          <w:t>Règles de gestion</w:t>
        </w:r>
        <w:r w:rsidR="00ED59A0">
          <w:rPr>
            <w:noProof/>
            <w:webHidden/>
          </w:rPr>
          <w:tab/>
        </w:r>
        <w:r>
          <w:rPr>
            <w:noProof/>
            <w:webHidden/>
          </w:rPr>
          <w:fldChar w:fldCharType="begin"/>
        </w:r>
        <w:r w:rsidR="00ED59A0">
          <w:rPr>
            <w:noProof/>
            <w:webHidden/>
          </w:rPr>
          <w:instrText xml:space="preserve"> PAGEREF _Toc425282710 \h </w:instrText>
        </w:r>
        <w:r>
          <w:rPr>
            <w:noProof/>
            <w:webHidden/>
          </w:rPr>
        </w:r>
        <w:r>
          <w:rPr>
            <w:noProof/>
            <w:webHidden/>
          </w:rPr>
          <w:fldChar w:fldCharType="separate"/>
        </w:r>
        <w:r w:rsidR="00ED59A0">
          <w:rPr>
            <w:noProof/>
            <w:webHidden/>
          </w:rPr>
          <w:t>9</w:t>
        </w:r>
        <w:r>
          <w:rPr>
            <w:noProof/>
            <w:webHidden/>
          </w:rPr>
          <w:fldChar w:fldCharType="end"/>
        </w:r>
      </w:hyperlink>
    </w:p>
    <w:p w:rsidR="00ED59A0" w:rsidRDefault="00BB3066">
      <w:pPr>
        <w:pStyle w:val="TM3"/>
        <w:tabs>
          <w:tab w:val="left" w:pos="880"/>
        </w:tabs>
        <w:rPr>
          <w:noProof/>
          <w:lang w:eastAsia="fr-FR"/>
        </w:rPr>
      </w:pPr>
      <w:hyperlink w:anchor="_Toc425282711" w:history="1">
        <w:r w:rsidR="00ED59A0" w:rsidRPr="00781263">
          <w:rPr>
            <w:rStyle w:val="Lienhypertexte"/>
            <w:rFonts w:cs="Arial"/>
            <w:noProof/>
          </w:rPr>
          <w:t>6.1.6</w:t>
        </w:r>
        <w:r w:rsidR="00ED59A0">
          <w:rPr>
            <w:noProof/>
            <w:lang w:eastAsia="fr-FR"/>
          </w:rPr>
          <w:tab/>
        </w:r>
        <w:r w:rsidR="00ED59A0" w:rsidRPr="00781263">
          <w:rPr>
            <w:rStyle w:val="Lienhypertexte"/>
            <w:rFonts w:cs="Arial"/>
            <w:noProof/>
          </w:rPr>
          <w:t>Traitements</w:t>
        </w:r>
        <w:r w:rsidR="00ED59A0">
          <w:rPr>
            <w:noProof/>
            <w:webHidden/>
          </w:rPr>
          <w:tab/>
        </w:r>
        <w:r>
          <w:rPr>
            <w:noProof/>
            <w:webHidden/>
          </w:rPr>
          <w:fldChar w:fldCharType="begin"/>
        </w:r>
        <w:r w:rsidR="00ED59A0">
          <w:rPr>
            <w:noProof/>
            <w:webHidden/>
          </w:rPr>
          <w:instrText xml:space="preserve"> PAGEREF _Toc425282711 \h </w:instrText>
        </w:r>
        <w:r>
          <w:rPr>
            <w:noProof/>
            <w:webHidden/>
          </w:rPr>
        </w:r>
        <w:r>
          <w:rPr>
            <w:noProof/>
            <w:webHidden/>
          </w:rPr>
          <w:fldChar w:fldCharType="separate"/>
        </w:r>
        <w:r w:rsidR="00ED59A0">
          <w:rPr>
            <w:noProof/>
            <w:webHidden/>
          </w:rPr>
          <w:t>10</w:t>
        </w:r>
        <w:r>
          <w:rPr>
            <w:noProof/>
            <w:webHidden/>
          </w:rPr>
          <w:fldChar w:fldCharType="end"/>
        </w:r>
      </w:hyperlink>
    </w:p>
    <w:p w:rsidR="00ED59A0" w:rsidRDefault="00BB3066">
      <w:pPr>
        <w:pStyle w:val="TM3"/>
        <w:tabs>
          <w:tab w:val="left" w:pos="880"/>
        </w:tabs>
        <w:rPr>
          <w:noProof/>
          <w:lang w:eastAsia="fr-FR"/>
        </w:rPr>
      </w:pPr>
      <w:hyperlink w:anchor="_Toc425282712" w:history="1">
        <w:r w:rsidR="00ED59A0" w:rsidRPr="00781263">
          <w:rPr>
            <w:rStyle w:val="Lienhypertexte"/>
            <w:rFonts w:cs="Arial"/>
            <w:noProof/>
          </w:rPr>
          <w:t>6.1.7</w:t>
        </w:r>
        <w:r w:rsidR="00ED59A0">
          <w:rPr>
            <w:noProof/>
            <w:lang w:eastAsia="fr-FR"/>
          </w:rPr>
          <w:tab/>
        </w:r>
        <w:r w:rsidR="00ED59A0" w:rsidRPr="00781263">
          <w:rPr>
            <w:rStyle w:val="Lienhypertexte"/>
            <w:rFonts w:cs="Arial"/>
            <w:noProof/>
          </w:rPr>
          <w:t>Messages d’erreur</w:t>
        </w:r>
        <w:r w:rsidR="00ED59A0">
          <w:rPr>
            <w:noProof/>
            <w:webHidden/>
          </w:rPr>
          <w:tab/>
        </w:r>
        <w:r>
          <w:rPr>
            <w:noProof/>
            <w:webHidden/>
          </w:rPr>
          <w:fldChar w:fldCharType="begin"/>
        </w:r>
        <w:r w:rsidR="00ED59A0">
          <w:rPr>
            <w:noProof/>
            <w:webHidden/>
          </w:rPr>
          <w:instrText xml:space="preserve"> PAGEREF _Toc425282712 \h </w:instrText>
        </w:r>
        <w:r>
          <w:rPr>
            <w:noProof/>
            <w:webHidden/>
          </w:rPr>
        </w:r>
        <w:r>
          <w:rPr>
            <w:noProof/>
            <w:webHidden/>
          </w:rPr>
          <w:fldChar w:fldCharType="separate"/>
        </w:r>
        <w:r w:rsidR="00ED59A0">
          <w:rPr>
            <w:noProof/>
            <w:webHidden/>
          </w:rPr>
          <w:t>10</w:t>
        </w:r>
        <w:r>
          <w:rPr>
            <w:noProof/>
            <w:webHidden/>
          </w:rPr>
          <w:fldChar w:fldCharType="end"/>
        </w:r>
      </w:hyperlink>
    </w:p>
    <w:p w:rsidR="00ED59A0" w:rsidRDefault="00BB3066">
      <w:pPr>
        <w:pStyle w:val="TM1"/>
        <w:rPr>
          <w:noProof/>
          <w:lang w:eastAsia="fr-FR"/>
        </w:rPr>
      </w:pPr>
      <w:hyperlink w:anchor="_Toc425282713" w:history="1">
        <w:r w:rsidR="00ED59A0" w:rsidRPr="00781263">
          <w:rPr>
            <w:rStyle w:val="Lienhypertexte"/>
            <w:rFonts w:cs="Arial"/>
            <w:noProof/>
          </w:rPr>
          <w:t>7</w:t>
        </w:r>
        <w:r w:rsidR="00ED59A0">
          <w:rPr>
            <w:noProof/>
            <w:lang w:eastAsia="fr-FR"/>
          </w:rPr>
          <w:tab/>
        </w:r>
        <w:r w:rsidR="00ED59A0" w:rsidRPr="00781263">
          <w:rPr>
            <w:rStyle w:val="Lienhypertexte"/>
            <w:rFonts w:cs="Arial"/>
            <w:noProof/>
          </w:rPr>
          <w:t>Description des écrans</w:t>
        </w:r>
        <w:r w:rsidR="00ED59A0">
          <w:rPr>
            <w:noProof/>
            <w:webHidden/>
          </w:rPr>
          <w:tab/>
        </w:r>
        <w:r>
          <w:rPr>
            <w:noProof/>
            <w:webHidden/>
          </w:rPr>
          <w:fldChar w:fldCharType="begin"/>
        </w:r>
        <w:r w:rsidR="00ED59A0">
          <w:rPr>
            <w:noProof/>
            <w:webHidden/>
          </w:rPr>
          <w:instrText xml:space="preserve"> PAGEREF _Toc425282713 \h </w:instrText>
        </w:r>
        <w:r>
          <w:rPr>
            <w:noProof/>
            <w:webHidden/>
          </w:rPr>
        </w:r>
        <w:r>
          <w:rPr>
            <w:noProof/>
            <w:webHidden/>
          </w:rPr>
          <w:fldChar w:fldCharType="separate"/>
        </w:r>
        <w:r w:rsidR="00ED59A0">
          <w:rPr>
            <w:noProof/>
            <w:webHidden/>
          </w:rPr>
          <w:t>10</w:t>
        </w:r>
        <w:r>
          <w:rPr>
            <w:noProof/>
            <w:webHidden/>
          </w:rPr>
          <w:fldChar w:fldCharType="end"/>
        </w:r>
      </w:hyperlink>
    </w:p>
    <w:p w:rsidR="00ED59A0" w:rsidRDefault="00BB3066">
      <w:pPr>
        <w:pStyle w:val="TM2"/>
        <w:tabs>
          <w:tab w:val="left" w:pos="660"/>
        </w:tabs>
        <w:rPr>
          <w:noProof/>
          <w:lang w:eastAsia="fr-FR"/>
        </w:rPr>
      </w:pPr>
      <w:hyperlink w:anchor="_Toc425282714" w:history="1">
        <w:r w:rsidR="00ED59A0" w:rsidRPr="00781263">
          <w:rPr>
            <w:rStyle w:val="Lienhypertexte"/>
            <w:rFonts w:cs="Arial"/>
            <w:noProof/>
          </w:rPr>
          <w:t>7.1</w:t>
        </w:r>
        <w:r w:rsidR="00ED59A0">
          <w:rPr>
            <w:noProof/>
            <w:lang w:eastAsia="fr-FR"/>
          </w:rPr>
          <w:tab/>
        </w:r>
        <w:r w:rsidR="00ED59A0" w:rsidRPr="00781263">
          <w:rPr>
            <w:rStyle w:val="Lienhypertexte"/>
            <w:rFonts w:cs="Arial"/>
            <w:noProof/>
          </w:rPr>
          <w:t>Diagramme de navigation</w:t>
        </w:r>
        <w:r w:rsidR="00ED59A0">
          <w:rPr>
            <w:noProof/>
            <w:webHidden/>
          </w:rPr>
          <w:tab/>
        </w:r>
        <w:r>
          <w:rPr>
            <w:noProof/>
            <w:webHidden/>
          </w:rPr>
          <w:fldChar w:fldCharType="begin"/>
        </w:r>
        <w:r w:rsidR="00ED59A0">
          <w:rPr>
            <w:noProof/>
            <w:webHidden/>
          </w:rPr>
          <w:instrText xml:space="preserve"> PAGEREF _Toc425282714 \h </w:instrText>
        </w:r>
        <w:r>
          <w:rPr>
            <w:noProof/>
            <w:webHidden/>
          </w:rPr>
        </w:r>
        <w:r>
          <w:rPr>
            <w:noProof/>
            <w:webHidden/>
          </w:rPr>
          <w:fldChar w:fldCharType="separate"/>
        </w:r>
        <w:r w:rsidR="00ED59A0">
          <w:rPr>
            <w:noProof/>
            <w:webHidden/>
          </w:rPr>
          <w:t>10</w:t>
        </w:r>
        <w:r>
          <w:rPr>
            <w:noProof/>
            <w:webHidden/>
          </w:rPr>
          <w:fldChar w:fldCharType="end"/>
        </w:r>
      </w:hyperlink>
    </w:p>
    <w:p w:rsidR="00ED59A0" w:rsidRDefault="00BB3066">
      <w:pPr>
        <w:pStyle w:val="TM2"/>
        <w:tabs>
          <w:tab w:val="left" w:pos="660"/>
        </w:tabs>
        <w:rPr>
          <w:noProof/>
          <w:lang w:eastAsia="fr-FR"/>
        </w:rPr>
      </w:pPr>
      <w:hyperlink w:anchor="_Toc425282715" w:history="1">
        <w:r w:rsidR="00ED59A0" w:rsidRPr="00781263">
          <w:rPr>
            <w:rStyle w:val="Lienhypertexte"/>
            <w:rFonts w:cs="Arial"/>
            <w:noProof/>
          </w:rPr>
          <w:t>7.2</w:t>
        </w:r>
        <w:r w:rsidR="00ED59A0">
          <w:rPr>
            <w:noProof/>
            <w:lang w:eastAsia="fr-FR"/>
          </w:rPr>
          <w:tab/>
        </w:r>
        <w:r w:rsidR="00ED59A0" w:rsidRPr="00781263">
          <w:rPr>
            <w:rStyle w:val="Lienhypertexte"/>
            <w:rFonts w:cs="Arial"/>
            <w:noProof/>
          </w:rPr>
          <w:t>Description de l’écran &lt;Saisie manuelle OD&gt;</w:t>
        </w:r>
        <w:r w:rsidR="00ED59A0">
          <w:rPr>
            <w:noProof/>
            <w:webHidden/>
          </w:rPr>
          <w:tab/>
        </w:r>
        <w:r>
          <w:rPr>
            <w:noProof/>
            <w:webHidden/>
          </w:rPr>
          <w:fldChar w:fldCharType="begin"/>
        </w:r>
        <w:r w:rsidR="00ED59A0">
          <w:rPr>
            <w:noProof/>
            <w:webHidden/>
          </w:rPr>
          <w:instrText xml:space="preserve"> PAGEREF _Toc425282715 \h </w:instrText>
        </w:r>
        <w:r>
          <w:rPr>
            <w:noProof/>
            <w:webHidden/>
          </w:rPr>
        </w:r>
        <w:r>
          <w:rPr>
            <w:noProof/>
            <w:webHidden/>
          </w:rPr>
          <w:fldChar w:fldCharType="separate"/>
        </w:r>
        <w:r w:rsidR="00ED59A0">
          <w:rPr>
            <w:noProof/>
            <w:webHidden/>
          </w:rPr>
          <w:t>10</w:t>
        </w:r>
        <w:r>
          <w:rPr>
            <w:noProof/>
            <w:webHidden/>
          </w:rPr>
          <w:fldChar w:fldCharType="end"/>
        </w:r>
      </w:hyperlink>
    </w:p>
    <w:p w:rsidR="00ED59A0" w:rsidRDefault="00BB3066">
      <w:pPr>
        <w:pStyle w:val="TM3"/>
        <w:tabs>
          <w:tab w:val="left" w:pos="880"/>
        </w:tabs>
        <w:rPr>
          <w:noProof/>
          <w:lang w:eastAsia="fr-FR"/>
        </w:rPr>
      </w:pPr>
      <w:hyperlink w:anchor="_Toc425282716" w:history="1">
        <w:r w:rsidR="00ED59A0" w:rsidRPr="00781263">
          <w:rPr>
            <w:rStyle w:val="Lienhypertexte"/>
            <w:rFonts w:cs="Arial"/>
            <w:noProof/>
          </w:rPr>
          <w:t>7.2.1</w:t>
        </w:r>
        <w:r w:rsidR="00ED59A0">
          <w:rPr>
            <w:noProof/>
            <w:lang w:eastAsia="fr-FR"/>
          </w:rPr>
          <w:tab/>
        </w:r>
        <w:r w:rsidR="00ED59A0" w:rsidRPr="00781263">
          <w:rPr>
            <w:rStyle w:val="Lienhypertexte"/>
            <w:rFonts w:cs="Arial"/>
            <w:noProof/>
          </w:rPr>
          <w:t>Maquette de l’écran &lt;Saisie manuelle OD&gt;</w:t>
        </w:r>
        <w:r w:rsidR="00ED59A0">
          <w:rPr>
            <w:noProof/>
            <w:webHidden/>
          </w:rPr>
          <w:tab/>
        </w:r>
        <w:r>
          <w:rPr>
            <w:noProof/>
            <w:webHidden/>
          </w:rPr>
          <w:fldChar w:fldCharType="begin"/>
        </w:r>
        <w:r w:rsidR="00ED59A0">
          <w:rPr>
            <w:noProof/>
            <w:webHidden/>
          </w:rPr>
          <w:instrText xml:space="preserve"> PAGEREF _Toc425282716 \h </w:instrText>
        </w:r>
        <w:r>
          <w:rPr>
            <w:noProof/>
            <w:webHidden/>
          </w:rPr>
        </w:r>
        <w:r>
          <w:rPr>
            <w:noProof/>
            <w:webHidden/>
          </w:rPr>
          <w:fldChar w:fldCharType="separate"/>
        </w:r>
        <w:r w:rsidR="00ED59A0">
          <w:rPr>
            <w:noProof/>
            <w:webHidden/>
          </w:rPr>
          <w:t>10</w:t>
        </w:r>
        <w:r>
          <w:rPr>
            <w:noProof/>
            <w:webHidden/>
          </w:rPr>
          <w:fldChar w:fldCharType="end"/>
        </w:r>
      </w:hyperlink>
    </w:p>
    <w:p w:rsidR="00ED59A0" w:rsidRDefault="00BB3066">
      <w:pPr>
        <w:pStyle w:val="TM3"/>
        <w:tabs>
          <w:tab w:val="left" w:pos="880"/>
        </w:tabs>
        <w:rPr>
          <w:noProof/>
          <w:lang w:eastAsia="fr-FR"/>
        </w:rPr>
      </w:pPr>
      <w:hyperlink w:anchor="_Toc425282717" w:history="1">
        <w:r w:rsidR="00ED59A0" w:rsidRPr="00781263">
          <w:rPr>
            <w:rStyle w:val="Lienhypertexte"/>
            <w:rFonts w:cs="Arial"/>
            <w:noProof/>
          </w:rPr>
          <w:t>7.2.2</w:t>
        </w:r>
        <w:r w:rsidR="00ED59A0">
          <w:rPr>
            <w:noProof/>
            <w:lang w:eastAsia="fr-FR"/>
          </w:rPr>
          <w:tab/>
        </w:r>
        <w:r w:rsidR="00ED59A0" w:rsidRPr="00781263">
          <w:rPr>
            <w:rStyle w:val="Lienhypertexte"/>
            <w:rFonts w:cs="Arial"/>
            <w:noProof/>
          </w:rPr>
          <w:t>Typologie des données manipulées</w:t>
        </w:r>
        <w:r w:rsidR="00ED59A0">
          <w:rPr>
            <w:noProof/>
            <w:webHidden/>
          </w:rPr>
          <w:tab/>
        </w:r>
        <w:r>
          <w:rPr>
            <w:noProof/>
            <w:webHidden/>
          </w:rPr>
          <w:fldChar w:fldCharType="begin"/>
        </w:r>
        <w:r w:rsidR="00ED59A0">
          <w:rPr>
            <w:noProof/>
            <w:webHidden/>
          </w:rPr>
          <w:instrText xml:space="preserve"> PAGEREF _Toc425282717 \h </w:instrText>
        </w:r>
        <w:r>
          <w:rPr>
            <w:noProof/>
            <w:webHidden/>
          </w:rPr>
        </w:r>
        <w:r>
          <w:rPr>
            <w:noProof/>
            <w:webHidden/>
          </w:rPr>
          <w:fldChar w:fldCharType="separate"/>
        </w:r>
        <w:r w:rsidR="00ED59A0">
          <w:rPr>
            <w:noProof/>
            <w:webHidden/>
          </w:rPr>
          <w:t>11</w:t>
        </w:r>
        <w:r>
          <w:rPr>
            <w:noProof/>
            <w:webHidden/>
          </w:rPr>
          <w:fldChar w:fldCharType="end"/>
        </w:r>
      </w:hyperlink>
    </w:p>
    <w:p w:rsidR="00ED59A0" w:rsidRDefault="00BB3066">
      <w:pPr>
        <w:pStyle w:val="TM3"/>
        <w:tabs>
          <w:tab w:val="left" w:pos="880"/>
        </w:tabs>
        <w:rPr>
          <w:noProof/>
          <w:lang w:eastAsia="fr-FR"/>
        </w:rPr>
      </w:pPr>
      <w:hyperlink w:anchor="_Toc425282718" w:history="1">
        <w:r w:rsidR="00ED59A0" w:rsidRPr="00781263">
          <w:rPr>
            <w:rStyle w:val="Lienhypertexte"/>
            <w:rFonts w:cs="Arial"/>
            <w:noProof/>
          </w:rPr>
          <w:t>7.2.3</w:t>
        </w:r>
        <w:r w:rsidR="00ED59A0">
          <w:rPr>
            <w:noProof/>
            <w:lang w:eastAsia="fr-FR"/>
          </w:rPr>
          <w:tab/>
        </w:r>
        <w:r w:rsidR="00ED59A0" w:rsidRPr="00781263">
          <w:rPr>
            <w:rStyle w:val="Lienhypertexte"/>
            <w:rFonts w:cs="Arial"/>
            <w:noProof/>
          </w:rPr>
          <w:t>Comportement de l’écran</w:t>
        </w:r>
        <w:r w:rsidR="00ED59A0">
          <w:rPr>
            <w:noProof/>
            <w:webHidden/>
          </w:rPr>
          <w:tab/>
        </w:r>
        <w:r>
          <w:rPr>
            <w:noProof/>
            <w:webHidden/>
          </w:rPr>
          <w:fldChar w:fldCharType="begin"/>
        </w:r>
        <w:r w:rsidR="00ED59A0">
          <w:rPr>
            <w:noProof/>
            <w:webHidden/>
          </w:rPr>
          <w:instrText xml:space="preserve"> PAGEREF _Toc425282718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1"/>
        <w:rPr>
          <w:noProof/>
          <w:lang w:eastAsia="fr-FR"/>
        </w:rPr>
      </w:pPr>
      <w:hyperlink w:anchor="_Toc425282719" w:history="1">
        <w:r w:rsidR="00ED59A0" w:rsidRPr="00781263">
          <w:rPr>
            <w:rStyle w:val="Lienhypertexte"/>
            <w:rFonts w:cs="Arial"/>
            <w:noProof/>
          </w:rPr>
          <w:t>8</w:t>
        </w:r>
        <w:r w:rsidR="00ED59A0">
          <w:rPr>
            <w:noProof/>
            <w:lang w:eastAsia="fr-FR"/>
          </w:rPr>
          <w:tab/>
        </w:r>
        <w:r w:rsidR="00ED59A0" w:rsidRPr="00781263">
          <w:rPr>
            <w:rStyle w:val="Lienhypertexte"/>
            <w:rFonts w:cs="Arial"/>
            <w:noProof/>
          </w:rPr>
          <w:t>Parametrage</w:t>
        </w:r>
        <w:r w:rsidR="00ED59A0">
          <w:rPr>
            <w:noProof/>
            <w:webHidden/>
          </w:rPr>
          <w:tab/>
        </w:r>
        <w:r>
          <w:rPr>
            <w:noProof/>
            <w:webHidden/>
          </w:rPr>
          <w:fldChar w:fldCharType="begin"/>
        </w:r>
        <w:r w:rsidR="00ED59A0">
          <w:rPr>
            <w:noProof/>
            <w:webHidden/>
          </w:rPr>
          <w:instrText xml:space="preserve"> PAGEREF _Toc425282719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2"/>
        <w:tabs>
          <w:tab w:val="left" w:pos="660"/>
        </w:tabs>
        <w:rPr>
          <w:noProof/>
          <w:lang w:eastAsia="fr-FR"/>
        </w:rPr>
      </w:pPr>
      <w:hyperlink w:anchor="_Toc425282720" w:history="1">
        <w:r w:rsidR="00ED59A0" w:rsidRPr="00781263">
          <w:rPr>
            <w:rStyle w:val="Lienhypertexte"/>
            <w:rFonts w:cs="Arial"/>
            <w:noProof/>
          </w:rPr>
          <w:t>8.1</w:t>
        </w:r>
        <w:r w:rsidR="00ED59A0">
          <w:rPr>
            <w:noProof/>
            <w:lang w:eastAsia="fr-FR"/>
          </w:rPr>
          <w:tab/>
        </w:r>
        <w:r w:rsidR="00ED59A0" w:rsidRPr="00781263">
          <w:rPr>
            <w:rStyle w:val="Lienhypertexte"/>
            <w:rFonts w:cs="Arial"/>
            <w:noProof/>
          </w:rPr>
          <w:t>Tableau de Bord</w:t>
        </w:r>
        <w:r w:rsidR="00ED59A0">
          <w:rPr>
            <w:noProof/>
            <w:webHidden/>
          </w:rPr>
          <w:tab/>
        </w:r>
        <w:r>
          <w:rPr>
            <w:noProof/>
            <w:webHidden/>
          </w:rPr>
          <w:fldChar w:fldCharType="begin"/>
        </w:r>
        <w:r w:rsidR="00ED59A0">
          <w:rPr>
            <w:noProof/>
            <w:webHidden/>
          </w:rPr>
          <w:instrText xml:space="preserve"> PAGEREF _Toc425282720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2"/>
        <w:tabs>
          <w:tab w:val="left" w:pos="660"/>
        </w:tabs>
        <w:rPr>
          <w:noProof/>
          <w:lang w:eastAsia="fr-FR"/>
        </w:rPr>
      </w:pPr>
      <w:hyperlink w:anchor="_Toc425282721" w:history="1">
        <w:r w:rsidR="00ED59A0" w:rsidRPr="00781263">
          <w:rPr>
            <w:rStyle w:val="Lienhypertexte"/>
            <w:rFonts w:cs="Arial"/>
            <w:noProof/>
          </w:rPr>
          <w:t>8.2</w:t>
        </w:r>
        <w:r w:rsidR="00ED59A0">
          <w:rPr>
            <w:noProof/>
            <w:lang w:eastAsia="fr-FR"/>
          </w:rPr>
          <w:tab/>
        </w:r>
        <w:r w:rsidR="00ED59A0" w:rsidRPr="00781263">
          <w:rPr>
            <w:rStyle w:val="Lienhypertexte"/>
            <w:rFonts w:cs="Arial"/>
            <w:noProof/>
          </w:rPr>
          <w:t>Profils</w:t>
        </w:r>
        <w:r w:rsidR="00ED59A0">
          <w:rPr>
            <w:noProof/>
            <w:webHidden/>
          </w:rPr>
          <w:tab/>
        </w:r>
        <w:r>
          <w:rPr>
            <w:noProof/>
            <w:webHidden/>
          </w:rPr>
          <w:fldChar w:fldCharType="begin"/>
        </w:r>
        <w:r w:rsidR="00ED59A0">
          <w:rPr>
            <w:noProof/>
            <w:webHidden/>
          </w:rPr>
          <w:instrText xml:space="preserve"> PAGEREF _Toc425282721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2"/>
        <w:tabs>
          <w:tab w:val="left" w:pos="660"/>
        </w:tabs>
        <w:rPr>
          <w:noProof/>
          <w:lang w:eastAsia="fr-FR"/>
        </w:rPr>
      </w:pPr>
      <w:hyperlink w:anchor="_Toc425282722" w:history="1">
        <w:r w:rsidR="00ED59A0" w:rsidRPr="00781263">
          <w:rPr>
            <w:rStyle w:val="Lienhypertexte"/>
            <w:rFonts w:cs="Arial"/>
            <w:noProof/>
          </w:rPr>
          <w:t>8.3</w:t>
        </w:r>
        <w:r w:rsidR="00ED59A0">
          <w:rPr>
            <w:noProof/>
            <w:lang w:eastAsia="fr-FR"/>
          </w:rPr>
          <w:tab/>
        </w:r>
        <w:r w:rsidR="00ED59A0" w:rsidRPr="00781263">
          <w:rPr>
            <w:rStyle w:val="Lienhypertexte"/>
            <w:rFonts w:cs="Arial"/>
            <w:noProof/>
          </w:rPr>
          <w:t>Taxes et fiscalité:</w:t>
        </w:r>
        <w:r w:rsidR="00ED59A0">
          <w:rPr>
            <w:noProof/>
            <w:webHidden/>
          </w:rPr>
          <w:tab/>
        </w:r>
        <w:r>
          <w:rPr>
            <w:noProof/>
            <w:webHidden/>
          </w:rPr>
          <w:fldChar w:fldCharType="begin"/>
        </w:r>
        <w:r w:rsidR="00ED59A0">
          <w:rPr>
            <w:noProof/>
            <w:webHidden/>
          </w:rPr>
          <w:instrText xml:space="preserve"> PAGEREF _Toc425282722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2"/>
        <w:tabs>
          <w:tab w:val="left" w:pos="660"/>
        </w:tabs>
        <w:rPr>
          <w:noProof/>
          <w:lang w:eastAsia="fr-FR"/>
        </w:rPr>
      </w:pPr>
      <w:hyperlink w:anchor="_Toc425282723" w:history="1">
        <w:r w:rsidR="00ED59A0" w:rsidRPr="00781263">
          <w:rPr>
            <w:rStyle w:val="Lienhypertexte"/>
            <w:rFonts w:cs="Arial"/>
            <w:noProof/>
          </w:rPr>
          <w:t>8.4</w:t>
        </w:r>
        <w:r w:rsidR="00ED59A0">
          <w:rPr>
            <w:noProof/>
            <w:lang w:eastAsia="fr-FR"/>
          </w:rPr>
          <w:tab/>
        </w:r>
        <w:r w:rsidR="00ED59A0" w:rsidRPr="00781263">
          <w:rPr>
            <w:rStyle w:val="Lienhypertexte"/>
            <w:rFonts w:cs="Arial"/>
            <w:noProof/>
          </w:rPr>
          <w:t>Frais:</w:t>
        </w:r>
        <w:r w:rsidR="00ED59A0">
          <w:rPr>
            <w:noProof/>
            <w:webHidden/>
          </w:rPr>
          <w:tab/>
        </w:r>
        <w:r>
          <w:rPr>
            <w:noProof/>
            <w:webHidden/>
          </w:rPr>
          <w:fldChar w:fldCharType="begin"/>
        </w:r>
        <w:r w:rsidR="00ED59A0">
          <w:rPr>
            <w:noProof/>
            <w:webHidden/>
          </w:rPr>
          <w:instrText xml:space="preserve"> PAGEREF _Toc425282723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2"/>
        <w:tabs>
          <w:tab w:val="left" w:pos="660"/>
        </w:tabs>
        <w:rPr>
          <w:noProof/>
          <w:lang w:eastAsia="fr-FR"/>
        </w:rPr>
      </w:pPr>
      <w:hyperlink w:anchor="_Toc425282724" w:history="1">
        <w:r w:rsidR="00ED59A0" w:rsidRPr="00781263">
          <w:rPr>
            <w:rStyle w:val="Lienhypertexte"/>
            <w:rFonts w:cs="Arial"/>
            <w:noProof/>
          </w:rPr>
          <w:t>8.5</w:t>
        </w:r>
        <w:r w:rsidR="00ED59A0">
          <w:rPr>
            <w:noProof/>
            <w:lang w:eastAsia="fr-FR"/>
          </w:rPr>
          <w:tab/>
        </w:r>
        <w:r w:rsidR="00ED59A0" w:rsidRPr="00781263">
          <w:rPr>
            <w:rStyle w:val="Lienhypertexte"/>
            <w:rFonts w:cs="Arial"/>
            <w:noProof/>
          </w:rPr>
          <w:t>Comptabilité :</w:t>
        </w:r>
        <w:r w:rsidR="00ED59A0">
          <w:rPr>
            <w:noProof/>
            <w:webHidden/>
          </w:rPr>
          <w:tab/>
        </w:r>
        <w:r>
          <w:rPr>
            <w:noProof/>
            <w:webHidden/>
          </w:rPr>
          <w:fldChar w:fldCharType="begin"/>
        </w:r>
        <w:r w:rsidR="00ED59A0">
          <w:rPr>
            <w:noProof/>
            <w:webHidden/>
          </w:rPr>
          <w:instrText xml:space="preserve"> PAGEREF _Toc425282724 \h </w:instrText>
        </w:r>
        <w:r>
          <w:rPr>
            <w:noProof/>
            <w:webHidden/>
          </w:rPr>
        </w:r>
        <w:r>
          <w:rPr>
            <w:noProof/>
            <w:webHidden/>
          </w:rPr>
          <w:fldChar w:fldCharType="separate"/>
        </w:r>
        <w:r w:rsidR="00ED59A0">
          <w:rPr>
            <w:noProof/>
            <w:webHidden/>
          </w:rPr>
          <w:t>12</w:t>
        </w:r>
        <w:r>
          <w:rPr>
            <w:noProof/>
            <w:webHidden/>
          </w:rPr>
          <w:fldChar w:fldCharType="end"/>
        </w:r>
      </w:hyperlink>
    </w:p>
    <w:p w:rsidR="00ED59A0" w:rsidRDefault="00BB3066">
      <w:pPr>
        <w:pStyle w:val="TM1"/>
        <w:rPr>
          <w:noProof/>
          <w:lang w:eastAsia="fr-FR"/>
        </w:rPr>
      </w:pPr>
      <w:hyperlink w:anchor="_Toc425282725" w:history="1">
        <w:r w:rsidR="00ED59A0" w:rsidRPr="00781263">
          <w:rPr>
            <w:rStyle w:val="Lienhypertexte"/>
            <w:rFonts w:cs="Arial"/>
            <w:i/>
            <w:noProof/>
          </w:rPr>
          <w:t>[Début Section Vermeg]</w:t>
        </w:r>
        <w:r w:rsidR="00ED59A0">
          <w:rPr>
            <w:noProof/>
            <w:webHidden/>
          </w:rPr>
          <w:tab/>
        </w:r>
        <w:r>
          <w:rPr>
            <w:noProof/>
            <w:webHidden/>
          </w:rPr>
          <w:fldChar w:fldCharType="begin"/>
        </w:r>
        <w:r w:rsidR="00ED59A0">
          <w:rPr>
            <w:noProof/>
            <w:webHidden/>
          </w:rPr>
          <w:instrText xml:space="preserve"> PAGEREF _Toc425282725 \h </w:instrText>
        </w:r>
        <w:r>
          <w:rPr>
            <w:noProof/>
            <w:webHidden/>
          </w:rPr>
        </w:r>
        <w:r>
          <w:rPr>
            <w:noProof/>
            <w:webHidden/>
          </w:rPr>
          <w:fldChar w:fldCharType="separate"/>
        </w:r>
        <w:r w:rsidR="00ED59A0">
          <w:rPr>
            <w:noProof/>
            <w:webHidden/>
          </w:rPr>
          <w:t>13</w:t>
        </w:r>
        <w:r>
          <w:rPr>
            <w:noProof/>
            <w:webHidden/>
          </w:rPr>
          <w:fldChar w:fldCharType="end"/>
        </w:r>
      </w:hyperlink>
    </w:p>
    <w:p w:rsidR="00ED59A0" w:rsidRDefault="00BB3066">
      <w:pPr>
        <w:pStyle w:val="TM1"/>
        <w:rPr>
          <w:noProof/>
          <w:lang w:eastAsia="fr-FR"/>
        </w:rPr>
      </w:pPr>
      <w:hyperlink w:anchor="_Toc425282726" w:history="1">
        <w:r w:rsidR="00ED59A0" w:rsidRPr="00781263">
          <w:rPr>
            <w:rStyle w:val="Lienhypertexte"/>
            <w:rFonts w:cs="Arial"/>
            <w:noProof/>
          </w:rPr>
          <w:t>9</w:t>
        </w:r>
        <w:r w:rsidR="00ED59A0">
          <w:rPr>
            <w:noProof/>
            <w:lang w:eastAsia="fr-FR"/>
          </w:rPr>
          <w:tab/>
        </w:r>
        <w:r w:rsidR="00ED59A0" w:rsidRPr="00781263">
          <w:rPr>
            <w:rStyle w:val="Lienhypertexte"/>
            <w:rFonts w:cs="Arial"/>
            <w:noProof/>
          </w:rPr>
          <w:t>Batches</w:t>
        </w:r>
        <w:r w:rsidR="00ED59A0">
          <w:rPr>
            <w:noProof/>
            <w:webHidden/>
          </w:rPr>
          <w:tab/>
        </w:r>
        <w:r>
          <w:rPr>
            <w:noProof/>
            <w:webHidden/>
          </w:rPr>
          <w:fldChar w:fldCharType="begin"/>
        </w:r>
        <w:r w:rsidR="00ED59A0">
          <w:rPr>
            <w:noProof/>
            <w:webHidden/>
          </w:rPr>
          <w:instrText xml:space="preserve"> PAGEREF _Toc425282726 \h </w:instrText>
        </w:r>
        <w:r>
          <w:rPr>
            <w:noProof/>
            <w:webHidden/>
          </w:rPr>
        </w:r>
        <w:r>
          <w:rPr>
            <w:noProof/>
            <w:webHidden/>
          </w:rPr>
          <w:fldChar w:fldCharType="separate"/>
        </w:r>
        <w:r w:rsidR="00ED59A0">
          <w:rPr>
            <w:noProof/>
            <w:webHidden/>
          </w:rPr>
          <w:t>13</w:t>
        </w:r>
        <w:r>
          <w:rPr>
            <w:noProof/>
            <w:webHidden/>
          </w:rPr>
          <w:fldChar w:fldCharType="end"/>
        </w:r>
      </w:hyperlink>
    </w:p>
    <w:p w:rsidR="00ED59A0" w:rsidRDefault="00BB3066">
      <w:pPr>
        <w:pStyle w:val="TM1"/>
        <w:rPr>
          <w:noProof/>
          <w:lang w:eastAsia="fr-FR"/>
        </w:rPr>
      </w:pPr>
      <w:hyperlink w:anchor="_Toc425282727" w:history="1">
        <w:r w:rsidR="00ED59A0" w:rsidRPr="00781263">
          <w:rPr>
            <w:rStyle w:val="Lienhypertexte"/>
            <w:rFonts w:cs="Arial"/>
            <w:noProof/>
          </w:rPr>
          <w:t>10</w:t>
        </w:r>
        <w:r w:rsidR="00ED59A0">
          <w:rPr>
            <w:noProof/>
            <w:lang w:eastAsia="fr-FR"/>
          </w:rPr>
          <w:tab/>
        </w:r>
        <w:r w:rsidR="00ED59A0" w:rsidRPr="00781263">
          <w:rPr>
            <w:rStyle w:val="Lienhypertexte"/>
            <w:rFonts w:cs="Arial"/>
            <w:noProof/>
          </w:rPr>
          <w:t>Contraintes</w:t>
        </w:r>
        <w:r w:rsidR="00ED59A0">
          <w:rPr>
            <w:noProof/>
            <w:webHidden/>
          </w:rPr>
          <w:tab/>
        </w:r>
        <w:r>
          <w:rPr>
            <w:noProof/>
            <w:webHidden/>
          </w:rPr>
          <w:fldChar w:fldCharType="begin"/>
        </w:r>
        <w:r w:rsidR="00ED59A0">
          <w:rPr>
            <w:noProof/>
            <w:webHidden/>
          </w:rPr>
          <w:instrText xml:space="preserve"> PAGEREF _Toc425282727 \h </w:instrText>
        </w:r>
        <w:r>
          <w:rPr>
            <w:noProof/>
            <w:webHidden/>
          </w:rPr>
        </w:r>
        <w:r>
          <w:rPr>
            <w:noProof/>
            <w:webHidden/>
          </w:rPr>
          <w:fldChar w:fldCharType="separate"/>
        </w:r>
        <w:r w:rsidR="00ED59A0">
          <w:rPr>
            <w:noProof/>
            <w:webHidden/>
          </w:rPr>
          <w:t>13</w:t>
        </w:r>
        <w:r>
          <w:rPr>
            <w:noProof/>
            <w:webHidden/>
          </w:rPr>
          <w:fldChar w:fldCharType="end"/>
        </w:r>
      </w:hyperlink>
    </w:p>
    <w:p w:rsidR="00ED59A0" w:rsidRDefault="00BB3066">
      <w:pPr>
        <w:pStyle w:val="TM1"/>
        <w:rPr>
          <w:noProof/>
          <w:lang w:eastAsia="fr-FR"/>
        </w:rPr>
      </w:pPr>
      <w:hyperlink w:anchor="_Toc425282728" w:history="1">
        <w:r w:rsidR="00ED59A0" w:rsidRPr="00781263">
          <w:rPr>
            <w:rStyle w:val="Lienhypertexte"/>
            <w:rFonts w:cs="Arial"/>
            <w:noProof/>
          </w:rPr>
          <w:t>11</w:t>
        </w:r>
        <w:r w:rsidR="00ED59A0">
          <w:rPr>
            <w:noProof/>
            <w:lang w:eastAsia="fr-FR"/>
          </w:rPr>
          <w:tab/>
        </w:r>
        <w:r w:rsidR="00ED59A0" w:rsidRPr="00781263">
          <w:rPr>
            <w:rStyle w:val="Lienhypertexte"/>
            <w:rFonts w:cs="Arial"/>
            <w:noProof/>
          </w:rPr>
          <w:t>Annexes</w:t>
        </w:r>
        <w:r w:rsidR="00ED59A0">
          <w:rPr>
            <w:noProof/>
            <w:webHidden/>
          </w:rPr>
          <w:tab/>
        </w:r>
        <w:r>
          <w:rPr>
            <w:noProof/>
            <w:webHidden/>
          </w:rPr>
          <w:fldChar w:fldCharType="begin"/>
        </w:r>
        <w:r w:rsidR="00ED59A0">
          <w:rPr>
            <w:noProof/>
            <w:webHidden/>
          </w:rPr>
          <w:instrText xml:space="preserve"> PAGEREF _Toc425282728 \h </w:instrText>
        </w:r>
        <w:r>
          <w:rPr>
            <w:noProof/>
            <w:webHidden/>
          </w:rPr>
        </w:r>
        <w:r>
          <w:rPr>
            <w:noProof/>
            <w:webHidden/>
          </w:rPr>
          <w:fldChar w:fldCharType="separate"/>
        </w:r>
        <w:r w:rsidR="00ED59A0">
          <w:rPr>
            <w:noProof/>
            <w:webHidden/>
          </w:rPr>
          <w:t>13</w:t>
        </w:r>
        <w:r>
          <w:rPr>
            <w:noProof/>
            <w:webHidden/>
          </w:rPr>
          <w:fldChar w:fldCharType="end"/>
        </w:r>
      </w:hyperlink>
    </w:p>
    <w:p w:rsidR="00ED59A0" w:rsidRDefault="00BB3066">
      <w:r>
        <w:fldChar w:fldCharType="end"/>
      </w:r>
    </w:p>
    <w:p w:rsidR="00ED59A0" w:rsidRDefault="00ED59A0">
      <w:pPr>
        <w:rPr>
          <w:rFonts w:ascii="Cambria" w:hAnsi="Cambria" w:cs="Times New Roman"/>
          <w:b/>
          <w:bCs/>
          <w:color w:val="404040"/>
        </w:rPr>
      </w:pPr>
      <w:r>
        <w:rPr>
          <w:rFonts w:ascii="Cambria" w:hAnsi="Cambria" w:cs="Times New Roman"/>
          <w:b/>
          <w:bCs/>
          <w:color w:val="404040"/>
        </w:rPr>
        <w:br w:type="page"/>
      </w:r>
    </w:p>
    <w:p w:rsidR="00ED59A0" w:rsidRDefault="00ED59A0" w:rsidP="00BA7060">
      <w:pPr>
        <w:pStyle w:val="Titre1"/>
        <w:numPr>
          <w:ilvl w:val="0"/>
          <w:numId w:val="7"/>
        </w:numPr>
      </w:pPr>
      <w:bookmarkStart w:id="7" w:name="_Toc318352118"/>
      <w:bookmarkStart w:id="8" w:name="_Toc319568784"/>
      <w:bookmarkStart w:id="9" w:name="_Toc425282683"/>
      <w:bookmarkEnd w:id="0"/>
      <w:r w:rsidRPr="004325ED">
        <w:lastRenderedPageBreak/>
        <w:t>Introduction</w:t>
      </w:r>
      <w:bookmarkStart w:id="10" w:name="_Toc132075950"/>
      <w:bookmarkStart w:id="11" w:name="_Toc318352119"/>
      <w:bookmarkEnd w:id="7"/>
      <w:bookmarkEnd w:id="8"/>
      <w:bookmarkEnd w:id="9"/>
    </w:p>
    <w:p w:rsidR="00ED59A0" w:rsidRPr="004325ED" w:rsidRDefault="00ED59A0" w:rsidP="00937CB5"/>
    <w:p w:rsidR="00ED59A0" w:rsidRPr="004325ED" w:rsidRDefault="00ED59A0" w:rsidP="00937CB5">
      <w:pPr>
        <w:pStyle w:val="Style2"/>
        <w:numPr>
          <w:ilvl w:val="1"/>
          <w:numId w:val="7"/>
        </w:numPr>
      </w:pPr>
      <w:bookmarkStart w:id="12" w:name="_Toc319568785"/>
      <w:bookmarkStart w:id="13" w:name="_Toc425282684"/>
      <w:r w:rsidRPr="004325ED">
        <w:t>Objectifs du document</w:t>
      </w:r>
      <w:bookmarkEnd w:id="10"/>
      <w:bookmarkEnd w:id="11"/>
      <w:bookmarkEnd w:id="12"/>
      <w:bookmarkEnd w:id="13"/>
    </w:p>
    <w:p w:rsidR="00ED59A0" w:rsidRPr="00E94FF2" w:rsidRDefault="00ED59A0" w:rsidP="00A33AE8">
      <w:pPr>
        <w:spacing w:before="240"/>
      </w:pPr>
      <w:bookmarkStart w:id="14" w:name="_Toc132075951"/>
      <w:bookmarkStart w:id="15" w:name="_Toc318352120"/>
      <w:bookmarkStart w:id="16" w:name="_Toc319568786"/>
      <w:r w:rsidRPr="00E94FF2">
        <w:t>L’objectif du document est de:</w:t>
      </w:r>
    </w:p>
    <w:p w:rsidR="00ED59A0" w:rsidRPr="00E94FF2" w:rsidRDefault="00ED59A0" w:rsidP="00A33AE8">
      <w:pPr>
        <w:pStyle w:val="Paragraphedeliste"/>
        <w:numPr>
          <w:ilvl w:val="0"/>
          <w:numId w:val="14"/>
        </w:numPr>
        <w:spacing w:before="240"/>
      </w:pPr>
      <w:r w:rsidRPr="00E94FF2">
        <w:t>Détailler les besoins fonctionnels pour la mise en place d'une application pour le traitement des postages comptables espèces</w:t>
      </w:r>
      <w:r>
        <w:t xml:space="preserve"> et postage comptableTitres</w:t>
      </w:r>
      <w:r w:rsidRPr="00E94FF2">
        <w:t>.</w:t>
      </w:r>
    </w:p>
    <w:p w:rsidR="00ED59A0" w:rsidRPr="004325ED" w:rsidRDefault="00ED59A0" w:rsidP="00937CB5">
      <w:pPr>
        <w:pStyle w:val="Style2"/>
        <w:numPr>
          <w:ilvl w:val="1"/>
          <w:numId w:val="7"/>
        </w:numPr>
      </w:pPr>
      <w:bookmarkStart w:id="17" w:name="_Toc425282685"/>
      <w:r w:rsidRPr="004325ED">
        <w:t>Objectifs et périmètre du projet</w:t>
      </w:r>
      <w:bookmarkEnd w:id="14"/>
      <w:bookmarkEnd w:id="15"/>
      <w:bookmarkEnd w:id="16"/>
      <w:bookmarkEnd w:id="17"/>
    </w:p>
    <w:p w:rsidR="00ED59A0" w:rsidRPr="00E94FF2" w:rsidRDefault="00ED59A0" w:rsidP="00277925">
      <w:pPr>
        <w:spacing w:before="240"/>
      </w:pPr>
      <w:r w:rsidRPr="00E94FF2">
        <w:t>L'objectif du projet est de fournir une application "MegaAccounting" permettant:</w:t>
      </w:r>
    </w:p>
    <w:p w:rsidR="00ED59A0" w:rsidRPr="00E94FF2" w:rsidRDefault="00ED59A0" w:rsidP="00A72C08">
      <w:pPr>
        <w:pStyle w:val="Paragraphedeliste"/>
        <w:numPr>
          <w:ilvl w:val="0"/>
          <w:numId w:val="6"/>
        </w:numPr>
        <w:spacing w:before="240" w:line="240" w:lineRule="auto"/>
        <w:ind w:right="142"/>
        <w:rPr>
          <w:iCs/>
        </w:rPr>
      </w:pPr>
      <w:r w:rsidRPr="00E94FF2">
        <w:rPr>
          <w:iCs/>
        </w:rPr>
        <w:t>Le postage des écritures comptables espèces</w:t>
      </w:r>
      <w:r>
        <w:rPr>
          <w:iCs/>
        </w:rPr>
        <w:t>et titres p</w:t>
      </w:r>
      <w:r w:rsidRPr="00E94FF2">
        <w:rPr>
          <w:iCs/>
        </w:rPr>
        <w:t>our des évènements de processus métier (se référer aux SFDs métiers,schéma comptable espèceset</w:t>
      </w:r>
      <w:r>
        <w:rPr>
          <w:iCs/>
        </w:rPr>
        <w:t xml:space="preserve"> schéma comptable titres Standard</w:t>
      </w:r>
      <w:r w:rsidRPr="00E94FF2">
        <w:rPr>
          <w:iCs/>
        </w:rPr>
        <w:t>).</w:t>
      </w:r>
    </w:p>
    <w:p w:rsidR="00ED59A0" w:rsidRPr="00E94FF2" w:rsidRDefault="00ED59A0" w:rsidP="00A72C08">
      <w:pPr>
        <w:pStyle w:val="Paragraphedeliste"/>
        <w:numPr>
          <w:ilvl w:val="0"/>
          <w:numId w:val="6"/>
        </w:numPr>
        <w:spacing w:before="240" w:line="240" w:lineRule="auto"/>
        <w:ind w:right="142"/>
        <w:rPr>
          <w:iCs/>
        </w:rPr>
      </w:pPr>
      <w:r w:rsidRPr="00E94FF2">
        <w:rPr>
          <w:iCs/>
        </w:rPr>
        <w:t>La génération manuelle des écritures comptables espèces</w:t>
      </w:r>
      <w:r>
        <w:rPr>
          <w:iCs/>
        </w:rPr>
        <w:t>(OD)</w:t>
      </w:r>
      <w:r w:rsidRPr="00E94FF2">
        <w:rPr>
          <w:iCs/>
        </w:rPr>
        <w:t>.</w:t>
      </w:r>
    </w:p>
    <w:p w:rsidR="00ED59A0" w:rsidRDefault="00ED59A0" w:rsidP="00A72C08">
      <w:pPr>
        <w:pStyle w:val="Paragraphedeliste"/>
        <w:numPr>
          <w:ilvl w:val="0"/>
          <w:numId w:val="6"/>
        </w:numPr>
        <w:spacing w:before="240" w:line="240" w:lineRule="auto"/>
        <w:ind w:right="142"/>
        <w:rPr>
          <w:iCs/>
        </w:rPr>
      </w:pPr>
      <w:r w:rsidRPr="00E94FF2">
        <w:rPr>
          <w:iCs/>
        </w:rPr>
        <w:t>Le retraitement des écritures comptables générées avec erreur.</w:t>
      </w:r>
    </w:p>
    <w:p w:rsidR="00ED59A0" w:rsidRPr="004325ED" w:rsidRDefault="00ED59A0" w:rsidP="00937CB5">
      <w:pPr>
        <w:pStyle w:val="Style2"/>
        <w:numPr>
          <w:ilvl w:val="1"/>
          <w:numId w:val="7"/>
        </w:numPr>
      </w:pPr>
      <w:bookmarkStart w:id="18" w:name="_Toc132075952"/>
      <w:bookmarkStart w:id="19" w:name="_Toc318352121"/>
      <w:bookmarkStart w:id="20" w:name="_Toc319568787"/>
      <w:bookmarkStart w:id="21" w:name="_Toc425282686"/>
      <w:r w:rsidRPr="004325ED">
        <w:t>Limites du document</w:t>
      </w:r>
      <w:bookmarkEnd w:id="18"/>
      <w:bookmarkEnd w:id="19"/>
      <w:bookmarkEnd w:id="20"/>
      <w:bookmarkEnd w:id="21"/>
    </w:p>
    <w:p w:rsidR="00ED59A0" w:rsidRPr="00E94FF2" w:rsidRDefault="00ED59A0" w:rsidP="004B752F">
      <w:pPr>
        <w:pStyle w:val="Paragraphedeliste"/>
        <w:numPr>
          <w:ilvl w:val="0"/>
          <w:numId w:val="6"/>
        </w:numPr>
        <w:spacing w:before="240" w:line="240" w:lineRule="auto"/>
        <w:ind w:right="142"/>
      </w:pPr>
      <w:r w:rsidRPr="00E94FF2">
        <w:t>Le document ne couvre pas le volet habilitations sur le module MegaAccounting.</w:t>
      </w:r>
    </w:p>
    <w:p w:rsidR="00ED59A0" w:rsidRPr="00754B4B" w:rsidRDefault="00ED59A0" w:rsidP="004B752F">
      <w:pPr>
        <w:spacing w:before="240" w:line="240" w:lineRule="auto"/>
        <w:ind w:right="142"/>
        <w:rPr>
          <w:b/>
          <w:i/>
          <w:sz w:val="20"/>
          <w:szCs w:val="20"/>
        </w:rPr>
      </w:pPr>
      <w:r w:rsidRPr="00754B4B">
        <w:rPr>
          <w:b/>
          <w:i/>
          <w:sz w:val="20"/>
          <w:szCs w:val="20"/>
        </w:rPr>
        <w:t>[Début Section Vermeg]</w:t>
      </w:r>
    </w:p>
    <w:p w:rsidR="00ED59A0" w:rsidRDefault="00ED59A0" w:rsidP="0045686B">
      <w:pPr>
        <w:pStyle w:val="Style2"/>
        <w:numPr>
          <w:ilvl w:val="1"/>
          <w:numId w:val="7"/>
        </w:numPr>
      </w:pPr>
      <w:bookmarkStart w:id="22" w:name="_Toc425282687"/>
      <w:r w:rsidRPr="0045686B">
        <w:t>Points en suspens</w:t>
      </w:r>
      <w:bookmarkEnd w:id="22"/>
    </w:p>
    <w:p w:rsidR="00ED59A0" w:rsidRPr="00E94FF2" w:rsidRDefault="00ED59A0" w:rsidP="00345005">
      <w:pPr>
        <w:pStyle w:val="Paragraphedeliste"/>
        <w:spacing w:before="240" w:line="240" w:lineRule="auto"/>
        <w:ind w:left="0" w:right="142"/>
      </w:pPr>
    </w:p>
    <w:p w:rsidR="00ED59A0" w:rsidRPr="00754B4B" w:rsidRDefault="00ED59A0" w:rsidP="0045686B">
      <w:pPr>
        <w:spacing w:before="240" w:line="240" w:lineRule="auto"/>
        <w:ind w:right="142"/>
        <w:rPr>
          <w:b/>
          <w:i/>
          <w:sz w:val="20"/>
          <w:szCs w:val="20"/>
        </w:rPr>
      </w:pPr>
      <w:r w:rsidRPr="00754B4B">
        <w:rPr>
          <w:b/>
          <w:i/>
          <w:sz w:val="20"/>
          <w:szCs w:val="20"/>
        </w:rPr>
        <w:t>[Fin section Vermeg]</w:t>
      </w:r>
    </w:p>
    <w:p w:rsidR="00ED59A0" w:rsidRPr="004325ED" w:rsidRDefault="00ED59A0" w:rsidP="00937CB5">
      <w:pPr>
        <w:pStyle w:val="Style2"/>
        <w:numPr>
          <w:ilvl w:val="1"/>
          <w:numId w:val="7"/>
        </w:numPr>
      </w:pPr>
      <w:bookmarkStart w:id="23" w:name="_Toc53558524"/>
      <w:bookmarkStart w:id="24" w:name="_Toc129518519"/>
      <w:bookmarkStart w:id="25" w:name="_Toc132075953"/>
      <w:bookmarkStart w:id="26" w:name="_Toc318352122"/>
      <w:bookmarkStart w:id="27" w:name="_Toc319568788"/>
      <w:bookmarkStart w:id="28" w:name="_Toc425282688"/>
      <w:r w:rsidRPr="004325ED">
        <w:t>Références</w:t>
      </w:r>
      <w:bookmarkEnd w:id="23"/>
      <w:bookmarkEnd w:id="24"/>
      <w:bookmarkEnd w:id="25"/>
      <w:bookmarkEnd w:id="26"/>
      <w:bookmarkEnd w:id="27"/>
      <w:bookmarkEnd w:id="28"/>
    </w:p>
    <w:p w:rsidR="00ED59A0" w:rsidRPr="00E94FF2" w:rsidRDefault="00ED59A0" w:rsidP="00A72C08">
      <w:pPr>
        <w:pStyle w:val="Paragraphedeliste"/>
        <w:numPr>
          <w:ilvl w:val="0"/>
          <w:numId w:val="6"/>
        </w:numPr>
        <w:spacing w:before="240" w:line="240" w:lineRule="auto"/>
        <w:ind w:right="142"/>
        <w:rPr>
          <w:lang w:val="en-US"/>
        </w:rPr>
      </w:pPr>
      <w:r w:rsidRPr="00E94FF2">
        <w:rPr>
          <w:lang w:val="en-US"/>
        </w:rPr>
        <w:t>SFD métiers: MegaCommon, MegaTrade, MegaCustody, MegaCor, MegaIssuer.</w:t>
      </w:r>
    </w:p>
    <w:p w:rsidR="00ED59A0" w:rsidRPr="00E94FF2" w:rsidRDefault="00ED59A0" w:rsidP="00A72C08">
      <w:pPr>
        <w:pStyle w:val="Paragraphedeliste"/>
        <w:numPr>
          <w:ilvl w:val="0"/>
          <w:numId w:val="6"/>
        </w:numPr>
        <w:spacing w:before="240" w:line="240" w:lineRule="auto"/>
        <w:ind w:right="142"/>
      </w:pPr>
      <w:r w:rsidRPr="00E94FF2">
        <w:t>Schéma comptable espèces.</w:t>
      </w:r>
    </w:p>
    <w:p w:rsidR="00ED59A0" w:rsidRPr="00E94FF2" w:rsidRDefault="00ED59A0" w:rsidP="00A72C08">
      <w:pPr>
        <w:pStyle w:val="Paragraphedeliste"/>
        <w:numPr>
          <w:ilvl w:val="0"/>
          <w:numId w:val="6"/>
        </w:numPr>
        <w:spacing w:before="240" w:line="240" w:lineRule="auto"/>
        <w:ind w:right="142"/>
      </w:pPr>
      <w:r w:rsidRPr="00E94FF2">
        <w:t>SFD: Spécification des Interfaces Système Comptable (NCOS).</w:t>
      </w:r>
    </w:p>
    <w:p w:rsidR="00ED59A0" w:rsidRPr="004325ED" w:rsidRDefault="00ED59A0" w:rsidP="00937CB5">
      <w:pPr>
        <w:pStyle w:val="Style1"/>
        <w:numPr>
          <w:ilvl w:val="0"/>
          <w:numId w:val="7"/>
        </w:numPr>
      </w:pPr>
      <w:bookmarkStart w:id="29" w:name="_Toc319568789"/>
      <w:bookmarkStart w:id="30" w:name="_Toc309214416"/>
      <w:bookmarkStart w:id="31" w:name="_Toc309217953"/>
      <w:bookmarkStart w:id="32" w:name="_Toc318352123"/>
      <w:bookmarkStart w:id="33" w:name="_Toc425282689"/>
      <w:r w:rsidRPr="004325ED">
        <w:t>Diagramme de Flux</w:t>
      </w:r>
      <w:bookmarkEnd w:id="29"/>
      <w:bookmarkEnd w:id="30"/>
      <w:bookmarkEnd w:id="31"/>
      <w:bookmarkEnd w:id="32"/>
      <w:bookmarkEnd w:id="33"/>
    </w:p>
    <w:p w:rsidR="00ED59A0" w:rsidRPr="004325ED" w:rsidRDefault="00ED59A0" w:rsidP="00F70D94">
      <w:pPr>
        <w:pStyle w:val="Paragraphedeliste"/>
        <w:spacing w:before="240"/>
      </w:pPr>
    </w:p>
    <w:p w:rsidR="00ED59A0" w:rsidRPr="004325ED" w:rsidRDefault="00ED59A0" w:rsidP="00937CB5">
      <w:pPr>
        <w:pStyle w:val="Style2"/>
        <w:numPr>
          <w:ilvl w:val="1"/>
          <w:numId w:val="7"/>
        </w:numPr>
      </w:pPr>
      <w:bookmarkStart w:id="34" w:name="_Toc309214417"/>
      <w:bookmarkStart w:id="35" w:name="_Toc309217954"/>
      <w:bookmarkStart w:id="36" w:name="_Toc318352124"/>
      <w:bookmarkStart w:id="37" w:name="_Toc319568790"/>
      <w:bookmarkStart w:id="38" w:name="_Toc425282690"/>
      <w:r w:rsidRPr="004325ED">
        <w:t>Description du diagramme des flux :</w:t>
      </w:r>
      <w:bookmarkEnd w:id="34"/>
      <w:bookmarkEnd w:id="35"/>
      <w:bookmarkEnd w:id="36"/>
      <w:bookmarkEnd w:id="37"/>
      <w:bookmarkEnd w:id="38"/>
    </w:p>
    <w:p w:rsidR="00ED59A0" w:rsidRDefault="00ED59A0" w:rsidP="00937CB5">
      <w:pPr>
        <w:ind w:left="1701"/>
        <w:rPr>
          <w:lang w:eastAsia="fr-FR"/>
        </w:rPr>
      </w:pPr>
    </w:p>
    <w:p w:rsidR="00ED59A0" w:rsidRPr="004325ED" w:rsidRDefault="008E4ED0" w:rsidP="00D15561">
      <w:pPr>
        <w:rPr>
          <w:lang w:eastAsia="fr-FR"/>
        </w:rPr>
      </w:pPr>
      <w:r>
        <w:rPr>
          <w:noProof/>
          <w:lang w:eastAsia="fr-FR"/>
        </w:rPr>
        <w:lastRenderedPageBreak/>
        <w:drawing>
          <wp:inline distT="0" distB="0" distL="0" distR="0">
            <wp:extent cx="5734050" cy="369570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3695700"/>
                    </a:xfrm>
                    <a:prstGeom prst="rect">
                      <a:avLst/>
                    </a:prstGeom>
                    <a:noFill/>
                    <a:ln>
                      <a:noFill/>
                    </a:ln>
                  </pic:spPr>
                </pic:pic>
              </a:graphicData>
            </a:graphic>
          </wp:inline>
        </w:drawing>
      </w:r>
    </w:p>
    <w:p w:rsidR="00ED59A0" w:rsidRPr="004325ED" w:rsidRDefault="00ED59A0" w:rsidP="00937CB5">
      <w:pPr>
        <w:pStyle w:val="Style2"/>
        <w:numPr>
          <w:ilvl w:val="1"/>
          <w:numId w:val="7"/>
        </w:numPr>
      </w:pPr>
      <w:bookmarkStart w:id="39" w:name="_Toc309214418"/>
      <w:bookmarkStart w:id="40" w:name="_Toc309217955"/>
      <w:bookmarkStart w:id="41" w:name="_Toc318352125"/>
      <w:bookmarkStart w:id="42" w:name="_Toc319568791"/>
      <w:bookmarkStart w:id="43" w:name="_Toc425282691"/>
      <w:r w:rsidRPr="004325ED">
        <w:t>Liste des acteurs :</w:t>
      </w:r>
      <w:bookmarkEnd w:id="39"/>
      <w:bookmarkEnd w:id="40"/>
      <w:bookmarkEnd w:id="41"/>
      <w:bookmarkEnd w:id="42"/>
      <w:bookmarkEnd w:id="43"/>
    </w:p>
    <w:p w:rsidR="00ED59A0" w:rsidRDefault="00ED59A0" w:rsidP="00D15561">
      <w:pPr>
        <w:pStyle w:val="Paragraphedeliste"/>
        <w:spacing w:before="240" w:after="240" w:line="240" w:lineRule="auto"/>
        <w:ind w:right="142"/>
        <w:rPr>
          <w:lang w:eastAsia="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727"/>
        <w:gridCol w:w="7561"/>
      </w:tblGrid>
      <w:tr w:rsidR="00ED59A0" w:rsidRPr="00B53E2E" w:rsidTr="00BA7060">
        <w:tc>
          <w:tcPr>
            <w:tcW w:w="1210" w:type="dxa"/>
            <w:shd w:val="clear" w:color="auto" w:fill="D9D9D9"/>
          </w:tcPr>
          <w:p w:rsidR="00ED59A0" w:rsidRPr="004325ED" w:rsidRDefault="00ED59A0" w:rsidP="00BA7060">
            <w:pPr>
              <w:pStyle w:val="Texte"/>
              <w:jc w:val="center"/>
              <w:rPr>
                <w:b/>
              </w:rPr>
            </w:pPr>
            <w:r w:rsidRPr="004325ED">
              <w:rPr>
                <w:b/>
              </w:rPr>
              <w:t>Acteurs</w:t>
            </w:r>
          </w:p>
        </w:tc>
        <w:tc>
          <w:tcPr>
            <w:tcW w:w="8078" w:type="dxa"/>
            <w:shd w:val="clear" w:color="auto" w:fill="D9D9D9"/>
          </w:tcPr>
          <w:p w:rsidR="00ED59A0" w:rsidRPr="004325ED" w:rsidRDefault="00ED59A0" w:rsidP="00BA7060">
            <w:pPr>
              <w:pStyle w:val="Texte"/>
              <w:jc w:val="center"/>
              <w:rPr>
                <w:b/>
              </w:rPr>
            </w:pPr>
            <w:r w:rsidRPr="004325ED">
              <w:rPr>
                <w:b/>
              </w:rPr>
              <w:t>Description</w:t>
            </w:r>
          </w:p>
        </w:tc>
      </w:tr>
      <w:tr w:rsidR="00ED59A0" w:rsidRPr="00B53E2E" w:rsidTr="00937CB5">
        <w:tc>
          <w:tcPr>
            <w:tcW w:w="1210" w:type="dxa"/>
          </w:tcPr>
          <w:p w:rsidR="00ED59A0" w:rsidRPr="00B53E2E" w:rsidRDefault="00ED59A0" w:rsidP="00BA7060">
            <w:pPr>
              <w:jc w:val="both"/>
              <w:rPr>
                <w:lang w:eastAsia="fr-FR"/>
              </w:rPr>
            </w:pPr>
            <w:r w:rsidRPr="00B53E2E">
              <w:rPr>
                <w:lang w:eastAsia="fr-FR"/>
              </w:rPr>
              <w:t>MegaCommon</w:t>
            </w:r>
          </w:p>
        </w:tc>
        <w:tc>
          <w:tcPr>
            <w:tcW w:w="8078" w:type="dxa"/>
          </w:tcPr>
          <w:p w:rsidR="00ED59A0" w:rsidRPr="00B53E2E" w:rsidRDefault="00ED59A0" w:rsidP="00BA7060">
            <w:pPr>
              <w:rPr>
                <w:lang w:eastAsia="fr-FR"/>
              </w:rPr>
            </w:pPr>
            <w:r w:rsidRPr="00B53E2E">
              <w:rPr>
                <w:lang w:eastAsia="fr-FR"/>
              </w:rPr>
              <w:t>Module Megara de traitement des factures et des travaux de fin de période.</w:t>
            </w:r>
          </w:p>
        </w:tc>
      </w:tr>
      <w:tr w:rsidR="00ED59A0" w:rsidRPr="00B53E2E" w:rsidTr="00937CB5">
        <w:tc>
          <w:tcPr>
            <w:tcW w:w="1210" w:type="dxa"/>
          </w:tcPr>
          <w:p w:rsidR="00ED59A0" w:rsidRPr="00B53E2E" w:rsidRDefault="00ED59A0" w:rsidP="00BA7060">
            <w:pPr>
              <w:jc w:val="both"/>
              <w:rPr>
                <w:lang w:eastAsia="fr-FR"/>
              </w:rPr>
            </w:pPr>
            <w:r w:rsidRPr="00B53E2E">
              <w:rPr>
                <w:lang w:eastAsia="fr-FR"/>
              </w:rPr>
              <w:t>MegaTrade</w:t>
            </w:r>
          </w:p>
        </w:tc>
        <w:tc>
          <w:tcPr>
            <w:tcW w:w="8078" w:type="dxa"/>
          </w:tcPr>
          <w:p w:rsidR="00ED59A0" w:rsidRPr="00B53E2E" w:rsidRDefault="00ED59A0" w:rsidP="00BA7060">
            <w:pPr>
              <w:rPr>
                <w:lang w:eastAsia="fr-FR"/>
              </w:rPr>
            </w:pPr>
            <w:r w:rsidRPr="00B53E2E">
              <w:rPr>
                <w:lang w:eastAsia="fr-FR"/>
              </w:rPr>
              <w:t>Module Megara de gestion du carnet d'ordre.</w:t>
            </w:r>
          </w:p>
        </w:tc>
      </w:tr>
      <w:tr w:rsidR="00ED59A0" w:rsidRPr="00B53E2E" w:rsidTr="00937CB5">
        <w:tc>
          <w:tcPr>
            <w:tcW w:w="1210" w:type="dxa"/>
          </w:tcPr>
          <w:p w:rsidR="00ED59A0" w:rsidRPr="00B53E2E" w:rsidRDefault="00ED59A0" w:rsidP="00BA7060">
            <w:pPr>
              <w:jc w:val="both"/>
              <w:rPr>
                <w:lang w:eastAsia="fr-FR"/>
              </w:rPr>
            </w:pPr>
            <w:r w:rsidRPr="00B53E2E">
              <w:rPr>
                <w:lang w:eastAsia="fr-FR"/>
              </w:rPr>
              <w:t>MegaCustody</w:t>
            </w:r>
          </w:p>
        </w:tc>
        <w:tc>
          <w:tcPr>
            <w:tcW w:w="8078" w:type="dxa"/>
          </w:tcPr>
          <w:p w:rsidR="00ED59A0" w:rsidRPr="00B53E2E" w:rsidRDefault="00ED59A0" w:rsidP="00BA7060">
            <w:pPr>
              <w:rPr>
                <w:lang w:eastAsia="fr-FR"/>
              </w:rPr>
            </w:pPr>
            <w:r w:rsidRPr="00B53E2E">
              <w:rPr>
                <w:lang w:eastAsia="fr-FR"/>
              </w:rPr>
              <w:t>Module Megara de gestion du règlement livraison.</w:t>
            </w:r>
          </w:p>
        </w:tc>
      </w:tr>
      <w:tr w:rsidR="00ED59A0" w:rsidRPr="00B53E2E" w:rsidTr="00937CB5">
        <w:tc>
          <w:tcPr>
            <w:tcW w:w="1210" w:type="dxa"/>
          </w:tcPr>
          <w:p w:rsidR="00ED59A0" w:rsidRPr="00B53E2E" w:rsidRDefault="00ED59A0" w:rsidP="00BA7060">
            <w:pPr>
              <w:rPr>
                <w:lang w:eastAsia="fr-FR"/>
              </w:rPr>
            </w:pPr>
            <w:r w:rsidRPr="00B53E2E">
              <w:rPr>
                <w:lang w:eastAsia="fr-FR"/>
              </w:rPr>
              <w:t>MegaCor</w:t>
            </w:r>
          </w:p>
        </w:tc>
        <w:tc>
          <w:tcPr>
            <w:tcW w:w="8078" w:type="dxa"/>
          </w:tcPr>
          <w:p w:rsidR="00ED59A0" w:rsidRPr="00B53E2E" w:rsidRDefault="00ED59A0" w:rsidP="00BA7060">
            <w:pPr>
              <w:rPr>
                <w:lang w:eastAsia="fr-FR"/>
              </w:rPr>
            </w:pPr>
            <w:r w:rsidRPr="00B53E2E">
              <w:rPr>
                <w:lang w:eastAsia="fr-FR"/>
              </w:rPr>
              <w:t>Module Megara de gestion de gestion des OST collectives.</w:t>
            </w:r>
          </w:p>
        </w:tc>
      </w:tr>
      <w:tr w:rsidR="00ED59A0" w:rsidRPr="00B53E2E" w:rsidTr="00937CB5">
        <w:tc>
          <w:tcPr>
            <w:tcW w:w="1210" w:type="dxa"/>
          </w:tcPr>
          <w:p w:rsidR="00ED59A0" w:rsidRPr="00B53E2E" w:rsidRDefault="00ED59A0" w:rsidP="00BA7060">
            <w:pPr>
              <w:rPr>
                <w:lang w:eastAsia="fr-FR"/>
              </w:rPr>
            </w:pPr>
            <w:r w:rsidRPr="00B53E2E">
              <w:rPr>
                <w:lang w:eastAsia="fr-FR"/>
              </w:rPr>
              <w:t>MegaIssuer</w:t>
            </w:r>
          </w:p>
        </w:tc>
        <w:tc>
          <w:tcPr>
            <w:tcW w:w="8078" w:type="dxa"/>
          </w:tcPr>
          <w:p w:rsidR="00ED59A0" w:rsidRPr="00B53E2E" w:rsidRDefault="00ED59A0" w:rsidP="003F48E7">
            <w:pPr>
              <w:rPr>
                <w:lang w:eastAsia="fr-FR"/>
              </w:rPr>
            </w:pPr>
            <w:r w:rsidRPr="00B53E2E">
              <w:rPr>
                <w:lang w:eastAsia="fr-FR"/>
              </w:rPr>
              <w:t>Module Megara de gestion de services aux émetteurs.</w:t>
            </w:r>
          </w:p>
        </w:tc>
      </w:tr>
      <w:tr w:rsidR="00ED59A0" w:rsidRPr="00B53E2E" w:rsidTr="00937CB5">
        <w:tc>
          <w:tcPr>
            <w:tcW w:w="1210" w:type="dxa"/>
          </w:tcPr>
          <w:p w:rsidR="00ED59A0" w:rsidRPr="00B53E2E" w:rsidRDefault="00ED59A0" w:rsidP="00BA7060">
            <w:pPr>
              <w:rPr>
                <w:lang w:eastAsia="fr-FR"/>
              </w:rPr>
            </w:pPr>
            <w:r w:rsidRPr="00B53E2E">
              <w:rPr>
                <w:lang w:eastAsia="fr-FR"/>
              </w:rPr>
              <w:t>MegaAccounting</w:t>
            </w:r>
          </w:p>
        </w:tc>
        <w:tc>
          <w:tcPr>
            <w:tcW w:w="8078" w:type="dxa"/>
          </w:tcPr>
          <w:p w:rsidR="00ED59A0" w:rsidRPr="00B53E2E" w:rsidRDefault="00ED59A0" w:rsidP="00BA7060">
            <w:pPr>
              <w:rPr>
                <w:lang w:eastAsia="fr-FR"/>
              </w:rPr>
            </w:pPr>
            <w:r w:rsidRPr="00B53E2E">
              <w:rPr>
                <w:lang w:eastAsia="fr-FR"/>
              </w:rPr>
              <w:t>Module Megara de traitement de postages comptables.</w:t>
            </w:r>
          </w:p>
        </w:tc>
      </w:tr>
    </w:tbl>
    <w:p w:rsidR="00ED59A0" w:rsidRPr="004325ED" w:rsidRDefault="00ED59A0" w:rsidP="00937CB5">
      <w:pPr>
        <w:pStyle w:val="Style2"/>
        <w:numPr>
          <w:ilvl w:val="1"/>
          <w:numId w:val="7"/>
        </w:numPr>
      </w:pPr>
      <w:bookmarkStart w:id="44" w:name="_Toc309214419"/>
      <w:bookmarkStart w:id="45" w:name="_Toc309217956"/>
      <w:bookmarkStart w:id="46" w:name="_Toc318352126"/>
      <w:bookmarkStart w:id="47" w:name="_Toc319568792"/>
      <w:bookmarkStart w:id="48" w:name="_Toc425282692"/>
      <w:r w:rsidRPr="004325ED">
        <w:t>Liste des flux :</w:t>
      </w:r>
      <w:bookmarkEnd w:id="44"/>
      <w:bookmarkEnd w:id="45"/>
      <w:bookmarkEnd w:id="46"/>
      <w:bookmarkEnd w:id="47"/>
      <w:bookmarkEnd w:id="48"/>
    </w:p>
    <w:p w:rsidR="00ED59A0" w:rsidRPr="004325ED" w:rsidRDefault="00ED59A0" w:rsidP="006070E5">
      <w:pPr>
        <w:pStyle w:val="Paragraphedeliste"/>
        <w:spacing w:before="240" w:after="240" w:line="240" w:lineRule="auto"/>
        <w:ind w:right="142"/>
        <w:rPr>
          <w:lang w:eastAsia="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17"/>
        <w:gridCol w:w="1240"/>
        <w:gridCol w:w="7131"/>
      </w:tblGrid>
      <w:tr w:rsidR="00ED59A0" w:rsidRPr="00B53E2E" w:rsidTr="00BA7060">
        <w:tc>
          <w:tcPr>
            <w:tcW w:w="917" w:type="dxa"/>
            <w:shd w:val="clear" w:color="auto" w:fill="D9D9D9"/>
          </w:tcPr>
          <w:p w:rsidR="00ED59A0" w:rsidRPr="004325ED" w:rsidRDefault="00ED59A0" w:rsidP="00BA7060">
            <w:pPr>
              <w:pStyle w:val="Texte"/>
              <w:jc w:val="center"/>
              <w:rPr>
                <w:b/>
              </w:rPr>
            </w:pPr>
            <w:r w:rsidRPr="004325ED">
              <w:rPr>
                <w:b/>
              </w:rPr>
              <w:t>Flux</w:t>
            </w:r>
          </w:p>
        </w:tc>
        <w:tc>
          <w:tcPr>
            <w:tcW w:w="1240" w:type="dxa"/>
            <w:shd w:val="clear" w:color="auto" w:fill="D9D9D9"/>
          </w:tcPr>
          <w:p w:rsidR="00ED59A0" w:rsidRPr="004325ED" w:rsidRDefault="00ED59A0" w:rsidP="00BA7060">
            <w:pPr>
              <w:pStyle w:val="Texte"/>
              <w:jc w:val="center"/>
              <w:rPr>
                <w:b/>
              </w:rPr>
            </w:pPr>
            <w:r w:rsidRPr="004325ED">
              <w:rPr>
                <w:b/>
              </w:rPr>
              <w:t>Type</w:t>
            </w:r>
          </w:p>
        </w:tc>
        <w:tc>
          <w:tcPr>
            <w:tcW w:w="7131" w:type="dxa"/>
            <w:shd w:val="clear" w:color="auto" w:fill="D9D9D9"/>
          </w:tcPr>
          <w:p w:rsidR="00ED59A0" w:rsidRPr="004325ED" w:rsidRDefault="00ED59A0" w:rsidP="00BA7060">
            <w:pPr>
              <w:pStyle w:val="Texte"/>
              <w:jc w:val="center"/>
              <w:rPr>
                <w:b/>
              </w:rPr>
            </w:pPr>
            <w:r w:rsidRPr="004325ED">
              <w:rPr>
                <w:b/>
              </w:rPr>
              <w:t>Description</w:t>
            </w:r>
          </w:p>
        </w:tc>
      </w:tr>
      <w:tr w:rsidR="00ED59A0" w:rsidRPr="00B53E2E" w:rsidTr="00937CB5">
        <w:tc>
          <w:tcPr>
            <w:tcW w:w="917" w:type="dxa"/>
          </w:tcPr>
          <w:p w:rsidR="00ED59A0" w:rsidRPr="00B53E2E" w:rsidRDefault="00ED59A0" w:rsidP="00BA7060">
            <w:pPr>
              <w:rPr>
                <w:lang w:eastAsia="fr-FR"/>
              </w:rPr>
            </w:pPr>
            <w:r w:rsidRPr="00B53E2E">
              <w:rPr>
                <w:lang w:eastAsia="fr-FR"/>
              </w:rPr>
              <w:t>Flux NCOS</w:t>
            </w:r>
          </w:p>
        </w:tc>
        <w:tc>
          <w:tcPr>
            <w:tcW w:w="1240" w:type="dxa"/>
          </w:tcPr>
          <w:p w:rsidR="00ED59A0" w:rsidRPr="00B53E2E" w:rsidRDefault="00ED59A0" w:rsidP="00BA7060">
            <w:pPr>
              <w:rPr>
                <w:lang w:eastAsia="fr-FR"/>
              </w:rPr>
            </w:pPr>
            <w:r w:rsidRPr="00B53E2E">
              <w:rPr>
                <w:lang w:eastAsia="fr-FR"/>
              </w:rPr>
              <w:t>Sortant</w:t>
            </w:r>
          </w:p>
        </w:tc>
        <w:tc>
          <w:tcPr>
            <w:tcW w:w="7131" w:type="dxa"/>
          </w:tcPr>
          <w:p w:rsidR="00ED59A0" w:rsidRPr="00B53E2E" w:rsidRDefault="00ED59A0" w:rsidP="00BA7060">
            <w:pPr>
              <w:rPr>
                <w:lang w:eastAsia="fr-FR"/>
              </w:rPr>
            </w:pPr>
            <w:r w:rsidRPr="00B53E2E">
              <w:rPr>
                <w:lang w:eastAsia="fr-FR"/>
              </w:rPr>
              <w:t xml:space="preserve">Flux des postages comptables vers le système comptable NCOS. Se référer à </w:t>
            </w:r>
            <w:smartTag w:uri="urn:schemas-microsoft-com:office:smarttags" w:element="PersonName">
              <w:smartTagPr>
                <w:attr w:name="ProductID" w:val="la SFD"/>
              </w:smartTagPr>
              <w:r w:rsidRPr="00B53E2E">
                <w:rPr>
                  <w:lang w:eastAsia="fr-FR"/>
                </w:rPr>
                <w:t xml:space="preserve">la </w:t>
              </w:r>
              <w:r w:rsidRPr="00B53E2E">
                <w:t>SFD</w:t>
              </w:r>
            </w:smartTag>
            <w:r w:rsidRPr="00B53E2E">
              <w:t>: Spécification des Interfaces Système Comptable (NCOS) pour détail.</w:t>
            </w:r>
          </w:p>
        </w:tc>
      </w:tr>
    </w:tbl>
    <w:p w:rsidR="00ED59A0" w:rsidRPr="00754B4B" w:rsidRDefault="00ED59A0">
      <w:pPr>
        <w:rPr>
          <w:rFonts w:cs="Times New Roman"/>
          <w:b/>
          <w:bCs/>
          <w:i/>
          <w:caps/>
          <w:color w:val="404040"/>
          <w:sz w:val="20"/>
          <w:szCs w:val="20"/>
        </w:rPr>
      </w:pPr>
      <w:bookmarkStart w:id="49" w:name="_Toc318352127"/>
      <w:bookmarkStart w:id="50" w:name="_Toc319568793"/>
      <w:r>
        <w:br w:type="page"/>
      </w:r>
      <w:r w:rsidRPr="00754B4B">
        <w:rPr>
          <w:b/>
          <w:i/>
          <w:sz w:val="20"/>
          <w:szCs w:val="20"/>
        </w:rPr>
        <w:lastRenderedPageBreak/>
        <w:t>[Début Section Vermeg]</w:t>
      </w:r>
    </w:p>
    <w:p w:rsidR="00ED59A0" w:rsidRPr="002C4D43" w:rsidRDefault="00ED59A0" w:rsidP="002C4D43">
      <w:pPr>
        <w:pStyle w:val="Style1"/>
        <w:numPr>
          <w:ilvl w:val="0"/>
          <w:numId w:val="7"/>
        </w:numPr>
        <w:rPr>
          <w:color w:val="auto"/>
        </w:rPr>
      </w:pPr>
      <w:bookmarkStart w:id="51" w:name="_Toc425282693"/>
      <w:r w:rsidRPr="002C4D43">
        <w:rPr>
          <w:color w:val="auto"/>
        </w:rPr>
        <w:t>Processus Metier</w:t>
      </w:r>
      <w:bookmarkEnd w:id="51"/>
    </w:p>
    <w:p w:rsidR="00ED59A0" w:rsidRPr="002D6631" w:rsidRDefault="00ED59A0" w:rsidP="002D6631">
      <w:pPr>
        <w:pStyle w:val="Style2"/>
        <w:numPr>
          <w:ilvl w:val="1"/>
          <w:numId w:val="7"/>
        </w:numPr>
      </w:pPr>
      <w:bookmarkStart w:id="52" w:name="_Toc358735488"/>
      <w:bookmarkStart w:id="53" w:name="_Toc425282694"/>
      <w:r w:rsidRPr="00450A1F">
        <w:t xml:space="preserve">Processus métier </w:t>
      </w:r>
      <w:bookmarkEnd w:id="52"/>
      <w:r>
        <w:t>&lt;Création d'un postage comptable: OD&gt;</w:t>
      </w:r>
      <w:bookmarkEnd w:id="53"/>
    </w:p>
    <w:p w:rsidR="00ED59A0" w:rsidRPr="00450A1F" w:rsidRDefault="00ED59A0" w:rsidP="00D966B6">
      <w:pPr>
        <w:pStyle w:val="Style3"/>
        <w:numPr>
          <w:ilvl w:val="2"/>
          <w:numId w:val="7"/>
        </w:numPr>
      </w:pPr>
      <w:bookmarkStart w:id="54" w:name="_Toc358735489"/>
      <w:bookmarkStart w:id="55" w:name="_Toc425282695"/>
      <w:r w:rsidRPr="00450A1F">
        <w:t>Description générale</w:t>
      </w:r>
      <w:bookmarkEnd w:id="54"/>
      <w:bookmarkEnd w:id="55"/>
    </w:p>
    <w:p w:rsidR="00ED59A0" w:rsidRPr="00E94FF2" w:rsidRDefault="00ED59A0" w:rsidP="00150DA6">
      <w:pPr>
        <w:spacing w:before="240" w:after="240" w:line="240" w:lineRule="auto"/>
        <w:ind w:right="142"/>
      </w:pPr>
      <w:r w:rsidRPr="00E94FF2">
        <w:t>Le postage comptable est généré à partir de deux modes:</w:t>
      </w:r>
    </w:p>
    <w:p w:rsidR="00ED59A0" w:rsidRPr="00E94FF2" w:rsidRDefault="00ED59A0" w:rsidP="0064072C">
      <w:pPr>
        <w:pStyle w:val="Paragraphedeliste"/>
        <w:numPr>
          <w:ilvl w:val="0"/>
          <w:numId w:val="15"/>
        </w:numPr>
        <w:spacing w:before="240" w:after="240" w:line="240" w:lineRule="auto"/>
        <w:ind w:right="142"/>
      </w:pPr>
      <w:r w:rsidRPr="00E94FF2">
        <w:t>A partir d'un processus métier dans le module métier de Megara (se référer aux différents SFD de modules métiers pour évènements de postage comptables pour les processus métier).</w:t>
      </w:r>
    </w:p>
    <w:p w:rsidR="00ED59A0" w:rsidRPr="00E94FF2" w:rsidRDefault="00ED59A0" w:rsidP="009653E5">
      <w:pPr>
        <w:pStyle w:val="Paragraphedeliste"/>
        <w:numPr>
          <w:ilvl w:val="0"/>
          <w:numId w:val="15"/>
        </w:numPr>
        <w:spacing w:before="240" w:after="240" w:line="240" w:lineRule="auto"/>
        <w:ind w:right="142"/>
      </w:pPr>
      <w:r w:rsidRPr="00E94FF2">
        <w:t>Création manuelle à partir du métier MegaAccounting.</w:t>
      </w:r>
      <w:r>
        <w:t>Par ailleurs, il est à noter que les OD portent seulement sur la comptabilité espèces. Cependant, la création manuelle de la comptabilité titre se fait via l’impact manuel de la position titre.</w:t>
      </w:r>
    </w:p>
    <w:p w:rsidR="00ED59A0" w:rsidRPr="00450A1F" w:rsidRDefault="004B7511" w:rsidP="005E4BDD">
      <w:pPr>
        <w:pStyle w:val="Paragraphedeliste"/>
        <w:numPr>
          <w:ilvl w:val="0"/>
          <w:numId w:val="15"/>
        </w:numPr>
        <w:spacing w:before="240" w:after="240" w:line="240" w:lineRule="auto"/>
        <w:ind w:right="142"/>
      </w:pPr>
      <w:r w:rsidRPr="004B7511">
        <w:t xml:space="preserve">Une OD permet de générer un message comptable </w:t>
      </w:r>
      <w:r>
        <w:t>avec  l'</w:t>
      </w:r>
      <w:r w:rsidRPr="004B7511">
        <w:t>un</w:t>
      </w:r>
      <w:r>
        <w:t xml:space="preserve"> des </w:t>
      </w:r>
      <w:r w:rsidRPr="004B7511">
        <w:t>statuts  suivants 'Processed' , 'NotProcessed' et 'ProcessedWithErrors'</w:t>
      </w:r>
    </w:p>
    <w:p w:rsidR="00ED59A0" w:rsidRPr="00450A1F" w:rsidRDefault="00ED59A0" w:rsidP="00D966B6">
      <w:pPr>
        <w:pStyle w:val="Style3"/>
        <w:numPr>
          <w:ilvl w:val="2"/>
          <w:numId w:val="7"/>
        </w:numPr>
      </w:pPr>
      <w:bookmarkStart w:id="56" w:name="_Toc358735490"/>
      <w:bookmarkStart w:id="57" w:name="_Toc425282696"/>
      <w:r w:rsidRPr="00450A1F">
        <w:t>Description détaillée</w:t>
      </w:r>
      <w:bookmarkEnd w:id="56"/>
      <w:bookmarkEnd w:id="57"/>
    </w:p>
    <w:p w:rsidR="00ED59A0" w:rsidRPr="00450A1F" w:rsidRDefault="00ED59A0" w:rsidP="00B449AC"/>
    <w:p w:rsidR="00ED59A0" w:rsidRDefault="00ED59A0" w:rsidP="00150DA6">
      <w:pPr>
        <w:spacing w:before="240" w:after="240" w:line="240" w:lineRule="auto"/>
        <w:ind w:right="142"/>
      </w:pPr>
      <w:r w:rsidRPr="00E94FF2">
        <w:t>Le système offre la possibilité de saisir manuellement une écriture comptable (dite "OD"). L'action nécessite l'existence d'un schéma comptable prédéfini au préalable.  L'utilisateur sélectionne le schéma comptable et renseigne les informations comptables nécessaires pour constituer le message comptable (dates, montants, compte espèces, autres informations nécessaires pour le flux NCOS (se référer aux Spécifications des Interfaces Système Comptable (NCOS) pour détail)</w:t>
      </w:r>
      <w:r>
        <w:t>.</w:t>
      </w:r>
    </w:p>
    <w:p w:rsidR="00ED59A0" w:rsidRDefault="00ED59A0" w:rsidP="00150DA6">
      <w:pPr>
        <w:spacing w:before="240" w:after="240" w:line="240" w:lineRule="auto"/>
        <w:ind w:right="142"/>
      </w:pPr>
      <w:r>
        <w:t>NB</w:t>
      </w:r>
      <w:r w:rsidR="00C10282">
        <w:t>:</w:t>
      </w:r>
    </w:p>
    <w:p w:rsidR="00ED59A0" w:rsidRPr="00E94FF2" w:rsidRDefault="00ED59A0" w:rsidP="009079DB">
      <w:pPr>
        <w:pStyle w:val="Paragraphedeliste"/>
        <w:numPr>
          <w:ilvl w:val="0"/>
          <w:numId w:val="6"/>
        </w:numPr>
        <w:spacing w:before="240" w:line="240" w:lineRule="auto"/>
        <w:ind w:right="142"/>
      </w:pPr>
      <w:r w:rsidRPr="00E94FF2">
        <w:t xml:space="preserve">MegaCustody Marché Etranger : Le compte nostro à impacter est déduit à partir de l'IRL et non pas à partir du schéma comptable lui-même (contrairement au schéma comptable local). </w:t>
      </w:r>
    </w:p>
    <w:p w:rsidR="00ED59A0" w:rsidRPr="00E94FF2" w:rsidRDefault="00ED59A0" w:rsidP="009079DB">
      <w:pPr>
        <w:pStyle w:val="Paragraphedeliste"/>
        <w:numPr>
          <w:ilvl w:val="0"/>
          <w:numId w:val="6"/>
        </w:numPr>
        <w:spacing w:before="240" w:line="240" w:lineRule="auto"/>
        <w:ind w:right="142"/>
      </w:pPr>
      <w:r w:rsidRPr="00E94FF2">
        <w:t xml:space="preserve">Nivellement Marché Etranger : </w:t>
      </w:r>
      <w:r>
        <w:t>Le nivellement concerne le module Mega Cor et Mega Custody également.</w:t>
      </w:r>
    </w:p>
    <w:p w:rsidR="00ED59A0" w:rsidRPr="00E94FF2" w:rsidRDefault="00ED59A0" w:rsidP="009079DB">
      <w:pPr>
        <w:pStyle w:val="Paragraphedeliste"/>
        <w:numPr>
          <w:ilvl w:val="0"/>
          <w:numId w:val="6"/>
        </w:numPr>
        <w:spacing w:before="240" w:line="240" w:lineRule="auto"/>
        <w:ind w:right="142"/>
      </w:pPr>
      <w:r w:rsidRPr="00E94FF2">
        <w:t>Nivellement Local et Etranger: NCOS</w:t>
      </w:r>
      <w:r>
        <w:rPr>
          <w:rFonts w:ascii="Arial" w:hAnsi="Arial"/>
          <w:color w:val="222222"/>
          <w:sz w:val="20"/>
          <w:szCs w:val="20"/>
          <w:shd w:val="clear" w:color="auto" w:fill="FFFFFF"/>
        </w:rPr>
        <w:t xml:space="preserve"> peut accepter plusieurs postages.</w:t>
      </w:r>
      <w:r>
        <w:rPr>
          <w:rStyle w:val="apple-converted-space"/>
          <w:rFonts w:ascii="Arial" w:hAnsi="Arial" w:cs="Arial"/>
          <w:color w:val="222222"/>
          <w:sz w:val="19"/>
          <w:szCs w:val="19"/>
          <w:shd w:val="clear" w:color="auto" w:fill="FFFFFF"/>
        </w:rPr>
        <w:t> </w:t>
      </w:r>
    </w:p>
    <w:p w:rsidR="00ED59A0" w:rsidRDefault="00ED59A0" w:rsidP="009079DB">
      <w:pPr>
        <w:pStyle w:val="Paragraphedeliste"/>
        <w:numPr>
          <w:ilvl w:val="0"/>
          <w:numId w:val="6"/>
        </w:numPr>
        <w:spacing w:before="240" w:line="240" w:lineRule="auto"/>
        <w:ind w:right="142"/>
      </w:pPr>
      <w:r>
        <w:t>L</w:t>
      </w:r>
      <w:r w:rsidRPr="00E94FF2">
        <w:t>a date valeur peut être supérieure à la date comptable.</w:t>
      </w:r>
    </w:p>
    <w:p w:rsidR="001C1DBF" w:rsidRDefault="00354A06" w:rsidP="009079DB">
      <w:pPr>
        <w:pStyle w:val="Paragraphedeliste"/>
        <w:numPr>
          <w:ilvl w:val="0"/>
          <w:numId w:val="6"/>
        </w:numPr>
        <w:spacing w:before="240" w:line="240" w:lineRule="auto"/>
        <w:ind w:right="142"/>
      </w:pPr>
      <w:r>
        <w:t>Règle de gestion pour les IRLs</w:t>
      </w:r>
      <w:r w:rsidR="00C10282">
        <w:t xml:space="preserve"> du compte propre</w:t>
      </w:r>
      <w:r>
        <w:t>:</w:t>
      </w:r>
    </w:p>
    <w:p w:rsidR="00354A06" w:rsidRDefault="00354A06" w:rsidP="00354A06">
      <w:pPr>
        <w:pStyle w:val="Paragraphedeliste"/>
        <w:numPr>
          <w:ilvl w:val="0"/>
          <w:numId w:val="6"/>
        </w:numPr>
        <w:spacing w:before="240" w:line="240" w:lineRule="auto"/>
        <w:ind w:right="142"/>
      </w:pPr>
      <w:r>
        <w:t xml:space="preserve">RG1:Pour les opérations de Pensions, P/E, Avance, A/V ferme réalisées pour le compte </w:t>
      </w:r>
      <w:r w:rsidR="00C10282">
        <w:t>propre</w:t>
      </w:r>
      <w:r>
        <w:t xml:space="preserve"> avec une contrepartie externe, aucun postage comptable espèces ne sera effectué par MEGARA.</w:t>
      </w:r>
    </w:p>
    <w:p w:rsidR="00354A06" w:rsidRDefault="00354A06" w:rsidP="00354A06">
      <w:pPr>
        <w:pStyle w:val="Paragraphedeliste"/>
        <w:numPr>
          <w:ilvl w:val="0"/>
          <w:numId w:val="6"/>
        </w:numPr>
        <w:spacing w:before="240" w:line="240" w:lineRule="auto"/>
        <w:ind w:right="142"/>
      </w:pPr>
      <w:r>
        <w:t xml:space="preserve">RG2. Pour les opérations de Pensions, P/E,  A/V ferme  réalisées pour le compte propre avec une </w:t>
      </w:r>
      <w:r w:rsidR="00C10282">
        <w:t>contrepartie</w:t>
      </w:r>
      <w:r>
        <w:t xml:space="preserve"> interne, aucun postage </w:t>
      </w:r>
      <w:r w:rsidR="00C10282">
        <w:t>comptable</w:t>
      </w:r>
      <w:r>
        <w:t xml:space="preserve"> espèces ne sera réalisé pour le compte propre par MEGARA.</w:t>
      </w:r>
      <w:r w:rsidR="0078003B">
        <w:t xml:space="preserve"> Pour la contrepartie interne, le postage comptable est effectué par Megara </w:t>
      </w:r>
      <w:r w:rsidR="0075029B">
        <w:t xml:space="preserve">(sur l'IRL du client interne) </w:t>
      </w:r>
      <w:r w:rsidR="0078003B">
        <w:t>conformément au</w:t>
      </w:r>
      <w:r w:rsidR="004D30BA">
        <w:t>x</w:t>
      </w:r>
      <w:r w:rsidR="0078003B">
        <w:t xml:space="preserve"> schémas comptables  défin</w:t>
      </w:r>
      <w:bookmarkStart w:id="58" w:name="_GoBack"/>
      <w:bookmarkEnd w:id="58"/>
      <w:r w:rsidR="0078003B">
        <w:t>is dans l'annexe.</w:t>
      </w:r>
    </w:p>
    <w:p w:rsidR="007B5259" w:rsidRPr="00E94FF2" w:rsidRDefault="007B5259" w:rsidP="00354A06">
      <w:pPr>
        <w:pStyle w:val="Paragraphedeliste"/>
        <w:numPr>
          <w:ilvl w:val="0"/>
          <w:numId w:val="6"/>
        </w:numPr>
        <w:spacing w:before="240" w:line="240" w:lineRule="auto"/>
        <w:ind w:right="142"/>
      </w:pPr>
      <w:r w:rsidRPr="007B5259">
        <w:t>MegaCor Marché Etranger: La devise des comptes TVA prendra la devise de l’IRL.</w:t>
      </w:r>
    </w:p>
    <w:p w:rsidR="00ED59A0" w:rsidRPr="00450A1F" w:rsidRDefault="00ED59A0" w:rsidP="00150DA6">
      <w:pPr>
        <w:spacing w:before="240" w:after="240" w:line="240" w:lineRule="auto"/>
        <w:ind w:right="142"/>
      </w:pPr>
    </w:p>
    <w:p w:rsidR="00ED59A0" w:rsidRPr="00450A1F" w:rsidRDefault="00ED59A0" w:rsidP="00D966B6">
      <w:pPr>
        <w:pStyle w:val="Style3"/>
        <w:numPr>
          <w:ilvl w:val="2"/>
          <w:numId w:val="7"/>
        </w:numPr>
      </w:pPr>
      <w:bookmarkStart w:id="59" w:name="_Toc358735491"/>
      <w:bookmarkStart w:id="60" w:name="_Toc425282697"/>
      <w:r w:rsidRPr="00450A1F">
        <w:lastRenderedPageBreak/>
        <w:t>Alertes et notifications</w:t>
      </w:r>
      <w:bookmarkEnd w:id="59"/>
      <w:bookmarkEnd w:id="60"/>
    </w:p>
    <w:p w:rsidR="00ED59A0" w:rsidRPr="00E94FF2" w:rsidRDefault="00ED59A0" w:rsidP="000C6B7B">
      <w:pPr>
        <w:spacing w:before="240" w:after="240" w:line="240" w:lineRule="auto"/>
        <w:ind w:right="142"/>
      </w:pPr>
      <w:r w:rsidRPr="00E94FF2">
        <w:t>Le système alerte l'utilisateur en affichant sur le tableau de bord les postages comptables générés "Avec Erreur" (Exemple: total débits différent de total crédits</w:t>
      </w:r>
      <w:r w:rsidR="00EE7356">
        <w:t>/</w:t>
      </w:r>
      <w:r w:rsidR="00EE7356" w:rsidRPr="00EE7356">
        <w:t xml:space="preserve"> Pas de schéma comptable trouvé</w:t>
      </w:r>
      <w:r w:rsidRPr="00E94FF2">
        <w:t xml:space="preserve">). </w:t>
      </w:r>
    </w:p>
    <w:p w:rsidR="00ED59A0" w:rsidRPr="00E94FF2" w:rsidRDefault="00ED59A0" w:rsidP="000C6B7B">
      <w:pPr>
        <w:spacing w:before="240" w:after="240" w:line="240" w:lineRule="auto"/>
        <w:ind w:right="142"/>
      </w:pPr>
      <w:r w:rsidRPr="00E94FF2">
        <w:t>Un postage comptable généré (manuel ou à partir d'un processus métier) "Avec Erreur" peut être recyclé par l'utilisateur après avoir apporté les corrections nécessaires sur le message comptable</w:t>
      </w:r>
      <w:r w:rsidR="00671126">
        <w:t xml:space="preserve"> au niveau d'un écran dédié</w:t>
      </w:r>
      <w:r w:rsidRPr="00E94FF2">
        <w:t>.</w:t>
      </w:r>
    </w:p>
    <w:p w:rsidR="00ED59A0" w:rsidRDefault="00ED59A0" w:rsidP="000C6B7B">
      <w:pPr>
        <w:spacing w:before="240" w:after="240" w:line="240" w:lineRule="auto"/>
        <w:ind w:right="142"/>
      </w:pPr>
      <w:r w:rsidRPr="00E94FF2">
        <w:t>AWB demande de ne pas faire le contrôle de Megara sur la date valeur du postage par rapport à la date comptable (date valeur doit être inférieure ou égale à la date comptable). Pour AWB, la date valeur peut être supérieure à la date comptable. (Besoin à confirmer si maintenu. voir suspens).</w:t>
      </w:r>
    </w:p>
    <w:p w:rsidR="00ED59A0" w:rsidRDefault="00ED59A0" w:rsidP="000C6B7B">
      <w:pPr>
        <w:spacing w:before="240" w:after="240" w:line="240" w:lineRule="auto"/>
        <w:ind w:right="142"/>
      </w:pPr>
    </w:p>
    <w:p w:rsidR="00ED59A0" w:rsidRDefault="00ED59A0" w:rsidP="002D6631">
      <w:pPr>
        <w:pStyle w:val="Style2"/>
        <w:numPr>
          <w:ilvl w:val="1"/>
          <w:numId w:val="7"/>
        </w:numPr>
      </w:pPr>
      <w:bookmarkStart w:id="61" w:name="_Toc358735492"/>
      <w:bookmarkStart w:id="62" w:name="_Toc425282698"/>
      <w:r w:rsidRPr="00450A1F">
        <w:t xml:space="preserve">Processus Métier </w:t>
      </w:r>
      <w:bookmarkEnd w:id="61"/>
      <w:r>
        <w:t>&lt;Envoi Flux NCOS&gt;</w:t>
      </w:r>
      <w:bookmarkEnd w:id="62"/>
    </w:p>
    <w:p w:rsidR="00ED59A0" w:rsidRPr="00450A1F" w:rsidRDefault="00ED59A0" w:rsidP="004A3CDA">
      <w:pPr>
        <w:pStyle w:val="Style3"/>
        <w:numPr>
          <w:ilvl w:val="2"/>
          <w:numId w:val="7"/>
        </w:numPr>
      </w:pPr>
      <w:bookmarkStart w:id="63" w:name="_Toc425282699"/>
      <w:r w:rsidRPr="00450A1F">
        <w:t>Description générale</w:t>
      </w:r>
      <w:bookmarkEnd w:id="63"/>
    </w:p>
    <w:p w:rsidR="00ED59A0" w:rsidRPr="00E94FF2" w:rsidRDefault="00ED59A0" w:rsidP="004A3CDA">
      <w:pPr>
        <w:spacing w:before="240" w:after="240" w:line="240" w:lineRule="auto"/>
        <w:ind w:right="142"/>
      </w:pPr>
      <w:r w:rsidRPr="00E94FF2">
        <w:t xml:space="preserve">Se référer aux Spécifications des Interfaces Système Comptable (NCOS) pour détail du flux. </w:t>
      </w:r>
    </w:p>
    <w:p w:rsidR="00ED59A0" w:rsidRPr="00450A1F" w:rsidRDefault="00ED59A0" w:rsidP="004A3CDA">
      <w:pPr>
        <w:pStyle w:val="Style3"/>
        <w:numPr>
          <w:ilvl w:val="2"/>
          <w:numId w:val="7"/>
        </w:numPr>
      </w:pPr>
      <w:bookmarkStart w:id="64" w:name="_Toc425282700"/>
      <w:r>
        <w:t>Description détaillée</w:t>
      </w:r>
      <w:bookmarkEnd w:id="64"/>
    </w:p>
    <w:p w:rsidR="00ED59A0" w:rsidRPr="00E94FF2" w:rsidRDefault="00ED59A0" w:rsidP="004A3CDA">
      <w:pPr>
        <w:spacing w:before="240" w:after="240" w:line="240" w:lineRule="auto"/>
        <w:ind w:right="142"/>
      </w:pPr>
      <w:r w:rsidRPr="00E94FF2">
        <w:t>Le Batch comptable vers NCOS prend en considération:</w:t>
      </w:r>
    </w:p>
    <w:p w:rsidR="00ED59A0" w:rsidRPr="00E94FF2" w:rsidRDefault="00ED59A0" w:rsidP="004A3CDA">
      <w:pPr>
        <w:spacing w:before="240" w:after="240" w:line="240" w:lineRule="auto"/>
        <w:ind w:right="142"/>
      </w:pPr>
      <w:r w:rsidRPr="00E94FF2">
        <w:t>-Seulement les écritures comptables générées sans erreur : Les écritures comptables générées avec erreur ne doivent pas être interfacées vers NCOS.</w:t>
      </w:r>
      <w:r>
        <w:t>Par ailleurs, il est également possible de régénérer un postage correcte, suite à des postages comptables erronés, moyennant des corrections à apporter au niveau des schémas comptables ou des entités qui y dépendent. En outre, le système offre la possibilité de correction en masses.</w:t>
      </w:r>
    </w:p>
    <w:p w:rsidR="00ED59A0" w:rsidRPr="00E94FF2" w:rsidRDefault="00ED59A0" w:rsidP="004A3CDA">
      <w:pPr>
        <w:spacing w:before="240" w:after="240" w:line="240" w:lineRule="auto"/>
        <w:ind w:right="142"/>
      </w:pPr>
      <w:r w:rsidRPr="00E94FF2">
        <w:t>-Les écritures comptablesd'annulation</w:t>
      </w:r>
      <w:r w:rsidRPr="00E94FF2">
        <w:rPr>
          <w:b/>
        </w:rPr>
        <w:t>*</w:t>
      </w:r>
      <w:r w:rsidRPr="00E94FF2">
        <w:t xml:space="preserve"> seulement si l'écriture initiale a été déjà envoyée vers NCOS: Soit une écriture comptable initiale EC1 annulée par une écriture comptable inverse EC2. Si EC1 a déjà été interfacée par un batch antérieur vers NCOS, le batch courant doit interfacer EC2. Sinon, EC1 et EC2 ne seront pas interfacées, le postage initial et son annulation (EC1/EC2) seront constatés uniquement dans Megara dans ce cas.</w:t>
      </w:r>
    </w:p>
    <w:p w:rsidR="00ED59A0" w:rsidRDefault="00ED59A0" w:rsidP="004A3CDA">
      <w:pPr>
        <w:spacing w:before="240" w:after="240" w:line="240" w:lineRule="auto"/>
        <w:ind w:right="142"/>
      </w:pPr>
      <w:r w:rsidRPr="00E94FF2">
        <w:rPr>
          <w:b/>
        </w:rPr>
        <w:t>*</w:t>
      </w:r>
      <w:r w:rsidRPr="00E94FF2">
        <w:t>: L'annulation d'un évènement métier dans le module métier génère une écriture comptable d'annulation qui est l'inverse de l'écriture comptable générée initialement de l'évènement (inverser les débits et les crédits).</w:t>
      </w:r>
    </w:p>
    <w:p w:rsidR="00ED59A0" w:rsidRPr="00450A1F" w:rsidRDefault="00ED59A0" w:rsidP="00631208">
      <w:pPr>
        <w:spacing w:before="240" w:after="240" w:line="240" w:lineRule="auto"/>
        <w:ind w:right="142"/>
      </w:pPr>
    </w:p>
    <w:p w:rsidR="00ED59A0" w:rsidRPr="00450A1F" w:rsidRDefault="00ED59A0" w:rsidP="00631208">
      <w:pPr>
        <w:pStyle w:val="Style3"/>
        <w:numPr>
          <w:ilvl w:val="2"/>
          <w:numId w:val="7"/>
        </w:numPr>
      </w:pPr>
      <w:bookmarkStart w:id="65" w:name="_Toc425282701"/>
      <w:r w:rsidRPr="00450A1F">
        <w:t>Alertes et notifications</w:t>
      </w:r>
      <w:bookmarkEnd w:id="65"/>
    </w:p>
    <w:p w:rsidR="00ED59A0" w:rsidRPr="00BC6223" w:rsidRDefault="00ED59A0" w:rsidP="004A3CDA">
      <w:pPr>
        <w:spacing w:before="240" w:after="240" w:line="240" w:lineRule="auto"/>
        <w:ind w:right="142"/>
      </w:pPr>
      <w:r w:rsidRPr="00E94FF2">
        <w:t>Le système offre sur le dashborad la liste des écritures comptables de la journée non encore interfacés vers NCOS.</w:t>
      </w:r>
    </w:p>
    <w:p w:rsidR="00ED59A0" w:rsidRPr="002C4D43" w:rsidRDefault="00ED59A0" w:rsidP="002A7D84">
      <w:pPr>
        <w:pStyle w:val="Style1"/>
        <w:numPr>
          <w:ilvl w:val="0"/>
          <w:numId w:val="7"/>
        </w:numPr>
      </w:pPr>
      <w:bookmarkStart w:id="66" w:name="_Toc425282702"/>
      <w:r>
        <w:t>Se</w:t>
      </w:r>
      <w:r w:rsidRPr="002C4D43">
        <w:t>rvices/ Activités</w:t>
      </w:r>
      <w:bookmarkEnd w:id="66"/>
    </w:p>
    <w:p w:rsidR="00ED59A0" w:rsidRPr="00FE54CA" w:rsidRDefault="00ED59A0" w:rsidP="002D5185">
      <w:pPr>
        <w:spacing w:before="240" w:after="240" w:line="240" w:lineRule="auto"/>
        <w:ind w:right="142"/>
      </w:pPr>
      <w:bookmarkStart w:id="67" w:name="_Toc358735494"/>
      <w:r w:rsidRPr="00E94FF2">
        <w:t>[</w:t>
      </w:r>
      <w:r w:rsidRPr="00E94FF2">
        <w:rPr>
          <w:i/>
        </w:rPr>
        <w:t>Processus décrit dans le §6 Description des cas d'utilisation</w:t>
      </w:r>
      <w:r w:rsidRPr="00E94FF2">
        <w:t>]</w:t>
      </w:r>
    </w:p>
    <w:p w:rsidR="00ED59A0" w:rsidRPr="002C4D43" w:rsidRDefault="00ED59A0" w:rsidP="00496253">
      <w:pPr>
        <w:pStyle w:val="Style1"/>
        <w:numPr>
          <w:ilvl w:val="0"/>
          <w:numId w:val="7"/>
        </w:numPr>
      </w:pPr>
      <w:bookmarkStart w:id="68" w:name="_Toc425282703"/>
      <w:bookmarkEnd w:id="67"/>
      <w:r w:rsidRPr="002C4D43">
        <w:lastRenderedPageBreak/>
        <w:t>Menu</w:t>
      </w:r>
      <w:bookmarkEnd w:id="68"/>
    </w:p>
    <w:p w:rsidR="00ED59A0" w:rsidRDefault="00ED59A0" w:rsidP="00496253"/>
    <w:p w:rsidR="00ED59A0" w:rsidRDefault="00ED59A0" w:rsidP="00496253"/>
    <w:p w:rsidR="00ED59A0" w:rsidRDefault="00ED59A0" w:rsidP="00496253"/>
    <w:p w:rsidR="00ED59A0" w:rsidRDefault="008E4ED0" w:rsidP="00496253">
      <w:r>
        <w:rPr>
          <w:noProof/>
          <w:lang w:eastAsia="fr-FR"/>
        </w:rPr>
        <w:drawing>
          <wp:inline distT="0" distB="0" distL="0" distR="0">
            <wp:extent cx="2895600" cy="371475"/>
            <wp:effectExtent l="0" t="0" r="0" b="952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95600" cy="371475"/>
                    </a:xfrm>
                    <a:prstGeom prst="rect">
                      <a:avLst/>
                    </a:prstGeom>
                    <a:noFill/>
                    <a:ln>
                      <a:noFill/>
                    </a:ln>
                  </pic:spPr>
                </pic:pic>
              </a:graphicData>
            </a:graphic>
          </wp:inline>
        </w:drawing>
      </w:r>
    </w:p>
    <w:p w:rsidR="00ED59A0" w:rsidRDefault="008E4ED0" w:rsidP="00496253">
      <w:r>
        <w:rPr>
          <w:noProof/>
          <w:lang w:eastAsia="fr-FR"/>
        </w:rPr>
        <w:drawing>
          <wp:inline distT="0" distB="0" distL="0" distR="0">
            <wp:extent cx="2047875" cy="771525"/>
            <wp:effectExtent l="0" t="0" r="9525" b="952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47875" cy="771525"/>
                    </a:xfrm>
                    <a:prstGeom prst="rect">
                      <a:avLst/>
                    </a:prstGeom>
                    <a:noFill/>
                    <a:ln>
                      <a:noFill/>
                    </a:ln>
                  </pic:spPr>
                </pic:pic>
              </a:graphicData>
            </a:graphic>
          </wp:inline>
        </w:drawing>
      </w:r>
    </w:p>
    <w:p w:rsidR="00ED59A0" w:rsidRPr="00754B4B" w:rsidRDefault="00ED59A0" w:rsidP="00496253">
      <w:pPr>
        <w:rPr>
          <w:b/>
          <w:i/>
          <w:sz w:val="20"/>
          <w:szCs w:val="20"/>
        </w:rPr>
      </w:pPr>
      <w:r w:rsidRPr="00754B4B">
        <w:rPr>
          <w:b/>
          <w:i/>
          <w:sz w:val="20"/>
          <w:szCs w:val="20"/>
        </w:rPr>
        <w:t>[Fin section Vermeg]</w:t>
      </w:r>
    </w:p>
    <w:p w:rsidR="00ED59A0" w:rsidRPr="004325ED" w:rsidRDefault="00ED59A0" w:rsidP="00937CB5">
      <w:pPr>
        <w:pStyle w:val="Style1"/>
        <w:numPr>
          <w:ilvl w:val="0"/>
          <w:numId w:val="7"/>
        </w:numPr>
      </w:pPr>
      <w:bookmarkStart w:id="69" w:name="_Toc425282704"/>
      <w:r>
        <w:t>D</w:t>
      </w:r>
      <w:r w:rsidRPr="004325ED">
        <w:t>escription des cas d’utilisation</w:t>
      </w:r>
      <w:bookmarkEnd w:id="49"/>
      <w:bookmarkEnd w:id="50"/>
      <w:bookmarkEnd w:id="69"/>
    </w:p>
    <w:p w:rsidR="00ED59A0" w:rsidRPr="004325ED" w:rsidRDefault="00ED59A0" w:rsidP="00937CB5"/>
    <w:p w:rsidR="00ED59A0" w:rsidRPr="004325ED" w:rsidRDefault="00ED59A0" w:rsidP="002C377B">
      <w:pPr>
        <w:pStyle w:val="Style2"/>
        <w:numPr>
          <w:ilvl w:val="1"/>
          <w:numId w:val="7"/>
        </w:numPr>
      </w:pPr>
      <w:bookmarkStart w:id="70" w:name="_Toc318352128"/>
      <w:bookmarkStart w:id="71" w:name="_Toc319568794"/>
      <w:bookmarkStart w:id="72" w:name="_Toc425282705"/>
      <w:r w:rsidRPr="004325ED">
        <w:t>Cas d’utili</w:t>
      </w:r>
      <w:r>
        <w:t>sation &lt;Création d'un postage comptable: OD&gt;</w:t>
      </w:r>
      <w:bookmarkEnd w:id="70"/>
      <w:bookmarkEnd w:id="71"/>
      <w:bookmarkEnd w:id="72"/>
    </w:p>
    <w:p w:rsidR="00ED59A0" w:rsidRPr="004325ED" w:rsidRDefault="00ED59A0" w:rsidP="00937CB5">
      <w:pPr>
        <w:pStyle w:val="Style3"/>
        <w:numPr>
          <w:ilvl w:val="2"/>
          <w:numId w:val="7"/>
        </w:numPr>
      </w:pPr>
      <w:bookmarkStart w:id="73" w:name="_Toc318352129"/>
      <w:bookmarkStart w:id="74" w:name="_Toc319568795"/>
      <w:bookmarkStart w:id="75" w:name="_Toc425282706"/>
      <w:r w:rsidRPr="004325ED">
        <w:t>Définition et objectif</w:t>
      </w:r>
      <w:bookmarkEnd w:id="73"/>
      <w:bookmarkEnd w:id="74"/>
      <w:bookmarkEnd w:id="75"/>
    </w:p>
    <w:p w:rsidR="00ED59A0" w:rsidRPr="00E94FF2" w:rsidRDefault="00ED59A0" w:rsidP="00A72C08">
      <w:pPr>
        <w:pStyle w:val="Paragraphedeliste"/>
        <w:numPr>
          <w:ilvl w:val="0"/>
          <w:numId w:val="6"/>
        </w:numPr>
        <w:spacing w:before="240" w:line="240" w:lineRule="auto"/>
        <w:ind w:right="142"/>
      </w:pPr>
      <w:r w:rsidRPr="00E94FF2">
        <w:t>Ce cas d'utilisation permet de saisir un postage comptable manuel.</w:t>
      </w:r>
    </w:p>
    <w:p w:rsidR="00ED59A0" w:rsidRPr="004325ED" w:rsidRDefault="00ED59A0" w:rsidP="00937CB5">
      <w:pPr>
        <w:pStyle w:val="Style3"/>
        <w:numPr>
          <w:ilvl w:val="2"/>
          <w:numId w:val="7"/>
        </w:numPr>
      </w:pPr>
      <w:bookmarkStart w:id="76" w:name="_Toc318352130"/>
      <w:bookmarkStart w:id="77" w:name="_Toc319568796"/>
      <w:bookmarkStart w:id="78" w:name="_Toc425282707"/>
      <w:r w:rsidRPr="004325ED">
        <w:t>Pré-conditions</w:t>
      </w:r>
      <w:bookmarkEnd w:id="76"/>
      <w:bookmarkEnd w:id="77"/>
      <w:bookmarkEnd w:id="78"/>
    </w:p>
    <w:p w:rsidR="00ED59A0" w:rsidRPr="004325ED" w:rsidRDefault="00ED59A0" w:rsidP="002C377B">
      <w:pPr>
        <w:pStyle w:val="Paragraphedeliste"/>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ED59A0" w:rsidRPr="00B53E2E" w:rsidTr="00BA7060">
        <w:trPr>
          <w:tblHeader/>
          <w:jc w:val="center"/>
        </w:trPr>
        <w:tc>
          <w:tcPr>
            <w:tcW w:w="1526" w:type="dxa"/>
            <w:shd w:val="clear" w:color="auto" w:fill="D9D9D9"/>
          </w:tcPr>
          <w:p w:rsidR="00ED59A0" w:rsidRPr="00B53E2E" w:rsidRDefault="00ED59A0" w:rsidP="00BA7060">
            <w:pPr>
              <w:rPr>
                <w:b/>
              </w:rPr>
            </w:pPr>
            <w:r w:rsidRPr="00B53E2E">
              <w:rPr>
                <w:b/>
              </w:rPr>
              <w:t>Réf.</w:t>
            </w:r>
          </w:p>
        </w:tc>
        <w:tc>
          <w:tcPr>
            <w:tcW w:w="7719" w:type="dxa"/>
            <w:shd w:val="clear" w:color="auto" w:fill="D9D9D9"/>
          </w:tcPr>
          <w:p w:rsidR="00ED59A0" w:rsidRPr="00B53E2E" w:rsidRDefault="00ED59A0" w:rsidP="00BA7060">
            <w:pPr>
              <w:rPr>
                <w:b/>
              </w:rPr>
            </w:pPr>
            <w:r w:rsidRPr="00B53E2E">
              <w:rPr>
                <w:b/>
              </w:rPr>
              <w:t>Description</w:t>
            </w:r>
          </w:p>
        </w:tc>
      </w:tr>
      <w:tr w:rsidR="00ED59A0" w:rsidRPr="00B53E2E" w:rsidTr="00BA7060">
        <w:trPr>
          <w:jc w:val="center"/>
        </w:trPr>
        <w:tc>
          <w:tcPr>
            <w:tcW w:w="1526" w:type="dxa"/>
          </w:tcPr>
          <w:p w:rsidR="00ED59A0" w:rsidRPr="00B53E2E" w:rsidRDefault="00ED59A0" w:rsidP="00BA7060">
            <w:pPr>
              <w:jc w:val="both"/>
            </w:pPr>
            <w:r w:rsidRPr="00B53E2E">
              <w:t>PRE-000-1</w:t>
            </w:r>
          </w:p>
        </w:tc>
        <w:tc>
          <w:tcPr>
            <w:tcW w:w="7719" w:type="dxa"/>
          </w:tcPr>
          <w:p w:rsidR="00ED59A0" w:rsidRPr="00E94FF2" w:rsidRDefault="00ED59A0" w:rsidP="00BA7060">
            <w:pPr>
              <w:pStyle w:val="Normal1"/>
              <w:rPr>
                <w:i w:val="0"/>
                <w:lang w:val="fr-FR"/>
              </w:rPr>
            </w:pPr>
            <w:r w:rsidRPr="00E94FF2">
              <w:rPr>
                <w:i w:val="0"/>
                <w:lang w:val="fr-FR"/>
              </w:rPr>
              <w:t>Définir et configurer le schéma comptable à utiliser pour l'OD</w:t>
            </w:r>
          </w:p>
        </w:tc>
      </w:tr>
    </w:tbl>
    <w:p w:rsidR="00ED59A0" w:rsidRPr="004325ED" w:rsidRDefault="00ED59A0" w:rsidP="00937CB5">
      <w:pPr>
        <w:spacing w:before="60"/>
        <w:rPr>
          <w:i/>
          <w:sz w:val="20"/>
          <w:szCs w:val="20"/>
        </w:rPr>
      </w:pPr>
      <w:r w:rsidRPr="004325ED">
        <w:rPr>
          <w:i/>
          <w:sz w:val="20"/>
          <w:szCs w:val="20"/>
        </w:rPr>
        <w:t>XXX = Trigramme spécifique à ce cas d’utilisation</w:t>
      </w:r>
    </w:p>
    <w:p w:rsidR="00ED59A0" w:rsidRPr="004325ED" w:rsidRDefault="00ED59A0" w:rsidP="00937CB5">
      <w:pPr>
        <w:pStyle w:val="Style3"/>
        <w:numPr>
          <w:ilvl w:val="2"/>
          <w:numId w:val="7"/>
        </w:numPr>
      </w:pPr>
      <w:bookmarkStart w:id="79" w:name="_Toc318352131"/>
      <w:bookmarkStart w:id="80" w:name="_Toc319568797"/>
      <w:bookmarkStart w:id="81" w:name="_Toc425282708"/>
      <w:r w:rsidRPr="004325ED">
        <w:t>Post-conditions</w:t>
      </w:r>
      <w:bookmarkEnd w:id="79"/>
      <w:bookmarkEnd w:id="80"/>
      <w:bookmarkEnd w:id="81"/>
    </w:p>
    <w:p w:rsidR="00ED59A0" w:rsidRPr="006347D9" w:rsidRDefault="00ED59A0" w:rsidP="00A72C08">
      <w:pPr>
        <w:pStyle w:val="Paragraphedeliste"/>
        <w:numPr>
          <w:ilvl w:val="0"/>
          <w:numId w:val="6"/>
        </w:numPr>
        <w:spacing w:before="240" w:after="240" w:line="240" w:lineRule="auto"/>
        <w:ind w:right="142"/>
        <w:rPr>
          <w:color w:val="BFBFBF"/>
        </w:rPr>
      </w:pPr>
      <w:r w:rsidRPr="006347D9">
        <w:rPr>
          <w:color w:val="BFBFBF"/>
        </w:rPr>
        <w:t>Identifier et lister les pré-conditions spécifiques à ce CUF.</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ED59A0" w:rsidRPr="00B53E2E" w:rsidTr="00BA7060">
        <w:trPr>
          <w:tblHeader/>
          <w:jc w:val="center"/>
        </w:trPr>
        <w:tc>
          <w:tcPr>
            <w:tcW w:w="1526" w:type="dxa"/>
            <w:shd w:val="clear" w:color="auto" w:fill="D9D9D9"/>
          </w:tcPr>
          <w:p w:rsidR="00ED59A0" w:rsidRPr="00B53E2E" w:rsidRDefault="00ED59A0" w:rsidP="00BA7060">
            <w:pPr>
              <w:rPr>
                <w:b/>
                <w:color w:val="BFBFBF"/>
              </w:rPr>
            </w:pPr>
            <w:r w:rsidRPr="00B53E2E">
              <w:rPr>
                <w:b/>
                <w:color w:val="BFBFBF"/>
              </w:rPr>
              <w:t>Réf.</w:t>
            </w:r>
          </w:p>
        </w:tc>
        <w:tc>
          <w:tcPr>
            <w:tcW w:w="7719" w:type="dxa"/>
            <w:shd w:val="clear" w:color="auto" w:fill="D9D9D9"/>
          </w:tcPr>
          <w:p w:rsidR="00ED59A0" w:rsidRPr="00B53E2E" w:rsidRDefault="00ED59A0" w:rsidP="00BA7060">
            <w:pPr>
              <w:rPr>
                <w:b/>
                <w:color w:val="BFBFBF"/>
              </w:rPr>
            </w:pPr>
            <w:r w:rsidRPr="00B53E2E">
              <w:rPr>
                <w:b/>
                <w:color w:val="BFBFBF"/>
              </w:rPr>
              <w:t>Description</w:t>
            </w:r>
          </w:p>
        </w:tc>
      </w:tr>
      <w:tr w:rsidR="00ED59A0" w:rsidRPr="00B53E2E" w:rsidTr="00BA7060">
        <w:trPr>
          <w:jc w:val="center"/>
        </w:trPr>
        <w:tc>
          <w:tcPr>
            <w:tcW w:w="1526" w:type="dxa"/>
          </w:tcPr>
          <w:p w:rsidR="00ED59A0" w:rsidRPr="00B53E2E" w:rsidRDefault="00ED59A0" w:rsidP="00BA7060">
            <w:pPr>
              <w:jc w:val="both"/>
              <w:rPr>
                <w:color w:val="BFBFBF"/>
              </w:rPr>
            </w:pPr>
            <w:r w:rsidRPr="00B53E2E">
              <w:rPr>
                <w:color w:val="BFBFBF"/>
              </w:rPr>
              <w:t>PRE-XXX-1</w:t>
            </w:r>
          </w:p>
        </w:tc>
        <w:tc>
          <w:tcPr>
            <w:tcW w:w="7719" w:type="dxa"/>
          </w:tcPr>
          <w:p w:rsidR="00ED59A0" w:rsidRPr="006347D9" w:rsidRDefault="00ED59A0" w:rsidP="00BA7060">
            <w:pPr>
              <w:pStyle w:val="Normal1"/>
              <w:rPr>
                <w:i w:val="0"/>
                <w:color w:val="BFBFBF"/>
                <w:lang w:val="fr-FR"/>
              </w:rPr>
            </w:pPr>
          </w:p>
        </w:tc>
      </w:tr>
    </w:tbl>
    <w:p w:rsidR="00ED59A0" w:rsidRPr="006347D9" w:rsidRDefault="00ED59A0" w:rsidP="00937CB5">
      <w:pPr>
        <w:spacing w:before="60"/>
        <w:rPr>
          <w:i/>
          <w:color w:val="BFBFBF"/>
          <w:sz w:val="20"/>
          <w:szCs w:val="20"/>
        </w:rPr>
      </w:pPr>
      <w:r w:rsidRPr="006347D9">
        <w:rPr>
          <w:i/>
          <w:color w:val="BFBFBF"/>
          <w:sz w:val="20"/>
          <w:szCs w:val="20"/>
        </w:rPr>
        <w:t>XXX = Trigramme spécifique à ce cas d’utilisation</w:t>
      </w:r>
    </w:p>
    <w:p w:rsidR="00ED59A0" w:rsidRPr="004325ED" w:rsidRDefault="00ED59A0" w:rsidP="00937CB5">
      <w:pPr>
        <w:pStyle w:val="Style3"/>
        <w:numPr>
          <w:ilvl w:val="2"/>
          <w:numId w:val="7"/>
        </w:numPr>
      </w:pPr>
      <w:bookmarkStart w:id="82" w:name="_Toc318352132"/>
      <w:bookmarkStart w:id="83" w:name="_Toc319568798"/>
      <w:bookmarkStart w:id="84" w:name="_Toc425282709"/>
      <w:r w:rsidRPr="004325ED">
        <w:t>Diagramme d’activité</w:t>
      </w:r>
      <w:bookmarkEnd w:id="82"/>
      <w:bookmarkEnd w:id="83"/>
      <w:bookmarkEnd w:id="84"/>
    </w:p>
    <w:p w:rsidR="00ED59A0" w:rsidRDefault="00ED59A0" w:rsidP="007979AC">
      <w:pPr>
        <w:spacing w:before="240" w:line="240" w:lineRule="auto"/>
        <w:ind w:left="360" w:right="142"/>
      </w:pPr>
    </w:p>
    <w:tbl>
      <w:tblPr>
        <w:tblW w:w="7160" w:type="dxa"/>
        <w:jc w:val="center"/>
        <w:tblCellMar>
          <w:left w:w="70" w:type="dxa"/>
          <w:right w:w="70" w:type="dxa"/>
        </w:tblCellMar>
        <w:tblLook w:val="00A0"/>
      </w:tblPr>
      <w:tblGrid>
        <w:gridCol w:w="3580"/>
        <w:gridCol w:w="3580"/>
      </w:tblGrid>
      <w:tr w:rsidR="00ED59A0" w:rsidRPr="00B53E2E" w:rsidTr="006D14C0">
        <w:trPr>
          <w:trHeight w:val="300"/>
          <w:jc w:val="center"/>
        </w:trPr>
        <w:tc>
          <w:tcPr>
            <w:tcW w:w="3580" w:type="dxa"/>
            <w:tcBorders>
              <w:top w:val="single" w:sz="4" w:space="0" w:color="auto"/>
              <w:left w:val="single" w:sz="4" w:space="0" w:color="auto"/>
              <w:bottom w:val="single" w:sz="4" w:space="0" w:color="auto"/>
              <w:right w:val="single" w:sz="4" w:space="0" w:color="auto"/>
            </w:tcBorders>
            <w:shd w:val="clear" w:color="000000" w:fill="BFBFBF"/>
          </w:tcPr>
          <w:p w:rsidR="00ED59A0" w:rsidRPr="00A60A68" w:rsidRDefault="00ED59A0" w:rsidP="006D14C0">
            <w:pPr>
              <w:spacing w:line="240" w:lineRule="auto"/>
              <w:rPr>
                <w:rFonts w:cs="Calibri"/>
                <w:b/>
                <w:bCs/>
                <w:color w:val="000000"/>
                <w:sz w:val="18"/>
                <w:szCs w:val="18"/>
                <w:lang w:eastAsia="fr-FR"/>
              </w:rPr>
            </w:pPr>
            <w:r w:rsidRPr="00A60A68">
              <w:rPr>
                <w:rFonts w:cs="Calibri"/>
                <w:b/>
                <w:bCs/>
                <w:color w:val="000000"/>
                <w:sz w:val="18"/>
                <w:szCs w:val="18"/>
                <w:lang w:eastAsia="fr-FR"/>
              </w:rPr>
              <w:t>Action Utilisateur</w:t>
            </w:r>
          </w:p>
        </w:tc>
        <w:tc>
          <w:tcPr>
            <w:tcW w:w="3580" w:type="dxa"/>
            <w:tcBorders>
              <w:top w:val="single" w:sz="4" w:space="0" w:color="auto"/>
              <w:left w:val="nil"/>
              <w:bottom w:val="single" w:sz="4" w:space="0" w:color="auto"/>
              <w:right w:val="single" w:sz="4" w:space="0" w:color="auto"/>
            </w:tcBorders>
            <w:shd w:val="clear" w:color="000000" w:fill="BFBFBF"/>
          </w:tcPr>
          <w:p w:rsidR="00ED59A0" w:rsidRPr="00A60A68" w:rsidRDefault="00ED59A0" w:rsidP="006D14C0">
            <w:pPr>
              <w:spacing w:line="240" w:lineRule="auto"/>
              <w:rPr>
                <w:rFonts w:cs="Calibri"/>
                <w:b/>
                <w:bCs/>
                <w:color w:val="000000"/>
                <w:sz w:val="18"/>
                <w:szCs w:val="18"/>
                <w:lang w:eastAsia="fr-FR"/>
              </w:rPr>
            </w:pPr>
            <w:r w:rsidRPr="00A60A68">
              <w:rPr>
                <w:rFonts w:cs="Calibri"/>
                <w:b/>
                <w:bCs/>
                <w:color w:val="000000"/>
                <w:sz w:val="18"/>
                <w:szCs w:val="18"/>
                <w:lang w:eastAsia="fr-FR"/>
              </w:rPr>
              <w:t>Action Système</w:t>
            </w:r>
          </w:p>
        </w:tc>
      </w:tr>
      <w:tr w:rsidR="00ED59A0" w:rsidRPr="00B53E2E" w:rsidTr="006D14C0">
        <w:trPr>
          <w:trHeight w:val="300"/>
          <w:jc w:val="center"/>
        </w:trPr>
        <w:tc>
          <w:tcPr>
            <w:tcW w:w="3580" w:type="dxa"/>
            <w:tcBorders>
              <w:top w:val="nil"/>
              <w:left w:val="single" w:sz="4" w:space="0" w:color="auto"/>
              <w:bottom w:val="single" w:sz="4" w:space="0" w:color="auto"/>
              <w:right w:val="single" w:sz="4" w:space="0" w:color="auto"/>
            </w:tcBorders>
          </w:tcPr>
          <w:p w:rsidR="00ED59A0" w:rsidRPr="00E94FF2" w:rsidRDefault="00ED59A0" w:rsidP="006D14C0">
            <w:pPr>
              <w:spacing w:line="240" w:lineRule="auto"/>
              <w:rPr>
                <w:rFonts w:cs="Calibri"/>
                <w:color w:val="000000"/>
                <w:sz w:val="18"/>
                <w:szCs w:val="18"/>
                <w:lang w:eastAsia="fr-FR"/>
              </w:rPr>
            </w:pPr>
            <w:r w:rsidRPr="00E94FF2">
              <w:rPr>
                <w:rFonts w:cs="Calibri"/>
                <w:color w:val="000000"/>
                <w:sz w:val="18"/>
                <w:szCs w:val="18"/>
                <w:lang w:eastAsia="fr-FR"/>
              </w:rPr>
              <w:t>Définir un schéma comptable</w:t>
            </w:r>
          </w:p>
        </w:tc>
        <w:tc>
          <w:tcPr>
            <w:tcW w:w="358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18"/>
                <w:szCs w:val="18"/>
                <w:lang w:eastAsia="fr-FR"/>
              </w:rPr>
            </w:pPr>
            <w:r w:rsidRPr="00E94FF2">
              <w:rPr>
                <w:rFonts w:cs="Calibri"/>
                <w:color w:val="000000"/>
                <w:sz w:val="18"/>
                <w:szCs w:val="18"/>
                <w:lang w:eastAsia="fr-FR"/>
              </w:rPr>
              <w:t> </w:t>
            </w:r>
          </w:p>
        </w:tc>
      </w:tr>
      <w:tr w:rsidR="00ED59A0" w:rsidRPr="00B53E2E" w:rsidTr="006D14C0">
        <w:trPr>
          <w:trHeight w:val="300"/>
          <w:jc w:val="center"/>
        </w:trPr>
        <w:tc>
          <w:tcPr>
            <w:tcW w:w="3580" w:type="dxa"/>
            <w:tcBorders>
              <w:top w:val="nil"/>
              <w:left w:val="single" w:sz="4" w:space="0" w:color="auto"/>
              <w:bottom w:val="single" w:sz="4" w:space="0" w:color="auto"/>
              <w:right w:val="single" w:sz="4" w:space="0" w:color="auto"/>
            </w:tcBorders>
          </w:tcPr>
          <w:p w:rsidR="00ED59A0" w:rsidRPr="00E94FF2" w:rsidRDefault="00ED59A0" w:rsidP="006D14C0">
            <w:pPr>
              <w:spacing w:line="240" w:lineRule="auto"/>
              <w:rPr>
                <w:rFonts w:cs="Calibri"/>
                <w:color w:val="000000"/>
                <w:sz w:val="18"/>
                <w:szCs w:val="18"/>
                <w:lang w:eastAsia="fr-FR"/>
              </w:rPr>
            </w:pPr>
            <w:r w:rsidRPr="00E94FF2">
              <w:rPr>
                <w:rFonts w:cs="Calibri"/>
                <w:color w:val="000000"/>
                <w:sz w:val="18"/>
                <w:szCs w:val="18"/>
                <w:lang w:eastAsia="fr-FR"/>
              </w:rPr>
              <w:t>Saisir manuellement une OD en renseignant les informations comptables</w:t>
            </w:r>
          </w:p>
        </w:tc>
        <w:tc>
          <w:tcPr>
            <w:tcW w:w="358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18"/>
                <w:szCs w:val="18"/>
                <w:lang w:eastAsia="fr-FR"/>
              </w:rPr>
            </w:pPr>
            <w:r w:rsidRPr="00E94FF2">
              <w:rPr>
                <w:rFonts w:cs="Calibri"/>
                <w:color w:val="000000"/>
                <w:sz w:val="18"/>
                <w:szCs w:val="18"/>
                <w:lang w:eastAsia="fr-FR"/>
              </w:rPr>
              <w:t> </w:t>
            </w:r>
          </w:p>
        </w:tc>
      </w:tr>
      <w:tr w:rsidR="00ED59A0" w:rsidRPr="00B53E2E" w:rsidTr="006D14C0">
        <w:trPr>
          <w:trHeight w:val="300"/>
          <w:jc w:val="center"/>
        </w:trPr>
        <w:tc>
          <w:tcPr>
            <w:tcW w:w="3580" w:type="dxa"/>
            <w:tcBorders>
              <w:top w:val="nil"/>
              <w:left w:val="single" w:sz="4" w:space="0" w:color="auto"/>
              <w:bottom w:val="single" w:sz="4" w:space="0" w:color="auto"/>
              <w:right w:val="single" w:sz="4" w:space="0" w:color="auto"/>
            </w:tcBorders>
          </w:tcPr>
          <w:p w:rsidR="00ED59A0" w:rsidRPr="00E94FF2" w:rsidRDefault="00ED59A0" w:rsidP="006D14C0">
            <w:pPr>
              <w:spacing w:line="240" w:lineRule="auto"/>
              <w:rPr>
                <w:rFonts w:cs="Calibri"/>
                <w:color w:val="000000"/>
                <w:sz w:val="18"/>
                <w:szCs w:val="18"/>
                <w:lang w:eastAsia="fr-FR"/>
              </w:rPr>
            </w:pPr>
          </w:p>
        </w:tc>
        <w:tc>
          <w:tcPr>
            <w:tcW w:w="358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18"/>
                <w:szCs w:val="18"/>
                <w:lang w:eastAsia="fr-FR"/>
              </w:rPr>
            </w:pPr>
            <w:r w:rsidRPr="00E94FF2">
              <w:rPr>
                <w:rFonts w:cs="Calibri"/>
                <w:color w:val="000000"/>
                <w:sz w:val="18"/>
                <w:szCs w:val="18"/>
                <w:lang w:eastAsia="fr-FR"/>
              </w:rPr>
              <w:t> Générer une écriture comptable</w:t>
            </w:r>
          </w:p>
        </w:tc>
      </w:tr>
    </w:tbl>
    <w:p w:rsidR="00ED59A0" w:rsidRPr="004325ED" w:rsidRDefault="00ED59A0" w:rsidP="00937CB5">
      <w:pPr>
        <w:pStyle w:val="Style3"/>
        <w:numPr>
          <w:ilvl w:val="2"/>
          <w:numId w:val="7"/>
        </w:numPr>
      </w:pPr>
      <w:bookmarkStart w:id="85" w:name="_Toc54515372"/>
      <w:bookmarkStart w:id="86" w:name="_Toc318352133"/>
      <w:bookmarkStart w:id="87" w:name="_Toc319568799"/>
      <w:bookmarkStart w:id="88" w:name="_Toc425282710"/>
      <w:r w:rsidRPr="004325ED">
        <w:lastRenderedPageBreak/>
        <w:t>Règles de gestion</w:t>
      </w:r>
      <w:bookmarkEnd w:id="85"/>
      <w:bookmarkEnd w:id="86"/>
      <w:bookmarkEnd w:id="87"/>
      <w:bookmarkEnd w:id="88"/>
    </w:p>
    <w:p w:rsidR="00ED59A0" w:rsidRPr="004325ED" w:rsidRDefault="00ED59A0" w:rsidP="00C44E06">
      <w:pPr>
        <w:pStyle w:val="Paragraphedeliste"/>
        <w:spacing w:before="240" w:line="240" w:lineRule="auto"/>
        <w:ind w:right="142"/>
      </w:pPr>
    </w:p>
    <w:p w:rsidR="00ED59A0" w:rsidRPr="004325ED" w:rsidRDefault="00ED59A0" w:rsidP="00937CB5"/>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ED59A0" w:rsidRPr="00B53E2E" w:rsidTr="00BA7060">
        <w:trPr>
          <w:tblHeader/>
          <w:jc w:val="center"/>
        </w:trPr>
        <w:tc>
          <w:tcPr>
            <w:tcW w:w="1526" w:type="dxa"/>
            <w:shd w:val="clear" w:color="auto" w:fill="D9D9D9"/>
          </w:tcPr>
          <w:p w:rsidR="00ED59A0" w:rsidRPr="00B53E2E" w:rsidRDefault="00ED59A0" w:rsidP="00BA7060">
            <w:pPr>
              <w:rPr>
                <w:b/>
              </w:rPr>
            </w:pPr>
            <w:r w:rsidRPr="00B53E2E">
              <w:rPr>
                <w:b/>
              </w:rPr>
              <w:t>Réf.</w:t>
            </w:r>
          </w:p>
        </w:tc>
        <w:tc>
          <w:tcPr>
            <w:tcW w:w="7719" w:type="dxa"/>
            <w:shd w:val="clear" w:color="auto" w:fill="D9D9D9"/>
          </w:tcPr>
          <w:p w:rsidR="00ED59A0" w:rsidRPr="00B53E2E" w:rsidRDefault="00ED59A0" w:rsidP="00BA7060">
            <w:pPr>
              <w:rPr>
                <w:b/>
              </w:rPr>
            </w:pPr>
            <w:r w:rsidRPr="00B53E2E">
              <w:rPr>
                <w:b/>
              </w:rPr>
              <w:t>Description</w:t>
            </w:r>
          </w:p>
        </w:tc>
      </w:tr>
      <w:tr w:rsidR="00ED59A0" w:rsidRPr="00B53E2E" w:rsidTr="00BA7060">
        <w:trPr>
          <w:jc w:val="center"/>
        </w:trPr>
        <w:tc>
          <w:tcPr>
            <w:tcW w:w="1526" w:type="dxa"/>
          </w:tcPr>
          <w:p w:rsidR="00ED59A0" w:rsidRPr="00B53E2E" w:rsidRDefault="00ED59A0" w:rsidP="00BA7060">
            <w:pPr>
              <w:jc w:val="both"/>
            </w:pPr>
            <w:r w:rsidRPr="00B53E2E">
              <w:t>RG-000-1</w:t>
            </w:r>
          </w:p>
        </w:tc>
        <w:tc>
          <w:tcPr>
            <w:tcW w:w="7719" w:type="dxa"/>
          </w:tcPr>
          <w:p w:rsidR="00ED59A0" w:rsidRPr="00E94FF2" w:rsidRDefault="00ED59A0" w:rsidP="00BA7060">
            <w:pPr>
              <w:pStyle w:val="Normal1"/>
              <w:rPr>
                <w:i w:val="0"/>
                <w:lang w:val="fr-FR"/>
              </w:rPr>
            </w:pPr>
            <w:r w:rsidRPr="00E94FF2">
              <w:rPr>
                <w:i w:val="0"/>
                <w:lang w:val="fr-FR"/>
              </w:rPr>
              <w:t>Total des débits égal au total des crédits</w:t>
            </w:r>
          </w:p>
        </w:tc>
      </w:tr>
    </w:tbl>
    <w:p w:rsidR="00ED59A0" w:rsidRPr="004325ED" w:rsidRDefault="00ED59A0" w:rsidP="00937CB5">
      <w:pPr>
        <w:spacing w:before="60"/>
        <w:rPr>
          <w:i/>
          <w:sz w:val="20"/>
          <w:szCs w:val="20"/>
        </w:rPr>
      </w:pPr>
      <w:r w:rsidRPr="004325ED">
        <w:rPr>
          <w:i/>
          <w:sz w:val="20"/>
          <w:szCs w:val="20"/>
        </w:rPr>
        <w:t>XXX = Trigramme spécifique à ce cas d’utilisation</w:t>
      </w:r>
    </w:p>
    <w:p w:rsidR="00ED59A0" w:rsidRPr="004325ED" w:rsidRDefault="00ED59A0" w:rsidP="00937CB5"/>
    <w:p w:rsidR="00ED59A0" w:rsidRPr="004325ED" w:rsidRDefault="00ED59A0" w:rsidP="00937CB5"/>
    <w:p w:rsidR="00ED59A0" w:rsidRPr="004325ED" w:rsidRDefault="00ED59A0" w:rsidP="00937CB5">
      <w:pPr>
        <w:pStyle w:val="Style3"/>
        <w:numPr>
          <w:ilvl w:val="2"/>
          <w:numId w:val="7"/>
        </w:numPr>
      </w:pPr>
      <w:bookmarkStart w:id="89" w:name="_Toc54515374"/>
      <w:bookmarkStart w:id="90" w:name="_Toc318352134"/>
      <w:bookmarkStart w:id="91" w:name="_Toc319568800"/>
      <w:bookmarkStart w:id="92" w:name="_Toc425282711"/>
      <w:r w:rsidRPr="004325ED">
        <w:t>T</w:t>
      </w:r>
      <w:bookmarkEnd w:id="89"/>
      <w:r w:rsidRPr="004325ED">
        <w:t>raitements</w:t>
      </w:r>
      <w:bookmarkEnd w:id="90"/>
      <w:bookmarkEnd w:id="91"/>
      <w:bookmarkEnd w:id="92"/>
    </w:p>
    <w:p w:rsidR="00ED59A0" w:rsidRPr="004325ED" w:rsidRDefault="00ED59A0" w:rsidP="00311020">
      <w:pPr>
        <w:pStyle w:val="Paragraphedeliste"/>
        <w:spacing w:before="240" w:after="240" w:line="240" w:lineRule="auto"/>
        <w:ind w:right="142"/>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ED59A0" w:rsidRPr="00B53E2E" w:rsidTr="00BA7060">
        <w:trPr>
          <w:tblHeader/>
          <w:jc w:val="center"/>
        </w:trPr>
        <w:tc>
          <w:tcPr>
            <w:tcW w:w="1526" w:type="dxa"/>
            <w:shd w:val="clear" w:color="auto" w:fill="808080"/>
          </w:tcPr>
          <w:p w:rsidR="00ED59A0" w:rsidRPr="00B53E2E" w:rsidRDefault="00ED59A0" w:rsidP="00BA7060">
            <w:pPr>
              <w:rPr>
                <w:b/>
              </w:rPr>
            </w:pPr>
            <w:r w:rsidRPr="00B53E2E">
              <w:rPr>
                <w:b/>
              </w:rPr>
              <w:t>Réf.</w:t>
            </w:r>
          </w:p>
        </w:tc>
        <w:tc>
          <w:tcPr>
            <w:tcW w:w="7719" w:type="dxa"/>
            <w:shd w:val="clear" w:color="auto" w:fill="808080"/>
          </w:tcPr>
          <w:p w:rsidR="00ED59A0" w:rsidRPr="00B53E2E" w:rsidRDefault="00ED59A0" w:rsidP="00BA7060">
            <w:pPr>
              <w:rPr>
                <w:b/>
              </w:rPr>
            </w:pPr>
            <w:r w:rsidRPr="00B53E2E">
              <w:rPr>
                <w:b/>
              </w:rPr>
              <w:t>Description</w:t>
            </w:r>
          </w:p>
        </w:tc>
      </w:tr>
      <w:tr w:rsidR="00ED59A0" w:rsidRPr="00B53E2E" w:rsidTr="00BA7060">
        <w:trPr>
          <w:jc w:val="center"/>
        </w:trPr>
        <w:tc>
          <w:tcPr>
            <w:tcW w:w="1526" w:type="dxa"/>
          </w:tcPr>
          <w:p w:rsidR="00ED59A0" w:rsidRPr="00B53E2E" w:rsidRDefault="00ED59A0" w:rsidP="00011BC4">
            <w:pPr>
              <w:jc w:val="both"/>
            </w:pPr>
            <w:r w:rsidRPr="00B53E2E">
              <w:t>TRT-000-1</w:t>
            </w:r>
          </w:p>
        </w:tc>
        <w:tc>
          <w:tcPr>
            <w:tcW w:w="7719" w:type="dxa"/>
          </w:tcPr>
          <w:p w:rsidR="00ED59A0" w:rsidRPr="00E94FF2" w:rsidRDefault="00ED59A0" w:rsidP="00BA7060">
            <w:pPr>
              <w:pStyle w:val="Normal1"/>
              <w:rPr>
                <w:i w:val="0"/>
                <w:lang w:val="fr-FR"/>
              </w:rPr>
            </w:pPr>
            <w:r w:rsidRPr="00E94FF2">
              <w:rPr>
                <w:i w:val="0"/>
                <w:lang w:val="fr-FR"/>
              </w:rPr>
              <w:t>L'utilisateur renseigne les informations comptables (se référer à la description de l'écran de saisie OD) et sauvegarde la saisie.</w:t>
            </w:r>
          </w:p>
        </w:tc>
      </w:tr>
    </w:tbl>
    <w:p w:rsidR="00ED59A0" w:rsidRPr="004325ED" w:rsidRDefault="00ED59A0" w:rsidP="00937CB5">
      <w:pPr>
        <w:spacing w:before="60"/>
        <w:rPr>
          <w:i/>
          <w:sz w:val="20"/>
          <w:szCs w:val="20"/>
        </w:rPr>
      </w:pPr>
      <w:r w:rsidRPr="004325ED">
        <w:rPr>
          <w:i/>
          <w:sz w:val="20"/>
          <w:szCs w:val="20"/>
        </w:rPr>
        <w:t>XXX = Trigramme spécifique à ce cas d’utilisation</w:t>
      </w:r>
    </w:p>
    <w:p w:rsidR="00ED59A0" w:rsidRPr="004325ED" w:rsidRDefault="00ED59A0" w:rsidP="00937CB5">
      <w:pPr>
        <w:pStyle w:val="Style3"/>
        <w:numPr>
          <w:ilvl w:val="2"/>
          <w:numId w:val="7"/>
        </w:numPr>
      </w:pPr>
      <w:bookmarkStart w:id="93" w:name="_Toc132075963"/>
      <w:bookmarkStart w:id="94" w:name="_Toc318352135"/>
      <w:bookmarkStart w:id="95" w:name="_Toc319568801"/>
      <w:bookmarkStart w:id="96" w:name="_Toc425282712"/>
      <w:r w:rsidRPr="004325ED">
        <w:t>Messages d’erreur</w:t>
      </w:r>
      <w:bookmarkEnd w:id="93"/>
      <w:bookmarkEnd w:id="94"/>
      <w:bookmarkEnd w:id="95"/>
      <w:bookmarkEnd w:id="96"/>
    </w:p>
    <w:p w:rsidR="00ED59A0" w:rsidRPr="00282F78" w:rsidRDefault="00ED59A0" w:rsidP="00A72C08">
      <w:pPr>
        <w:pStyle w:val="Paragraphedeliste"/>
        <w:numPr>
          <w:ilvl w:val="0"/>
          <w:numId w:val="6"/>
        </w:numPr>
        <w:spacing w:before="240" w:after="240" w:line="240" w:lineRule="auto"/>
        <w:ind w:right="142"/>
        <w:rPr>
          <w:color w:val="BFBFBF"/>
        </w:rPr>
      </w:pPr>
      <w:r w:rsidRPr="00282F78">
        <w:rPr>
          <w:color w:val="BFBFBF"/>
        </w:rPr>
        <w:t>Identifier et lister les messages d’erreur spécifiques à ce CUF.</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ED59A0" w:rsidRPr="00B53E2E" w:rsidTr="00BA7060">
        <w:trPr>
          <w:tblHeader/>
          <w:jc w:val="center"/>
        </w:trPr>
        <w:tc>
          <w:tcPr>
            <w:tcW w:w="1526" w:type="dxa"/>
            <w:shd w:val="clear" w:color="auto" w:fill="808080"/>
          </w:tcPr>
          <w:p w:rsidR="00ED59A0" w:rsidRPr="00B53E2E" w:rsidRDefault="00ED59A0" w:rsidP="00BA7060">
            <w:pPr>
              <w:rPr>
                <w:b/>
                <w:color w:val="BFBFBF"/>
              </w:rPr>
            </w:pPr>
            <w:r w:rsidRPr="00B53E2E">
              <w:rPr>
                <w:b/>
                <w:color w:val="BFBFBF"/>
              </w:rPr>
              <w:t>Réf.</w:t>
            </w:r>
          </w:p>
        </w:tc>
        <w:tc>
          <w:tcPr>
            <w:tcW w:w="7719" w:type="dxa"/>
            <w:shd w:val="clear" w:color="auto" w:fill="808080"/>
          </w:tcPr>
          <w:p w:rsidR="00ED59A0" w:rsidRPr="00B53E2E" w:rsidRDefault="00ED59A0" w:rsidP="00BA7060">
            <w:pPr>
              <w:rPr>
                <w:b/>
                <w:color w:val="BFBFBF"/>
              </w:rPr>
            </w:pPr>
            <w:r w:rsidRPr="00B53E2E">
              <w:rPr>
                <w:b/>
                <w:color w:val="BFBFBF"/>
              </w:rPr>
              <w:t>Description</w:t>
            </w:r>
          </w:p>
        </w:tc>
      </w:tr>
      <w:tr w:rsidR="00ED59A0" w:rsidRPr="00B53E2E" w:rsidTr="00BA7060">
        <w:trPr>
          <w:jc w:val="center"/>
        </w:trPr>
        <w:tc>
          <w:tcPr>
            <w:tcW w:w="1526" w:type="dxa"/>
          </w:tcPr>
          <w:p w:rsidR="00ED59A0" w:rsidRPr="00B53E2E" w:rsidRDefault="00ED59A0" w:rsidP="00BA7060">
            <w:pPr>
              <w:jc w:val="both"/>
              <w:rPr>
                <w:color w:val="BFBFBF"/>
              </w:rPr>
            </w:pPr>
            <w:r w:rsidRPr="00B53E2E">
              <w:rPr>
                <w:color w:val="BFBFBF"/>
              </w:rPr>
              <w:t>ERR-GEN-1</w:t>
            </w:r>
          </w:p>
        </w:tc>
        <w:tc>
          <w:tcPr>
            <w:tcW w:w="7719" w:type="dxa"/>
          </w:tcPr>
          <w:p w:rsidR="00ED59A0" w:rsidRPr="00282F78" w:rsidRDefault="00ED59A0" w:rsidP="00BA7060">
            <w:pPr>
              <w:pStyle w:val="Normal1"/>
              <w:rPr>
                <w:i w:val="0"/>
                <w:color w:val="BFBFBF"/>
                <w:lang w:val="fr-FR"/>
              </w:rPr>
            </w:pPr>
          </w:p>
        </w:tc>
      </w:tr>
    </w:tbl>
    <w:p w:rsidR="00ED59A0" w:rsidRPr="00282F78" w:rsidRDefault="00ED59A0" w:rsidP="00937CB5">
      <w:pPr>
        <w:spacing w:before="60"/>
        <w:rPr>
          <w:i/>
          <w:color w:val="BFBFBF"/>
          <w:sz w:val="20"/>
          <w:szCs w:val="20"/>
        </w:rPr>
      </w:pPr>
      <w:r w:rsidRPr="00282F78">
        <w:rPr>
          <w:i/>
          <w:color w:val="BFBFBF"/>
          <w:sz w:val="20"/>
          <w:szCs w:val="20"/>
        </w:rPr>
        <w:t>XXX = Trigramme spécifique à ce cas d’utilisation</w:t>
      </w:r>
    </w:p>
    <w:p w:rsidR="00ED59A0" w:rsidRPr="004325ED" w:rsidRDefault="00ED59A0" w:rsidP="00937CB5">
      <w:pPr>
        <w:pStyle w:val="Style1"/>
        <w:numPr>
          <w:ilvl w:val="0"/>
          <w:numId w:val="7"/>
        </w:numPr>
      </w:pPr>
      <w:bookmarkStart w:id="97" w:name="_Toc54515390"/>
      <w:bookmarkStart w:id="98" w:name="_Toc318352136"/>
      <w:bookmarkStart w:id="99" w:name="_Toc319568802"/>
      <w:bookmarkStart w:id="100" w:name="_Toc425282713"/>
      <w:r w:rsidRPr="004325ED">
        <w:t>Description des écrans</w:t>
      </w:r>
      <w:bookmarkStart w:id="101" w:name="_Toc54515391"/>
      <w:bookmarkEnd w:id="97"/>
      <w:bookmarkEnd w:id="98"/>
      <w:bookmarkEnd w:id="99"/>
      <w:bookmarkEnd w:id="100"/>
    </w:p>
    <w:p w:rsidR="00ED59A0" w:rsidRPr="004325ED" w:rsidRDefault="00ED59A0" w:rsidP="00937CB5">
      <w:pPr>
        <w:pStyle w:val="Style2"/>
        <w:numPr>
          <w:ilvl w:val="1"/>
          <w:numId w:val="7"/>
        </w:numPr>
      </w:pPr>
      <w:bookmarkStart w:id="102" w:name="_Toc319568803"/>
      <w:bookmarkStart w:id="103" w:name="_Toc425282714"/>
      <w:r w:rsidRPr="004325ED">
        <w:t>Diagramme de navigation</w:t>
      </w:r>
      <w:bookmarkEnd w:id="101"/>
      <w:bookmarkEnd w:id="102"/>
      <w:bookmarkEnd w:id="103"/>
    </w:p>
    <w:p w:rsidR="00ED59A0" w:rsidRDefault="00ED59A0" w:rsidP="00495B4C">
      <w:pPr>
        <w:rPr>
          <w:i/>
        </w:rPr>
      </w:pPr>
    </w:p>
    <w:p w:rsidR="00ED59A0" w:rsidRPr="00FE54CA" w:rsidRDefault="00ED59A0" w:rsidP="00495B4C">
      <w:pPr>
        <w:rPr>
          <w:i/>
        </w:rPr>
      </w:pPr>
      <w:r w:rsidRPr="00E94FF2">
        <w:rPr>
          <w:i/>
        </w:rPr>
        <w:t>[Enchaînement décrit dans le §2.1 Description du diagramme des flux]</w:t>
      </w:r>
    </w:p>
    <w:p w:rsidR="00ED59A0" w:rsidRPr="004325ED" w:rsidRDefault="00ED59A0" w:rsidP="00937CB5"/>
    <w:p w:rsidR="00ED59A0" w:rsidRPr="004325ED" w:rsidRDefault="00ED59A0" w:rsidP="00937CB5">
      <w:pPr>
        <w:pStyle w:val="Style2"/>
        <w:numPr>
          <w:ilvl w:val="1"/>
          <w:numId w:val="7"/>
        </w:numPr>
      </w:pPr>
      <w:bookmarkStart w:id="104" w:name="_Toc54515392"/>
      <w:bookmarkStart w:id="105" w:name="_Toc319568804"/>
      <w:bookmarkStart w:id="106" w:name="_Toc425282715"/>
      <w:r w:rsidRPr="004325ED">
        <w:t xml:space="preserve">Description </w:t>
      </w:r>
      <w:r>
        <w:t>de l’écran &lt;Saisie manuelle OD</w:t>
      </w:r>
      <w:r w:rsidRPr="004325ED">
        <w:t>&gt;</w:t>
      </w:r>
      <w:bookmarkEnd w:id="104"/>
      <w:bookmarkEnd w:id="105"/>
      <w:bookmarkEnd w:id="106"/>
    </w:p>
    <w:p w:rsidR="00ED59A0" w:rsidRPr="004325ED" w:rsidRDefault="00ED59A0" w:rsidP="00937CB5">
      <w:pPr>
        <w:pStyle w:val="Style3"/>
        <w:numPr>
          <w:ilvl w:val="2"/>
          <w:numId w:val="7"/>
        </w:numPr>
      </w:pPr>
      <w:bookmarkStart w:id="107" w:name="_Toc54515393"/>
      <w:bookmarkStart w:id="108" w:name="_Toc319568805"/>
      <w:bookmarkStart w:id="109" w:name="_Toc425282716"/>
      <w:r w:rsidRPr="004325ED">
        <w:t>Maq</w:t>
      </w:r>
      <w:r>
        <w:t>uette de l’écran &lt;Saisie manuelle OD</w:t>
      </w:r>
      <w:r w:rsidRPr="004325ED">
        <w:t>&gt;</w:t>
      </w:r>
      <w:bookmarkEnd w:id="107"/>
      <w:bookmarkEnd w:id="108"/>
      <w:bookmarkEnd w:id="109"/>
    </w:p>
    <w:p w:rsidR="00ED59A0" w:rsidRPr="00EB6264" w:rsidRDefault="00ED59A0" w:rsidP="008D6E69">
      <w:pPr>
        <w:rPr>
          <w:i/>
        </w:rPr>
      </w:pPr>
      <w:r w:rsidRPr="00EB6264">
        <w:rPr>
          <w:i/>
        </w:rPr>
        <w:t>La saisie manuelle des écritures comptables</w:t>
      </w:r>
      <w:r>
        <w:rPr>
          <w:i/>
        </w:rPr>
        <w:t>espèces</w:t>
      </w:r>
      <w:r w:rsidRPr="00EB6264">
        <w:rPr>
          <w:i/>
        </w:rPr>
        <w:t xml:space="preserve"> passe par deux étapes :</w:t>
      </w:r>
    </w:p>
    <w:p w:rsidR="00ED59A0" w:rsidRPr="00EB6264" w:rsidRDefault="00ED59A0" w:rsidP="008D6E69">
      <w:pPr>
        <w:rPr>
          <w:i/>
        </w:rPr>
      </w:pPr>
    </w:p>
    <w:p w:rsidR="00ED59A0" w:rsidRPr="00EB6264" w:rsidRDefault="00ED59A0" w:rsidP="008D6E69">
      <w:pPr>
        <w:rPr>
          <w:i/>
        </w:rPr>
      </w:pPr>
      <w:r w:rsidRPr="00EB6264">
        <w:rPr>
          <w:i/>
        </w:rPr>
        <w:t>La saisie des écritures comptables</w:t>
      </w:r>
      <w:r>
        <w:rPr>
          <w:i/>
        </w:rPr>
        <w:t> :</w:t>
      </w:r>
    </w:p>
    <w:p w:rsidR="00ED59A0" w:rsidRPr="00BA1D98" w:rsidRDefault="00ED59A0" w:rsidP="008D6E69">
      <w:pPr>
        <w:rPr>
          <w:rFonts w:ascii="Arial" w:hAnsi="Arial"/>
          <w:sz w:val="20"/>
          <w:szCs w:val="20"/>
          <w:lang w:bidi="ar-SY"/>
        </w:rPr>
      </w:pPr>
    </w:p>
    <w:p w:rsidR="00ED59A0" w:rsidRDefault="008E4ED0" w:rsidP="008D6E69">
      <w:pPr>
        <w:rPr>
          <w:rFonts w:ascii="Arial" w:hAnsi="Arial"/>
          <w:sz w:val="20"/>
          <w:szCs w:val="20"/>
          <w:lang w:bidi="ar-SY"/>
        </w:rPr>
      </w:pPr>
      <w:r>
        <w:rPr>
          <w:noProof/>
          <w:lang w:eastAsia="fr-FR"/>
        </w:rPr>
        <w:lastRenderedPageBreak/>
        <w:drawing>
          <wp:anchor distT="0" distB="0" distL="114300" distR="114300" simplePos="0" relativeHeight="2" behindDoc="0" locked="0" layoutInCell="1" allowOverlap="1">
            <wp:simplePos x="0" y="0"/>
            <wp:positionH relativeFrom="column">
              <wp:posOffset>5666105</wp:posOffset>
            </wp:positionH>
            <wp:positionV relativeFrom="paragraph">
              <wp:posOffset>307340</wp:posOffset>
            </wp:positionV>
            <wp:extent cx="160655" cy="182880"/>
            <wp:effectExtent l="0" t="0" r="0" b="7620"/>
            <wp:wrapNone/>
            <wp:docPr id="14" name="Image 15" descr="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017"/>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0655" cy="182880"/>
                    </a:xfrm>
                    <a:prstGeom prst="rect">
                      <a:avLst/>
                    </a:prstGeom>
                    <a:noFill/>
                  </pic:spPr>
                </pic:pic>
              </a:graphicData>
            </a:graphic>
          </wp:anchor>
        </w:drawing>
      </w:r>
      <w:r>
        <w:rPr>
          <w:noProof/>
          <w:lang w:eastAsia="fr-FR"/>
        </w:rPr>
        <w:drawing>
          <wp:anchor distT="0" distB="0" distL="114300" distR="114300" simplePos="0" relativeHeight="3" behindDoc="0" locked="0" layoutInCell="1" allowOverlap="1">
            <wp:simplePos x="0" y="0"/>
            <wp:positionH relativeFrom="column">
              <wp:posOffset>311785</wp:posOffset>
            </wp:positionH>
            <wp:positionV relativeFrom="paragraph">
              <wp:posOffset>928370</wp:posOffset>
            </wp:positionV>
            <wp:extent cx="160655" cy="182880"/>
            <wp:effectExtent l="0" t="0" r="0" b="7620"/>
            <wp:wrapNone/>
            <wp:docPr id="13" name="Image 13" descr="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017"/>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0655" cy="182880"/>
                    </a:xfrm>
                    <a:prstGeom prst="rect">
                      <a:avLst/>
                    </a:prstGeom>
                    <a:noFill/>
                  </pic:spPr>
                </pic:pic>
              </a:graphicData>
            </a:graphic>
          </wp:anchor>
        </w:drawing>
      </w:r>
      <w:r>
        <w:rPr>
          <w:rFonts w:ascii="Arial" w:hAnsi="Arial"/>
          <w:noProof/>
          <w:sz w:val="20"/>
          <w:szCs w:val="20"/>
          <w:lang w:eastAsia="fr-FR"/>
        </w:rPr>
        <w:drawing>
          <wp:inline distT="0" distB="0" distL="0" distR="0">
            <wp:extent cx="5734050" cy="1704975"/>
            <wp:effectExtent l="0" t="0" r="0" b="9525"/>
            <wp:docPr id="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4050" cy="1704975"/>
                    </a:xfrm>
                    <a:prstGeom prst="rect">
                      <a:avLst/>
                    </a:prstGeom>
                    <a:noFill/>
                    <a:ln>
                      <a:noFill/>
                    </a:ln>
                  </pic:spPr>
                </pic:pic>
              </a:graphicData>
            </a:graphic>
          </wp:inline>
        </w:drawing>
      </w:r>
    </w:p>
    <w:p w:rsidR="00ED59A0" w:rsidRPr="00BA1D98" w:rsidRDefault="00ED59A0" w:rsidP="008D6E69">
      <w:pPr>
        <w:rPr>
          <w:rFonts w:ascii="Arial" w:hAnsi="Arial"/>
          <w:sz w:val="20"/>
          <w:szCs w:val="20"/>
          <w:lang w:bidi="ar-SY"/>
        </w:rPr>
      </w:pPr>
    </w:p>
    <w:p w:rsidR="00ED59A0" w:rsidRPr="00BA1D98" w:rsidRDefault="00ED59A0" w:rsidP="008D6E69">
      <w:pPr>
        <w:rPr>
          <w:rFonts w:ascii="Arial" w:hAnsi="Arial"/>
          <w:sz w:val="20"/>
          <w:szCs w:val="20"/>
          <w:lang w:bidi="ar-SY"/>
        </w:rPr>
      </w:pPr>
    </w:p>
    <w:tbl>
      <w:tblPr>
        <w:tblW w:w="9630" w:type="dxa"/>
        <w:tblInd w:w="108" w:type="dxa"/>
        <w:tblBorders>
          <w:top w:val="single" w:sz="8" w:space="0" w:color="7BA0CD"/>
          <w:left w:val="single" w:sz="8" w:space="0" w:color="7BA0CD"/>
          <w:bottom w:val="single" w:sz="8" w:space="0" w:color="7BA0CD"/>
          <w:right w:val="single" w:sz="8" w:space="0" w:color="7BA0CD"/>
          <w:insideH w:val="single" w:sz="8" w:space="0" w:color="7BA0CD"/>
        </w:tblBorders>
        <w:tblLook w:val="00A0"/>
      </w:tblPr>
      <w:tblGrid>
        <w:gridCol w:w="2694"/>
        <w:gridCol w:w="1046"/>
        <w:gridCol w:w="5890"/>
      </w:tblGrid>
      <w:tr w:rsidR="00ED59A0" w:rsidRPr="00B53E2E" w:rsidTr="002C6977">
        <w:tc>
          <w:tcPr>
            <w:tcW w:w="3740" w:type="dxa"/>
            <w:gridSpan w:val="2"/>
            <w:tcBorders>
              <w:right w:val="nil"/>
            </w:tcBorders>
            <w:shd w:val="clear" w:color="auto" w:fill="4F81BD"/>
          </w:tcPr>
          <w:p w:rsidR="00ED59A0" w:rsidRPr="00B53E2E" w:rsidRDefault="00ED59A0" w:rsidP="002C6977">
            <w:pPr>
              <w:jc w:val="center"/>
              <w:rPr>
                <w:rFonts w:ascii="Arial" w:hAnsi="Arial"/>
                <w:b/>
                <w:bCs/>
                <w:color w:val="FFFFFF"/>
                <w:sz w:val="20"/>
                <w:szCs w:val="20"/>
                <w:lang w:bidi="ar-SY"/>
              </w:rPr>
            </w:pPr>
            <w:r w:rsidRPr="00B53E2E">
              <w:rPr>
                <w:rFonts w:ascii="Arial" w:hAnsi="Arial"/>
                <w:b/>
                <w:bCs/>
                <w:color w:val="FFFFFF"/>
                <w:sz w:val="20"/>
                <w:szCs w:val="20"/>
                <w:lang w:bidi="ar-SY"/>
              </w:rPr>
              <w:t>Champs</w:t>
            </w:r>
          </w:p>
        </w:tc>
        <w:tc>
          <w:tcPr>
            <w:tcW w:w="5890" w:type="dxa"/>
            <w:tcBorders>
              <w:left w:val="nil"/>
            </w:tcBorders>
            <w:shd w:val="clear" w:color="auto" w:fill="4F81BD"/>
          </w:tcPr>
          <w:p w:rsidR="00ED59A0" w:rsidRPr="00B53E2E" w:rsidRDefault="00ED59A0" w:rsidP="002C6977">
            <w:pPr>
              <w:jc w:val="center"/>
              <w:rPr>
                <w:rFonts w:ascii="Arial" w:hAnsi="Arial"/>
                <w:b/>
                <w:bCs/>
                <w:color w:val="FFFFFF"/>
                <w:sz w:val="20"/>
                <w:szCs w:val="20"/>
                <w:lang w:bidi="ar-SY"/>
              </w:rPr>
            </w:pPr>
            <w:r w:rsidRPr="00B53E2E">
              <w:rPr>
                <w:rFonts w:ascii="Arial" w:hAnsi="Arial"/>
                <w:b/>
                <w:bCs/>
                <w:color w:val="FFFFFF"/>
                <w:sz w:val="20"/>
                <w:szCs w:val="20"/>
                <w:lang w:bidi="ar-SY"/>
              </w:rPr>
              <w:t>Description</w:t>
            </w:r>
          </w:p>
        </w:tc>
      </w:tr>
      <w:tr w:rsidR="00ED59A0" w:rsidRPr="00B53E2E" w:rsidTr="002C6977">
        <w:tc>
          <w:tcPr>
            <w:tcW w:w="9630" w:type="dxa"/>
            <w:gridSpan w:val="3"/>
            <w:shd w:val="clear" w:color="auto" w:fill="D3DFEE"/>
          </w:tcPr>
          <w:p w:rsidR="00ED59A0" w:rsidRPr="00B53E2E" w:rsidRDefault="00ED59A0" w:rsidP="002C6977">
            <w:pPr>
              <w:rPr>
                <w:rFonts w:ascii="Arial" w:hAnsi="Arial"/>
                <w:b/>
                <w:bCs/>
                <w:color w:val="17365D"/>
                <w:sz w:val="20"/>
                <w:szCs w:val="20"/>
                <w:lang w:bidi="ar-SY"/>
              </w:rPr>
            </w:pPr>
            <w:r w:rsidRPr="00B53E2E">
              <w:rPr>
                <w:rFonts w:ascii="Arial" w:hAnsi="Arial"/>
                <w:b/>
                <w:bCs/>
                <w:color w:val="17365D"/>
                <w:sz w:val="20"/>
                <w:szCs w:val="20"/>
                <w:lang w:bidi="ar-SY"/>
              </w:rPr>
              <w:t>Informations</w:t>
            </w: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 xml:space="preserve">App reference           </w:t>
            </w:r>
          </w:p>
        </w:tc>
        <w:tc>
          <w:tcPr>
            <w:tcW w:w="6936" w:type="dxa"/>
            <w:gridSpan w:val="2"/>
            <w:tcBorders>
              <w:left w:val="nil"/>
            </w:tcBorders>
          </w:tcPr>
          <w:p w:rsidR="00ED59A0" w:rsidRPr="00B53E2E" w:rsidRDefault="00ED59A0" w:rsidP="002C6977">
            <w:pPr>
              <w:rPr>
                <w:rFonts w:ascii="Arial" w:hAnsi="Arial"/>
                <w:b/>
                <w:bCs/>
                <w:color w:val="17365D"/>
                <w:sz w:val="20"/>
                <w:szCs w:val="20"/>
                <w:lang w:bidi="ar-SY"/>
              </w:rPr>
            </w:pPr>
            <w:r w:rsidRPr="00B53E2E">
              <w:rPr>
                <w:rFonts w:ascii="Arial" w:hAnsi="Arial"/>
                <w:sz w:val="20"/>
                <w:szCs w:val="20"/>
                <w:lang w:bidi="ar-SY"/>
              </w:rPr>
              <w:t>Séquence générée automatiquement</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Référence App parent</w:t>
            </w:r>
          </w:p>
        </w:tc>
        <w:tc>
          <w:tcPr>
            <w:tcW w:w="6936" w:type="dxa"/>
            <w:gridSpan w:val="2"/>
            <w:tcBorders>
              <w:left w:val="nil"/>
            </w:tcBorders>
            <w:shd w:val="clear" w:color="auto" w:fill="D3DFEE"/>
          </w:tcPr>
          <w:p w:rsidR="00ED59A0" w:rsidRPr="00B53E2E" w:rsidRDefault="00ED59A0" w:rsidP="002C6977">
            <w:pPr>
              <w:rPr>
                <w:rFonts w:ascii="Arial" w:hAnsi="Arial"/>
                <w:sz w:val="20"/>
                <w:szCs w:val="20"/>
                <w:lang w:bidi="ar-SY"/>
              </w:rPr>
            </w:pP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Date comptable</w:t>
            </w:r>
          </w:p>
        </w:tc>
        <w:tc>
          <w:tcPr>
            <w:tcW w:w="6936" w:type="dxa"/>
            <w:gridSpan w:val="2"/>
            <w:tcBorders>
              <w:left w:val="nil"/>
            </w:tcBorders>
          </w:tcPr>
          <w:p w:rsidR="00ED59A0" w:rsidRPr="00B53E2E" w:rsidRDefault="00ED59A0" w:rsidP="002C6977">
            <w:pPr>
              <w:rPr>
                <w:rFonts w:ascii="Arial" w:hAnsi="Arial"/>
                <w:sz w:val="20"/>
                <w:szCs w:val="20"/>
                <w:lang w:bidi="ar-SY"/>
              </w:rPr>
            </w:pPr>
            <w:r w:rsidRPr="00B53E2E">
              <w:rPr>
                <w:rFonts w:ascii="Arial" w:hAnsi="Arial"/>
                <w:sz w:val="20"/>
                <w:szCs w:val="20"/>
                <w:lang w:bidi="ar-SY"/>
              </w:rPr>
              <w:t>Date de comptabilité</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Date d’entrée</w:t>
            </w:r>
          </w:p>
        </w:tc>
        <w:tc>
          <w:tcPr>
            <w:tcW w:w="6936" w:type="dxa"/>
            <w:gridSpan w:val="2"/>
            <w:tcBorders>
              <w:left w:val="nil"/>
            </w:tcBorders>
            <w:shd w:val="clear" w:color="auto" w:fill="D3DFEE"/>
          </w:tcPr>
          <w:p w:rsidR="00ED59A0" w:rsidRPr="00B53E2E" w:rsidRDefault="00ED59A0" w:rsidP="002C6977">
            <w:pPr>
              <w:rPr>
                <w:rFonts w:ascii="Arial" w:hAnsi="Arial"/>
                <w:sz w:val="20"/>
                <w:szCs w:val="20"/>
                <w:lang w:bidi="ar-SY"/>
              </w:rPr>
            </w:pPr>
            <w:r w:rsidRPr="00B53E2E">
              <w:rPr>
                <w:rFonts w:ascii="Arial" w:hAnsi="Arial"/>
                <w:sz w:val="20"/>
                <w:szCs w:val="20"/>
                <w:lang w:bidi="ar-SY"/>
              </w:rPr>
              <w:t>Date de saisie</w:t>
            </w: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Date de dénouement</w:t>
            </w:r>
          </w:p>
        </w:tc>
        <w:tc>
          <w:tcPr>
            <w:tcW w:w="6936" w:type="dxa"/>
            <w:gridSpan w:val="2"/>
            <w:tcBorders>
              <w:left w:val="nil"/>
            </w:tcBorders>
          </w:tcPr>
          <w:p w:rsidR="00ED59A0" w:rsidRPr="00B53E2E" w:rsidRDefault="00ED59A0" w:rsidP="002C6977">
            <w:pPr>
              <w:rPr>
                <w:rFonts w:ascii="Arial" w:hAnsi="Arial"/>
                <w:sz w:val="20"/>
                <w:szCs w:val="20"/>
                <w:lang w:bidi="ar-SY"/>
              </w:rPr>
            </w:pPr>
            <w:r w:rsidRPr="00B53E2E">
              <w:rPr>
                <w:rFonts w:ascii="Arial" w:hAnsi="Arial"/>
                <w:sz w:val="20"/>
                <w:szCs w:val="20"/>
                <w:lang w:bidi="ar-SY"/>
              </w:rPr>
              <w:t>Date de dénouement</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Date opération</w:t>
            </w:r>
          </w:p>
        </w:tc>
        <w:tc>
          <w:tcPr>
            <w:tcW w:w="6936" w:type="dxa"/>
            <w:gridSpan w:val="2"/>
            <w:tcBorders>
              <w:left w:val="nil"/>
            </w:tcBorders>
            <w:shd w:val="clear" w:color="auto" w:fill="D3DFEE"/>
          </w:tcPr>
          <w:p w:rsidR="00ED59A0" w:rsidRPr="00B53E2E" w:rsidRDefault="00ED59A0" w:rsidP="002C6977">
            <w:pPr>
              <w:rPr>
                <w:rFonts w:ascii="Arial" w:hAnsi="Arial"/>
                <w:sz w:val="20"/>
                <w:szCs w:val="20"/>
                <w:lang w:bidi="ar-SY"/>
              </w:rPr>
            </w:pPr>
            <w:r w:rsidRPr="00B53E2E">
              <w:rPr>
                <w:rFonts w:ascii="Arial" w:hAnsi="Arial"/>
                <w:sz w:val="20"/>
                <w:szCs w:val="20"/>
                <w:lang w:bidi="ar-SY"/>
              </w:rPr>
              <w:t>Date d’opération</w:t>
            </w: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AE sous type</w:t>
            </w:r>
          </w:p>
        </w:tc>
        <w:tc>
          <w:tcPr>
            <w:tcW w:w="6936" w:type="dxa"/>
            <w:gridSpan w:val="2"/>
            <w:tcBorders>
              <w:left w:val="nil"/>
            </w:tcBorders>
          </w:tcPr>
          <w:p w:rsidR="00ED59A0" w:rsidRPr="00B53E2E" w:rsidRDefault="00ED59A0" w:rsidP="002C6977">
            <w:pPr>
              <w:rPr>
                <w:rFonts w:ascii="Arial" w:hAnsi="Arial"/>
                <w:sz w:val="20"/>
                <w:szCs w:val="20"/>
                <w:lang w:bidi="ar-SY"/>
              </w:rPr>
            </w:pPr>
            <w:r w:rsidRPr="00B53E2E">
              <w:rPr>
                <w:rFonts w:ascii="Arial" w:hAnsi="Arial"/>
                <w:sz w:val="20"/>
                <w:szCs w:val="20"/>
                <w:lang w:bidi="ar-SY"/>
              </w:rPr>
              <w:t>Généré automatiquement par le système</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Numéro d’entrée</w:t>
            </w:r>
          </w:p>
        </w:tc>
        <w:tc>
          <w:tcPr>
            <w:tcW w:w="6936" w:type="dxa"/>
            <w:gridSpan w:val="2"/>
            <w:tcBorders>
              <w:left w:val="nil"/>
            </w:tcBorders>
            <w:shd w:val="clear" w:color="auto" w:fill="D3DFEE"/>
          </w:tcPr>
          <w:p w:rsidR="00ED59A0" w:rsidRPr="00B53E2E" w:rsidRDefault="00ED59A0" w:rsidP="002C6977">
            <w:pPr>
              <w:rPr>
                <w:rFonts w:ascii="Arial" w:hAnsi="Arial"/>
                <w:sz w:val="20"/>
                <w:szCs w:val="20"/>
                <w:lang w:bidi="ar-SY"/>
              </w:rPr>
            </w:pPr>
            <w:r w:rsidRPr="00B53E2E">
              <w:rPr>
                <w:rFonts w:ascii="Arial" w:hAnsi="Arial"/>
                <w:sz w:val="20"/>
                <w:szCs w:val="20"/>
                <w:lang w:bidi="ar-SY"/>
              </w:rPr>
              <w:t>Numéro attribué pour l’écriture comptable</w:t>
            </w: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Description</w:t>
            </w:r>
          </w:p>
        </w:tc>
        <w:tc>
          <w:tcPr>
            <w:tcW w:w="6936" w:type="dxa"/>
            <w:gridSpan w:val="2"/>
            <w:tcBorders>
              <w:left w:val="nil"/>
            </w:tcBorders>
          </w:tcPr>
          <w:p w:rsidR="00ED59A0" w:rsidRPr="00B53E2E" w:rsidRDefault="00ED59A0" w:rsidP="002C6977">
            <w:pPr>
              <w:rPr>
                <w:rFonts w:ascii="Arial" w:hAnsi="Arial"/>
                <w:sz w:val="20"/>
                <w:szCs w:val="20"/>
                <w:lang w:bidi="ar-SY"/>
              </w:rPr>
            </w:pPr>
            <w:r w:rsidRPr="00B53E2E">
              <w:rPr>
                <w:rFonts w:ascii="Arial" w:hAnsi="Arial"/>
                <w:bCs/>
                <w:sz w:val="20"/>
                <w:szCs w:val="20"/>
                <w:lang w:bidi="ar-SY"/>
              </w:rPr>
              <w:t>Description de l’entrée comptable</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Origine</w:t>
            </w:r>
          </w:p>
        </w:tc>
        <w:tc>
          <w:tcPr>
            <w:tcW w:w="6936" w:type="dxa"/>
            <w:gridSpan w:val="2"/>
            <w:tcBorders>
              <w:left w:val="nil"/>
            </w:tcBorders>
            <w:shd w:val="clear" w:color="auto" w:fill="D3DFEE"/>
          </w:tcPr>
          <w:p w:rsidR="00ED59A0" w:rsidRPr="00B53E2E" w:rsidRDefault="00ED59A0" w:rsidP="002C6977">
            <w:pPr>
              <w:rPr>
                <w:rFonts w:ascii="Arial" w:hAnsi="Arial"/>
                <w:sz w:val="20"/>
                <w:szCs w:val="20"/>
                <w:lang w:bidi="ar-SY"/>
              </w:rPr>
            </w:pPr>
            <w:r w:rsidRPr="00B53E2E">
              <w:rPr>
                <w:rFonts w:ascii="Arial" w:hAnsi="Arial"/>
                <w:bCs/>
                <w:sz w:val="20"/>
                <w:szCs w:val="20"/>
                <w:lang w:bidi="ar-SY"/>
              </w:rPr>
              <w:t>Module d’origine de la ligne de données (megaCustody, MegaCore, MegaLend…)</w:t>
            </w: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Statut</w:t>
            </w:r>
          </w:p>
        </w:tc>
        <w:tc>
          <w:tcPr>
            <w:tcW w:w="6936" w:type="dxa"/>
            <w:gridSpan w:val="2"/>
            <w:tcBorders>
              <w:left w:val="nil"/>
            </w:tcBorders>
          </w:tcPr>
          <w:p w:rsidR="00ED59A0" w:rsidRPr="00B53E2E" w:rsidRDefault="00ED59A0" w:rsidP="002C6977">
            <w:pPr>
              <w:rPr>
                <w:rFonts w:ascii="Arial" w:hAnsi="Arial"/>
                <w:sz w:val="20"/>
                <w:szCs w:val="20"/>
                <w:lang w:bidi="ar-SY"/>
              </w:rPr>
            </w:pPr>
            <w:r w:rsidRPr="00B53E2E">
              <w:rPr>
                <w:rFonts w:ascii="Arial" w:hAnsi="Arial"/>
                <w:bCs/>
                <w:sz w:val="20"/>
                <w:szCs w:val="20"/>
                <w:lang w:bidi="ar-SY"/>
              </w:rPr>
              <w:t>Statuts possibles des écritures comptables</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Inverse</w:t>
            </w:r>
          </w:p>
        </w:tc>
        <w:tc>
          <w:tcPr>
            <w:tcW w:w="6936" w:type="dxa"/>
            <w:gridSpan w:val="2"/>
            <w:tcBorders>
              <w:left w:val="nil"/>
            </w:tcBorders>
            <w:shd w:val="clear" w:color="auto" w:fill="D3DFEE"/>
          </w:tcPr>
          <w:p w:rsidR="00ED59A0" w:rsidRPr="00B53E2E" w:rsidRDefault="00ED59A0" w:rsidP="002C6977">
            <w:pPr>
              <w:rPr>
                <w:rFonts w:ascii="Arial" w:hAnsi="Arial"/>
                <w:sz w:val="20"/>
                <w:szCs w:val="20"/>
                <w:lang w:bidi="ar-SY"/>
              </w:rPr>
            </w:pPr>
            <w:r w:rsidRPr="00B53E2E">
              <w:rPr>
                <w:rFonts w:ascii="Arial" w:hAnsi="Arial"/>
                <w:sz w:val="20"/>
                <w:szCs w:val="20"/>
                <w:lang w:bidi="ar-SY"/>
              </w:rPr>
              <w:t>Inversé ou non</w:t>
            </w:r>
          </w:p>
        </w:tc>
      </w:tr>
      <w:tr w:rsidR="00ED59A0" w:rsidRPr="00B53E2E" w:rsidTr="002C6977">
        <w:tc>
          <w:tcPr>
            <w:tcW w:w="2694" w:type="dxa"/>
            <w:tcBorders>
              <w:right w:val="nil"/>
            </w:tcBorders>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 xml:space="preserve">Référence transaction </w:t>
            </w:r>
          </w:p>
        </w:tc>
        <w:tc>
          <w:tcPr>
            <w:tcW w:w="6936" w:type="dxa"/>
            <w:gridSpan w:val="2"/>
            <w:tcBorders>
              <w:left w:val="nil"/>
            </w:tcBorders>
          </w:tcPr>
          <w:p w:rsidR="00ED59A0" w:rsidRPr="00B53E2E" w:rsidRDefault="00ED59A0" w:rsidP="002C6977">
            <w:pPr>
              <w:rPr>
                <w:rFonts w:ascii="Arial" w:hAnsi="Arial"/>
                <w:sz w:val="20"/>
                <w:szCs w:val="20"/>
                <w:lang w:bidi="ar-SY"/>
              </w:rPr>
            </w:pPr>
            <w:r w:rsidRPr="00B53E2E">
              <w:rPr>
                <w:rFonts w:ascii="Arial" w:hAnsi="Arial"/>
                <w:bCs/>
                <w:sz w:val="20"/>
                <w:szCs w:val="20"/>
                <w:lang w:bidi="ar-SY"/>
              </w:rPr>
              <w:t>Référence de la transaction qui a généré cette Entrée espèce</w:t>
            </w:r>
          </w:p>
        </w:tc>
      </w:tr>
      <w:tr w:rsidR="00ED59A0" w:rsidRPr="00B53E2E" w:rsidTr="002C6977">
        <w:tc>
          <w:tcPr>
            <w:tcW w:w="2694" w:type="dxa"/>
            <w:tcBorders>
              <w:right w:val="nil"/>
            </w:tcBorders>
            <w:shd w:val="clear" w:color="auto" w:fill="D3DFEE"/>
          </w:tcPr>
          <w:p w:rsidR="00ED59A0" w:rsidRPr="00B53E2E" w:rsidRDefault="00ED59A0" w:rsidP="002C6977">
            <w:pPr>
              <w:rPr>
                <w:rFonts w:ascii="Arial" w:hAnsi="Arial"/>
                <w:b/>
                <w:bCs/>
                <w:sz w:val="20"/>
                <w:szCs w:val="20"/>
                <w:lang w:bidi="ar-SY"/>
              </w:rPr>
            </w:pPr>
            <w:r w:rsidRPr="00B53E2E">
              <w:rPr>
                <w:rFonts w:ascii="Arial" w:hAnsi="Arial"/>
                <w:b/>
                <w:bCs/>
                <w:sz w:val="20"/>
                <w:szCs w:val="20"/>
                <w:lang w:bidi="ar-SY"/>
              </w:rPr>
              <w:t>Type Opération</w:t>
            </w:r>
          </w:p>
        </w:tc>
        <w:tc>
          <w:tcPr>
            <w:tcW w:w="6936" w:type="dxa"/>
            <w:gridSpan w:val="2"/>
            <w:tcBorders>
              <w:left w:val="nil"/>
            </w:tcBorders>
            <w:shd w:val="clear" w:color="auto" w:fill="D3DFEE"/>
          </w:tcPr>
          <w:p w:rsidR="00ED59A0" w:rsidRPr="00B53E2E" w:rsidRDefault="00ED59A0" w:rsidP="00D158D3">
            <w:pPr>
              <w:rPr>
                <w:rFonts w:ascii="Arial" w:hAnsi="Arial"/>
                <w:sz w:val="20"/>
                <w:szCs w:val="20"/>
                <w:lang w:bidi="ar-SY"/>
              </w:rPr>
            </w:pPr>
            <w:r w:rsidRPr="00B53E2E">
              <w:rPr>
                <w:rFonts w:ascii="Arial" w:hAnsi="Arial"/>
                <w:bCs/>
                <w:sz w:val="20"/>
                <w:szCs w:val="20"/>
                <w:lang w:bidi="ar-SY"/>
              </w:rPr>
              <w:t>C’est le type de l’opération ayantgénéré cette entrée comptable</w:t>
            </w:r>
          </w:p>
        </w:tc>
      </w:tr>
      <w:tr w:rsidR="008616A7" w:rsidRPr="00B53E2E" w:rsidTr="002C6977">
        <w:tc>
          <w:tcPr>
            <w:tcW w:w="2694" w:type="dxa"/>
            <w:tcBorders>
              <w:right w:val="nil"/>
            </w:tcBorders>
            <w:shd w:val="clear" w:color="auto" w:fill="D3DFEE"/>
          </w:tcPr>
          <w:p w:rsidR="008616A7" w:rsidRPr="00B53E2E" w:rsidRDefault="008616A7" w:rsidP="008616A7">
            <w:pPr>
              <w:rPr>
                <w:rFonts w:ascii="Arial" w:hAnsi="Arial"/>
                <w:b/>
                <w:bCs/>
                <w:sz w:val="20"/>
                <w:szCs w:val="20"/>
                <w:lang w:bidi="ar-SY"/>
              </w:rPr>
            </w:pPr>
            <w:r>
              <w:rPr>
                <w:rFonts w:ascii="Arial" w:hAnsi="Arial"/>
                <w:b/>
                <w:bCs/>
                <w:sz w:val="20"/>
                <w:szCs w:val="20"/>
                <w:lang w:bidi="ar-SY"/>
              </w:rPr>
              <w:t>Date valeur</w:t>
            </w:r>
          </w:p>
        </w:tc>
        <w:tc>
          <w:tcPr>
            <w:tcW w:w="6936" w:type="dxa"/>
            <w:gridSpan w:val="2"/>
            <w:tcBorders>
              <w:left w:val="nil"/>
            </w:tcBorders>
            <w:shd w:val="clear" w:color="auto" w:fill="D3DFEE"/>
          </w:tcPr>
          <w:p w:rsidR="008616A7" w:rsidRPr="00B53E2E" w:rsidRDefault="008616A7" w:rsidP="00D158D3">
            <w:pPr>
              <w:rPr>
                <w:rFonts w:ascii="Arial" w:hAnsi="Arial"/>
                <w:bCs/>
                <w:sz w:val="20"/>
                <w:szCs w:val="20"/>
                <w:lang w:bidi="ar-SY"/>
              </w:rPr>
            </w:pPr>
            <w:r>
              <w:rPr>
                <w:rFonts w:ascii="Arial" w:hAnsi="Arial"/>
                <w:bCs/>
                <w:sz w:val="20"/>
                <w:szCs w:val="20"/>
                <w:lang w:bidi="ar-SY"/>
              </w:rPr>
              <w:t>Date valeur</w:t>
            </w:r>
          </w:p>
        </w:tc>
      </w:tr>
      <w:tr w:rsidR="008616A7" w:rsidRPr="00B53E2E" w:rsidTr="002C6977">
        <w:tc>
          <w:tcPr>
            <w:tcW w:w="2694" w:type="dxa"/>
            <w:tcBorders>
              <w:right w:val="nil"/>
            </w:tcBorders>
            <w:shd w:val="clear" w:color="auto" w:fill="D3DFEE"/>
          </w:tcPr>
          <w:p w:rsidR="008616A7" w:rsidRDefault="008616A7" w:rsidP="002C6977">
            <w:pPr>
              <w:rPr>
                <w:rFonts w:ascii="Arial" w:hAnsi="Arial"/>
                <w:b/>
                <w:bCs/>
                <w:sz w:val="20"/>
                <w:szCs w:val="20"/>
                <w:lang w:bidi="ar-SY"/>
              </w:rPr>
            </w:pPr>
            <w:r>
              <w:rPr>
                <w:rFonts w:ascii="Arial" w:hAnsi="Arial"/>
                <w:b/>
                <w:bCs/>
                <w:sz w:val="20"/>
                <w:szCs w:val="20"/>
                <w:lang w:bidi="ar-SY"/>
              </w:rPr>
              <w:t>Montants opérations</w:t>
            </w:r>
          </w:p>
        </w:tc>
        <w:tc>
          <w:tcPr>
            <w:tcW w:w="6936" w:type="dxa"/>
            <w:gridSpan w:val="2"/>
            <w:tcBorders>
              <w:left w:val="nil"/>
            </w:tcBorders>
            <w:shd w:val="clear" w:color="auto" w:fill="D3DFEE"/>
          </w:tcPr>
          <w:p w:rsidR="008616A7" w:rsidRDefault="008616A7" w:rsidP="00D158D3">
            <w:pPr>
              <w:rPr>
                <w:rFonts w:ascii="Arial" w:hAnsi="Arial"/>
                <w:bCs/>
                <w:sz w:val="20"/>
                <w:szCs w:val="20"/>
                <w:lang w:bidi="ar-SY"/>
              </w:rPr>
            </w:pPr>
            <w:r>
              <w:rPr>
                <w:rFonts w:ascii="Arial" w:hAnsi="Arial"/>
                <w:bCs/>
                <w:sz w:val="20"/>
                <w:szCs w:val="20"/>
                <w:lang w:bidi="ar-SY"/>
              </w:rPr>
              <w:t>Montants de l'opération utilisés pour postage comptable</w:t>
            </w:r>
          </w:p>
        </w:tc>
      </w:tr>
      <w:tr w:rsidR="008616A7" w:rsidRPr="00B53E2E" w:rsidTr="002C6977">
        <w:tc>
          <w:tcPr>
            <w:tcW w:w="2694" w:type="dxa"/>
            <w:tcBorders>
              <w:right w:val="nil"/>
            </w:tcBorders>
            <w:shd w:val="clear" w:color="auto" w:fill="D3DFEE"/>
          </w:tcPr>
          <w:p w:rsidR="008616A7" w:rsidRDefault="008616A7" w:rsidP="002C6977">
            <w:pPr>
              <w:rPr>
                <w:rFonts w:ascii="Arial" w:hAnsi="Arial"/>
                <w:b/>
                <w:bCs/>
                <w:sz w:val="20"/>
                <w:szCs w:val="20"/>
                <w:lang w:bidi="ar-SY"/>
              </w:rPr>
            </w:pPr>
            <w:r>
              <w:rPr>
                <w:rFonts w:ascii="Arial" w:hAnsi="Arial"/>
                <w:b/>
                <w:bCs/>
                <w:sz w:val="20"/>
                <w:szCs w:val="20"/>
                <w:lang w:bidi="ar-SY"/>
              </w:rPr>
              <w:t>Compte titres</w:t>
            </w:r>
          </w:p>
        </w:tc>
        <w:tc>
          <w:tcPr>
            <w:tcW w:w="6936" w:type="dxa"/>
            <w:gridSpan w:val="2"/>
            <w:tcBorders>
              <w:left w:val="nil"/>
            </w:tcBorders>
            <w:shd w:val="clear" w:color="auto" w:fill="D3DFEE"/>
          </w:tcPr>
          <w:p w:rsidR="008616A7" w:rsidRDefault="00E3602C" w:rsidP="00D158D3">
            <w:pPr>
              <w:rPr>
                <w:rFonts w:ascii="Arial" w:hAnsi="Arial"/>
                <w:bCs/>
                <w:sz w:val="20"/>
                <w:szCs w:val="20"/>
                <w:lang w:bidi="ar-SY"/>
              </w:rPr>
            </w:pPr>
            <w:r>
              <w:rPr>
                <w:rFonts w:ascii="Arial" w:hAnsi="Arial"/>
                <w:bCs/>
                <w:sz w:val="20"/>
                <w:szCs w:val="20"/>
                <w:lang w:bidi="ar-SY"/>
              </w:rPr>
              <w:t>Compte titres</w:t>
            </w:r>
          </w:p>
        </w:tc>
      </w:tr>
      <w:tr w:rsidR="00E3602C" w:rsidRPr="00B53E2E" w:rsidTr="002C6977">
        <w:tc>
          <w:tcPr>
            <w:tcW w:w="2694" w:type="dxa"/>
            <w:tcBorders>
              <w:right w:val="nil"/>
            </w:tcBorders>
            <w:shd w:val="clear" w:color="auto" w:fill="D3DFEE"/>
          </w:tcPr>
          <w:p w:rsidR="00E3602C" w:rsidRDefault="00E3602C" w:rsidP="002C6977">
            <w:pPr>
              <w:rPr>
                <w:rFonts w:ascii="Arial" w:hAnsi="Arial"/>
                <w:b/>
                <w:bCs/>
                <w:sz w:val="20"/>
                <w:szCs w:val="20"/>
                <w:lang w:bidi="ar-SY"/>
              </w:rPr>
            </w:pPr>
            <w:r>
              <w:rPr>
                <w:rFonts w:ascii="Arial" w:hAnsi="Arial"/>
                <w:b/>
                <w:bCs/>
                <w:sz w:val="20"/>
                <w:szCs w:val="20"/>
                <w:lang w:bidi="ar-SY"/>
              </w:rPr>
              <w:t>Compte espèces</w:t>
            </w:r>
          </w:p>
        </w:tc>
        <w:tc>
          <w:tcPr>
            <w:tcW w:w="6936" w:type="dxa"/>
            <w:gridSpan w:val="2"/>
            <w:tcBorders>
              <w:left w:val="nil"/>
            </w:tcBorders>
            <w:shd w:val="clear" w:color="auto" w:fill="D3DFEE"/>
          </w:tcPr>
          <w:p w:rsidR="00E3602C" w:rsidRDefault="00E3602C" w:rsidP="00D158D3">
            <w:pPr>
              <w:rPr>
                <w:rFonts w:ascii="Arial" w:hAnsi="Arial"/>
                <w:bCs/>
                <w:sz w:val="20"/>
                <w:szCs w:val="20"/>
                <w:lang w:bidi="ar-SY"/>
              </w:rPr>
            </w:pPr>
            <w:r>
              <w:rPr>
                <w:rFonts w:ascii="Arial" w:hAnsi="Arial"/>
                <w:bCs/>
                <w:sz w:val="20"/>
                <w:szCs w:val="20"/>
                <w:lang w:bidi="ar-SY"/>
              </w:rPr>
              <w:t>Compte espèce</w:t>
            </w:r>
          </w:p>
        </w:tc>
      </w:tr>
      <w:tr w:rsidR="00E3602C" w:rsidRPr="00B53E2E" w:rsidTr="002C6977">
        <w:tc>
          <w:tcPr>
            <w:tcW w:w="2694" w:type="dxa"/>
            <w:tcBorders>
              <w:right w:val="nil"/>
            </w:tcBorders>
            <w:shd w:val="clear" w:color="auto" w:fill="D3DFEE"/>
          </w:tcPr>
          <w:p w:rsidR="00E3602C" w:rsidRDefault="00E3602C" w:rsidP="00E3602C">
            <w:pPr>
              <w:rPr>
                <w:rFonts w:ascii="Arial" w:hAnsi="Arial"/>
                <w:b/>
                <w:bCs/>
                <w:sz w:val="20"/>
                <w:szCs w:val="20"/>
                <w:lang w:bidi="ar-SY"/>
              </w:rPr>
            </w:pPr>
            <w:r>
              <w:rPr>
                <w:rFonts w:ascii="Arial" w:hAnsi="Arial"/>
                <w:b/>
                <w:bCs/>
                <w:sz w:val="20"/>
                <w:szCs w:val="20"/>
                <w:lang w:bidi="ar-SY"/>
              </w:rPr>
              <w:t>Description compte espèces</w:t>
            </w:r>
          </w:p>
        </w:tc>
        <w:tc>
          <w:tcPr>
            <w:tcW w:w="6936" w:type="dxa"/>
            <w:gridSpan w:val="2"/>
            <w:tcBorders>
              <w:left w:val="nil"/>
            </w:tcBorders>
            <w:shd w:val="clear" w:color="auto" w:fill="D3DFEE"/>
          </w:tcPr>
          <w:p w:rsidR="00E3602C" w:rsidRDefault="00E3602C" w:rsidP="00E3602C">
            <w:pPr>
              <w:rPr>
                <w:rFonts w:ascii="Arial" w:hAnsi="Arial"/>
                <w:bCs/>
                <w:sz w:val="20"/>
                <w:szCs w:val="20"/>
                <w:lang w:bidi="ar-SY"/>
              </w:rPr>
            </w:pPr>
            <w:r>
              <w:rPr>
                <w:rFonts w:ascii="Arial" w:hAnsi="Arial"/>
                <w:bCs/>
                <w:sz w:val="20"/>
                <w:szCs w:val="20"/>
                <w:lang w:bidi="ar-SY"/>
              </w:rPr>
              <w:t>Description compte espèce</w:t>
            </w:r>
          </w:p>
        </w:tc>
      </w:tr>
    </w:tbl>
    <w:p w:rsidR="00ED59A0" w:rsidRPr="003553C5" w:rsidRDefault="00ED59A0" w:rsidP="008D6E69">
      <w:pPr>
        <w:rPr>
          <w:rFonts w:ascii="Arial" w:hAnsi="Arial"/>
          <w:color w:val="FF0000"/>
          <w:lang w:bidi="ar-SY"/>
        </w:rPr>
      </w:pPr>
    </w:p>
    <w:p w:rsidR="00ED59A0" w:rsidRPr="00AF4981" w:rsidRDefault="00ED59A0" w:rsidP="008D6E69">
      <w:pPr>
        <w:rPr>
          <w:i/>
        </w:rPr>
      </w:pPr>
      <w:r w:rsidRPr="00AF4981">
        <w:rPr>
          <w:i/>
        </w:rPr>
        <w:t>La saisie des données relatives aux écritures élémentaires</w:t>
      </w:r>
      <w:r>
        <w:rPr>
          <w:i/>
        </w:rPr>
        <w:t xml:space="preserve"> espèces :</w:t>
      </w:r>
    </w:p>
    <w:p w:rsidR="00ED59A0" w:rsidRPr="00BA1D98" w:rsidRDefault="00ED59A0" w:rsidP="008D6E69">
      <w:pPr>
        <w:rPr>
          <w:rFonts w:ascii="Arial" w:hAnsi="Arial"/>
          <w:sz w:val="20"/>
          <w:szCs w:val="20"/>
          <w:lang w:bidi="ar-SY"/>
        </w:rPr>
      </w:pPr>
    </w:p>
    <w:p w:rsidR="00ED59A0" w:rsidRPr="004325ED" w:rsidRDefault="008E4ED0" w:rsidP="008D6E69">
      <w:pPr>
        <w:jc w:val="center"/>
        <w:rPr>
          <w:i/>
        </w:rPr>
      </w:pPr>
      <w:r>
        <w:rPr>
          <w:i/>
          <w:noProof/>
          <w:lang w:eastAsia="fr-FR"/>
        </w:rPr>
        <w:drawing>
          <wp:inline distT="0" distB="0" distL="0" distR="0">
            <wp:extent cx="5648325" cy="2019300"/>
            <wp:effectExtent l="0" t="0" r="9525" b="0"/>
            <wp:docPr id="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48325" cy="2019300"/>
                    </a:xfrm>
                    <a:prstGeom prst="rect">
                      <a:avLst/>
                    </a:prstGeom>
                    <a:noFill/>
                    <a:ln>
                      <a:noFill/>
                    </a:ln>
                  </pic:spPr>
                </pic:pic>
              </a:graphicData>
            </a:graphic>
          </wp:inline>
        </w:drawing>
      </w:r>
    </w:p>
    <w:p w:rsidR="00ED59A0" w:rsidRPr="004325ED" w:rsidRDefault="00ED59A0" w:rsidP="00937CB5">
      <w:pPr>
        <w:pStyle w:val="ABLOCKPARA"/>
        <w:ind w:left="0"/>
      </w:pPr>
    </w:p>
    <w:p w:rsidR="00ED59A0" w:rsidRPr="004325ED" w:rsidRDefault="00ED59A0" w:rsidP="00937CB5">
      <w:pPr>
        <w:pStyle w:val="Style3"/>
        <w:numPr>
          <w:ilvl w:val="2"/>
          <w:numId w:val="7"/>
        </w:numPr>
      </w:pPr>
      <w:bookmarkStart w:id="110" w:name="_Toc54515394"/>
      <w:bookmarkStart w:id="111" w:name="_Toc319568806"/>
      <w:bookmarkStart w:id="112" w:name="_Toc425282717"/>
      <w:r w:rsidRPr="004325ED">
        <w:t>Typologie des données manipulées</w:t>
      </w:r>
      <w:bookmarkEnd w:id="110"/>
      <w:bookmarkEnd w:id="111"/>
      <w:bookmarkEnd w:id="112"/>
    </w:p>
    <w:p w:rsidR="00ED59A0" w:rsidRPr="004325ED" w:rsidRDefault="00ED59A0" w:rsidP="002579B5">
      <w:pPr>
        <w:pStyle w:val="Paragraphedeliste"/>
        <w:spacing w:before="240" w:after="240" w:line="240" w:lineRule="auto"/>
        <w:ind w:right="142"/>
      </w:pPr>
    </w:p>
    <w:tbl>
      <w:tblPr>
        <w:tblW w:w="976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tblPr>
      <w:tblGrid>
        <w:gridCol w:w="1237"/>
        <w:gridCol w:w="1269"/>
        <w:gridCol w:w="1061"/>
        <w:gridCol w:w="2547"/>
        <w:gridCol w:w="1134"/>
        <w:gridCol w:w="2520"/>
      </w:tblGrid>
      <w:tr w:rsidR="00ED59A0" w:rsidRPr="00B53E2E" w:rsidTr="003E7088">
        <w:trPr>
          <w:trHeight w:val="623"/>
        </w:trPr>
        <w:tc>
          <w:tcPr>
            <w:tcW w:w="1237" w:type="dxa"/>
            <w:shd w:val="solid" w:color="808080" w:fill="808080"/>
          </w:tcPr>
          <w:p w:rsidR="00ED59A0" w:rsidRPr="00B53E2E" w:rsidRDefault="00ED59A0" w:rsidP="00BA7060">
            <w:pPr>
              <w:jc w:val="center"/>
              <w:rPr>
                <w:b/>
                <w:bCs/>
                <w:sz w:val="18"/>
                <w:szCs w:val="18"/>
              </w:rPr>
            </w:pPr>
            <w:r w:rsidRPr="00B53E2E">
              <w:rPr>
                <w:b/>
                <w:bCs/>
                <w:sz w:val="18"/>
                <w:szCs w:val="18"/>
              </w:rPr>
              <w:t>Champ</w:t>
            </w:r>
          </w:p>
        </w:tc>
        <w:tc>
          <w:tcPr>
            <w:tcW w:w="1269" w:type="dxa"/>
            <w:shd w:val="solid" w:color="808080" w:fill="808080"/>
          </w:tcPr>
          <w:p w:rsidR="00ED59A0" w:rsidRPr="00B53E2E" w:rsidRDefault="00ED59A0" w:rsidP="00BA7060">
            <w:pPr>
              <w:jc w:val="center"/>
              <w:rPr>
                <w:b/>
                <w:bCs/>
                <w:sz w:val="18"/>
                <w:szCs w:val="18"/>
              </w:rPr>
            </w:pPr>
            <w:r w:rsidRPr="00B53E2E">
              <w:rPr>
                <w:b/>
                <w:bCs/>
                <w:sz w:val="18"/>
                <w:szCs w:val="18"/>
              </w:rPr>
              <w:t>Etiquette</w:t>
            </w:r>
          </w:p>
        </w:tc>
        <w:tc>
          <w:tcPr>
            <w:tcW w:w="1061" w:type="dxa"/>
            <w:shd w:val="solid" w:color="808080" w:fill="808080"/>
          </w:tcPr>
          <w:p w:rsidR="00ED59A0" w:rsidRPr="00B53E2E" w:rsidRDefault="00ED59A0" w:rsidP="00BA7060">
            <w:pPr>
              <w:jc w:val="center"/>
              <w:rPr>
                <w:b/>
                <w:bCs/>
                <w:sz w:val="18"/>
                <w:szCs w:val="18"/>
              </w:rPr>
            </w:pPr>
            <w:r w:rsidRPr="00B53E2E">
              <w:rPr>
                <w:b/>
                <w:bCs/>
                <w:sz w:val="18"/>
                <w:szCs w:val="18"/>
              </w:rPr>
              <w:t>Type de champ</w:t>
            </w:r>
          </w:p>
        </w:tc>
        <w:tc>
          <w:tcPr>
            <w:tcW w:w="2547" w:type="dxa"/>
            <w:shd w:val="solid" w:color="808080" w:fill="808080"/>
          </w:tcPr>
          <w:p w:rsidR="00ED59A0" w:rsidRPr="00B53E2E" w:rsidRDefault="00ED59A0" w:rsidP="00BA7060">
            <w:pPr>
              <w:jc w:val="center"/>
              <w:rPr>
                <w:b/>
                <w:bCs/>
                <w:sz w:val="18"/>
                <w:szCs w:val="18"/>
              </w:rPr>
            </w:pPr>
            <w:r w:rsidRPr="00B53E2E">
              <w:rPr>
                <w:b/>
                <w:bCs/>
                <w:sz w:val="18"/>
                <w:szCs w:val="18"/>
              </w:rPr>
              <w:t>Type de donnée manipulée</w:t>
            </w:r>
          </w:p>
        </w:tc>
        <w:tc>
          <w:tcPr>
            <w:tcW w:w="1134" w:type="dxa"/>
            <w:shd w:val="solid" w:color="808080" w:fill="808080"/>
          </w:tcPr>
          <w:p w:rsidR="00ED59A0" w:rsidRPr="00B53E2E" w:rsidRDefault="00ED59A0" w:rsidP="00BA7060">
            <w:pPr>
              <w:jc w:val="center"/>
              <w:rPr>
                <w:b/>
                <w:bCs/>
                <w:sz w:val="18"/>
                <w:szCs w:val="18"/>
              </w:rPr>
            </w:pPr>
            <w:r w:rsidRPr="00B53E2E">
              <w:rPr>
                <w:b/>
                <w:bCs/>
                <w:sz w:val="18"/>
                <w:szCs w:val="18"/>
              </w:rPr>
              <w:t>Taille</w:t>
            </w:r>
          </w:p>
        </w:tc>
        <w:tc>
          <w:tcPr>
            <w:tcW w:w="2520" w:type="dxa"/>
            <w:shd w:val="solid" w:color="808080" w:fill="808080"/>
          </w:tcPr>
          <w:p w:rsidR="00ED59A0" w:rsidRPr="00B53E2E" w:rsidRDefault="00ED59A0" w:rsidP="00BA7060">
            <w:pPr>
              <w:jc w:val="center"/>
              <w:rPr>
                <w:b/>
                <w:bCs/>
                <w:sz w:val="18"/>
                <w:szCs w:val="18"/>
              </w:rPr>
            </w:pPr>
            <w:r w:rsidRPr="00B53E2E">
              <w:rPr>
                <w:b/>
                <w:bCs/>
                <w:sz w:val="18"/>
                <w:szCs w:val="18"/>
              </w:rPr>
              <w:t>Description &amp; valeurs possibles</w:t>
            </w:r>
          </w:p>
        </w:tc>
      </w:tr>
      <w:tr w:rsidR="00ED59A0" w:rsidRPr="00B53E2E" w:rsidTr="003E7088">
        <w:tc>
          <w:tcPr>
            <w:tcW w:w="1237" w:type="dxa"/>
          </w:tcPr>
          <w:p w:rsidR="00ED59A0" w:rsidRPr="00B53E2E" w:rsidRDefault="00ED59A0" w:rsidP="00BA7060">
            <w:pPr>
              <w:rPr>
                <w:sz w:val="18"/>
                <w:szCs w:val="18"/>
              </w:rPr>
            </w:pPr>
            <w:r w:rsidRPr="00B53E2E">
              <w:rPr>
                <w:sz w:val="18"/>
                <w:szCs w:val="18"/>
              </w:rPr>
              <w:t>Charte Comptable</w:t>
            </w:r>
          </w:p>
        </w:tc>
        <w:tc>
          <w:tcPr>
            <w:tcW w:w="1269" w:type="dxa"/>
          </w:tcPr>
          <w:p w:rsidR="00ED59A0" w:rsidRPr="00B53E2E" w:rsidRDefault="00ED59A0" w:rsidP="00BA7060">
            <w:pPr>
              <w:rPr>
                <w:sz w:val="18"/>
                <w:szCs w:val="18"/>
              </w:rPr>
            </w:pPr>
            <w:r w:rsidRPr="00B53E2E">
              <w:rPr>
                <w:sz w:val="18"/>
                <w:szCs w:val="18"/>
              </w:rPr>
              <w:t>Charte Comptable</w:t>
            </w:r>
          </w:p>
        </w:tc>
        <w:tc>
          <w:tcPr>
            <w:tcW w:w="1061" w:type="dxa"/>
          </w:tcPr>
          <w:p w:rsidR="00ED59A0" w:rsidRPr="00B53E2E" w:rsidRDefault="00ED59A0" w:rsidP="00BA7060">
            <w:pPr>
              <w:rPr>
                <w:sz w:val="18"/>
                <w:szCs w:val="18"/>
              </w:rPr>
            </w:pPr>
            <w:r w:rsidRPr="00B53E2E">
              <w:rPr>
                <w:sz w:val="18"/>
                <w:szCs w:val="18"/>
              </w:rPr>
              <w:t>Liste</w:t>
            </w:r>
          </w:p>
        </w:tc>
        <w:tc>
          <w:tcPr>
            <w:tcW w:w="2547" w:type="dxa"/>
          </w:tcPr>
          <w:p w:rsidR="00ED59A0" w:rsidRPr="00B53E2E" w:rsidRDefault="00ED59A0" w:rsidP="00BA7060">
            <w:pPr>
              <w:rPr>
                <w:sz w:val="18"/>
                <w:szCs w:val="18"/>
              </w:rPr>
            </w:pPr>
            <w:r w:rsidRPr="00B53E2E">
              <w:rPr>
                <w:sz w:val="18"/>
                <w:szCs w:val="18"/>
              </w:rPr>
              <w:t>Liste</w:t>
            </w:r>
          </w:p>
        </w:tc>
        <w:tc>
          <w:tcPr>
            <w:tcW w:w="1134" w:type="dxa"/>
          </w:tcPr>
          <w:p w:rsidR="00ED59A0" w:rsidRPr="00B53E2E" w:rsidRDefault="00ED59A0" w:rsidP="00BA7060">
            <w:pPr>
              <w:rPr>
                <w:sz w:val="18"/>
                <w:szCs w:val="18"/>
              </w:rPr>
            </w:pPr>
            <w:r w:rsidRPr="00B53E2E">
              <w:rPr>
                <w:sz w:val="18"/>
                <w:szCs w:val="18"/>
              </w:rPr>
              <w:t>--</w:t>
            </w:r>
          </w:p>
        </w:tc>
        <w:tc>
          <w:tcPr>
            <w:tcW w:w="2520" w:type="dxa"/>
          </w:tcPr>
          <w:p w:rsidR="00ED59A0" w:rsidRPr="00B53E2E" w:rsidRDefault="00ED59A0" w:rsidP="00BA7060">
            <w:pPr>
              <w:rPr>
                <w:sz w:val="18"/>
                <w:szCs w:val="18"/>
              </w:rPr>
            </w:pPr>
            <w:r w:rsidRPr="00B53E2E">
              <w:rPr>
                <w:sz w:val="18"/>
                <w:szCs w:val="18"/>
              </w:rPr>
              <w:t>--</w:t>
            </w:r>
          </w:p>
        </w:tc>
      </w:tr>
      <w:tr w:rsidR="00ED59A0" w:rsidRPr="00B53E2E" w:rsidTr="003E7088">
        <w:tc>
          <w:tcPr>
            <w:tcW w:w="1237" w:type="dxa"/>
          </w:tcPr>
          <w:p w:rsidR="00ED59A0" w:rsidRPr="00B53E2E" w:rsidRDefault="00ED59A0" w:rsidP="00BA7060">
            <w:pPr>
              <w:rPr>
                <w:sz w:val="18"/>
                <w:szCs w:val="18"/>
              </w:rPr>
            </w:pPr>
            <w:r w:rsidRPr="00B53E2E">
              <w:rPr>
                <w:sz w:val="18"/>
                <w:szCs w:val="18"/>
              </w:rPr>
              <w:t>Date Comptable</w:t>
            </w:r>
          </w:p>
        </w:tc>
        <w:tc>
          <w:tcPr>
            <w:tcW w:w="1269" w:type="dxa"/>
          </w:tcPr>
          <w:p w:rsidR="00ED59A0" w:rsidRPr="00B53E2E" w:rsidRDefault="00ED59A0" w:rsidP="00BA7060">
            <w:pPr>
              <w:rPr>
                <w:sz w:val="18"/>
                <w:szCs w:val="18"/>
              </w:rPr>
            </w:pPr>
            <w:r w:rsidRPr="00B53E2E">
              <w:rPr>
                <w:sz w:val="18"/>
                <w:szCs w:val="18"/>
              </w:rPr>
              <w:t>Date Comptable</w:t>
            </w:r>
          </w:p>
        </w:tc>
        <w:tc>
          <w:tcPr>
            <w:tcW w:w="1061" w:type="dxa"/>
          </w:tcPr>
          <w:p w:rsidR="00ED59A0" w:rsidRPr="00B53E2E" w:rsidRDefault="00ED59A0" w:rsidP="00BA7060">
            <w:pPr>
              <w:rPr>
                <w:sz w:val="18"/>
                <w:szCs w:val="18"/>
              </w:rPr>
            </w:pPr>
            <w:r w:rsidRPr="00B53E2E">
              <w:rPr>
                <w:sz w:val="18"/>
                <w:szCs w:val="18"/>
              </w:rPr>
              <w:t>Date</w:t>
            </w:r>
          </w:p>
        </w:tc>
        <w:tc>
          <w:tcPr>
            <w:tcW w:w="2547" w:type="dxa"/>
          </w:tcPr>
          <w:p w:rsidR="00ED59A0" w:rsidRPr="00B53E2E" w:rsidRDefault="00ED59A0" w:rsidP="00BA7060">
            <w:pPr>
              <w:rPr>
                <w:sz w:val="18"/>
                <w:szCs w:val="18"/>
              </w:rPr>
            </w:pPr>
            <w:r w:rsidRPr="00B53E2E">
              <w:rPr>
                <w:sz w:val="18"/>
                <w:szCs w:val="18"/>
              </w:rPr>
              <w:t>Date</w:t>
            </w:r>
          </w:p>
        </w:tc>
        <w:tc>
          <w:tcPr>
            <w:tcW w:w="1134" w:type="dxa"/>
          </w:tcPr>
          <w:p w:rsidR="00ED59A0" w:rsidRPr="00B53E2E" w:rsidRDefault="00ED59A0" w:rsidP="00BA7060">
            <w:pPr>
              <w:rPr>
                <w:sz w:val="18"/>
                <w:szCs w:val="18"/>
              </w:rPr>
            </w:pPr>
            <w:r w:rsidRPr="00B53E2E">
              <w:rPr>
                <w:sz w:val="18"/>
                <w:szCs w:val="18"/>
              </w:rPr>
              <w:t>--</w:t>
            </w:r>
          </w:p>
        </w:tc>
        <w:tc>
          <w:tcPr>
            <w:tcW w:w="2520" w:type="dxa"/>
          </w:tcPr>
          <w:p w:rsidR="00ED59A0" w:rsidRPr="00B53E2E" w:rsidRDefault="00ED59A0" w:rsidP="00BA7060">
            <w:pPr>
              <w:rPr>
                <w:sz w:val="18"/>
                <w:szCs w:val="18"/>
              </w:rPr>
            </w:pPr>
            <w:r w:rsidRPr="00B53E2E">
              <w:rPr>
                <w:sz w:val="18"/>
                <w:szCs w:val="18"/>
              </w:rPr>
              <w:t>Date de la journée comptable</w:t>
            </w:r>
          </w:p>
        </w:tc>
      </w:tr>
      <w:tr w:rsidR="00ED59A0" w:rsidRPr="00B53E2E" w:rsidTr="003E7088">
        <w:tc>
          <w:tcPr>
            <w:tcW w:w="1237" w:type="dxa"/>
          </w:tcPr>
          <w:p w:rsidR="00ED59A0" w:rsidRPr="00B53E2E" w:rsidRDefault="00ED59A0" w:rsidP="00BA7060">
            <w:pPr>
              <w:rPr>
                <w:sz w:val="18"/>
                <w:szCs w:val="18"/>
              </w:rPr>
            </w:pPr>
            <w:r w:rsidRPr="00B53E2E">
              <w:rPr>
                <w:sz w:val="18"/>
                <w:szCs w:val="18"/>
              </w:rPr>
              <w:t>Date de l'opération</w:t>
            </w:r>
          </w:p>
        </w:tc>
        <w:tc>
          <w:tcPr>
            <w:tcW w:w="1269" w:type="dxa"/>
          </w:tcPr>
          <w:p w:rsidR="00ED59A0" w:rsidRPr="00B53E2E" w:rsidRDefault="00ED59A0" w:rsidP="00BA7060">
            <w:pPr>
              <w:rPr>
                <w:sz w:val="18"/>
                <w:szCs w:val="18"/>
              </w:rPr>
            </w:pPr>
            <w:r w:rsidRPr="00B53E2E">
              <w:rPr>
                <w:sz w:val="18"/>
                <w:szCs w:val="18"/>
              </w:rPr>
              <w:t>Date de l'opération</w:t>
            </w:r>
          </w:p>
        </w:tc>
        <w:tc>
          <w:tcPr>
            <w:tcW w:w="1061" w:type="dxa"/>
          </w:tcPr>
          <w:p w:rsidR="00ED59A0" w:rsidRPr="00B53E2E" w:rsidRDefault="00ED59A0" w:rsidP="00BA7060">
            <w:pPr>
              <w:rPr>
                <w:sz w:val="18"/>
                <w:szCs w:val="18"/>
              </w:rPr>
            </w:pPr>
            <w:r w:rsidRPr="00B53E2E">
              <w:rPr>
                <w:sz w:val="18"/>
                <w:szCs w:val="18"/>
              </w:rPr>
              <w:t>Date</w:t>
            </w:r>
          </w:p>
        </w:tc>
        <w:tc>
          <w:tcPr>
            <w:tcW w:w="2547" w:type="dxa"/>
          </w:tcPr>
          <w:p w:rsidR="00ED59A0" w:rsidRPr="00B53E2E" w:rsidRDefault="00ED59A0" w:rsidP="00BA7060">
            <w:pPr>
              <w:rPr>
                <w:sz w:val="18"/>
                <w:szCs w:val="18"/>
              </w:rPr>
            </w:pPr>
            <w:r w:rsidRPr="00B53E2E">
              <w:rPr>
                <w:sz w:val="18"/>
                <w:szCs w:val="18"/>
              </w:rPr>
              <w:t>Date</w:t>
            </w:r>
          </w:p>
        </w:tc>
        <w:tc>
          <w:tcPr>
            <w:tcW w:w="1134" w:type="dxa"/>
          </w:tcPr>
          <w:p w:rsidR="00ED59A0" w:rsidRPr="00B53E2E" w:rsidRDefault="00ED59A0" w:rsidP="00BA7060">
            <w:pPr>
              <w:rPr>
                <w:sz w:val="18"/>
                <w:szCs w:val="18"/>
              </w:rPr>
            </w:pPr>
            <w:r w:rsidRPr="00B53E2E">
              <w:rPr>
                <w:sz w:val="18"/>
                <w:szCs w:val="18"/>
              </w:rPr>
              <w:t>--</w:t>
            </w:r>
          </w:p>
        </w:tc>
        <w:tc>
          <w:tcPr>
            <w:tcW w:w="2520" w:type="dxa"/>
          </w:tcPr>
          <w:p w:rsidR="00ED59A0" w:rsidRPr="00B53E2E" w:rsidRDefault="00ED59A0" w:rsidP="00BA7060">
            <w:pPr>
              <w:rPr>
                <w:sz w:val="18"/>
                <w:szCs w:val="18"/>
              </w:rPr>
            </w:pPr>
            <w:r w:rsidRPr="00B53E2E">
              <w:rPr>
                <w:sz w:val="18"/>
                <w:szCs w:val="18"/>
              </w:rPr>
              <w:t>Date de l'opération</w:t>
            </w:r>
          </w:p>
        </w:tc>
      </w:tr>
      <w:tr w:rsidR="00ED59A0" w:rsidRPr="00B53E2E" w:rsidTr="003E7088">
        <w:tc>
          <w:tcPr>
            <w:tcW w:w="1237" w:type="dxa"/>
          </w:tcPr>
          <w:p w:rsidR="00ED59A0" w:rsidRPr="00B53E2E" w:rsidRDefault="00ED59A0" w:rsidP="00BA7060">
            <w:pPr>
              <w:rPr>
                <w:sz w:val="18"/>
                <w:szCs w:val="18"/>
              </w:rPr>
            </w:pPr>
            <w:r w:rsidRPr="00B53E2E">
              <w:rPr>
                <w:sz w:val="18"/>
                <w:szCs w:val="18"/>
              </w:rPr>
              <w:t>Type d'opération</w:t>
            </w:r>
          </w:p>
        </w:tc>
        <w:tc>
          <w:tcPr>
            <w:tcW w:w="1269" w:type="dxa"/>
          </w:tcPr>
          <w:p w:rsidR="00ED59A0" w:rsidRPr="00B53E2E" w:rsidRDefault="00ED59A0" w:rsidP="00BA7060">
            <w:pPr>
              <w:rPr>
                <w:sz w:val="18"/>
                <w:szCs w:val="18"/>
              </w:rPr>
            </w:pPr>
            <w:r w:rsidRPr="00B53E2E">
              <w:rPr>
                <w:sz w:val="18"/>
                <w:szCs w:val="18"/>
              </w:rPr>
              <w:t>Type d'opération</w:t>
            </w:r>
          </w:p>
        </w:tc>
        <w:tc>
          <w:tcPr>
            <w:tcW w:w="1061" w:type="dxa"/>
          </w:tcPr>
          <w:p w:rsidR="00ED59A0" w:rsidRPr="00B53E2E" w:rsidRDefault="00ED59A0" w:rsidP="00BA7060">
            <w:pPr>
              <w:rPr>
                <w:sz w:val="18"/>
                <w:szCs w:val="18"/>
              </w:rPr>
            </w:pPr>
            <w:r w:rsidRPr="00B53E2E">
              <w:rPr>
                <w:sz w:val="18"/>
                <w:szCs w:val="18"/>
              </w:rPr>
              <w:t>Liste</w:t>
            </w:r>
          </w:p>
        </w:tc>
        <w:tc>
          <w:tcPr>
            <w:tcW w:w="2547" w:type="dxa"/>
          </w:tcPr>
          <w:p w:rsidR="00ED59A0" w:rsidRPr="00B53E2E" w:rsidRDefault="00ED59A0" w:rsidP="00BA7060">
            <w:pPr>
              <w:rPr>
                <w:sz w:val="18"/>
                <w:szCs w:val="18"/>
              </w:rPr>
            </w:pPr>
            <w:r w:rsidRPr="00B53E2E">
              <w:rPr>
                <w:sz w:val="18"/>
                <w:szCs w:val="18"/>
              </w:rPr>
              <w:t>Liste</w:t>
            </w:r>
          </w:p>
        </w:tc>
        <w:tc>
          <w:tcPr>
            <w:tcW w:w="1134" w:type="dxa"/>
          </w:tcPr>
          <w:p w:rsidR="00ED59A0" w:rsidRPr="00B53E2E" w:rsidRDefault="00ED59A0" w:rsidP="00BA7060">
            <w:pPr>
              <w:rPr>
                <w:sz w:val="18"/>
                <w:szCs w:val="18"/>
              </w:rPr>
            </w:pPr>
            <w:r w:rsidRPr="00B53E2E">
              <w:rPr>
                <w:sz w:val="18"/>
                <w:szCs w:val="18"/>
              </w:rPr>
              <w:t>--</w:t>
            </w:r>
          </w:p>
        </w:tc>
        <w:tc>
          <w:tcPr>
            <w:tcW w:w="2520" w:type="dxa"/>
          </w:tcPr>
          <w:p w:rsidR="00ED59A0" w:rsidRPr="00B53E2E" w:rsidRDefault="00ED59A0" w:rsidP="003E7088">
            <w:pPr>
              <w:rPr>
                <w:sz w:val="18"/>
                <w:szCs w:val="18"/>
              </w:rPr>
            </w:pPr>
            <w:r w:rsidRPr="00B53E2E">
              <w:rPr>
                <w:sz w:val="18"/>
                <w:szCs w:val="18"/>
              </w:rPr>
              <w:t>Nom du schéma comptable</w:t>
            </w:r>
          </w:p>
        </w:tc>
      </w:tr>
      <w:tr w:rsidR="00ED59A0" w:rsidRPr="00B53E2E" w:rsidTr="003E7088">
        <w:tc>
          <w:tcPr>
            <w:tcW w:w="1237" w:type="dxa"/>
          </w:tcPr>
          <w:p w:rsidR="00ED59A0" w:rsidRPr="00B53E2E" w:rsidRDefault="00ED59A0" w:rsidP="00BA7060">
            <w:pPr>
              <w:rPr>
                <w:sz w:val="18"/>
                <w:szCs w:val="18"/>
              </w:rPr>
            </w:pPr>
            <w:r w:rsidRPr="00B53E2E">
              <w:rPr>
                <w:sz w:val="18"/>
                <w:szCs w:val="18"/>
              </w:rPr>
              <w:t>Information Additionnelle (1-2-3)</w:t>
            </w:r>
          </w:p>
        </w:tc>
        <w:tc>
          <w:tcPr>
            <w:tcW w:w="1269" w:type="dxa"/>
          </w:tcPr>
          <w:p w:rsidR="00ED59A0" w:rsidRPr="00B53E2E" w:rsidRDefault="00ED59A0" w:rsidP="00BA7060">
            <w:pPr>
              <w:rPr>
                <w:sz w:val="18"/>
                <w:szCs w:val="18"/>
              </w:rPr>
            </w:pPr>
            <w:r w:rsidRPr="00B53E2E">
              <w:rPr>
                <w:sz w:val="18"/>
                <w:szCs w:val="18"/>
              </w:rPr>
              <w:t>Information Additionnelle (1-2-3)</w:t>
            </w:r>
          </w:p>
        </w:tc>
        <w:tc>
          <w:tcPr>
            <w:tcW w:w="1061" w:type="dxa"/>
          </w:tcPr>
          <w:p w:rsidR="00ED59A0" w:rsidRPr="00B53E2E" w:rsidRDefault="00ED59A0" w:rsidP="00BA7060">
            <w:pPr>
              <w:rPr>
                <w:sz w:val="18"/>
                <w:szCs w:val="18"/>
              </w:rPr>
            </w:pPr>
            <w:r w:rsidRPr="00B53E2E">
              <w:rPr>
                <w:sz w:val="18"/>
                <w:szCs w:val="18"/>
              </w:rPr>
              <w:t>Alphanumérique</w:t>
            </w:r>
          </w:p>
        </w:tc>
        <w:tc>
          <w:tcPr>
            <w:tcW w:w="2547" w:type="dxa"/>
          </w:tcPr>
          <w:p w:rsidR="00ED59A0" w:rsidRPr="00B53E2E" w:rsidRDefault="00ED59A0" w:rsidP="00BA7060">
            <w:pPr>
              <w:rPr>
                <w:sz w:val="18"/>
                <w:szCs w:val="18"/>
              </w:rPr>
            </w:pPr>
            <w:r w:rsidRPr="00B53E2E">
              <w:rPr>
                <w:sz w:val="18"/>
                <w:szCs w:val="18"/>
              </w:rPr>
              <w:t>Alphanumérique</w:t>
            </w:r>
          </w:p>
        </w:tc>
        <w:tc>
          <w:tcPr>
            <w:tcW w:w="1134" w:type="dxa"/>
          </w:tcPr>
          <w:p w:rsidR="00ED59A0" w:rsidRPr="00B53E2E" w:rsidRDefault="00ED59A0" w:rsidP="00BA7060">
            <w:pPr>
              <w:rPr>
                <w:sz w:val="18"/>
                <w:szCs w:val="18"/>
              </w:rPr>
            </w:pPr>
            <w:r w:rsidRPr="00B53E2E">
              <w:rPr>
                <w:sz w:val="18"/>
                <w:szCs w:val="18"/>
              </w:rPr>
              <w:t>--</w:t>
            </w:r>
          </w:p>
        </w:tc>
        <w:tc>
          <w:tcPr>
            <w:tcW w:w="2520" w:type="dxa"/>
          </w:tcPr>
          <w:p w:rsidR="00ED59A0" w:rsidRPr="00B53E2E" w:rsidRDefault="00ED59A0" w:rsidP="00BA7060">
            <w:pPr>
              <w:rPr>
                <w:sz w:val="18"/>
                <w:szCs w:val="18"/>
              </w:rPr>
            </w:pPr>
            <w:r w:rsidRPr="00B53E2E">
              <w:rPr>
                <w:sz w:val="18"/>
                <w:szCs w:val="18"/>
              </w:rPr>
              <w:t>Commentaire</w:t>
            </w:r>
          </w:p>
        </w:tc>
      </w:tr>
    </w:tbl>
    <w:p w:rsidR="00ED59A0" w:rsidRPr="004325ED" w:rsidRDefault="00ED59A0" w:rsidP="00937CB5">
      <w:pPr>
        <w:pStyle w:val="Style3"/>
        <w:numPr>
          <w:ilvl w:val="2"/>
          <w:numId w:val="7"/>
        </w:numPr>
      </w:pPr>
      <w:bookmarkStart w:id="113" w:name="_Toc319568807"/>
      <w:bookmarkStart w:id="114" w:name="_Toc425282718"/>
      <w:r w:rsidRPr="004325ED">
        <w:t>Comportement de l’écran</w:t>
      </w:r>
      <w:bookmarkEnd w:id="113"/>
      <w:bookmarkEnd w:id="114"/>
    </w:p>
    <w:p w:rsidR="00ED59A0" w:rsidRDefault="00ED59A0" w:rsidP="003E7088">
      <w:pPr>
        <w:rPr>
          <w:i/>
        </w:rPr>
      </w:pPr>
    </w:p>
    <w:p w:rsidR="00ED59A0" w:rsidRDefault="00ED59A0" w:rsidP="003E7088">
      <w:pPr>
        <w:rPr>
          <w:i/>
        </w:rPr>
      </w:pPr>
      <w:r w:rsidRPr="00E94FF2">
        <w:rPr>
          <w:i/>
        </w:rPr>
        <w:t>[Se référer au §6 Description des cas d'utilisation]</w:t>
      </w:r>
    </w:p>
    <w:p w:rsidR="00ED59A0" w:rsidRPr="004325ED" w:rsidRDefault="00ED59A0" w:rsidP="00937CB5">
      <w:pPr>
        <w:ind w:left="927"/>
      </w:pPr>
    </w:p>
    <w:p w:rsidR="00ED59A0" w:rsidRPr="002C4D43" w:rsidRDefault="00ED59A0" w:rsidP="000624A4">
      <w:pPr>
        <w:pStyle w:val="Style1"/>
        <w:numPr>
          <w:ilvl w:val="0"/>
          <w:numId w:val="7"/>
        </w:numPr>
      </w:pPr>
      <w:bookmarkStart w:id="115" w:name="_Toc425282719"/>
      <w:r w:rsidRPr="002C4D43">
        <w:t>Parametrage</w:t>
      </w:r>
      <w:bookmarkEnd w:id="115"/>
    </w:p>
    <w:p w:rsidR="00ED59A0" w:rsidRPr="004C2844" w:rsidRDefault="00ED59A0" w:rsidP="000624A4">
      <w:pPr>
        <w:pStyle w:val="Style2"/>
        <w:numPr>
          <w:ilvl w:val="1"/>
          <w:numId w:val="7"/>
        </w:numPr>
      </w:pPr>
      <w:bookmarkStart w:id="116" w:name="_Toc425282720"/>
      <w:r>
        <w:t>Tableau de Bord</w:t>
      </w:r>
      <w:bookmarkEnd w:id="116"/>
    </w:p>
    <w:p w:rsidR="00ED59A0" w:rsidRDefault="00ED59A0" w:rsidP="00A25D0B"/>
    <w:tbl>
      <w:tblPr>
        <w:tblW w:w="9380" w:type="dxa"/>
        <w:tblInd w:w="55" w:type="dxa"/>
        <w:tblCellMar>
          <w:left w:w="70" w:type="dxa"/>
          <w:right w:w="70" w:type="dxa"/>
        </w:tblCellMar>
        <w:tblLook w:val="00A0"/>
      </w:tblPr>
      <w:tblGrid>
        <w:gridCol w:w="2620"/>
        <w:gridCol w:w="3900"/>
        <w:gridCol w:w="2860"/>
      </w:tblGrid>
      <w:tr w:rsidR="00ED59A0" w:rsidRPr="00B53E2E" w:rsidTr="006D14C0">
        <w:trPr>
          <w:trHeight w:val="375"/>
        </w:trPr>
        <w:tc>
          <w:tcPr>
            <w:tcW w:w="2620" w:type="dxa"/>
            <w:tcBorders>
              <w:top w:val="single" w:sz="4" w:space="0" w:color="auto"/>
              <w:left w:val="single" w:sz="4" w:space="0" w:color="auto"/>
              <w:bottom w:val="single" w:sz="4" w:space="0" w:color="auto"/>
              <w:right w:val="single" w:sz="4" w:space="0" w:color="auto"/>
            </w:tcBorders>
            <w:shd w:val="clear" w:color="000000" w:fill="BFBFBF"/>
          </w:tcPr>
          <w:p w:rsidR="00ED59A0" w:rsidRPr="006B75E2" w:rsidRDefault="00ED59A0" w:rsidP="006D14C0">
            <w:pPr>
              <w:spacing w:line="240" w:lineRule="auto"/>
              <w:rPr>
                <w:rFonts w:cs="Calibri"/>
                <w:b/>
                <w:bCs/>
                <w:color w:val="000000"/>
                <w:sz w:val="20"/>
                <w:szCs w:val="20"/>
                <w:lang w:eastAsia="fr-FR"/>
              </w:rPr>
            </w:pPr>
            <w:r w:rsidRPr="006B75E2">
              <w:rPr>
                <w:rFonts w:cs="Calibri"/>
                <w:b/>
                <w:bCs/>
                <w:color w:val="000000"/>
                <w:sz w:val="20"/>
                <w:szCs w:val="20"/>
                <w:lang w:eastAsia="fr-FR"/>
              </w:rPr>
              <w:t>Nœud</w:t>
            </w:r>
          </w:p>
        </w:tc>
        <w:tc>
          <w:tcPr>
            <w:tcW w:w="3900" w:type="dxa"/>
            <w:tcBorders>
              <w:top w:val="single" w:sz="4" w:space="0" w:color="auto"/>
              <w:left w:val="nil"/>
              <w:bottom w:val="single" w:sz="4" w:space="0" w:color="auto"/>
              <w:right w:val="single" w:sz="4" w:space="0" w:color="auto"/>
            </w:tcBorders>
            <w:shd w:val="clear" w:color="000000" w:fill="BFBFBF"/>
          </w:tcPr>
          <w:p w:rsidR="00ED59A0" w:rsidRPr="006B75E2" w:rsidRDefault="00ED59A0" w:rsidP="006D14C0">
            <w:pPr>
              <w:spacing w:line="240" w:lineRule="auto"/>
              <w:rPr>
                <w:rFonts w:cs="Calibri"/>
                <w:b/>
                <w:bCs/>
                <w:color w:val="000000"/>
                <w:sz w:val="20"/>
                <w:szCs w:val="20"/>
                <w:lang w:eastAsia="fr-FR"/>
              </w:rPr>
            </w:pPr>
            <w:r w:rsidRPr="006B75E2">
              <w:rPr>
                <w:rFonts w:cs="Calibri"/>
                <w:b/>
                <w:bCs/>
                <w:color w:val="000000"/>
                <w:sz w:val="20"/>
                <w:szCs w:val="20"/>
                <w:lang w:eastAsia="fr-FR"/>
              </w:rPr>
              <w:t>Sous-nœud</w:t>
            </w:r>
          </w:p>
        </w:tc>
        <w:tc>
          <w:tcPr>
            <w:tcW w:w="2860" w:type="dxa"/>
            <w:tcBorders>
              <w:top w:val="single" w:sz="4" w:space="0" w:color="auto"/>
              <w:left w:val="nil"/>
              <w:bottom w:val="single" w:sz="4" w:space="0" w:color="auto"/>
              <w:right w:val="single" w:sz="4" w:space="0" w:color="auto"/>
            </w:tcBorders>
            <w:shd w:val="clear" w:color="000000" w:fill="BFBFBF"/>
          </w:tcPr>
          <w:p w:rsidR="00ED59A0" w:rsidRPr="006B75E2" w:rsidRDefault="00ED59A0" w:rsidP="006D14C0">
            <w:pPr>
              <w:spacing w:line="240" w:lineRule="auto"/>
              <w:rPr>
                <w:rFonts w:cs="Calibri"/>
                <w:b/>
                <w:bCs/>
                <w:color w:val="000000"/>
                <w:sz w:val="20"/>
                <w:szCs w:val="20"/>
                <w:lang w:eastAsia="fr-FR"/>
              </w:rPr>
            </w:pPr>
            <w:r w:rsidRPr="006B75E2">
              <w:rPr>
                <w:rFonts w:cs="Calibri"/>
                <w:b/>
                <w:bCs/>
                <w:color w:val="000000"/>
                <w:sz w:val="20"/>
                <w:szCs w:val="20"/>
                <w:lang w:eastAsia="fr-FR"/>
              </w:rPr>
              <w:t>Co</w:t>
            </w:r>
            <w:r>
              <w:rPr>
                <w:rFonts w:cs="Calibri"/>
                <w:b/>
                <w:bCs/>
                <w:color w:val="000000"/>
                <w:sz w:val="20"/>
                <w:szCs w:val="20"/>
                <w:lang w:eastAsia="fr-FR"/>
              </w:rPr>
              <w:t>n</w:t>
            </w:r>
            <w:r w:rsidRPr="006B75E2">
              <w:rPr>
                <w:rFonts w:cs="Calibri"/>
                <w:b/>
                <w:bCs/>
                <w:color w:val="000000"/>
                <w:sz w:val="20"/>
                <w:szCs w:val="20"/>
                <w:lang w:eastAsia="fr-FR"/>
              </w:rPr>
              <w:t>dition</w:t>
            </w:r>
          </w:p>
        </w:tc>
      </w:tr>
      <w:tr w:rsidR="00ED59A0" w:rsidRPr="00B53E2E" w:rsidTr="006D14C0">
        <w:trPr>
          <w:trHeight w:val="375"/>
        </w:trPr>
        <w:tc>
          <w:tcPr>
            <w:tcW w:w="2620" w:type="dxa"/>
            <w:vMerge w:val="restart"/>
            <w:tcBorders>
              <w:top w:val="nil"/>
              <w:left w:val="single" w:sz="4" w:space="0" w:color="auto"/>
              <w:bottom w:val="single" w:sz="4" w:space="0" w:color="000000"/>
              <w:right w:val="single" w:sz="4" w:space="0" w:color="auto"/>
            </w:tcBorders>
            <w:vAlign w:val="center"/>
          </w:tcPr>
          <w:p w:rsidR="00ED59A0" w:rsidRPr="00E94FF2" w:rsidRDefault="00ED59A0" w:rsidP="008A3FEF">
            <w:pPr>
              <w:spacing w:line="240" w:lineRule="auto"/>
              <w:jc w:val="center"/>
              <w:rPr>
                <w:rFonts w:cs="Calibri"/>
                <w:color w:val="000000"/>
                <w:sz w:val="20"/>
                <w:szCs w:val="20"/>
                <w:lang w:eastAsia="fr-FR"/>
              </w:rPr>
            </w:pPr>
            <w:r w:rsidRPr="00E94FF2">
              <w:rPr>
                <w:rFonts w:cs="Calibri"/>
                <w:color w:val="000000"/>
                <w:sz w:val="20"/>
                <w:szCs w:val="20"/>
                <w:lang w:eastAsia="fr-FR"/>
              </w:rPr>
              <w:t>Postages Comptables de la journée</w:t>
            </w:r>
          </w:p>
        </w:tc>
        <w:tc>
          <w:tcPr>
            <w:tcW w:w="390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Messages Comptables générés</w:t>
            </w:r>
          </w:p>
        </w:tc>
        <w:tc>
          <w:tcPr>
            <w:tcW w:w="286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Date de création = Date métier</w:t>
            </w:r>
          </w:p>
        </w:tc>
      </w:tr>
      <w:tr w:rsidR="00ED59A0" w:rsidRPr="00B53E2E" w:rsidTr="006D14C0">
        <w:trPr>
          <w:trHeight w:val="375"/>
        </w:trPr>
        <w:tc>
          <w:tcPr>
            <w:tcW w:w="2620" w:type="dxa"/>
            <w:vMerge/>
            <w:tcBorders>
              <w:top w:val="nil"/>
              <w:left w:val="single" w:sz="4" w:space="0" w:color="auto"/>
              <w:bottom w:val="single" w:sz="4" w:space="0" w:color="000000"/>
              <w:right w:val="single" w:sz="4" w:space="0" w:color="auto"/>
            </w:tcBorders>
            <w:vAlign w:val="center"/>
          </w:tcPr>
          <w:p w:rsidR="00ED59A0" w:rsidRPr="00E94FF2" w:rsidRDefault="00ED59A0" w:rsidP="006D14C0">
            <w:pPr>
              <w:spacing w:line="240" w:lineRule="auto"/>
              <w:rPr>
                <w:rFonts w:cs="Calibri"/>
                <w:color w:val="000000"/>
                <w:sz w:val="20"/>
                <w:szCs w:val="20"/>
                <w:lang w:eastAsia="fr-FR"/>
              </w:rPr>
            </w:pPr>
          </w:p>
        </w:tc>
        <w:tc>
          <w:tcPr>
            <w:tcW w:w="390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Messages Comptables générés avec erreur</w:t>
            </w:r>
          </w:p>
        </w:tc>
        <w:tc>
          <w:tcPr>
            <w:tcW w:w="286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Date de création = Date métier</w:t>
            </w:r>
          </w:p>
        </w:tc>
      </w:tr>
      <w:tr w:rsidR="00ED59A0" w:rsidRPr="00B53E2E" w:rsidTr="006D14C0">
        <w:trPr>
          <w:trHeight w:val="375"/>
        </w:trPr>
        <w:tc>
          <w:tcPr>
            <w:tcW w:w="2620" w:type="dxa"/>
            <w:vMerge/>
            <w:tcBorders>
              <w:top w:val="nil"/>
              <w:left w:val="single" w:sz="4" w:space="0" w:color="auto"/>
              <w:bottom w:val="single" w:sz="4" w:space="0" w:color="000000"/>
              <w:right w:val="single" w:sz="4" w:space="0" w:color="auto"/>
            </w:tcBorders>
            <w:vAlign w:val="center"/>
          </w:tcPr>
          <w:p w:rsidR="00ED59A0" w:rsidRPr="00E94FF2" w:rsidRDefault="00ED59A0" w:rsidP="006D14C0">
            <w:pPr>
              <w:spacing w:line="240" w:lineRule="auto"/>
              <w:rPr>
                <w:rFonts w:cs="Calibri"/>
                <w:color w:val="000000"/>
                <w:sz w:val="20"/>
                <w:szCs w:val="20"/>
                <w:lang w:eastAsia="fr-FR"/>
              </w:rPr>
            </w:pPr>
          </w:p>
        </w:tc>
        <w:tc>
          <w:tcPr>
            <w:tcW w:w="390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Ecritures Comptables annulées</w:t>
            </w:r>
          </w:p>
        </w:tc>
        <w:tc>
          <w:tcPr>
            <w:tcW w:w="286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Date de création = Date métier</w:t>
            </w:r>
          </w:p>
        </w:tc>
      </w:tr>
      <w:tr w:rsidR="00ED59A0" w:rsidRPr="00B53E2E" w:rsidTr="006D14C0">
        <w:trPr>
          <w:trHeight w:val="375"/>
        </w:trPr>
        <w:tc>
          <w:tcPr>
            <w:tcW w:w="2620" w:type="dxa"/>
            <w:vMerge/>
            <w:tcBorders>
              <w:top w:val="nil"/>
              <w:left w:val="single" w:sz="4" w:space="0" w:color="auto"/>
              <w:bottom w:val="single" w:sz="4" w:space="0" w:color="000000"/>
              <w:right w:val="single" w:sz="4" w:space="0" w:color="auto"/>
            </w:tcBorders>
            <w:vAlign w:val="center"/>
          </w:tcPr>
          <w:p w:rsidR="00ED59A0" w:rsidRPr="00E94FF2" w:rsidRDefault="00ED59A0" w:rsidP="006D14C0">
            <w:pPr>
              <w:spacing w:line="240" w:lineRule="auto"/>
              <w:rPr>
                <w:rFonts w:cs="Calibri"/>
                <w:color w:val="000000"/>
                <w:sz w:val="20"/>
                <w:szCs w:val="20"/>
                <w:lang w:eastAsia="fr-FR"/>
              </w:rPr>
            </w:pPr>
          </w:p>
        </w:tc>
        <w:tc>
          <w:tcPr>
            <w:tcW w:w="390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Ecritures Comptables générées</w:t>
            </w:r>
          </w:p>
        </w:tc>
        <w:tc>
          <w:tcPr>
            <w:tcW w:w="286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Date de création = Date métier</w:t>
            </w:r>
          </w:p>
        </w:tc>
      </w:tr>
      <w:tr w:rsidR="00ED59A0" w:rsidRPr="00B53E2E" w:rsidTr="006D14C0">
        <w:trPr>
          <w:trHeight w:val="375"/>
        </w:trPr>
        <w:tc>
          <w:tcPr>
            <w:tcW w:w="2620" w:type="dxa"/>
            <w:vMerge/>
            <w:tcBorders>
              <w:top w:val="nil"/>
              <w:left w:val="single" w:sz="4" w:space="0" w:color="auto"/>
              <w:bottom w:val="single" w:sz="4" w:space="0" w:color="000000"/>
              <w:right w:val="single" w:sz="4" w:space="0" w:color="auto"/>
            </w:tcBorders>
            <w:vAlign w:val="center"/>
          </w:tcPr>
          <w:p w:rsidR="00ED59A0" w:rsidRPr="00E94FF2" w:rsidRDefault="00ED59A0" w:rsidP="006D14C0">
            <w:pPr>
              <w:spacing w:line="240" w:lineRule="auto"/>
              <w:rPr>
                <w:rFonts w:cs="Calibri"/>
                <w:color w:val="000000"/>
                <w:sz w:val="20"/>
                <w:szCs w:val="20"/>
                <w:lang w:eastAsia="fr-FR"/>
              </w:rPr>
            </w:pPr>
          </w:p>
        </w:tc>
        <w:tc>
          <w:tcPr>
            <w:tcW w:w="390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Ecritures Comptables interfacées</w:t>
            </w:r>
          </w:p>
        </w:tc>
        <w:tc>
          <w:tcPr>
            <w:tcW w:w="286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Date de création = Date métier</w:t>
            </w:r>
          </w:p>
        </w:tc>
      </w:tr>
      <w:tr w:rsidR="00ED59A0" w:rsidRPr="00B53E2E" w:rsidTr="006D14C0">
        <w:trPr>
          <w:trHeight w:val="375"/>
        </w:trPr>
        <w:tc>
          <w:tcPr>
            <w:tcW w:w="2620" w:type="dxa"/>
            <w:vMerge/>
            <w:tcBorders>
              <w:top w:val="nil"/>
              <w:left w:val="single" w:sz="4" w:space="0" w:color="auto"/>
              <w:bottom w:val="single" w:sz="4" w:space="0" w:color="000000"/>
              <w:right w:val="single" w:sz="4" w:space="0" w:color="auto"/>
            </w:tcBorders>
            <w:vAlign w:val="center"/>
          </w:tcPr>
          <w:p w:rsidR="00ED59A0" w:rsidRPr="00E94FF2" w:rsidRDefault="00ED59A0" w:rsidP="006D14C0">
            <w:pPr>
              <w:spacing w:line="240" w:lineRule="auto"/>
              <w:rPr>
                <w:rFonts w:cs="Calibri"/>
                <w:color w:val="000000"/>
                <w:sz w:val="20"/>
                <w:szCs w:val="20"/>
                <w:lang w:eastAsia="fr-FR"/>
              </w:rPr>
            </w:pPr>
          </w:p>
        </w:tc>
        <w:tc>
          <w:tcPr>
            <w:tcW w:w="3900" w:type="dxa"/>
            <w:tcBorders>
              <w:top w:val="nil"/>
              <w:left w:val="nil"/>
              <w:bottom w:val="single" w:sz="4" w:space="0" w:color="auto"/>
              <w:right w:val="single" w:sz="4" w:space="0" w:color="auto"/>
            </w:tcBorders>
          </w:tcPr>
          <w:p w:rsidR="00ED59A0" w:rsidRPr="00E94FF2" w:rsidRDefault="00ED59A0" w:rsidP="00652AA1">
            <w:pPr>
              <w:spacing w:line="240" w:lineRule="auto"/>
              <w:rPr>
                <w:rFonts w:cs="Calibri"/>
                <w:color w:val="000000"/>
                <w:sz w:val="20"/>
                <w:szCs w:val="20"/>
                <w:lang w:eastAsia="fr-FR"/>
              </w:rPr>
            </w:pPr>
            <w:r w:rsidRPr="00E94FF2">
              <w:rPr>
                <w:rFonts w:cs="Calibri"/>
                <w:color w:val="000000"/>
                <w:sz w:val="20"/>
                <w:szCs w:val="20"/>
                <w:lang w:eastAsia="fr-FR"/>
              </w:rPr>
              <w:t>Ecritures Comptables non-interfacées</w:t>
            </w:r>
          </w:p>
        </w:tc>
        <w:tc>
          <w:tcPr>
            <w:tcW w:w="2860" w:type="dxa"/>
            <w:tcBorders>
              <w:top w:val="nil"/>
              <w:left w:val="nil"/>
              <w:bottom w:val="single" w:sz="4" w:space="0" w:color="auto"/>
              <w:right w:val="single" w:sz="4" w:space="0" w:color="auto"/>
            </w:tcBorders>
          </w:tcPr>
          <w:p w:rsidR="00ED59A0" w:rsidRPr="00E94FF2" w:rsidRDefault="00ED59A0" w:rsidP="006D14C0">
            <w:pPr>
              <w:spacing w:line="240" w:lineRule="auto"/>
              <w:rPr>
                <w:rFonts w:cs="Calibri"/>
                <w:color w:val="000000"/>
                <w:sz w:val="20"/>
                <w:szCs w:val="20"/>
                <w:lang w:eastAsia="fr-FR"/>
              </w:rPr>
            </w:pPr>
            <w:r w:rsidRPr="00E94FF2">
              <w:rPr>
                <w:rFonts w:cs="Calibri"/>
                <w:color w:val="000000"/>
                <w:sz w:val="20"/>
                <w:szCs w:val="20"/>
                <w:lang w:eastAsia="fr-FR"/>
              </w:rPr>
              <w:t>Date de création = Date métier</w:t>
            </w:r>
          </w:p>
        </w:tc>
      </w:tr>
    </w:tbl>
    <w:p w:rsidR="00ED59A0" w:rsidRDefault="00ED59A0" w:rsidP="000624A4"/>
    <w:p w:rsidR="00ED59A0" w:rsidRDefault="00ED59A0" w:rsidP="000624A4"/>
    <w:p w:rsidR="00ED59A0" w:rsidRPr="000624A4" w:rsidRDefault="00ED59A0" w:rsidP="000624A4">
      <w:pPr>
        <w:pStyle w:val="Style2"/>
        <w:numPr>
          <w:ilvl w:val="1"/>
          <w:numId w:val="7"/>
        </w:numPr>
      </w:pPr>
      <w:bookmarkStart w:id="117" w:name="_Toc358735502"/>
      <w:bookmarkStart w:id="118" w:name="_Toc425282721"/>
      <w:r w:rsidRPr="000624A4">
        <w:t>Profils</w:t>
      </w:r>
      <w:bookmarkEnd w:id="117"/>
      <w:bookmarkEnd w:id="118"/>
    </w:p>
    <w:p w:rsidR="00ED59A0" w:rsidRPr="00E94FF2" w:rsidRDefault="00ED59A0" w:rsidP="000624A4">
      <w:pPr>
        <w:spacing w:before="120"/>
      </w:pPr>
      <w:r w:rsidRPr="00E94FF2">
        <w:t>Liste des profils des utilisateurs à configurer dans l’application:</w:t>
      </w:r>
    </w:p>
    <w:p w:rsidR="00ED59A0" w:rsidRPr="00E94FF2" w:rsidRDefault="00ED59A0" w:rsidP="009045F0">
      <w:pPr>
        <w:pStyle w:val="Paragraphedeliste"/>
        <w:numPr>
          <w:ilvl w:val="0"/>
          <w:numId w:val="12"/>
        </w:numPr>
        <w:spacing w:before="120" w:line="240" w:lineRule="auto"/>
        <w:jc w:val="both"/>
      </w:pPr>
      <w:bookmarkStart w:id="119" w:name="_Toc358735504"/>
      <w:r w:rsidRPr="00E94FF2">
        <w:t>Langue : Français.</w:t>
      </w:r>
    </w:p>
    <w:p w:rsidR="00ED59A0" w:rsidRPr="00E94FF2" w:rsidRDefault="00ED59A0" w:rsidP="009045F0">
      <w:pPr>
        <w:pStyle w:val="Paragraphedeliste"/>
        <w:numPr>
          <w:ilvl w:val="0"/>
          <w:numId w:val="12"/>
        </w:numPr>
        <w:spacing w:before="60" w:line="240" w:lineRule="auto"/>
        <w:jc w:val="both"/>
      </w:pPr>
      <w:r w:rsidRPr="00E94FF2">
        <w:t>Format de la date: jj/mm/aaaa</w:t>
      </w:r>
    </w:p>
    <w:p w:rsidR="00ED59A0" w:rsidRPr="00E94FF2" w:rsidRDefault="00ED59A0" w:rsidP="009045F0">
      <w:pPr>
        <w:pStyle w:val="Paragraphedeliste"/>
        <w:numPr>
          <w:ilvl w:val="0"/>
          <w:numId w:val="12"/>
        </w:numPr>
        <w:spacing w:before="60" w:line="240" w:lineRule="auto"/>
        <w:jc w:val="both"/>
      </w:pPr>
      <w:r w:rsidRPr="00E94FF2">
        <w:t>Format des montants et chiffres: Montants en devise.</w:t>
      </w:r>
    </w:p>
    <w:p w:rsidR="00ED59A0" w:rsidRPr="000624A4" w:rsidRDefault="00ED59A0" w:rsidP="000624A4">
      <w:pPr>
        <w:pStyle w:val="Style2"/>
        <w:numPr>
          <w:ilvl w:val="1"/>
          <w:numId w:val="7"/>
        </w:numPr>
      </w:pPr>
      <w:bookmarkStart w:id="120" w:name="_Toc425282722"/>
      <w:r w:rsidRPr="000624A4">
        <w:lastRenderedPageBreak/>
        <w:t>Taxes et fiscalité:</w:t>
      </w:r>
      <w:bookmarkEnd w:id="119"/>
      <w:bookmarkEnd w:id="120"/>
    </w:p>
    <w:p w:rsidR="00ED59A0" w:rsidRPr="00FE54CA" w:rsidRDefault="00ED59A0" w:rsidP="009045F0">
      <w:pPr>
        <w:rPr>
          <w:i/>
        </w:rPr>
      </w:pPr>
      <w:bookmarkStart w:id="121" w:name="_Toc358735505"/>
      <w:r w:rsidRPr="00E94FF2">
        <w:rPr>
          <w:i/>
        </w:rPr>
        <w:t>[Se référer aux SFD et matrice fiscalité].</w:t>
      </w:r>
    </w:p>
    <w:p w:rsidR="00ED59A0" w:rsidRPr="00550DF1" w:rsidRDefault="00ED59A0" w:rsidP="00550DF1">
      <w:pPr>
        <w:pStyle w:val="Style2"/>
        <w:numPr>
          <w:ilvl w:val="1"/>
          <w:numId w:val="7"/>
        </w:numPr>
      </w:pPr>
      <w:bookmarkStart w:id="122" w:name="_Toc425282723"/>
      <w:r w:rsidRPr="00550DF1">
        <w:t>Frais:</w:t>
      </w:r>
      <w:bookmarkEnd w:id="121"/>
      <w:bookmarkEnd w:id="122"/>
    </w:p>
    <w:p w:rsidR="00ED59A0" w:rsidRPr="00FE54CA" w:rsidRDefault="00ED59A0" w:rsidP="009045F0">
      <w:pPr>
        <w:rPr>
          <w:i/>
        </w:rPr>
      </w:pPr>
      <w:bookmarkStart w:id="123" w:name="_Toc358735506"/>
      <w:r w:rsidRPr="00E94FF2">
        <w:rPr>
          <w:i/>
        </w:rPr>
        <w:t>[Se référer aux SFD et matrice commissionnement].</w:t>
      </w:r>
    </w:p>
    <w:p w:rsidR="00ED59A0" w:rsidRPr="00550DF1" w:rsidRDefault="00ED59A0" w:rsidP="00550DF1">
      <w:pPr>
        <w:pStyle w:val="Style2"/>
        <w:numPr>
          <w:ilvl w:val="1"/>
          <w:numId w:val="7"/>
        </w:numPr>
      </w:pPr>
      <w:bookmarkStart w:id="124" w:name="_Toc425282724"/>
      <w:r w:rsidRPr="00550DF1">
        <w:t>Comptabilité :</w:t>
      </w:r>
      <w:bookmarkEnd w:id="123"/>
      <w:bookmarkEnd w:id="124"/>
    </w:p>
    <w:p w:rsidR="00ED59A0" w:rsidRDefault="00ED59A0" w:rsidP="003A3A32">
      <w:pPr>
        <w:rPr>
          <w:i/>
          <w:highlight w:val="yellow"/>
        </w:rPr>
      </w:pPr>
    </w:p>
    <w:p w:rsidR="00ED59A0" w:rsidRPr="00FE54CA" w:rsidRDefault="00ED59A0" w:rsidP="003A3A32">
      <w:pPr>
        <w:rPr>
          <w:i/>
        </w:rPr>
      </w:pPr>
      <w:r w:rsidRPr="00E94FF2">
        <w:rPr>
          <w:i/>
        </w:rPr>
        <w:t>[Se référer aux Schémas comptable Marché Local et Marché Etranger dans Annexe].</w:t>
      </w:r>
    </w:p>
    <w:p w:rsidR="00ED59A0" w:rsidRPr="00754B4B" w:rsidRDefault="00ED59A0" w:rsidP="003A3A32">
      <w:pPr>
        <w:pStyle w:val="Style1"/>
        <w:rPr>
          <w:rFonts w:cs="Arial"/>
          <w:bCs w:val="0"/>
          <w:i/>
          <w:caps w:val="0"/>
          <w:color w:val="auto"/>
          <w:sz w:val="20"/>
          <w:szCs w:val="20"/>
        </w:rPr>
      </w:pPr>
      <w:bookmarkStart w:id="125" w:name="_Toc425282725"/>
      <w:r w:rsidRPr="00754B4B">
        <w:rPr>
          <w:rFonts w:cs="Arial"/>
          <w:bCs w:val="0"/>
          <w:i/>
          <w:caps w:val="0"/>
          <w:color w:val="auto"/>
          <w:sz w:val="20"/>
          <w:szCs w:val="20"/>
        </w:rPr>
        <w:t>[Début Section Vermeg]</w:t>
      </w:r>
      <w:bookmarkEnd w:id="125"/>
    </w:p>
    <w:p w:rsidR="00ED59A0" w:rsidRPr="00331977" w:rsidRDefault="00ED59A0" w:rsidP="005A2EC1">
      <w:pPr>
        <w:pStyle w:val="Style1"/>
        <w:numPr>
          <w:ilvl w:val="0"/>
          <w:numId w:val="7"/>
        </w:numPr>
      </w:pPr>
      <w:bookmarkStart w:id="126" w:name="_Toc425282726"/>
      <w:r w:rsidRPr="00331977">
        <w:t>Batches</w:t>
      </w:r>
      <w:bookmarkEnd w:id="126"/>
    </w:p>
    <w:p w:rsidR="00ED59A0" w:rsidRDefault="00ED59A0" w:rsidP="005B156A">
      <w:pPr>
        <w:rPr>
          <w:i/>
          <w:highlight w:val="yellow"/>
        </w:rPr>
      </w:pPr>
    </w:p>
    <w:p w:rsidR="00ED59A0" w:rsidRPr="00FE54CA" w:rsidRDefault="00ED59A0" w:rsidP="005B156A">
      <w:pPr>
        <w:rPr>
          <w:i/>
        </w:rPr>
      </w:pPr>
      <w:r w:rsidRPr="00E94FF2">
        <w:rPr>
          <w:i/>
        </w:rPr>
        <w:t>[Se référer aux SFD Interface NCOS].</w:t>
      </w:r>
    </w:p>
    <w:p w:rsidR="00ED59A0" w:rsidRDefault="00ED59A0" w:rsidP="00C2747A"/>
    <w:p w:rsidR="00ED59A0" w:rsidRPr="00C2747A" w:rsidRDefault="00ED59A0" w:rsidP="00C2747A"/>
    <w:p w:rsidR="00ED59A0" w:rsidRPr="00754B4B" w:rsidRDefault="00ED59A0" w:rsidP="00C2747A">
      <w:pPr>
        <w:rPr>
          <w:b/>
          <w:i/>
          <w:sz w:val="20"/>
          <w:szCs w:val="20"/>
        </w:rPr>
      </w:pPr>
      <w:r w:rsidRPr="00754B4B">
        <w:rPr>
          <w:b/>
          <w:i/>
          <w:sz w:val="20"/>
          <w:szCs w:val="20"/>
        </w:rPr>
        <w:t>[Fin Section Vermeg]</w:t>
      </w:r>
    </w:p>
    <w:p w:rsidR="00ED59A0" w:rsidRDefault="00ED59A0" w:rsidP="002C4D43">
      <w:pPr>
        <w:pStyle w:val="Style1"/>
        <w:numPr>
          <w:ilvl w:val="0"/>
          <w:numId w:val="7"/>
        </w:numPr>
      </w:pPr>
      <w:bookmarkStart w:id="127" w:name="_Toc132075972"/>
      <w:bookmarkStart w:id="128" w:name="_Toc318352149"/>
      <w:bookmarkStart w:id="129" w:name="_Toc319568825"/>
      <w:bookmarkStart w:id="130" w:name="_Toc425282727"/>
      <w:r>
        <w:t>Contraintes</w:t>
      </w:r>
      <w:bookmarkEnd w:id="127"/>
      <w:bookmarkEnd w:id="128"/>
      <w:bookmarkEnd w:id="129"/>
      <w:bookmarkEnd w:id="130"/>
    </w:p>
    <w:p w:rsidR="00ED59A0" w:rsidRPr="0025403C" w:rsidRDefault="00ED59A0" w:rsidP="002C4D43">
      <w:pPr>
        <w:spacing w:before="240" w:line="240" w:lineRule="auto"/>
        <w:ind w:right="142"/>
        <w:rPr>
          <w:color w:val="BFBFBF"/>
        </w:rPr>
      </w:pPr>
      <w:r w:rsidRPr="0025403C">
        <w:rPr>
          <w:color w:val="BFBFBF"/>
        </w:rPr>
        <w:t>Identifier les contraintes dans les domaines suivants :</w:t>
      </w:r>
    </w:p>
    <w:p w:rsidR="00ED59A0" w:rsidRPr="0025403C" w:rsidRDefault="00ED59A0" w:rsidP="002C4D43">
      <w:pPr>
        <w:numPr>
          <w:ilvl w:val="1"/>
          <w:numId w:val="5"/>
        </w:numPr>
        <w:spacing w:line="240" w:lineRule="auto"/>
        <w:ind w:right="142"/>
        <w:rPr>
          <w:color w:val="BFBFBF"/>
        </w:rPr>
      </w:pPr>
      <w:r w:rsidRPr="0025403C">
        <w:rPr>
          <w:color w:val="BFBFBF"/>
        </w:rPr>
        <w:t>Fonctionnel</w:t>
      </w:r>
    </w:p>
    <w:p w:rsidR="00ED59A0" w:rsidRPr="0025403C" w:rsidRDefault="00ED59A0" w:rsidP="002C4D43">
      <w:pPr>
        <w:numPr>
          <w:ilvl w:val="1"/>
          <w:numId w:val="5"/>
        </w:numPr>
        <w:spacing w:line="240" w:lineRule="auto"/>
        <w:ind w:right="142"/>
        <w:rPr>
          <w:color w:val="BFBFBF"/>
        </w:rPr>
      </w:pPr>
      <w:r w:rsidRPr="0025403C">
        <w:rPr>
          <w:color w:val="BFBFBF"/>
        </w:rPr>
        <w:t>Technique</w:t>
      </w:r>
    </w:p>
    <w:p w:rsidR="00ED59A0" w:rsidRPr="0025403C" w:rsidRDefault="00ED59A0" w:rsidP="002C4D43">
      <w:pPr>
        <w:numPr>
          <w:ilvl w:val="1"/>
          <w:numId w:val="5"/>
        </w:numPr>
        <w:spacing w:line="240" w:lineRule="auto"/>
        <w:ind w:right="142"/>
        <w:rPr>
          <w:color w:val="BFBFBF"/>
        </w:rPr>
      </w:pPr>
      <w:r w:rsidRPr="0025403C">
        <w:rPr>
          <w:color w:val="BFBFBF"/>
        </w:rPr>
        <w:t>Règlementaire</w:t>
      </w:r>
    </w:p>
    <w:p w:rsidR="00ED59A0" w:rsidRPr="0025403C" w:rsidRDefault="00ED59A0" w:rsidP="002C4D43">
      <w:pPr>
        <w:numPr>
          <w:ilvl w:val="1"/>
          <w:numId w:val="5"/>
        </w:numPr>
        <w:spacing w:line="240" w:lineRule="auto"/>
        <w:ind w:right="142"/>
        <w:rPr>
          <w:color w:val="BFBFBF"/>
        </w:rPr>
      </w:pPr>
      <w:r w:rsidRPr="0025403C">
        <w:rPr>
          <w:color w:val="BFBFBF"/>
        </w:rPr>
        <w:t>Organisationnel</w:t>
      </w:r>
    </w:p>
    <w:p w:rsidR="00ED59A0" w:rsidRPr="0025403C" w:rsidRDefault="00ED59A0" w:rsidP="002C4D43">
      <w:pPr>
        <w:numPr>
          <w:ilvl w:val="1"/>
          <w:numId w:val="5"/>
        </w:numPr>
        <w:spacing w:line="240" w:lineRule="auto"/>
        <w:ind w:right="142"/>
        <w:rPr>
          <w:color w:val="BFBFBF"/>
        </w:rPr>
      </w:pPr>
      <w:r w:rsidRPr="0025403C">
        <w:rPr>
          <w:color w:val="BFBFBF"/>
        </w:rPr>
        <w:t>Performance</w:t>
      </w:r>
    </w:p>
    <w:p w:rsidR="00ED59A0" w:rsidRPr="0025403C" w:rsidRDefault="00ED59A0" w:rsidP="002C4D43">
      <w:pPr>
        <w:numPr>
          <w:ilvl w:val="1"/>
          <w:numId w:val="5"/>
        </w:numPr>
        <w:spacing w:line="240" w:lineRule="auto"/>
        <w:ind w:right="142"/>
        <w:rPr>
          <w:color w:val="BFBFBF"/>
        </w:rPr>
      </w:pPr>
      <w:r w:rsidRPr="0025403C">
        <w:rPr>
          <w:color w:val="BFBFBF"/>
        </w:rPr>
        <w:t>Logistique</w:t>
      </w:r>
    </w:p>
    <w:p w:rsidR="00ED59A0" w:rsidRPr="0025403C" w:rsidRDefault="00ED59A0" w:rsidP="002C4D43">
      <w:pPr>
        <w:numPr>
          <w:ilvl w:val="1"/>
          <w:numId w:val="5"/>
        </w:numPr>
        <w:spacing w:line="240" w:lineRule="auto"/>
        <w:ind w:right="142"/>
        <w:rPr>
          <w:color w:val="BFBFBF"/>
        </w:rPr>
      </w:pPr>
      <w:r w:rsidRPr="0025403C">
        <w:rPr>
          <w:color w:val="BFBFBF"/>
        </w:rPr>
        <w:t>Sécurité</w:t>
      </w:r>
    </w:p>
    <w:p w:rsidR="00ED59A0" w:rsidRDefault="00ED59A0" w:rsidP="0025403C">
      <w:pPr>
        <w:pStyle w:val="Style1"/>
        <w:numPr>
          <w:ilvl w:val="0"/>
          <w:numId w:val="7"/>
        </w:numPr>
        <w:pBdr>
          <w:bottom w:val="single" w:sz="24" w:space="0" w:color="FFC000"/>
        </w:pBdr>
      </w:pPr>
      <w:bookmarkStart w:id="131" w:name="_Toc425282728"/>
      <w:r>
        <w:t>Annexes</w:t>
      </w:r>
      <w:bookmarkEnd w:id="131"/>
    </w:p>
    <w:p w:rsidR="00ED59A0" w:rsidRDefault="00ED59A0" w:rsidP="0025403C"/>
    <w:tbl>
      <w:tblPr>
        <w:tblW w:w="9748" w:type="dxa"/>
        <w:tblInd w:w="-5" w:type="dxa"/>
        <w:tblLayout w:type="fixed"/>
        <w:tblLook w:val="0000"/>
      </w:tblPr>
      <w:tblGrid>
        <w:gridCol w:w="4786"/>
        <w:gridCol w:w="4962"/>
      </w:tblGrid>
      <w:tr w:rsidR="00ED59A0" w:rsidRPr="00B53E2E" w:rsidTr="006D14C0">
        <w:tc>
          <w:tcPr>
            <w:tcW w:w="4786" w:type="dxa"/>
            <w:tcBorders>
              <w:top w:val="single" w:sz="4" w:space="0" w:color="000000"/>
              <w:left w:val="single" w:sz="4" w:space="0" w:color="000000"/>
              <w:bottom w:val="single" w:sz="4" w:space="0" w:color="000000"/>
            </w:tcBorders>
            <w:shd w:val="clear" w:color="auto" w:fill="D9D9D9"/>
          </w:tcPr>
          <w:p w:rsidR="00ED59A0" w:rsidRPr="00B53E2E" w:rsidRDefault="00ED59A0" w:rsidP="006D14C0">
            <w:pPr>
              <w:snapToGrid w:val="0"/>
              <w:spacing w:before="60"/>
              <w:rPr>
                <w:b/>
                <w:iCs/>
              </w:rPr>
            </w:pPr>
            <w:r w:rsidRPr="00B53E2E">
              <w:rPr>
                <w:b/>
                <w:iCs/>
              </w:rPr>
              <w:t>Nom</w:t>
            </w:r>
          </w:p>
        </w:tc>
        <w:tc>
          <w:tcPr>
            <w:tcW w:w="4962" w:type="dxa"/>
            <w:tcBorders>
              <w:top w:val="single" w:sz="4" w:space="0" w:color="000000"/>
              <w:left w:val="single" w:sz="4" w:space="0" w:color="000000"/>
              <w:bottom w:val="single" w:sz="4" w:space="0" w:color="000000"/>
              <w:right w:val="single" w:sz="4" w:space="0" w:color="000000"/>
            </w:tcBorders>
            <w:shd w:val="clear" w:color="auto" w:fill="D9D9D9"/>
          </w:tcPr>
          <w:p w:rsidR="00ED59A0" w:rsidRPr="00B53E2E" w:rsidRDefault="00ED59A0" w:rsidP="006D14C0">
            <w:pPr>
              <w:snapToGrid w:val="0"/>
              <w:spacing w:before="60"/>
              <w:jc w:val="center"/>
              <w:rPr>
                <w:b/>
                <w:iCs/>
              </w:rPr>
            </w:pPr>
            <w:r w:rsidRPr="00B53E2E">
              <w:rPr>
                <w:b/>
                <w:iCs/>
              </w:rPr>
              <w:t>Fichier</w:t>
            </w:r>
          </w:p>
        </w:tc>
      </w:tr>
      <w:tr w:rsidR="00ED59A0" w:rsidRPr="00B53E2E" w:rsidTr="006D14C0">
        <w:tc>
          <w:tcPr>
            <w:tcW w:w="4786" w:type="dxa"/>
            <w:tcBorders>
              <w:top w:val="single" w:sz="4" w:space="0" w:color="000000"/>
              <w:left w:val="single" w:sz="4" w:space="0" w:color="000000"/>
              <w:bottom w:val="single" w:sz="4" w:space="0" w:color="000000"/>
            </w:tcBorders>
          </w:tcPr>
          <w:p w:rsidR="00ED59A0" w:rsidRPr="00B53E2E" w:rsidRDefault="00ED59A0" w:rsidP="006D14C0">
            <w:pPr>
              <w:snapToGrid w:val="0"/>
              <w:spacing w:before="60"/>
              <w:rPr>
                <w:i/>
                <w:iCs/>
                <w:shd w:val="clear" w:color="auto" w:fill="00FFFF"/>
              </w:rPr>
            </w:pPr>
            <w:r w:rsidRPr="00B53E2E">
              <w:rPr>
                <w:i/>
              </w:rPr>
              <w:t>Schémas Comptables pour marché local</w:t>
            </w:r>
          </w:p>
        </w:tc>
        <w:tc>
          <w:tcPr>
            <w:tcW w:w="4962" w:type="dxa"/>
            <w:tcBorders>
              <w:top w:val="single" w:sz="4" w:space="0" w:color="000000"/>
              <w:left w:val="single" w:sz="4" w:space="0" w:color="000000"/>
              <w:bottom w:val="single" w:sz="4" w:space="0" w:color="000000"/>
              <w:right w:val="single" w:sz="4" w:space="0" w:color="000000"/>
            </w:tcBorders>
          </w:tcPr>
          <w:p w:rsidR="00ED59A0" w:rsidRPr="00B53E2E" w:rsidRDefault="003553C5" w:rsidP="006D14C0">
            <w:pPr>
              <w:snapToGrid w:val="0"/>
              <w:spacing w:before="60"/>
              <w:jc w:val="center"/>
              <w:rPr>
                <w:lang w:val="en-US" w:eastAsia="ar-SA"/>
              </w:rPr>
            </w:pPr>
            <w:r w:rsidRPr="00B53E2E">
              <w:rPr>
                <w:rFonts w:eastAsia="Times New Roman"/>
                <w:lang w:val="en-US" w:eastAsia="ar-SA"/>
              </w:rPr>
              <w:object w:dxaOrig="1680" w:dyaOrig="810">
                <v:shape id="_x0000_i1026" type="#_x0000_t75" style="width:83.25pt;height:41.25pt" o:ole="">
                  <v:imagedata r:id="rId17" o:title=""/>
                </v:shape>
                <o:OLEObject Type="Embed" ProgID="Package" ShapeID="_x0000_i1026" DrawAspect="Content" ObjectID="_1509266236" r:id="rId18"/>
              </w:object>
            </w:r>
          </w:p>
        </w:tc>
      </w:tr>
      <w:tr w:rsidR="00ED59A0" w:rsidRPr="00B53E2E" w:rsidTr="006D14C0">
        <w:tc>
          <w:tcPr>
            <w:tcW w:w="4786" w:type="dxa"/>
            <w:tcBorders>
              <w:top w:val="single" w:sz="4" w:space="0" w:color="000000"/>
              <w:left w:val="single" w:sz="4" w:space="0" w:color="000000"/>
              <w:bottom w:val="single" w:sz="4" w:space="0" w:color="000000"/>
            </w:tcBorders>
          </w:tcPr>
          <w:p w:rsidR="00ED59A0" w:rsidRPr="00B53E2E" w:rsidRDefault="00ED59A0" w:rsidP="00627666">
            <w:pPr>
              <w:snapToGrid w:val="0"/>
              <w:spacing w:before="60"/>
              <w:rPr>
                <w:lang w:eastAsia="ar-SA"/>
              </w:rPr>
            </w:pPr>
            <w:r w:rsidRPr="00B53E2E">
              <w:rPr>
                <w:i/>
              </w:rPr>
              <w:t>Schémas Comptables pour marché étranger</w:t>
            </w:r>
          </w:p>
        </w:tc>
        <w:tc>
          <w:tcPr>
            <w:tcW w:w="4962" w:type="dxa"/>
            <w:tcBorders>
              <w:top w:val="single" w:sz="4" w:space="0" w:color="000000"/>
              <w:left w:val="single" w:sz="4" w:space="0" w:color="000000"/>
              <w:bottom w:val="single" w:sz="4" w:space="0" w:color="000000"/>
              <w:right w:val="single" w:sz="4" w:space="0" w:color="000000"/>
            </w:tcBorders>
          </w:tcPr>
          <w:p w:rsidR="00ED59A0" w:rsidRPr="00B53E2E" w:rsidRDefault="00ED59A0" w:rsidP="006D14C0">
            <w:pPr>
              <w:snapToGrid w:val="0"/>
              <w:spacing w:before="60"/>
              <w:jc w:val="center"/>
              <w:rPr>
                <w:i/>
                <w:iCs/>
              </w:rPr>
            </w:pPr>
            <w:r w:rsidRPr="00B53E2E">
              <w:rPr>
                <w:rFonts w:eastAsia="Times New Roman"/>
                <w:i/>
                <w:iCs/>
              </w:rPr>
              <w:object w:dxaOrig="1551" w:dyaOrig="1004">
                <v:shape id="_x0000_i1027" type="#_x0000_t75" style="width:76.5pt;height:51pt" o:ole="">
                  <v:imagedata r:id="rId19" o:title=""/>
                </v:shape>
                <o:OLEObject Type="Embed" ProgID="Package" ShapeID="_x0000_i1027" DrawAspect="Content" ObjectID="_1509266237" r:id="rId20"/>
              </w:object>
            </w:r>
          </w:p>
        </w:tc>
      </w:tr>
      <w:tr w:rsidR="00750F7B" w:rsidRPr="00B53E2E" w:rsidTr="006D14C0">
        <w:tc>
          <w:tcPr>
            <w:tcW w:w="4786" w:type="dxa"/>
            <w:tcBorders>
              <w:top w:val="single" w:sz="4" w:space="0" w:color="000000"/>
              <w:left w:val="single" w:sz="4" w:space="0" w:color="000000"/>
              <w:bottom w:val="single" w:sz="4" w:space="0" w:color="000000"/>
            </w:tcBorders>
          </w:tcPr>
          <w:p w:rsidR="00750F7B" w:rsidRPr="00B53E2E" w:rsidRDefault="00750F7B" w:rsidP="00627666">
            <w:pPr>
              <w:snapToGrid w:val="0"/>
              <w:spacing w:before="60"/>
              <w:rPr>
                <w:i/>
              </w:rPr>
            </w:pPr>
            <w:r w:rsidRPr="00B53E2E">
              <w:rPr>
                <w:i/>
              </w:rPr>
              <w:lastRenderedPageBreak/>
              <w:t xml:space="preserve">Schémas Comptables pour </w:t>
            </w:r>
            <w:r>
              <w:rPr>
                <w:i/>
              </w:rPr>
              <w:t>OD</w:t>
            </w:r>
          </w:p>
        </w:tc>
        <w:tc>
          <w:tcPr>
            <w:tcW w:w="4962" w:type="dxa"/>
            <w:tcBorders>
              <w:top w:val="single" w:sz="4" w:space="0" w:color="000000"/>
              <w:left w:val="single" w:sz="4" w:space="0" w:color="000000"/>
              <w:bottom w:val="single" w:sz="4" w:space="0" w:color="000000"/>
              <w:right w:val="single" w:sz="4" w:space="0" w:color="000000"/>
            </w:tcBorders>
          </w:tcPr>
          <w:p w:rsidR="00750F7B" w:rsidRPr="00B53E2E" w:rsidRDefault="00750F7B" w:rsidP="006D14C0">
            <w:pPr>
              <w:snapToGrid w:val="0"/>
              <w:spacing w:before="60"/>
              <w:jc w:val="center"/>
              <w:rPr>
                <w:rFonts w:eastAsia="Times New Roman"/>
                <w:i/>
                <w:iCs/>
              </w:rPr>
            </w:pPr>
            <w:r w:rsidRPr="00A54F3B">
              <w:rPr>
                <w:rFonts w:eastAsia="Times New Roman"/>
                <w:i/>
                <w:iCs/>
              </w:rPr>
              <w:object w:dxaOrig="1551" w:dyaOrig="1004">
                <v:shape id="_x0000_i1028" type="#_x0000_t75" style="width:77.25pt;height:50.25pt" o:ole="">
                  <v:imagedata r:id="rId21" o:title=""/>
                </v:shape>
                <o:OLEObject Type="Embed" ProgID="Package" ShapeID="_x0000_i1028" DrawAspect="Icon" ObjectID="_1509266238" r:id="rId22"/>
              </w:object>
            </w:r>
          </w:p>
        </w:tc>
      </w:tr>
    </w:tbl>
    <w:p w:rsidR="00ED59A0" w:rsidRPr="002C4D43" w:rsidRDefault="00ED59A0" w:rsidP="0025403C"/>
    <w:tbl>
      <w:tblPr>
        <w:tblW w:w="9748" w:type="dxa"/>
        <w:tblInd w:w="-5" w:type="dxa"/>
        <w:tblLayout w:type="fixed"/>
        <w:tblLook w:val="0000"/>
      </w:tblPr>
      <w:tblGrid>
        <w:gridCol w:w="4786"/>
        <w:gridCol w:w="4962"/>
      </w:tblGrid>
      <w:tr w:rsidR="00E52A8E" w:rsidRPr="00B53E2E" w:rsidTr="00B95A81">
        <w:trPr>
          <w:ins w:id="132" w:author="s.lachaal" w:date="2015-11-17T11:49:00Z"/>
        </w:trPr>
        <w:tc>
          <w:tcPr>
            <w:tcW w:w="4786" w:type="dxa"/>
            <w:tcBorders>
              <w:top w:val="single" w:sz="4" w:space="0" w:color="000000"/>
              <w:left w:val="single" w:sz="4" w:space="0" w:color="000000"/>
              <w:bottom w:val="single" w:sz="4" w:space="0" w:color="000000"/>
            </w:tcBorders>
          </w:tcPr>
          <w:p w:rsidR="00E52A8E" w:rsidRPr="00B53E2E" w:rsidRDefault="00E52A8E" w:rsidP="00B95A81">
            <w:pPr>
              <w:snapToGrid w:val="0"/>
              <w:spacing w:before="60"/>
              <w:rPr>
                <w:ins w:id="133" w:author="s.lachaal" w:date="2015-11-17T11:49:00Z"/>
                <w:i/>
              </w:rPr>
            </w:pPr>
            <w:ins w:id="134" w:author="s.lachaal" w:date="2015-11-17T11:49:00Z">
              <w:r w:rsidRPr="00B53E2E">
                <w:rPr>
                  <w:i/>
                </w:rPr>
                <w:t xml:space="preserve">Schémas Comptables </w:t>
              </w:r>
              <w:r>
                <w:rPr>
                  <w:i/>
                </w:rPr>
                <w:t>Titres</w:t>
              </w:r>
            </w:ins>
          </w:p>
        </w:tc>
        <w:tc>
          <w:tcPr>
            <w:tcW w:w="4962" w:type="dxa"/>
            <w:tcBorders>
              <w:top w:val="single" w:sz="4" w:space="0" w:color="000000"/>
              <w:left w:val="single" w:sz="4" w:space="0" w:color="000000"/>
              <w:bottom w:val="single" w:sz="4" w:space="0" w:color="000000"/>
              <w:right w:val="single" w:sz="4" w:space="0" w:color="000000"/>
            </w:tcBorders>
          </w:tcPr>
          <w:p w:rsidR="00E52A8E" w:rsidRPr="00B53E2E" w:rsidRDefault="00E52A8E" w:rsidP="00B95A81">
            <w:pPr>
              <w:snapToGrid w:val="0"/>
              <w:spacing w:before="60"/>
              <w:jc w:val="center"/>
              <w:rPr>
                <w:ins w:id="135" w:author="s.lachaal" w:date="2015-11-17T11:49:00Z"/>
                <w:rFonts w:eastAsia="Times New Roman"/>
                <w:i/>
                <w:iCs/>
              </w:rPr>
            </w:pPr>
            <w:ins w:id="136" w:author="s.lachaal" w:date="2015-11-17T11:50:00Z">
              <w:r>
                <w:rPr>
                  <w:rFonts w:eastAsia="Times New Roman"/>
                  <w:i/>
                  <w:iCs/>
                </w:rPr>
                <w:object w:dxaOrig="1551" w:dyaOrig="1004">
                  <v:shape id="_x0000_i1029" type="#_x0000_t75" style="width:77.25pt;height:50.25pt" o:ole="">
                    <v:imagedata r:id="rId23" o:title=""/>
                  </v:shape>
                  <o:OLEObject Type="Embed" ProgID="Excel.Sheet.12" ShapeID="_x0000_i1029" DrawAspect="Icon" ObjectID="_1509266239" r:id="rId24"/>
                </w:object>
              </w:r>
            </w:ins>
          </w:p>
        </w:tc>
      </w:tr>
    </w:tbl>
    <w:p w:rsidR="00ED59A0" w:rsidRPr="002C4D43" w:rsidRDefault="00ED59A0" w:rsidP="002C4D43"/>
    <w:sectPr w:rsidR="00ED59A0" w:rsidRPr="002C4D43" w:rsidSect="00460E07">
      <w:pgSz w:w="11906" w:h="16838"/>
      <w:pgMar w:top="1417" w:right="1417" w:bottom="1417" w:left="1417"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001F" w:rsidRDefault="00C1001F" w:rsidP="00460E07">
      <w:pPr>
        <w:spacing w:line="240" w:lineRule="auto"/>
      </w:pPr>
      <w:r>
        <w:separator/>
      </w:r>
    </w:p>
  </w:endnote>
  <w:endnote w:type="continuationSeparator" w:id="1">
    <w:p w:rsidR="00C1001F" w:rsidRDefault="00C1001F"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tblPr>
    <w:tblGrid>
      <w:gridCol w:w="1533"/>
      <w:gridCol w:w="1395"/>
      <w:gridCol w:w="489"/>
      <w:gridCol w:w="489"/>
      <w:gridCol w:w="2116"/>
      <w:gridCol w:w="1696"/>
      <w:gridCol w:w="901"/>
      <w:gridCol w:w="669"/>
    </w:tblGrid>
    <w:tr w:rsidR="001C1DBF" w:rsidRPr="00B53E2E" w:rsidTr="00B53E2E">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1C1DBF" w:rsidRPr="00B53E2E" w:rsidRDefault="001C1DBF" w:rsidP="00B53E2E">
          <w:pPr>
            <w:pStyle w:val="En-tte"/>
            <w:jc w:val="center"/>
            <w:rPr>
              <w:b/>
              <w:bCs/>
              <w:sz w:val="18"/>
              <w:szCs w:val="18"/>
            </w:rPr>
          </w:pPr>
          <w:r w:rsidRPr="00B53E2E">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1C1DBF" w:rsidRPr="00B53E2E" w:rsidRDefault="001C1DBF" w:rsidP="00B53E2E">
          <w:pPr>
            <w:pStyle w:val="En-tte"/>
            <w:jc w:val="center"/>
            <w:rPr>
              <w:b/>
              <w:bCs/>
              <w:sz w:val="18"/>
              <w:szCs w:val="18"/>
            </w:rPr>
          </w:pPr>
          <w:r w:rsidRPr="00B53E2E">
            <w:rPr>
              <w:b/>
              <w:bCs/>
              <w:sz w:val="18"/>
              <w:szCs w:val="18"/>
            </w:rPr>
            <w:t>V1.3</w:t>
          </w:r>
        </w:p>
      </w:tc>
      <w:tc>
        <w:tcPr>
          <w:tcW w:w="526" w:type="pct"/>
          <w:gridSpan w:val="2"/>
          <w:tcBorders>
            <w:top w:val="single" w:sz="2" w:space="0" w:color="D9D9D9"/>
            <w:left w:val="single" w:sz="2" w:space="0" w:color="D9D9D9"/>
            <w:bottom w:val="single" w:sz="2" w:space="0" w:color="D9D9D9"/>
            <w:right w:val="single" w:sz="2" w:space="0" w:color="D9D9D9"/>
          </w:tcBorders>
          <w:shd w:val="pct25" w:color="BFBFBF" w:fill="FFFFFF"/>
        </w:tcPr>
        <w:p w:rsidR="001C1DBF" w:rsidRPr="00B53E2E" w:rsidRDefault="001C1DBF" w:rsidP="00B53E2E">
          <w:pPr>
            <w:pStyle w:val="En-tte"/>
            <w:jc w:val="center"/>
            <w:rPr>
              <w:b/>
              <w:bCs/>
              <w:sz w:val="18"/>
              <w:szCs w:val="18"/>
            </w:rPr>
          </w:pPr>
          <w:r w:rsidRPr="00B53E2E">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1C1DBF" w:rsidRPr="00B53E2E" w:rsidRDefault="001C1DBF" w:rsidP="00B53E2E">
          <w:pPr>
            <w:pStyle w:val="Sansinterligne"/>
            <w:jc w:val="center"/>
            <w:rPr>
              <w:b/>
              <w:bCs/>
              <w:i/>
              <w:iCs/>
              <w:sz w:val="18"/>
              <w:szCs w:val="18"/>
            </w:rPr>
          </w:pPr>
          <w:smartTag w:uri="urn:schemas-microsoft-com:office:smarttags" w:element="date">
            <w:smartTagPr>
              <w:attr w:name="Year" w:val="2015"/>
              <w:attr w:name="Day" w:val="23"/>
              <w:attr w:name="Month" w:val="07"/>
              <w:attr w:name="ls" w:val="trans"/>
            </w:smartTagPr>
            <w:r w:rsidRPr="00B53E2E">
              <w:rPr>
                <w:b/>
                <w:bCs/>
                <w:sz w:val="18"/>
                <w:szCs w:val="18"/>
              </w:rPr>
              <w:t>23/07/2015</w:t>
            </w:r>
          </w:smartTag>
        </w:p>
      </w:tc>
      <w:tc>
        <w:tcPr>
          <w:tcW w:w="1242" w:type="pct"/>
          <w:gridSpan w:val="2"/>
          <w:tcBorders>
            <w:top w:val="nil"/>
            <w:left w:val="single" w:sz="2" w:space="0" w:color="D9D9D9"/>
            <w:bottom w:val="nil"/>
            <w:right w:val="single" w:sz="2" w:space="0" w:color="D9D9D9"/>
          </w:tcBorders>
        </w:tcPr>
        <w:p w:rsidR="001C1DBF" w:rsidRPr="00B53E2E" w:rsidRDefault="001C1DBF" w:rsidP="00B53E2E">
          <w:pPr>
            <w:pStyle w:val="En-tte"/>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1C1DBF" w:rsidRPr="00B53E2E" w:rsidRDefault="001C1DBF" w:rsidP="00B53E2E">
          <w:pPr>
            <w:pStyle w:val="En-tte"/>
            <w:jc w:val="center"/>
            <w:rPr>
              <w:b/>
              <w:bCs/>
              <w:sz w:val="18"/>
              <w:szCs w:val="18"/>
            </w:rPr>
          </w:pPr>
          <w:r w:rsidRPr="00B53E2E">
            <w:rPr>
              <w:b/>
              <w:bCs/>
              <w:sz w:val="18"/>
              <w:szCs w:val="18"/>
            </w:rPr>
            <w:t xml:space="preserve">Page </w:t>
          </w:r>
          <w:r w:rsidR="00BB3066" w:rsidRPr="00B53E2E">
            <w:rPr>
              <w:b/>
              <w:bCs/>
              <w:sz w:val="18"/>
              <w:szCs w:val="18"/>
            </w:rPr>
            <w:fldChar w:fldCharType="begin"/>
          </w:r>
          <w:r w:rsidRPr="00B53E2E">
            <w:rPr>
              <w:b/>
              <w:bCs/>
              <w:sz w:val="18"/>
              <w:szCs w:val="18"/>
            </w:rPr>
            <w:instrText xml:space="preserve"> PAGE   \* MERGEFORMAT </w:instrText>
          </w:r>
          <w:r w:rsidR="00BB3066" w:rsidRPr="00B53E2E">
            <w:rPr>
              <w:b/>
              <w:bCs/>
              <w:sz w:val="18"/>
              <w:szCs w:val="18"/>
            </w:rPr>
            <w:fldChar w:fldCharType="separate"/>
          </w:r>
          <w:r w:rsidR="00E52A8E">
            <w:rPr>
              <w:b/>
              <w:bCs/>
              <w:noProof/>
              <w:sz w:val="18"/>
              <w:szCs w:val="18"/>
            </w:rPr>
            <w:t>14</w:t>
          </w:r>
          <w:r w:rsidR="00BB3066" w:rsidRPr="00B53E2E">
            <w:rPr>
              <w:b/>
              <w:bCs/>
              <w:sz w:val="18"/>
              <w:szCs w:val="18"/>
            </w:rPr>
            <w:fldChar w:fldCharType="end"/>
          </w:r>
          <w:r w:rsidRPr="00B53E2E">
            <w:rPr>
              <w:b/>
              <w:bCs/>
              <w:sz w:val="18"/>
              <w:szCs w:val="18"/>
            </w:rPr>
            <w:t>/</w:t>
          </w:r>
          <w:fldSimple w:instr=" NUMPAGES   \* MERGEFORMAT ">
            <w:r w:rsidR="00E52A8E" w:rsidRPr="00E52A8E">
              <w:rPr>
                <w:b/>
                <w:bCs/>
                <w:noProof/>
                <w:sz w:val="18"/>
                <w:szCs w:val="18"/>
              </w:rPr>
              <w:t>14</w:t>
            </w:r>
          </w:fldSimple>
        </w:p>
      </w:tc>
    </w:tr>
    <w:tr w:rsidR="001C1DBF" w:rsidRPr="00B53E2E" w:rsidTr="00B53E2E">
      <w:trPr>
        <w:gridBefore w:val="3"/>
        <w:trHeight w:val="69"/>
      </w:trPr>
      <w:tc>
        <w:tcPr>
          <w:tcW w:w="1139" w:type="pct"/>
          <w:gridSpan w:val="2"/>
          <w:tcBorders>
            <w:top w:val="single" w:sz="2" w:space="0" w:color="D9D9D9"/>
            <w:left w:val="single" w:sz="2" w:space="0" w:color="D9D9D9"/>
            <w:bottom w:val="single" w:sz="2" w:space="0" w:color="D9D9D9"/>
            <w:right w:val="single" w:sz="2" w:space="0" w:color="D9D9D9"/>
          </w:tcBorders>
          <w:shd w:val="pct70" w:color="BFBFBF" w:fill="auto"/>
          <w:vAlign w:val="center"/>
        </w:tcPr>
        <w:p w:rsidR="001C1DBF" w:rsidRPr="00B53E2E" w:rsidRDefault="001C1DBF" w:rsidP="00B53E2E">
          <w:pPr>
            <w:pStyle w:val="En-tte"/>
            <w:jc w:val="center"/>
            <w:rPr>
              <w:b/>
              <w:bCs/>
              <w:sz w:val="18"/>
              <w:szCs w:val="18"/>
            </w:rPr>
          </w:pPr>
          <w:r w:rsidRPr="00B53E2E">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1C1DBF" w:rsidRPr="00B53E2E" w:rsidRDefault="001C1DBF" w:rsidP="00B53E2E">
          <w:pPr>
            <w:pStyle w:val="En-tte"/>
            <w:jc w:val="center"/>
            <w:rPr>
              <w:b/>
              <w:bCs/>
              <w:sz w:val="18"/>
              <w:szCs w:val="18"/>
            </w:rPr>
          </w:pPr>
          <w:r w:rsidRPr="00B53E2E">
            <w:rPr>
              <w:b/>
              <w:bCs/>
              <w:sz w:val="18"/>
              <w:szCs w:val="18"/>
            </w:rPr>
            <w:t>MOD_014_V2.0</w:t>
          </w:r>
        </w:p>
      </w:tc>
      <w:tc>
        <w:tcPr>
          <w:tcW w:w="485" w:type="pct"/>
          <w:tcBorders>
            <w:top w:val="nil"/>
            <w:left w:val="single" w:sz="2" w:space="0" w:color="D9D9D9"/>
            <w:bottom w:val="nil"/>
            <w:right w:val="single" w:sz="2" w:space="0" w:color="D9D9D9"/>
          </w:tcBorders>
          <w:vAlign w:val="center"/>
        </w:tcPr>
        <w:p w:rsidR="001C1DBF" w:rsidRPr="00B53E2E" w:rsidRDefault="001C1DBF" w:rsidP="00B53E2E">
          <w:pPr>
            <w:pStyle w:val="En-tte"/>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1C1DBF" w:rsidRPr="00B53E2E" w:rsidRDefault="001C1DBF" w:rsidP="00B53E2E">
          <w:pPr>
            <w:pStyle w:val="En-tte"/>
            <w:jc w:val="center"/>
            <w:rPr>
              <w:b/>
              <w:bCs/>
              <w:sz w:val="18"/>
              <w:szCs w:val="18"/>
            </w:rPr>
          </w:pPr>
        </w:p>
      </w:tc>
    </w:tr>
  </w:tbl>
  <w:p w:rsidR="001C1DBF" w:rsidRDefault="001C1DBF">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DBF" w:rsidRDefault="00BB3066" w:rsidP="001B0976">
    <w:pPr>
      <w:pStyle w:val="Pieddepage"/>
    </w:pPr>
    <w:r>
      <w:rPr>
        <w:noProof/>
        <w:lang w:eastAsia="fr-FR"/>
      </w:rPr>
      <w:pict>
        <v:rect id="Rectangle 1" o:spid="_x0000_s2049" style="position:absolute;margin-left:-108.05pt;margin-top:6.2pt;width:595.3pt;height:17.65pt;z-index:251655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" filled="f" fillcolor="#ffc000" stroked="f" strokecolor="#ffc000" strokeweight="1.25pt">
          <v:fill opacity="4626f"/>
          <v:stroke dashstyle="1 1" endcap="round"/>
          <v:textbox inset="5mm,0,5mm,0">
            <w:txbxContent>
              <w:p w:rsidR="001C1DBF" w:rsidRPr="009A0A0F" w:rsidRDefault="001C1DBF"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d’Attijariwafabank. Son usage est strictement interne.</w:t>
                </w:r>
              </w:p>
            </w:txbxContent>
          </v:textbox>
        </v:rect>
      </w:pict>
    </w:r>
    <w:r w:rsidR="001C1DBF">
      <w:rPr>
        <w:noProof/>
        <w:lang w:eastAsia="fr-FR"/>
      </w:rPr>
      <w:drawing>
        <wp:anchor distT="0" distB="0" distL="114300" distR="114300" simplePos="0" relativeHeight="251656192" behindDoc="0" locked="0" layoutInCell="1" allowOverlap="1">
          <wp:simplePos x="0" y="0"/>
          <wp:positionH relativeFrom="column">
            <wp:posOffset>6213475</wp:posOffset>
          </wp:positionH>
          <wp:positionV relativeFrom="paragraph">
            <wp:posOffset>-38100</wp:posOffset>
          </wp:positionV>
          <wp:extent cx="429260" cy="394335"/>
          <wp:effectExtent l="0" t="0" r="8890" b="5715"/>
          <wp:wrapNone/>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9260" cy="394335"/>
                  </a:xfrm>
                  <a:prstGeom prst="rect">
                    <a:avLst/>
                  </a:prstGeom>
                  <a:noFill/>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001F" w:rsidRDefault="00C1001F" w:rsidP="00460E07">
      <w:pPr>
        <w:spacing w:line="240" w:lineRule="auto"/>
      </w:pPr>
      <w:r>
        <w:separator/>
      </w:r>
    </w:p>
  </w:footnote>
  <w:footnote w:type="continuationSeparator" w:id="1">
    <w:p w:rsidR="00C1001F" w:rsidRDefault="00C1001F"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tblPr>
    <w:tblGrid>
      <w:gridCol w:w="3684"/>
      <w:gridCol w:w="3863"/>
    </w:tblGrid>
    <w:tr w:rsidR="001C1DBF" w:rsidRPr="00B53E2E" w:rsidTr="00B53E2E">
      <w:trPr>
        <w:trHeight w:val="283"/>
      </w:trPr>
      <w:tc>
        <w:tcPr>
          <w:tcW w:w="2441" w:type="pct"/>
          <w:shd w:val="clear" w:color="auto" w:fill="F2F2F2"/>
          <w:vAlign w:val="center"/>
        </w:tcPr>
        <w:p w:rsidR="001C1DBF" w:rsidRPr="00B53E2E" w:rsidRDefault="001C1DBF" w:rsidP="00735728">
          <w:pPr>
            <w:pStyle w:val="En-tte"/>
            <w:rPr>
              <w:b/>
              <w:sz w:val="18"/>
              <w:szCs w:val="18"/>
            </w:rPr>
          </w:pPr>
          <w:r>
            <w:rPr>
              <w:noProof/>
              <w:lang w:eastAsia="fr-FR"/>
            </w:rPr>
            <w:drawing>
              <wp:anchor distT="0" distB="0" distL="114300" distR="114300" simplePos="0" relativeHeight="251660288" behindDoc="1" locked="0" layoutInCell="1" allowOverlap="1">
                <wp:simplePos x="0" y="0"/>
                <wp:positionH relativeFrom="column">
                  <wp:posOffset>2407920</wp:posOffset>
                </wp:positionH>
                <wp:positionV relativeFrom="paragraph">
                  <wp:posOffset>-127000</wp:posOffset>
                </wp:positionV>
                <wp:extent cx="3319145" cy="414020"/>
                <wp:effectExtent l="0" t="0" r="0" b="5080"/>
                <wp:wrapNone/>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19145" cy="414020"/>
                        </a:xfrm>
                        <a:prstGeom prst="rect">
                          <a:avLst/>
                        </a:prstGeom>
                        <a:noFill/>
                      </pic:spPr>
                    </pic:pic>
                  </a:graphicData>
                </a:graphic>
              </wp:anchor>
            </w:drawing>
          </w:r>
          <w:r w:rsidRPr="00B53E2E">
            <w:rPr>
              <w:b/>
              <w:sz w:val="18"/>
              <w:szCs w:val="18"/>
            </w:rPr>
            <w:t>SPECIFICATIONS FONCTIONNELLES DETAILLEES (MegaAccounting)</w:t>
          </w:r>
        </w:p>
      </w:tc>
      <w:tc>
        <w:tcPr>
          <w:tcW w:w="2559" w:type="pct"/>
          <w:shd w:val="clear" w:color="auto" w:fill="BFBFBF"/>
          <w:vAlign w:val="center"/>
        </w:tcPr>
        <w:p w:rsidR="001C1DBF" w:rsidRPr="00B53E2E" w:rsidRDefault="001C1DBF" w:rsidP="00B53E2E">
          <w:pPr>
            <w:spacing w:line="240" w:lineRule="auto"/>
            <w:jc w:val="center"/>
            <w:rPr>
              <w:b/>
              <w:bCs/>
              <w:sz w:val="18"/>
              <w:szCs w:val="18"/>
            </w:rPr>
          </w:pPr>
          <w:r w:rsidRPr="00B53E2E">
            <w:rPr>
              <w:b/>
              <w:sz w:val="18"/>
              <w:szCs w:val="18"/>
            </w:rPr>
            <w:t>P14020 – REFONTE CHAINE TITRES</w:t>
          </w:r>
        </w:p>
      </w:tc>
    </w:tr>
  </w:tbl>
  <w:p w:rsidR="001C1DBF" w:rsidRDefault="001C1DBF">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DBF" w:rsidRDefault="001C1DBF" w:rsidP="00394764">
    <w:pPr>
      <w:pStyle w:val="En-tte"/>
    </w:pPr>
    <w:r>
      <w:rPr>
        <w:noProof/>
        <w:lang w:eastAsia="fr-FR"/>
      </w:rPr>
      <w:drawing>
        <wp:anchor distT="0" distB="0" distL="114300" distR="114300" simplePos="0" relativeHeight="251659264" behindDoc="1" locked="0" layoutInCell="1" allowOverlap="1">
          <wp:simplePos x="0" y="0"/>
          <wp:positionH relativeFrom="column">
            <wp:posOffset>5138420</wp:posOffset>
          </wp:positionH>
          <wp:positionV relativeFrom="paragraph">
            <wp:posOffset>52070</wp:posOffset>
          </wp:positionV>
          <wp:extent cx="1069975" cy="1052195"/>
          <wp:effectExtent l="0" t="0" r="0" b="0"/>
          <wp:wrapNone/>
          <wp:docPr id="5" name="Picture 2" descr="Logo AW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WB.bmp"/>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69975" cy="1052195"/>
                  </a:xfrm>
                  <a:prstGeom prst="rect">
                    <a:avLst/>
                  </a:prstGeom>
                  <a:noFill/>
                </pic:spPr>
              </pic:pic>
            </a:graphicData>
          </a:graphic>
        </wp:anchor>
      </w:drawing>
    </w:r>
    <w:r>
      <w:rPr>
        <w:noProof/>
        <w:lang w:eastAsia="fr-FR"/>
      </w:rPr>
      <w:drawing>
        <wp:anchor distT="0" distB="0" distL="114300" distR="114300" simplePos="0" relativeHeight="251658240" behindDoc="1" locked="0" layoutInCell="1" allowOverlap="1">
          <wp:simplePos x="0" y="0"/>
          <wp:positionH relativeFrom="column">
            <wp:posOffset>-896620</wp:posOffset>
          </wp:positionH>
          <wp:positionV relativeFrom="paragraph">
            <wp:posOffset>15875</wp:posOffset>
          </wp:positionV>
          <wp:extent cx="3745230" cy="10641965"/>
          <wp:effectExtent l="0" t="0" r="7620" b="6985"/>
          <wp:wrapNone/>
          <wp:docPr id="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45230" cy="10641965"/>
                  </a:xfrm>
                  <a:prstGeom prst="rect">
                    <a:avLst/>
                  </a:prstGeom>
                  <a:noFill/>
                </pic:spPr>
              </pic:pic>
            </a:graphicData>
          </a:graphic>
        </wp:anchor>
      </w:drawing>
    </w:r>
  </w:p>
  <w:p w:rsidR="001C1DBF" w:rsidRDefault="001C1DBF" w:rsidP="00871619">
    <w:pPr>
      <w:jc w:val="center"/>
    </w:pPr>
  </w:p>
  <w:p w:rsidR="001C1DBF" w:rsidRDefault="001C1DBF" w:rsidP="00C348B6">
    <w:r>
      <w:rPr>
        <w:noProof/>
        <w:lang w:eastAsia="fr-FR"/>
      </w:rPr>
      <w:drawing>
        <wp:inline distT="0" distB="0" distL="0" distR="0">
          <wp:extent cx="1685925" cy="390525"/>
          <wp:effectExtent l="0" t="0" r="9525" b="9525"/>
          <wp:docPr id="3" name="Image 0" descr="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téléchargement.jpg"/>
                  <pic:cNvPicPr>
                    <a:picLocks noChangeAspect="1" noChangeArrowheads="1"/>
                  </pic:cNvPicPr>
                </pic:nvPicPr>
                <pic:blipFill>
                  <a:blip r:embed="rId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85925" cy="390525"/>
                  </a:xfrm>
                  <a:prstGeom prst="rect">
                    <a:avLst/>
                  </a:prstGeom>
                  <a:noFill/>
                  <a:ln>
                    <a:noFill/>
                  </a:ln>
                </pic:spPr>
              </pic:pic>
            </a:graphicData>
          </a:graphic>
        </wp:inline>
      </w:drawing>
    </w:r>
    <w:r>
      <w:rPr>
        <w:noProof/>
        <w:lang w:eastAsia="fr-FR"/>
      </w:rPr>
      <w:drawing>
        <wp:anchor distT="0" distB="0" distL="114300" distR="114300" simplePos="0" relativeHeight="251657216" behindDoc="1" locked="0" layoutInCell="1" allowOverlap="1">
          <wp:simplePos x="0" y="0"/>
          <wp:positionH relativeFrom="column">
            <wp:posOffset>6229350</wp:posOffset>
          </wp:positionH>
          <wp:positionV relativeFrom="paragraph">
            <wp:posOffset>-187960</wp:posOffset>
          </wp:positionV>
          <wp:extent cx="432435" cy="10688320"/>
          <wp:effectExtent l="0" t="0" r="5715" b="0"/>
          <wp:wrapNone/>
          <wp:docPr id="4" name="Image 1" descr="barre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barre2.bmp"/>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2435" cy="1068832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
      </v:shape>
    </w:pict>
  </w:numPicBullet>
  <w:abstractNum w:abstractNumId="0">
    <w:nsid w:val="FFFFFF88"/>
    <w:multiLevelType w:val="singleLevel"/>
    <w:tmpl w:val="6A2A4FC8"/>
    <w:lvl w:ilvl="0">
      <w:start w:val="1"/>
      <w:numFmt w:val="decimal"/>
      <w:lvlText w:val="%1."/>
      <w:lvlJc w:val="left"/>
      <w:pPr>
        <w:tabs>
          <w:tab w:val="num" w:pos="360"/>
        </w:tabs>
        <w:ind w:left="360" w:hanging="360"/>
      </w:pPr>
      <w:rPr>
        <w:rFonts w:cs="Times New Roman"/>
      </w:rPr>
    </w:lvl>
  </w:abstractNum>
  <w:abstractNum w:abstractNumId="1">
    <w:nsid w:val="03B567E6"/>
    <w:multiLevelType w:val="multilevel"/>
    <w:tmpl w:val="040C0025"/>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
    <w:nsid w:val="075748A8"/>
    <w:multiLevelType w:val="hybridMultilevel"/>
    <w:tmpl w:val="4ACCC49A"/>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3">
    <w:nsid w:val="088629F7"/>
    <w:multiLevelType w:val="hybridMultilevel"/>
    <w:tmpl w:val="5DE23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0EB7608"/>
    <w:multiLevelType w:val="hybridMultilevel"/>
    <w:tmpl w:val="CFFA57BC"/>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A29050E"/>
    <w:multiLevelType w:val="hybridMultilevel"/>
    <w:tmpl w:val="4780778A"/>
    <w:lvl w:ilvl="0" w:tplc="217867F2">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860"/>
        </w:tabs>
        <w:ind w:left="1860" w:hanging="360"/>
      </w:pPr>
      <w:rPr>
        <w:rFonts w:ascii="Courier New" w:hAnsi="Courier New" w:hint="default"/>
      </w:rPr>
    </w:lvl>
    <w:lvl w:ilvl="2" w:tplc="040C0005" w:tentative="1">
      <w:start w:val="1"/>
      <w:numFmt w:val="bullet"/>
      <w:lvlText w:val=""/>
      <w:lvlJc w:val="left"/>
      <w:pPr>
        <w:tabs>
          <w:tab w:val="num" w:pos="2580"/>
        </w:tabs>
        <w:ind w:left="2580" w:hanging="360"/>
      </w:pPr>
      <w:rPr>
        <w:rFonts w:ascii="Wingdings" w:hAnsi="Wingdings" w:hint="default"/>
      </w:rPr>
    </w:lvl>
    <w:lvl w:ilvl="3" w:tplc="040C0001" w:tentative="1">
      <w:start w:val="1"/>
      <w:numFmt w:val="bullet"/>
      <w:lvlText w:val=""/>
      <w:lvlJc w:val="left"/>
      <w:pPr>
        <w:tabs>
          <w:tab w:val="num" w:pos="3300"/>
        </w:tabs>
        <w:ind w:left="3300" w:hanging="360"/>
      </w:pPr>
      <w:rPr>
        <w:rFonts w:ascii="Symbol" w:hAnsi="Symbol" w:hint="default"/>
      </w:rPr>
    </w:lvl>
    <w:lvl w:ilvl="4" w:tplc="040C0003" w:tentative="1">
      <w:start w:val="1"/>
      <w:numFmt w:val="bullet"/>
      <w:lvlText w:val="o"/>
      <w:lvlJc w:val="left"/>
      <w:pPr>
        <w:tabs>
          <w:tab w:val="num" w:pos="4020"/>
        </w:tabs>
        <w:ind w:left="4020" w:hanging="360"/>
      </w:pPr>
      <w:rPr>
        <w:rFonts w:ascii="Courier New" w:hAnsi="Courier New" w:hint="default"/>
      </w:rPr>
    </w:lvl>
    <w:lvl w:ilvl="5" w:tplc="040C0005" w:tentative="1">
      <w:start w:val="1"/>
      <w:numFmt w:val="bullet"/>
      <w:lvlText w:val=""/>
      <w:lvlJc w:val="left"/>
      <w:pPr>
        <w:tabs>
          <w:tab w:val="num" w:pos="4740"/>
        </w:tabs>
        <w:ind w:left="4740" w:hanging="360"/>
      </w:pPr>
      <w:rPr>
        <w:rFonts w:ascii="Wingdings" w:hAnsi="Wingdings" w:hint="default"/>
      </w:rPr>
    </w:lvl>
    <w:lvl w:ilvl="6" w:tplc="040C0001" w:tentative="1">
      <w:start w:val="1"/>
      <w:numFmt w:val="bullet"/>
      <w:lvlText w:val=""/>
      <w:lvlJc w:val="left"/>
      <w:pPr>
        <w:tabs>
          <w:tab w:val="num" w:pos="5460"/>
        </w:tabs>
        <w:ind w:left="5460" w:hanging="360"/>
      </w:pPr>
      <w:rPr>
        <w:rFonts w:ascii="Symbol" w:hAnsi="Symbol" w:hint="default"/>
      </w:rPr>
    </w:lvl>
    <w:lvl w:ilvl="7" w:tplc="040C0003" w:tentative="1">
      <w:start w:val="1"/>
      <w:numFmt w:val="bullet"/>
      <w:lvlText w:val="o"/>
      <w:lvlJc w:val="left"/>
      <w:pPr>
        <w:tabs>
          <w:tab w:val="num" w:pos="6180"/>
        </w:tabs>
        <w:ind w:left="6180" w:hanging="360"/>
      </w:pPr>
      <w:rPr>
        <w:rFonts w:ascii="Courier New" w:hAnsi="Courier New" w:hint="default"/>
      </w:rPr>
    </w:lvl>
    <w:lvl w:ilvl="8" w:tplc="040C0005" w:tentative="1">
      <w:start w:val="1"/>
      <w:numFmt w:val="bullet"/>
      <w:lvlText w:val=""/>
      <w:lvlJc w:val="left"/>
      <w:pPr>
        <w:tabs>
          <w:tab w:val="num" w:pos="6900"/>
        </w:tabs>
        <w:ind w:left="6900" w:hanging="360"/>
      </w:pPr>
      <w:rPr>
        <w:rFonts w:ascii="Wingdings" w:hAnsi="Wingdings" w:hint="default"/>
      </w:rPr>
    </w:lvl>
  </w:abstractNum>
  <w:abstractNum w:abstractNumId="7">
    <w:nsid w:val="3E76757C"/>
    <w:multiLevelType w:val="hybridMultilevel"/>
    <w:tmpl w:val="14BA96E0"/>
    <w:lvl w:ilvl="0" w:tplc="040C0001">
      <w:start w:val="1"/>
      <w:numFmt w:val="bullet"/>
      <w:lvlText w:val=""/>
      <w:lvlJc w:val="left"/>
      <w:pPr>
        <w:ind w:left="750" w:hanging="360"/>
      </w:pPr>
      <w:rPr>
        <w:rFonts w:ascii="Symbol" w:hAnsi="Symbol" w:hint="default"/>
      </w:rPr>
    </w:lvl>
    <w:lvl w:ilvl="1" w:tplc="040C0003">
      <w:start w:val="1"/>
      <w:numFmt w:val="bullet"/>
      <w:lvlText w:val="o"/>
      <w:lvlJc w:val="left"/>
      <w:pPr>
        <w:ind w:left="1470" w:hanging="360"/>
      </w:pPr>
      <w:rPr>
        <w:rFonts w:ascii="Courier New" w:hAnsi="Courier New" w:hint="default"/>
      </w:rPr>
    </w:lvl>
    <w:lvl w:ilvl="2" w:tplc="040C0005">
      <w:start w:val="1"/>
      <w:numFmt w:val="bullet"/>
      <w:lvlText w:val=""/>
      <w:lvlJc w:val="left"/>
      <w:pPr>
        <w:ind w:left="2190" w:hanging="360"/>
      </w:pPr>
      <w:rPr>
        <w:rFonts w:ascii="Wingdings" w:hAnsi="Wingdings" w:hint="default"/>
      </w:rPr>
    </w:lvl>
    <w:lvl w:ilvl="3" w:tplc="040C0001" w:tentative="1">
      <w:start w:val="1"/>
      <w:numFmt w:val="bullet"/>
      <w:lvlText w:val=""/>
      <w:lvlJc w:val="left"/>
      <w:pPr>
        <w:ind w:left="2910" w:hanging="360"/>
      </w:pPr>
      <w:rPr>
        <w:rFonts w:ascii="Symbol" w:hAnsi="Symbol" w:hint="default"/>
      </w:rPr>
    </w:lvl>
    <w:lvl w:ilvl="4" w:tplc="040C0003" w:tentative="1">
      <w:start w:val="1"/>
      <w:numFmt w:val="bullet"/>
      <w:lvlText w:val="o"/>
      <w:lvlJc w:val="left"/>
      <w:pPr>
        <w:ind w:left="3630" w:hanging="360"/>
      </w:pPr>
      <w:rPr>
        <w:rFonts w:ascii="Courier New" w:hAnsi="Courier New" w:hint="default"/>
      </w:rPr>
    </w:lvl>
    <w:lvl w:ilvl="5" w:tplc="040C0005" w:tentative="1">
      <w:start w:val="1"/>
      <w:numFmt w:val="bullet"/>
      <w:lvlText w:val=""/>
      <w:lvlJc w:val="left"/>
      <w:pPr>
        <w:ind w:left="4350" w:hanging="360"/>
      </w:pPr>
      <w:rPr>
        <w:rFonts w:ascii="Wingdings" w:hAnsi="Wingdings" w:hint="default"/>
      </w:rPr>
    </w:lvl>
    <w:lvl w:ilvl="6" w:tplc="040C0001" w:tentative="1">
      <w:start w:val="1"/>
      <w:numFmt w:val="bullet"/>
      <w:lvlText w:val=""/>
      <w:lvlJc w:val="left"/>
      <w:pPr>
        <w:ind w:left="5070" w:hanging="360"/>
      </w:pPr>
      <w:rPr>
        <w:rFonts w:ascii="Symbol" w:hAnsi="Symbol" w:hint="default"/>
      </w:rPr>
    </w:lvl>
    <w:lvl w:ilvl="7" w:tplc="040C0003" w:tentative="1">
      <w:start w:val="1"/>
      <w:numFmt w:val="bullet"/>
      <w:lvlText w:val="o"/>
      <w:lvlJc w:val="left"/>
      <w:pPr>
        <w:ind w:left="5790" w:hanging="360"/>
      </w:pPr>
      <w:rPr>
        <w:rFonts w:ascii="Courier New" w:hAnsi="Courier New" w:hint="default"/>
      </w:rPr>
    </w:lvl>
    <w:lvl w:ilvl="8" w:tplc="040C0005" w:tentative="1">
      <w:start w:val="1"/>
      <w:numFmt w:val="bullet"/>
      <w:lvlText w:val=""/>
      <w:lvlJc w:val="left"/>
      <w:pPr>
        <w:ind w:left="6510" w:hanging="360"/>
      </w:pPr>
      <w:rPr>
        <w:rFonts w:ascii="Wingdings" w:hAnsi="Wingdings" w:hint="default"/>
      </w:rPr>
    </w:lvl>
  </w:abstractNum>
  <w:abstractNum w:abstractNumId="8">
    <w:nsid w:val="413D7A88"/>
    <w:multiLevelType w:val="hybridMultilevel"/>
    <w:tmpl w:val="0044712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0">
    <w:nsid w:val="5D887930"/>
    <w:multiLevelType w:val="hybridMultilevel"/>
    <w:tmpl w:val="F5E86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09052E"/>
    <w:multiLevelType w:val="hybridMultilevel"/>
    <w:tmpl w:val="ADFE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start w:val="1"/>
      <w:numFmt w:val="bullet"/>
      <w:lvlText w:val="o"/>
      <w:lvlJc w:val="left"/>
      <w:pPr>
        <w:ind w:left="1440" w:hanging="360"/>
      </w:pPr>
      <w:rPr>
        <w:rFonts w:ascii="Courier New" w:hAnsi="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hint="default"/>
      </w:rPr>
    </w:lvl>
    <w:lvl w:ilvl="8" w:tplc="A4A6068C"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4"/>
  </w:num>
  <w:num w:numId="5">
    <w:abstractNumId w:val="9"/>
  </w:num>
  <w:num w:numId="6">
    <w:abstractNumId w:val="12"/>
  </w:num>
  <w:num w:numId="7">
    <w:abstractNumId w:val="1"/>
  </w:num>
  <w:num w:numId="8">
    <w:abstractNumId w:val="10"/>
  </w:num>
  <w:num w:numId="9">
    <w:abstractNumId w:val="11"/>
  </w:num>
  <w:num w:numId="10">
    <w:abstractNumId w:val="2"/>
  </w:num>
  <w:num w:numId="11">
    <w:abstractNumId w:val="8"/>
  </w:num>
  <w:num w:numId="12">
    <w:abstractNumId w:val="5"/>
  </w:num>
  <w:num w:numId="13">
    <w:abstractNumId w:val="1"/>
  </w:num>
  <w:num w:numId="14">
    <w:abstractNumId w:val="7"/>
  </w:num>
  <w:num w:numId="15">
    <w:abstractNumId w:val="3"/>
  </w:num>
  <w:num w:numId="16">
    <w:abstractNumId w:val="6"/>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460E07"/>
    <w:rsid w:val="0000386A"/>
    <w:rsid w:val="00011BC4"/>
    <w:rsid w:val="000235C7"/>
    <w:rsid w:val="00035A46"/>
    <w:rsid w:val="000418A2"/>
    <w:rsid w:val="00047480"/>
    <w:rsid w:val="00047B22"/>
    <w:rsid w:val="000624A4"/>
    <w:rsid w:val="00067AC7"/>
    <w:rsid w:val="00070607"/>
    <w:rsid w:val="00072BC2"/>
    <w:rsid w:val="00074004"/>
    <w:rsid w:val="000775B9"/>
    <w:rsid w:val="0008485E"/>
    <w:rsid w:val="000853E3"/>
    <w:rsid w:val="00087F29"/>
    <w:rsid w:val="000A1AE4"/>
    <w:rsid w:val="000B317D"/>
    <w:rsid w:val="000B7FAB"/>
    <w:rsid w:val="000C41FC"/>
    <w:rsid w:val="000C6B7B"/>
    <w:rsid w:val="000D33D4"/>
    <w:rsid w:val="000D5FFB"/>
    <w:rsid w:val="000D7C9D"/>
    <w:rsid w:val="000F4BE2"/>
    <w:rsid w:val="000F583D"/>
    <w:rsid w:val="000F5A35"/>
    <w:rsid w:val="00100D38"/>
    <w:rsid w:val="00114FCC"/>
    <w:rsid w:val="00115394"/>
    <w:rsid w:val="00121937"/>
    <w:rsid w:val="00126DA6"/>
    <w:rsid w:val="0013178A"/>
    <w:rsid w:val="00132295"/>
    <w:rsid w:val="00132764"/>
    <w:rsid w:val="00133B2D"/>
    <w:rsid w:val="0014334F"/>
    <w:rsid w:val="00150DA6"/>
    <w:rsid w:val="00153AC8"/>
    <w:rsid w:val="001655C6"/>
    <w:rsid w:val="00170FB6"/>
    <w:rsid w:val="0018005A"/>
    <w:rsid w:val="00183EA7"/>
    <w:rsid w:val="001A0789"/>
    <w:rsid w:val="001A37EA"/>
    <w:rsid w:val="001A6C51"/>
    <w:rsid w:val="001B0976"/>
    <w:rsid w:val="001B378D"/>
    <w:rsid w:val="001C01F8"/>
    <w:rsid w:val="001C1DBF"/>
    <w:rsid w:val="001D135E"/>
    <w:rsid w:val="001D382D"/>
    <w:rsid w:val="001D3E69"/>
    <w:rsid w:val="001E2414"/>
    <w:rsid w:val="001E3059"/>
    <w:rsid w:val="001E5E25"/>
    <w:rsid w:val="001F22EF"/>
    <w:rsid w:val="00205A54"/>
    <w:rsid w:val="00213FD5"/>
    <w:rsid w:val="00224D11"/>
    <w:rsid w:val="00227AE4"/>
    <w:rsid w:val="00230A5C"/>
    <w:rsid w:val="00230EC7"/>
    <w:rsid w:val="0024432A"/>
    <w:rsid w:val="0025403C"/>
    <w:rsid w:val="002579B5"/>
    <w:rsid w:val="00263103"/>
    <w:rsid w:val="00265DFD"/>
    <w:rsid w:val="002671C3"/>
    <w:rsid w:val="002754AC"/>
    <w:rsid w:val="00277458"/>
    <w:rsid w:val="00277925"/>
    <w:rsid w:val="00280CE3"/>
    <w:rsid w:val="00282832"/>
    <w:rsid w:val="00282F78"/>
    <w:rsid w:val="00291B8A"/>
    <w:rsid w:val="00292BE2"/>
    <w:rsid w:val="00294C3B"/>
    <w:rsid w:val="002A7D84"/>
    <w:rsid w:val="002B0EEC"/>
    <w:rsid w:val="002B6EC3"/>
    <w:rsid w:val="002C377B"/>
    <w:rsid w:val="002C4D43"/>
    <w:rsid w:val="002C6977"/>
    <w:rsid w:val="002C6A8D"/>
    <w:rsid w:val="002D5185"/>
    <w:rsid w:val="002D5233"/>
    <w:rsid w:val="002D6631"/>
    <w:rsid w:val="002E74F3"/>
    <w:rsid w:val="002F0DED"/>
    <w:rsid w:val="002F5AC9"/>
    <w:rsid w:val="002F608D"/>
    <w:rsid w:val="0030024D"/>
    <w:rsid w:val="00310AB9"/>
    <w:rsid w:val="00311020"/>
    <w:rsid w:val="003117EE"/>
    <w:rsid w:val="00316131"/>
    <w:rsid w:val="00331977"/>
    <w:rsid w:val="00343934"/>
    <w:rsid w:val="00345005"/>
    <w:rsid w:val="00346864"/>
    <w:rsid w:val="00350B2F"/>
    <w:rsid w:val="003532C4"/>
    <w:rsid w:val="00354A06"/>
    <w:rsid w:val="00354DC1"/>
    <w:rsid w:val="003553C5"/>
    <w:rsid w:val="0035714B"/>
    <w:rsid w:val="003647C1"/>
    <w:rsid w:val="003838B2"/>
    <w:rsid w:val="00386510"/>
    <w:rsid w:val="00386E7D"/>
    <w:rsid w:val="00394764"/>
    <w:rsid w:val="003A1B68"/>
    <w:rsid w:val="003A3A32"/>
    <w:rsid w:val="003B4740"/>
    <w:rsid w:val="003B7DB0"/>
    <w:rsid w:val="003C1783"/>
    <w:rsid w:val="003C1E12"/>
    <w:rsid w:val="003C5A19"/>
    <w:rsid w:val="003C74BB"/>
    <w:rsid w:val="003E230F"/>
    <w:rsid w:val="003E7088"/>
    <w:rsid w:val="003F0353"/>
    <w:rsid w:val="003F48E7"/>
    <w:rsid w:val="003F4C88"/>
    <w:rsid w:val="00401E6D"/>
    <w:rsid w:val="00413BA6"/>
    <w:rsid w:val="00413D79"/>
    <w:rsid w:val="00422231"/>
    <w:rsid w:val="00431C42"/>
    <w:rsid w:val="004325ED"/>
    <w:rsid w:val="00434176"/>
    <w:rsid w:val="004411F7"/>
    <w:rsid w:val="00450A1F"/>
    <w:rsid w:val="004537CB"/>
    <w:rsid w:val="0045686B"/>
    <w:rsid w:val="00457D69"/>
    <w:rsid w:val="00460E07"/>
    <w:rsid w:val="00461055"/>
    <w:rsid w:val="00461734"/>
    <w:rsid w:val="00486633"/>
    <w:rsid w:val="00487335"/>
    <w:rsid w:val="004938D1"/>
    <w:rsid w:val="00495B4C"/>
    <w:rsid w:val="00496253"/>
    <w:rsid w:val="004A3CDA"/>
    <w:rsid w:val="004A4681"/>
    <w:rsid w:val="004B2FD7"/>
    <w:rsid w:val="004B369C"/>
    <w:rsid w:val="004B4922"/>
    <w:rsid w:val="004B7511"/>
    <w:rsid w:val="004B752F"/>
    <w:rsid w:val="004C1230"/>
    <w:rsid w:val="004C2844"/>
    <w:rsid w:val="004C75CE"/>
    <w:rsid w:val="004D26F7"/>
    <w:rsid w:val="004D2EDD"/>
    <w:rsid w:val="004D30BA"/>
    <w:rsid w:val="004D5A38"/>
    <w:rsid w:val="004E1D40"/>
    <w:rsid w:val="004E3434"/>
    <w:rsid w:val="004E6FE8"/>
    <w:rsid w:val="004E7776"/>
    <w:rsid w:val="004F71F9"/>
    <w:rsid w:val="00501F54"/>
    <w:rsid w:val="00502EA0"/>
    <w:rsid w:val="00515144"/>
    <w:rsid w:val="00523C9B"/>
    <w:rsid w:val="005250C3"/>
    <w:rsid w:val="00525719"/>
    <w:rsid w:val="00534E7A"/>
    <w:rsid w:val="00540394"/>
    <w:rsid w:val="00550DF1"/>
    <w:rsid w:val="00564BDC"/>
    <w:rsid w:val="0056676C"/>
    <w:rsid w:val="00571611"/>
    <w:rsid w:val="00572353"/>
    <w:rsid w:val="00583171"/>
    <w:rsid w:val="005904E4"/>
    <w:rsid w:val="00591E68"/>
    <w:rsid w:val="005958CD"/>
    <w:rsid w:val="005A07AC"/>
    <w:rsid w:val="005A2EC1"/>
    <w:rsid w:val="005B156A"/>
    <w:rsid w:val="005C0D2C"/>
    <w:rsid w:val="005C1730"/>
    <w:rsid w:val="005D4D8C"/>
    <w:rsid w:val="005E0910"/>
    <w:rsid w:val="005E4BDD"/>
    <w:rsid w:val="005E5FC9"/>
    <w:rsid w:val="005F3244"/>
    <w:rsid w:val="005F3C4C"/>
    <w:rsid w:val="005F5140"/>
    <w:rsid w:val="005F7C0C"/>
    <w:rsid w:val="00601247"/>
    <w:rsid w:val="006070E5"/>
    <w:rsid w:val="0061335E"/>
    <w:rsid w:val="00613733"/>
    <w:rsid w:val="00624044"/>
    <w:rsid w:val="00627666"/>
    <w:rsid w:val="006277A0"/>
    <w:rsid w:val="00627D19"/>
    <w:rsid w:val="006307EB"/>
    <w:rsid w:val="00631208"/>
    <w:rsid w:val="006342D5"/>
    <w:rsid w:val="006347D9"/>
    <w:rsid w:val="0064072C"/>
    <w:rsid w:val="00652AA1"/>
    <w:rsid w:val="00657141"/>
    <w:rsid w:val="006641EA"/>
    <w:rsid w:val="0066541D"/>
    <w:rsid w:val="00671126"/>
    <w:rsid w:val="00675CCD"/>
    <w:rsid w:val="006763F3"/>
    <w:rsid w:val="006773C3"/>
    <w:rsid w:val="006951A6"/>
    <w:rsid w:val="006A2EF7"/>
    <w:rsid w:val="006A318D"/>
    <w:rsid w:val="006B0694"/>
    <w:rsid w:val="006B2C7C"/>
    <w:rsid w:val="006B75E2"/>
    <w:rsid w:val="006B7FB6"/>
    <w:rsid w:val="006C4F44"/>
    <w:rsid w:val="006D14C0"/>
    <w:rsid w:val="006D401E"/>
    <w:rsid w:val="006E19DB"/>
    <w:rsid w:val="006E4EEF"/>
    <w:rsid w:val="006F0AE8"/>
    <w:rsid w:val="007013B3"/>
    <w:rsid w:val="00702771"/>
    <w:rsid w:val="00710290"/>
    <w:rsid w:val="007173D7"/>
    <w:rsid w:val="007247CB"/>
    <w:rsid w:val="0072581B"/>
    <w:rsid w:val="007275AB"/>
    <w:rsid w:val="00732FF8"/>
    <w:rsid w:val="00733476"/>
    <w:rsid w:val="00735728"/>
    <w:rsid w:val="00741803"/>
    <w:rsid w:val="00741C7B"/>
    <w:rsid w:val="0075029B"/>
    <w:rsid w:val="00750F7B"/>
    <w:rsid w:val="00754B4B"/>
    <w:rsid w:val="0075572A"/>
    <w:rsid w:val="00762A86"/>
    <w:rsid w:val="0076399B"/>
    <w:rsid w:val="007648AB"/>
    <w:rsid w:val="00773CEF"/>
    <w:rsid w:val="0077488E"/>
    <w:rsid w:val="0078003B"/>
    <w:rsid w:val="00781263"/>
    <w:rsid w:val="0078231E"/>
    <w:rsid w:val="00783EBD"/>
    <w:rsid w:val="007979AC"/>
    <w:rsid w:val="007A45DB"/>
    <w:rsid w:val="007A49C2"/>
    <w:rsid w:val="007B02C9"/>
    <w:rsid w:val="007B5259"/>
    <w:rsid w:val="007C31EE"/>
    <w:rsid w:val="007C416D"/>
    <w:rsid w:val="007D09C8"/>
    <w:rsid w:val="007D4F1E"/>
    <w:rsid w:val="007E70D5"/>
    <w:rsid w:val="007F5D68"/>
    <w:rsid w:val="00805621"/>
    <w:rsid w:val="00805A38"/>
    <w:rsid w:val="00807EFE"/>
    <w:rsid w:val="0082758A"/>
    <w:rsid w:val="00827C81"/>
    <w:rsid w:val="00837442"/>
    <w:rsid w:val="00842263"/>
    <w:rsid w:val="00843EA1"/>
    <w:rsid w:val="00851D15"/>
    <w:rsid w:val="0085268F"/>
    <w:rsid w:val="00857ADE"/>
    <w:rsid w:val="008616A7"/>
    <w:rsid w:val="00871619"/>
    <w:rsid w:val="00877CEB"/>
    <w:rsid w:val="00886BAC"/>
    <w:rsid w:val="008960B6"/>
    <w:rsid w:val="008A19CD"/>
    <w:rsid w:val="008A3FEF"/>
    <w:rsid w:val="008A436C"/>
    <w:rsid w:val="008B1543"/>
    <w:rsid w:val="008B343A"/>
    <w:rsid w:val="008D6E69"/>
    <w:rsid w:val="008E4B28"/>
    <w:rsid w:val="008E4ED0"/>
    <w:rsid w:val="008F5B9F"/>
    <w:rsid w:val="008F5CBE"/>
    <w:rsid w:val="008F689F"/>
    <w:rsid w:val="00900842"/>
    <w:rsid w:val="009035F3"/>
    <w:rsid w:val="009045F0"/>
    <w:rsid w:val="009079DB"/>
    <w:rsid w:val="009254FA"/>
    <w:rsid w:val="00930133"/>
    <w:rsid w:val="00934593"/>
    <w:rsid w:val="0093539F"/>
    <w:rsid w:val="00937CB5"/>
    <w:rsid w:val="00961E31"/>
    <w:rsid w:val="009653E5"/>
    <w:rsid w:val="00967174"/>
    <w:rsid w:val="00986C1A"/>
    <w:rsid w:val="009A0A0F"/>
    <w:rsid w:val="009B785A"/>
    <w:rsid w:val="009C32AA"/>
    <w:rsid w:val="009C350A"/>
    <w:rsid w:val="009C4118"/>
    <w:rsid w:val="009C703B"/>
    <w:rsid w:val="009D1F1B"/>
    <w:rsid w:val="009E0CB4"/>
    <w:rsid w:val="009E2737"/>
    <w:rsid w:val="009E3BC2"/>
    <w:rsid w:val="009F5362"/>
    <w:rsid w:val="009F7464"/>
    <w:rsid w:val="00A01CAE"/>
    <w:rsid w:val="00A1307A"/>
    <w:rsid w:val="00A201BD"/>
    <w:rsid w:val="00A25D0B"/>
    <w:rsid w:val="00A30DBD"/>
    <w:rsid w:val="00A33AE8"/>
    <w:rsid w:val="00A35B83"/>
    <w:rsid w:val="00A37272"/>
    <w:rsid w:val="00A476EF"/>
    <w:rsid w:val="00A54F3B"/>
    <w:rsid w:val="00A60A68"/>
    <w:rsid w:val="00A61300"/>
    <w:rsid w:val="00A67B44"/>
    <w:rsid w:val="00A72C08"/>
    <w:rsid w:val="00A80C8F"/>
    <w:rsid w:val="00A81230"/>
    <w:rsid w:val="00A8220A"/>
    <w:rsid w:val="00A82A01"/>
    <w:rsid w:val="00A82DA8"/>
    <w:rsid w:val="00A95FEB"/>
    <w:rsid w:val="00AA1299"/>
    <w:rsid w:val="00AA55F1"/>
    <w:rsid w:val="00AE2AD6"/>
    <w:rsid w:val="00AE6E5D"/>
    <w:rsid w:val="00AE7C1E"/>
    <w:rsid w:val="00AF00E4"/>
    <w:rsid w:val="00AF19E3"/>
    <w:rsid w:val="00AF4981"/>
    <w:rsid w:val="00B23893"/>
    <w:rsid w:val="00B26C6F"/>
    <w:rsid w:val="00B30C1E"/>
    <w:rsid w:val="00B342CA"/>
    <w:rsid w:val="00B40555"/>
    <w:rsid w:val="00B407CF"/>
    <w:rsid w:val="00B449AC"/>
    <w:rsid w:val="00B53A0C"/>
    <w:rsid w:val="00B53E2E"/>
    <w:rsid w:val="00B55A6A"/>
    <w:rsid w:val="00B61493"/>
    <w:rsid w:val="00B66094"/>
    <w:rsid w:val="00B664FF"/>
    <w:rsid w:val="00B70574"/>
    <w:rsid w:val="00B7264D"/>
    <w:rsid w:val="00B84E01"/>
    <w:rsid w:val="00B850DE"/>
    <w:rsid w:val="00B91724"/>
    <w:rsid w:val="00BA1D98"/>
    <w:rsid w:val="00BA2FB6"/>
    <w:rsid w:val="00BA7060"/>
    <w:rsid w:val="00BB2B7E"/>
    <w:rsid w:val="00BB3066"/>
    <w:rsid w:val="00BB4E4D"/>
    <w:rsid w:val="00BC0E9A"/>
    <w:rsid w:val="00BC6223"/>
    <w:rsid w:val="00BD51DC"/>
    <w:rsid w:val="00BE7586"/>
    <w:rsid w:val="00BF2B49"/>
    <w:rsid w:val="00BF42E7"/>
    <w:rsid w:val="00BF5496"/>
    <w:rsid w:val="00C1001F"/>
    <w:rsid w:val="00C10282"/>
    <w:rsid w:val="00C132E2"/>
    <w:rsid w:val="00C16881"/>
    <w:rsid w:val="00C26625"/>
    <w:rsid w:val="00C2747A"/>
    <w:rsid w:val="00C32B5C"/>
    <w:rsid w:val="00C348B6"/>
    <w:rsid w:val="00C438A0"/>
    <w:rsid w:val="00C44E06"/>
    <w:rsid w:val="00C45948"/>
    <w:rsid w:val="00C53944"/>
    <w:rsid w:val="00C56BC7"/>
    <w:rsid w:val="00C6185A"/>
    <w:rsid w:val="00C7372E"/>
    <w:rsid w:val="00C77F58"/>
    <w:rsid w:val="00C8132D"/>
    <w:rsid w:val="00C85E15"/>
    <w:rsid w:val="00C86D36"/>
    <w:rsid w:val="00C91DF7"/>
    <w:rsid w:val="00CA0F84"/>
    <w:rsid w:val="00CA301B"/>
    <w:rsid w:val="00CC1117"/>
    <w:rsid w:val="00CD27EC"/>
    <w:rsid w:val="00CD3B1A"/>
    <w:rsid w:val="00CE5E50"/>
    <w:rsid w:val="00CF1F3C"/>
    <w:rsid w:val="00CF386C"/>
    <w:rsid w:val="00D15561"/>
    <w:rsid w:val="00D158D3"/>
    <w:rsid w:val="00D25F7D"/>
    <w:rsid w:val="00D34173"/>
    <w:rsid w:val="00D34CF7"/>
    <w:rsid w:val="00D465AF"/>
    <w:rsid w:val="00D57267"/>
    <w:rsid w:val="00D57379"/>
    <w:rsid w:val="00D619E7"/>
    <w:rsid w:val="00D66ABD"/>
    <w:rsid w:val="00D7170A"/>
    <w:rsid w:val="00D7664E"/>
    <w:rsid w:val="00D92F1C"/>
    <w:rsid w:val="00D93DF3"/>
    <w:rsid w:val="00D966B6"/>
    <w:rsid w:val="00DA09B2"/>
    <w:rsid w:val="00DA0A20"/>
    <w:rsid w:val="00DB23E5"/>
    <w:rsid w:val="00DB2489"/>
    <w:rsid w:val="00DB26A5"/>
    <w:rsid w:val="00DC145A"/>
    <w:rsid w:val="00DC5211"/>
    <w:rsid w:val="00DE3D68"/>
    <w:rsid w:val="00DF6B2D"/>
    <w:rsid w:val="00E021DD"/>
    <w:rsid w:val="00E07ED2"/>
    <w:rsid w:val="00E14FF5"/>
    <w:rsid w:val="00E1610B"/>
    <w:rsid w:val="00E24A63"/>
    <w:rsid w:val="00E27933"/>
    <w:rsid w:val="00E34C96"/>
    <w:rsid w:val="00E3602C"/>
    <w:rsid w:val="00E36E55"/>
    <w:rsid w:val="00E52A8E"/>
    <w:rsid w:val="00E71091"/>
    <w:rsid w:val="00E7173D"/>
    <w:rsid w:val="00E82D50"/>
    <w:rsid w:val="00E94FF2"/>
    <w:rsid w:val="00E9734B"/>
    <w:rsid w:val="00EA18F0"/>
    <w:rsid w:val="00EB06B5"/>
    <w:rsid w:val="00EB467F"/>
    <w:rsid w:val="00EB6264"/>
    <w:rsid w:val="00ED59A0"/>
    <w:rsid w:val="00EE0F8F"/>
    <w:rsid w:val="00EE7356"/>
    <w:rsid w:val="00EF6D25"/>
    <w:rsid w:val="00F024F3"/>
    <w:rsid w:val="00F040D8"/>
    <w:rsid w:val="00F04884"/>
    <w:rsid w:val="00F23C95"/>
    <w:rsid w:val="00F24B9E"/>
    <w:rsid w:val="00F37721"/>
    <w:rsid w:val="00F4051A"/>
    <w:rsid w:val="00F5628F"/>
    <w:rsid w:val="00F61834"/>
    <w:rsid w:val="00F64EB7"/>
    <w:rsid w:val="00F6543B"/>
    <w:rsid w:val="00F67A40"/>
    <w:rsid w:val="00F70D94"/>
    <w:rsid w:val="00F7786C"/>
    <w:rsid w:val="00F93C1C"/>
    <w:rsid w:val="00F95BFD"/>
    <w:rsid w:val="00FA2E0D"/>
    <w:rsid w:val="00FC1990"/>
    <w:rsid w:val="00FD0F4B"/>
    <w:rsid w:val="00FD18A8"/>
    <w:rsid w:val="00FD3AE9"/>
    <w:rsid w:val="00FD753D"/>
    <w:rsid w:val="00FE16F1"/>
    <w:rsid w:val="00FE27C7"/>
    <w:rsid w:val="00FE54CA"/>
    <w:rsid w:val="00FF232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date"/>
  <w:shapeDefaults>
    <o:shapedefaults v:ext="edit" spidmax="3074"/>
    <o:shapelayout v:ext="edit">
      <o:idmap v:ext="edit" data="1"/>
      <o:rules v:ext="edit">
        <o:r id="V:Rule1"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header" w:locked="1" w:uiPriority="0"/>
    <w:lsdException w:name="caption" w:locked="1" w:uiPriority="0" w:qFormat="1"/>
    <w:lsdException w:name="Title" w:locked="1" w:semiHidden="0" w:uiPriority="0" w:unhideWhenUsed="0" w:qFormat="1"/>
    <w:lsdException w:name="Default Paragraph Font" w:locked="1"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E07"/>
    <w:pPr>
      <w:spacing w:line="276" w:lineRule="auto"/>
    </w:pPr>
    <w:rPr>
      <w:sz w:val="22"/>
      <w:szCs w:val="22"/>
      <w:lang w:eastAsia="en-US"/>
    </w:rPr>
  </w:style>
  <w:style w:type="paragraph" w:styleId="Titre1">
    <w:name w:val="heading 1"/>
    <w:basedOn w:val="Normal"/>
    <w:next w:val="Normal"/>
    <w:link w:val="Titre1Car"/>
    <w:autoRedefine/>
    <w:uiPriority w:val="99"/>
    <w:qFormat/>
    <w:rsid w:val="003C74BB"/>
    <w:pPr>
      <w:keepNext/>
      <w:keepLines/>
      <w:pBdr>
        <w:bottom w:val="single" w:sz="24" w:space="1" w:color="FFC000"/>
      </w:pBdr>
      <w:spacing w:before="480" w:line="240" w:lineRule="auto"/>
      <w:ind w:left="432" w:hanging="432"/>
      <w:outlineLvl w:val="0"/>
    </w:pPr>
    <w:rPr>
      <w:rFonts w:eastAsia="Times New Roman" w:cs="Times New Roman"/>
      <w:b/>
      <w:bCs/>
      <w:caps/>
      <w:color w:val="404040"/>
      <w:sz w:val="32"/>
      <w:szCs w:val="28"/>
    </w:rPr>
  </w:style>
  <w:style w:type="paragraph" w:styleId="Titre2">
    <w:name w:val="heading 2"/>
    <w:basedOn w:val="Normal"/>
    <w:next w:val="Normal"/>
    <w:link w:val="Titre2Car"/>
    <w:uiPriority w:val="99"/>
    <w:qFormat/>
    <w:rsid w:val="00B91724"/>
    <w:pPr>
      <w:keepNext/>
      <w:keepLines/>
      <w:shd w:val="clear" w:color="auto" w:fill="D9D9D9"/>
      <w:spacing w:before="200"/>
      <w:ind w:left="576" w:hanging="576"/>
      <w:outlineLvl w:val="1"/>
    </w:pPr>
    <w:rPr>
      <w:rFonts w:eastAsia="Times New Roman" w:cs="Times New Roman"/>
      <w:b/>
      <w:bCs/>
      <w:color w:val="000000"/>
      <w:sz w:val="26"/>
      <w:szCs w:val="26"/>
    </w:rPr>
  </w:style>
  <w:style w:type="paragraph" w:styleId="Titre3">
    <w:name w:val="heading 3"/>
    <w:basedOn w:val="Normal"/>
    <w:next w:val="Normal"/>
    <w:link w:val="Titre3Car"/>
    <w:uiPriority w:val="99"/>
    <w:qFormat/>
    <w:rsid w:val="00F93C1C"/>
    <w:pPr>
      <w:keepNext/>
      <w:keepLines/>
      <w:shd w:val="clear" w:color="auto" w:fill="F2F2F2"/>
      <w:spacing w:before="200"/>
      <w:ind w:left="720" w:hanging="720"/>
      <w:outlineLvl w:val="2"/>
    </w:pPr>
    <w:rPr>
      <w:rFonts w:eastAsia="Times New Roman" w:cs="Times New Roman"/>
      <w:b/>
      <w:bCs/>
      <w:sz w:val="24"/>
      <w:szCs w:val="24"/>
    </w:rPr>
  </w:style>
  <w:style w:type="paragraph" w:styleId="Titre4">
    <w:name w:val="heading 4"/>
    <w:basedOn w:val="Normal"/>
    <w:next w:val="Normal"/>
    <w:link w:val="Titre4Car"/>
    <w:autoRedefine/>
    <w:uiPriority w:val="99"/>
    <w:qFormat/>
    <w:rsid w:val="00F93C1C"/>
    <w:pPr>
      <w:keepNext/>
      <w:keepLines/>
      <w:shd w:val="clear" w:color="auto" w:fill="F2F2F2"/>
      <w:spacing w:before="200"/>
      <w:ind w:left="864" w:hanging="864"/>
      <w:outlineLvl w:val="3"/>
    </w:pPr>
    <w:rPr>
      <w:rFonts w:eastAsia="Times New Roman" w:cs="Times New Roman"/>
      <w:b/>
      <w:bCs/>
      <w:i/>
      <w:iCs/>
      <w:color w:val="404040"/>
      <w:sz w:val="20"/>
      <w:u w:val="single"/>
    </w:rPr>
  </w:style>
  <w:style w:type="paragraph" w:styleId="Titre5">
    <w:name w:val="heading 5"/>
    <w:basedOn w:val="Normal"/>
    <w:next w:val="Normal"/>
    <w:link w:val="Titre5Car"/>
    <w:uiPriority w:val="99"/>
    <w:qFormat/>
    <w:rsid w:val="00BA7060"/>
    <w:pPr>
      <w:keepNext/>
      <w:keepLines/>
      <w:spacing w:before="200"/>
      <w:ind w:left="1008" w:hanging="1008"/>
      <w:outlineLvl w:val="4"/>
    </w:pPr>
    <w:rPr>
      <w:rFonts w:ascii="Cambria" w:eastAsia="Times New Roman" w:hAnsi="Cambria" w:cs="Times New Roman"/>
      <w:color w:val="243F60"/>
    </w:rPr>
  </w:style>
  <w:style w:type="paragraph" w:styleId="Titre6">
    <w:name w:val="heading 6"/>
    <w:basedOn w:val="Normal"/>
    <w:next w:val="Normal"/>
    <w:link w:val="Titre6Car"/>
    <w:uiPriority w:val="99"/>
    <w:qFormat/>
    <w:rsid w:val="00BA7060"/>
    <w:pPr>
      <w:keepNext/>
      <w:keepLines/>
      <w:spacing w:before="200"/>
      <w:ind w:left="1152" w:hanging="1152"/>
      <w:outlineLvl w:val="5"/>
    </w:pPr>
    <w:rPr>
      <w:rFonts w:ascii="Cambria" w:eastAsia="Times New Roman" w:hAnsi="Cambria" w:cs="Times New Roman"/>
      <w:i/>
      <w:iCs/>
      <w:color w:val="243F60"/>
    </w:rPr>
  </w:style>
  <w:style w:type="paragraph" w:styleId="Titre7">
    <w:name w:val="heading 7"/>
    <w:basedOn w:val="Normal"/>
    <w:next w:val="Normal"/>
    <w:link w:val="Titre7Car"/>
    <w:uiPriority w:val="99"/>
    <w:qFormat/>
    <w:rsid w:val="00BA7060"/>
    <w:pPr>
      <w:keepNext/>
      <w:keepLines/>
      <w:spacing w:before="200"/>
      <w:ind w:left="1296" w:hanging="1296"/>
      <w:outlineLvl w:val="6"/>
    </w:pPr>
    <w:rPr>
      <w:rFonts w:ascii="Cambria" w:eastAsia="Times New Roman" w:hAnsi="Cambria" w:cs="Times New Roman"/>
      <w:i/>
      <w:iCs/>
      <w:color w:val="404040"/>
    </w:rPr>
  </w:style>
  <w:style w:type="paragraph" w:styleId="Titre8">
    <w:name w:val="heading 8"/>
    <w:basedOn w:val="Normal"/>
    <w:next w:val="Normal"/>
    <w:link w:val="Titre8Car"/>
    <w:uiPriority w:val="99"/>
    <w:qFormat/>
    <w:rsid w:val="00BA7060"/>
    <w:pPr>
      <w:keepNext/>
      <w:keepLines/>
      <w:spacing w:before="200"/>
      <w:ind w:left="1440" w:hanging="1440"/>
      <w:outlineLvl w:val="7"/>
    </w:pPr>
    <w:rPr>
      <w:rFonts w:ascii="Cambria" w:eastAsia="Times New Roman" w:hAnsi="Cambria" w:cs="Times New Roman"/>
      <w:color w:val="404040"/>
      <w:sz w:val="20"/>
      <w:szCs w:val="20"/>
    </w:rPr>
  </w:style>
  <w:style w:type="paragraph" w:styleId="Titre9">
    <w:name w:val="heading 9"/>
    <w:basedOn w:val="Normal"/>
    <w:next w:val="Normal"/>
    <w:link w:val="Titre9Car"/>
    <w:uiPriority w:val="99"/>
    <w:qFormat/>
    <w:rsid w:val="00BA7060"/>
    <w:pPr>
      <w:keepNext/>
      <w:keepLines/>
      <w:spacing w:before="200"/>
      <w:ind w:left="1584" w:hanging="1584"/>
      <w:outlineLvl w:val="8"/>
    </w:pPr>
    <w:rPr>
      <w:rFonts w:ascii="Cambria" w:eastAsia="Times New Roman" w:hAnsi="Cambria" w:cs="Times New Roman"/>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C74BB"/>
    <w:rPr>
      <w:rFonts w:eastAsia="Times New Roman" w:cs="Times New Roman"/>
      <w:b/>
      <w:bCs/>
      <w:caps/>
      <w:color w:val="404040"/>
      <w:sz w:val="32"/>
      <w:szCs w:val="28"/>
      <w:lang w:eastAsia="en-US"/>
    </w:rPr>
  </w:style>
  <w:style w:type="character" w:customStyle="1" w:styleId="Titre2Car">
    <w:name w:val="Titre 2 Car"/>
    <w:basedOn w:val="Policepardfaut"/>
    <w:link w:val="Titre2"/>
    <w:uiPriority w:val="99"/>
    <w:locked/>
    <w:rsid w:val="00B91724"/>
    <w:rPr>
      <w:rFonts w:eastAsia="Times New Roman" w:cs="Times New Roman"/>
      <w:b/>
      <w:bCs/>
      <w:color w:val="000000"/>
      <w:sz w:val="26"/>
      <w:szCs w:val="26"/>
      <w:shd w:val="clear" w:color="auto" w:fill="D9D9D9"/>
      <w:lang w:eastAsia="en-US"/>
    </w:rPr>
  </w:style>
  <w:style w:type="character" w:customStyle="1" w:styleId="Titre3Car">
    <w:name w:val="Titre 3 Car"/>
    <w:basedOn w:val="Policepardfaut"/>
    <w:link w:val="Titre3"/>
    <w:uiPriority w:val="99"/>
    <w:locked/>
    <w:rsid w:val="00F93C1C"/>
    <w:rPr>
      <w:rFonts w:eastAsia="Times New Roman" w:cs="Times New Roman"/>
      <w:b/>
      <w:bCs/>
      <w:sz w:val="24"/>
      <w:szCs w:val="24"/>
      <w:shd w:val="clear" w:color="auto" w:fill="F2F2F2"/>
      <w:lang w:eastAsia="en-US"/>
    </w:rPr>
  </w:style>
  <w:style w:type="character" w:customStyle="1" w:styleId="Titre4Car">
    <w:name w:val="Titre 4 Car"/>
    <w:basedOn w:val="Policepardfaut"/>
    <w:link w:val="Titre4"/>
    <w:uiPriority w:val="99"/>
    <w:locked/>
    <w:rsid w:val="00F93C1C"/>
    <w:rPr>
      <w:rFonts w:eastAsia="Times New Roman" w:cs="Times New Roman"/>
      <w:b/>
      <w:bCs/>
      <w:i/>
      <w:iCs/>
      <w:color w:val="404040"/>
      <w:sz w:val="20"/>
      <w:u w:val="single"/>
      <w:shd w:val="clear" w:color="auto" w:fill="F2F2F2"/>
      <w:lang w:eastAsia="en-US"/>
    </w:rPr>
  </w:style>
  <w:style w:type="character" w:customStyle="1" w:styleId="Titre5Car">
    <w:name w:val="Titre 5 Car"/>
    <w:basedOn w:val="Policepardfaut"/>
    <w:link w:val="Titre5"/>
    <w:uiPriority w:val="99"/>
    <w:locked/>
    <w:rsid w:val="00BA7060"/>
    <w:rPr>
      <w:rFonts w:ascii="Cambria" w:eastAsia="Times New Roman" w:hAnsi="Cambria" w:cs="Times New Roman"/>
      <w:color w:val="243F60"/>
      <w:lang w:eastAsia="en-US"/>
    </w:rPr>
  </w:style>
  <w:style w:type="character" w:customStyle="1" w:styleId="Titre6Car">
    <w:name w:val="Titre 6 Car"/>
    <w:basedOn w:val="Policepardfaut"/>
    <w:link w:val="Titre6"/>
    <w:uiPriority w:val="99"/>
    <w:locked/>
    <w:rsid w:val="00BA7060"/>
    <w:rPr>
      <w:rFonts w:ascii="Cambria" w:eastAsia="Times New Roman" w:hAnsi="Cambria" w:cs="Times New Roman"/>
      <w:i/>
      <w:iCs/>
      <w:color w:val="243F60"/>
      <w:lang w:eastAsia="en-US"/>
    </w:rPr>
  </w:style>
  <w:style w:type="character" w:customStyle="1" w:styleId="Titre7Car">
    <w:name w:val="Titre 7 Car"/>
    <w:basedOn w:val="Policepardfaut"/>
    <w:link w:val="Titre7"/>
    <w:uiPriority w:val="99"/>
    <w:locked/>
    <w:rsid w:val="00BA7060"/>
    <w:rPr>
      <w:rFonts w:ascii="Cambria" w:eastAsia="Times New Roman" w:hAnsi="Cambria" w:cs="Times New Roman"/>
      <w:i/>
      <w:iCs/>
      <w:color w:val="404040"/>
      <w:lang w:eastAsia="en-US"/>
    </w:rPr>
  </w:style>
  <w:style w:type="character" w:customStyle="1" w:styleId="Titre8Car">
    <w:name w:val="Titre 8 Car"/>
    <w:basedOn w:val="Policepardfaut"/>
    <w:link w:val="Titre8"/>
    <w:uiPriority w:val="99"/>
    <w:locked/>
    <w:rsid w:val="00BA7060"/>
    <w:rPr>
      <w:rFonts w:ascii="Cambria" w:eastAsia="Times New Roman" w:hAnsi="Cambria" w:cs="Times New Roman"/>
      <w:color w:val="404040"/>
      <w:sz w:val="20"/>
      <w:szCs w:val="20"/>
      <w:lang w:eastAsia="en-US"/>
    </w:rPr>
  </w:style>
  <w:style w:type="character" w:customStyle="1" w:styleId="Titre9Car">
    <w:name w:val="Titre 9 Car"/>
    <w:basedOn w:val="Policepardfaut"/>
    <w:link w:val="Titre9"/>
    <w:uiPriority w:val="99"/>
    <w:locked/>
    <w:rsid w:val="00BA7060"/>
    <w:rPr>
      <w:rFonts w:ascii="Cambria" w:eastAsia="Times New Roman" w:hAnsi="Cambria" w:cs="Times New Roman"/>
      <w:i/>
      <w:iCs/>
      <w:color w:val="404040"/>
      <w:sz w:val="20"/>
      <w:szCs w:val="20"/>
      <w:lang w:eastAsia="en-US"/>
    </w:rPr>
  </w:style>
  <w:style w:type="table" w:styleId="Grilledutableau">
    <w:name w:val="Table Grid"/>
    <w:basedOn w:val="TableauNormal"/>
    <w:uiPriority w:val="99"/>
    <w:rsid w:val="00460E0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edebulles">
    <w:name w:val="Balloon Text"/>
    <w:basedOn w:val="Normal"/>
    <w:link w:val="TextedebullesCar"/>
    <w:uiPriority w:val="99"/>
    <w:semiHidden/>
    <w:rsid w:val="00460E07"/>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60E07"/>
    <w:rPr>
      <w:rFonts w:ascii="Tahoma" w:hAnsi="Tahoma" w:cs="Tahoma"/>
      <w:sz w:val="16"/>
      <w:szCs w:val="16"/>
    </w:rPr>
  </w:style>
  <w:style w:type="paragraph" w:styleId="En-tte">
    <w:name w:val="header"/>
    <w:aliases w:val="En-tête SQ"/>
    <w:basedOn w:val="Normal"/>
    <w:link w:val="En-tteCar"/>
    <w:uiPriority w:val="99"/>
    <w:rsid w:val="00460E07"/>
    <w:pPr>
      <w:tabs>
        <w:tab w:val="center" w:pos="4536"/>
        <w:tab w:val="right" w:pos="9072"/>
      </w:tabs>
      <w:spacing w:line="240" w:lineRule="auto"/>
    </w:pPr>
  </w:style>
  <w:style w:type="character" w:customStyle="1" w:styleId="En-tteCar">
    <w:name w:val="En-tête Car"/>
    <w:aliases w:val="En-tête SQ Car"/>
    <w:basedOn w:val="Policepardfaut"/>
    <w:link w:val="En-tte"/>
    <w:uiPriority w:val="99"/>
    <w:locked/>
    <w:rsid w:val="00460E07"/>
    <w:rPr>
      <w:rFonts w:cs="Times New Roman"/>
    </w:rPr>
  </w:style>
  <w:style w:type="paragraph" w:styleId="Pieddepage">
    <w:name w:val="footer"/>
    <w:basedOn w:val="Normal"/>
    <w:link w:val="PieddepageCar"/>
    <w:uiPriority w:val="99"/>
    <w:rsid w:val="00460E07"/>
    <w:pPr>
      <w:tabs>
        <w:tab w:val="center" w:pos="4536"/>
        <w:tab w:val="right" w:pos="9072"/>
      </w:tabs>
      <w:spacing w:line="240" w:lineRule="auto"/>
    </w:pPr>
  </w:style>
  <w:style w:type="character" w:customStyle="1" w:styleId="PieddepageCar">
    <w:name w:val="Pied de page Car"/>
    <w:basedOn w:val="Policepardfaut"/>
    <w:link w:val="Pieddepage"/>
    <w:uiPriority w:val="99"/>
    <w:locked/>
    <w:rsid w:val="00460E07"/>
    <w:rPr>
      <w:rFonts w:cs="Times New Roman"/>
    </w:rPr>
  </w:style>
  <w:style w:type="paragraph" w:styleId="En-ttedetabledesmatires">
    <w:name w:val="TOC Heading"/>
    <w:basedOn w:val="Titre1"/>
    <w:next w:val="Normal"/>
    <w:uiPriority w:val="99"/>
    <w:qFormat/>
    <w:rsid w:val="00BF2B49"/>
    <w:pPr>
      <w:outlineLvl w:val="9"/>
    </w:pPr>
  </w:style>
  <w:style w:type="paragraph" w:styleId="TM1">
    <w:name w:val="toc 1"/>
    <w:basedOn w:val="Normal"/>
    <w:next w:val="Normal"/>
    <w:autoRedefine/>
    <w:uiPriority w:val="99"/>
    <w:rsid w:val="00BA7060"/>
    <w:pPr>
      <w:tabs>
        <w:tab w:val="left" w:pos="660"/>
        <w:tab w:val="right" w:leader="dot" w:pos="9062"/>
      </w:tabs>
      <w:spacing w:after="100"/>
    </w:pPr>
  </w:style>
  <w:style w:type="paragraph" w:styleId="TM2">
    <w:name w:val="toc 2"/>
    <w:basedOn w:val="Normal"/>
    <w:next w:val="Normal"/>
    <w:autoRedefine/>
    <w:uiPriority w:val="99"/>
    <w:rsid w:val="00BF2B49"/>
    <w:pPr>
      <w:tabs>
        <w:tab w:val="right" w:leader="dot" w:pos="9062"/>
      </w:tabs>
      <w:spacing w:after="100"/>
    </w:pPr>
  </w:style>
  <w:style w:type="paragraph" w:styleId="TM3">
    <w:name w:val="toc 3"/>
    <w:basedOn w:val="Normal"/>
    <w:next w:val="Normal"/>
    <w:autoRedefine/>
    <w:uiPriority w:val="99"/>
    <w:rsid w:val="00BF2B49"/>
    <w:pPr>
      <w:tabs>
        <w:tab w:val="right" w:leader="dot" w:pos="9062"/>
      </w:tabs>
      <w:spacing w:after="100"/>
    </w:pPr>
  </w:style>
  <w:style w:type="paragraph" w:styleId="Sansinterligne">
    <w:name w:val="No Spacing"/>
    <w:uiPriority w:val="99"/>
    <w:qFormat/>
    <w:rsid w:val="00413BA6"/>
    <w:rPr>
      <w:sz w:val="22"/>
      <w:szCs w:val="22"/>
      <w:lang w:eastAsia="en-US"/>
    </w:rPr>
  </w:style>
  <w:style w:type="character" w:styleId="Textedelespacerserv">
    <w:name w:val="Placeholder Text"/>
    <w:basedOn w:val="Policepardfaut"/>
    <w:uiPriority w:val="99"/>
    <w:semiHidden/>
    <w:rsid w:val="006B0694"/>
    <w:rPr>
      <w:rFonts w:cs="Times New Roman"/>
      <w:color w:val="808080"/>
    </w:rPr>
  </w:style>
  <w:style w:type="character" w:styleId="Lienhypertexte">
    <w:name w:val="Hyperlink"/>
    <w:basedOn w:val="Policepardfaut"/>
    <w:uiPriority w:val="99"/>
    <w:rsid w:val="00C53944"/>
    <w:rPr>
      <w:rFonts w:cs="Times New Roman"/>
      <w:color w:val="0000FF"/>
      <w:u w:val="single"/>
    </w:rPr>
  </w:style>
  <w:style w:type="paragraph" w:styleId="Listenumros">
    <w:name w:val="List Number"/>
    <w:basedOn w:val="Normal"/>
    <w:uiPriority w:val="99"/>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eastAsia="Arial Unicode MS" w:cs="Times New Roman"/>
      <w:b/>
      <w:bCs/>
      <w:color w:val="FFFFFF"/>
      <w:sz w:val="20"/>
      <w:szCs w:val="20"/>
      <w:lang w:eastAsia="fr-FR"/>
    </w:rPr>
  </w:style>
  <w:style w:type="paragraph" w:customStyle="1" w:styleId="Style1">
    <w:name w:val="Style1"/>
    <w:basedOn w:val="Titre1"/>
    <w:link w:val="Style1Car"/>
    <w:uiPriority w:val="99"/>
    <w:rsid w:val="00937CB5"/>
  </w:style>
  <w:style w:type="paragraph" w:customStyle="1" w:styleId="Style2">
    <w:name w:val="Style2"/>
    <w:basedOn w:val="Titre2"/>
    <w:link w:val="Style2Car"/>
    <w:uiPriority w:val="99"/>
    <w:rsid w:val="00937CB5"/>
  </w:style>
  <w:style w:type="character" w:customStyle="1" w:styleId="Style1Car">
    <w:name w:val="Style1 Car"/>
    <w:basedOn w:val="Titre1Car"/>
    <w:link w:val="Style1"/>
    <w:uiPriority w:val="99"/>
    <w:locked/>
    <w:rsid w:val="00937CB5"/>
    <w:rPr>
      <w:rFonts w:eastAsia="Times New Roman" w:cs="Times New Roman"/>
      <w:b/>
      <w:bCs/>
      <w:caps/>
      <w:color w:val="404040"/>
      <w:sz w:val="32"/>
      <w:szCs w:val="28"/>
      <w:lang w:eastAsia="en-US"/>
    </w:rPr>
  </w:style>
  <w:style w:type="paragraph" w:customStyle="1" w:styleId="Style3">
    <w:name w:val="Style3"/>
    <w:basedOn w:val="Titre3"/>
    <w:link w:val="Style3Car"/>
    <w:uiPriority w:val="99"/>
    <w:rsid w:val="00937CB5"/>
  </w:style>
  <w:style w:type="character" w:customStyle="1" w:styleId="Style2Car">
    <w:name w:val="Style2 Car"/>
    <w:basedOn w:val="Titre2Car"/>
    <w:link w:val="Style2"/>
    <w:uiPriority w:val="99"/>
    <w:locked/>
    <w:rsid w:val="00937CB5"/>
    <w:rPr>
      <w:rFonts w:eastAsia="Times New Roman" w:cs="Times New Roman"/>
      <w:b/>
      <w:bCs/>
      <w:color w:val="000000"/>
      <w:sz w:val="26"/>
      <w:szCs w:val="26"/>
      <w:shd w:val="clear" w:color="auto" w:fill="FFFF00"/>
      <w:lang w:eastAsia="en-US"/>
    </w:rPr>
  </w:style>
  <w:style w:type="paragraph" w:customStyle="1" w:styleId="Style4">
    <w:name w:val="Style4"/>
    <w:basedOn w:val="Titre4"/>
    <w:link w:val="Style4Car"/>
    <w:uiPriority w:val="99"/>
    <w:rsid w:val="00937CB5"/>
  </w:style>
  <w:style w:type="character" w:customStyle="1" w:styleId="Style3Car">
    <w:name w:val="Style3 Car"/>
    <w:basedOn w:val="Titre3Car"/>
    <w:link w:val="Style3"/>
    <w:uiPriority w:val="99"/>
    <w:locked/>
    <w:rsid w:val="00937CB5"/>
    <w:rPr>
      <w:rFonts w:eastAsia="Times New Roman" w:cs="Times New Roman"/>
      <w:b/>
      <w:bCs/>
      <w:sz w:val="24"/>
      <w:szCs w:val="24"/>
      <w:shd w:val="clear" w:color="auto" w:fill="F2F2F2"/>
      <w:lang w:eastAsia="en-US"/>
    </w:rPr>
  </w:style>
  <w:style w:type="paragraph" w:styleId="Paragraphedeliste">
    <w:name w:val="List Paragraph"/>
    <w:basedOn w:val="Normal"/>
    <w:uiPriority w:val="99"/>
    <w:qFormat/>
    <w:rsid w:val="00937CB5"/>
    <w:pPr>
      <w:ind w:left="720"/>
      <w:contextualSpacing/>
    </w:pPr>
  </w:style>
  <w:style w:type="character" w:customStyle="1" w:styleId="Style4Car">
    <w:name w:val="Style4 Car"/>
    <w:basedOn w:val="Titre4Car"/>
    <w:link w:val="Style4"/>
    <w:uiPriority w:val="99"/>
    <w:locked/>
    <w:rsid w:val="00937CB5"/>
    <w:rPr>
      <w:rFonts w:eastAsia="Times New Roman" w:cs="Times New Roman"/>
      <w:b/>
      <w:bCs/>
      <w:i/>
      <w:iCs/>
      <w:color w:val="404040"/>
      <w:sz w:val="20"/>
      <w:u w:val="single"/>
      <w:shd w:val="clear" w:color="auto" w:fill="F2F2F2"/>
      <w:lang w:eastAsia="en-US"/>
    </w:rPr>
  </w:style>
  <w:style w:type="character" w:styleId="Marquedecommentaire">
    <w:name w:val="annotation reference"/>
    <w:basedOn w:val="Policepardfaut"/>
    <w:uiPriority w:val="99"/>
    <w:semiHidden/>
    <w:rsid w:val="006D14C0"/>
    <w:rPr>
      <w:rFonts w:cs="Times New Roman"/>
      <w:sz w:val="16"/>
      <w:szCs w:val="16"/>
    </w:rPr>
  </w:style>
  <w:style w:type="paragraph" w:styleId="Commentaire">
    <w:name w:val="annotation text"/>
    <w:basedOn w:val="Normal"/>
    <w:link w:val="CommentaireCar"/>
    <w:uiPriority w:val="99"/>
    <w:semiHidden/>
    <w:rsid w:val="006D14C0"/>
    <w:pPr>
      <w:spacing w:line="240" w:lineRule="auto"/>
    </w:pPr>
    <w:rPr>
      <w:sz w:val="20"/>
      <w:szCs w:val="20"/>
    </w:rPr>
  </w:style>
  <w:style w:type="character" w:customStyle="1" w:styleId="CommentaireCar">
    <w:name w:val="Commentaire Car"/>
    <w:basedOn w:val="Policepardfaut"/>
    <w:link w:val="Commentaire"/>
    <w:uiPriority w:val="99"/>
    <w:semiHidden/>
    <w:locked/>
    <w:rsid w:val="006D14C0"/>
    <w:rPr>
      <w:rFonts w:cs="Times New Roman"/>
      <w:sz w:val="20"/>
      <w:szCs w:val="20"/>
    </w:rPr>
  </w:style>
  <w:style w:type="paragraph" w:styleId="Objetducommentaire">
    <w:name w:val="annotation subject"/>
    <w:basedOn w:val="Commentaire"/>
    <w:next w:val="Commentaire"/>
    <w:link w:val="ObjetducommentaireCar"/>
    <w:uiPriority w:val="99"/>
    <w:semiHidden/>
    <w:rsid w:val="006D14C0"/>
    <w:rPr>
      <w:b/>
      <w:bCs/>
    </w:rPr>
  </w:style>
  <w:style w:type="character" w:customStyle="1" w:styleId="ObjetducommentaireCar">
    <w:name w:val="Objet du commentaire Car"/>
    <w:basedOn w:val="CommentaireCar"/>
    <w:link w:val="Objetducommentaire"/>
    <w:uiPriority w:val="99"/>
    <w:semiHidden/>
    <w:locked/>
    <w:rsid w:val="006D14C0"/>
    <w:rPr>
      <w:rFonts w:cs="Times New Roman"/>
      <w:b/>
      <w:bCs/>
      <w:sz w:val="20"/>
      <w:szCs w:val="20"/>
    </w:rPr>
  </w:style>
  <w:style w:type="character" w:customStyle="1" w:styleId="apple-converted-space">
    <w:name w:val="apple-converted-space"/>
    <w:basedOn w:val="Policepardfaut"/>
    <w:uiPriority w:val="99"/>
    <w:rsid w:val="00282832"/>
    <w:rPr>
      <w:rFonts w:cs="Times New Roman"/>
    </w:rPr>
  </w:style>
  <w:style w:type="character" w:customStyle="1" w:styleId="il">
    <w:name w:val="il"/>
    <w:basedOn w:val="Policepardfaut"/>
    <w:uiPriority w:val="99"/>
    <w:rsid w:val="00282832"/>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0.png"/><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emf"/><Relationship Id="rId7" Type="http://schemas.openxmlformats.org/officeDocument/2006/relationships/header" Target="header1.xml"/><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oleObject" Target="embeddings/oleObject2.bin"/><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png"/><Relationship Id="rId24" Type="http://schemas.openxmlformats.org/officeDocument/2006/relationships/package" Target="embeddings/Feuille_Microsoft_Office_Excel1.xlsx"/><Relationship Id="rId5" Type="http://schemas.openxmlformats.org/officeDocument/2006/relationships/footnotes" Target="footnotes.xml"/><Relationship Id="rId15" Type="http://schemas.openxmlformats.org/officeDocument/2006/relationships/image" Target="media/image12.png"/><Relationship Id="rId23" Type="http://schemas.openxmlformats.org/officeDocument/2006/relationships/image" Target="media/image17.emf"/><Relationship Id="rId28" Type="http://schemas.openxmlformats.org/officeDocument/2006/relationships/customXml" Target="../customXml/item2.xml"/><Relationship Id="rId10" Type="http://schemas.openxmlformats.org/officeDocument/2006/relationships/footer" Target="footer2.xml"/><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1.png"/><Relationship Id="rId22" Type="http://schemas.openxmlformats.org/officeDocument/2006/relationships/oleObject" Target="embeddings/oleObject3.bin"/><Relationship Id="rId27"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409797-6560-428F-900F-50D8A310721E}"/>
</file>

<file path=customXml/itemProps2.xml><?xml version="1.0" encoding="utf-8"?>
<ds:datastoreItem xmlns:ds="http://schemas.openxmlformats.org/officeDocument/2006/customXml" ds:itemID="{714316AC-D1D9-4BD4-9630-930D0A8159E5}"/>
</file>

<file path=customXml/itemProps3.xml><?xml version="1.0" encoding="utf-8"?>
<ds:datastoreItem xmlns:ds="http://schemas.openxmlformats.org/officeDocument/2006/customXml" ds:itemID="{58C546F0-7759-4CC9-BB65-32828DD79078}"/>
</file>

<file path=docProps/app.xml><?xml version="1.0" encoding="utf-8"?>
<Properties xmlns="http://schemas.openxmlformats.org/officeDocument/2006/extended-properties" xmlns:vt="http://schemas.openxmlformats.org/officeDocument/2006/docPropsVTypes">
  <Template>Normal</Template>
  <TotalTime>1</TotalTime>
  <Pages>14</Pages>
  <Words>2437</Words>
  <Characters>13405</Characters>
  <Application>Microsoft Office Word</Application>
  <DocSecurity>0</DocSecurity>
  <Lines>111</Lines>
  <Paragraphs>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SPECIFICATIONS FONCTIONNELLES DETAILLEES (MegaAccounting)</vt:lpstr>
      <vt:lpstr>SPECIFICATIONS FONCTIONNELLES DETAILLEES (MegaAccounting)</vt:lpstr>
    </vt:vector>
  </TitlesOfParts>
  <Company>AttijariwafaBank</Company>
  <LinksUpToDate>false</LinksUpToDate>
  <CharactersWithSpaces>15811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(MegaAccounting)</dc:title>
  <dc:subject>P14020 – REFONTE CHAINE TITRES</dc:subject>
  <dc:creator>NOM AUTEUR/MODIFICATEUR</dc:creator>
  <cp:keywords>MOD_014_V2.0</cp:keywords>
  <cp:lastModifiedBy>s.lachaal</cp:lastModifiedBy>
  <cp:revision>3</cp:revision>
  <cp:lastPrinted>2013-06-03T14:45:00Z</cp:lastPrinted>
  <dcterms:created xsi:type="dcterms:W3CDTF">2015-11-10T21:08:00Z</dcterms:created>
  <dcterms:modified xsi:type="dcterms:W3CDTF">2015-11-17T11:50:00Z</dcterms:modified>
  <cp:category>V1.3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